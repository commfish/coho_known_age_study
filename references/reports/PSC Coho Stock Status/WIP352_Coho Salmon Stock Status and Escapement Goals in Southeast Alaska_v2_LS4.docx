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A2F1E">
      <w:pPr>
        <w:pStyle w:val="Cover-PublSeries"/>
      </w:pPr>
      <w:r>
        <w:t>Special Publication No</w:t>
      </w:r>
      <w:r w:rsidR="00BB0E9D">
        <w:t xml:space="preserve">. </w:t>
      </w:r>
      <w:commentRangeStart w:id="0"/>
      <w:r w:rsidR="00AC1799">
        <w:t>1</w:t>
      </w:r>
      <w:r w:rsidR="00A20824">
        <w:t>7</w:t>
      </w:r>
      <w:r w:rsidR="00BB0E9D">
        <w:t>-XX</w:t>
      </w:r>
      <w:commentRangeEnd w:id="0"/>
      <w:r w:rsidR="00637FEC">
        <w:rPr>
          <w:rStyle w:val="CommentReference"/>
          <w:b w:val="0"/>
        </w:rPr>
        <w:commentReference w:id="0"/>
      </w:r>
    </w:p>
    <w:p w:rsidR="00823776" w:rsidRDefault="00304E11" w:rsidP="00823776">
      <w:pPr>
        <w:pStyle w:val="Cover-ReptTitle"/>
      </w:pPr>
      <w:r w:rsidRPr="00304E11">
        <w:t>Coho Salmon Stock Status and Escapement Goals in Southeast Alaska</w:t>
      </w:r>
    </w:p>
    <w:p w:rsidR="00BB0E9D" w:rsidRDefault="00BB0E9D" w:rsidP="00823776">
      <w:pPr>
        <w:pStyle w:val="Cover-ByAuthors"/>
      </w:pPr>
      <w:proofErr w:type="gramStart"/>
      <w:r>
        <w:t>by</w:t>
      </w:r>
      <w:proofErr w:type="gramEnd"/>
    </w:p>
    <w:p w:rsidR="00BB0E9D" w:rsidRDefault="00396959" w:rsidP="00823776">
      <w:pPr>
        <w:pStyle w:val="Cover-ByAuthors"/>
      </w:pPr>
      <w:r>
        <w:t>Leon Shaul</w:t>
      </w:r>
    </w:p>
    <w:p w:rsidR="00396959" w:rsidRDefault="00396959" w:rsidP="00823776">
      <w:pPr>
        <w:pStyle w:val="Cover-ByAuthors"/>
      </w:pPr>
      <w:r>
        <w:t>Kent Crabtree</w:t>
      </w:r>
    </w:p>
    <w:p w:rsidR="00396959" w:rsidRDefault="00396959" w:rsidP="00823776">
      <w:pPr>
        <w:pStyle w:val="Cover-ByAuthors"/>
      </w:pPr>
      <w:r>
        <w:t>Julie A</w:t>
      </w:r>
      <w:r w:rsidR="004210D0">
        <w:t>.</w:t>
      </w:r>
      <w:r>
        <w:t xml:space="preserve"> Bednarski</w:t>
      </w:r>
    </w:p>
    <w:p w:rsidR="00396959" w:rsidRDefault="00396959" w:rsidP="00823776">
      <w:pPr>
        <w:pStyle w:val="Cover-ByAuthors"/>
      </w:pPr>
      <w:r>
        <w:t>Jeff</w:t>
      </w:r>
      <w:r w:rsidR="00D554B6">
        <w:t>ery T</w:t>
      </w:r>
      <w:r w:rsidR="004210D0">
        <w:t>.</w:t>
      </w:r>
      <w:r>
        <w:t xml:space="preserve"> Williams</w:t>
      </w:r>
    </w:p>
    <w:p w:rsidR="00396959" w:rsidRDefault="00396959" w:rsidP="00823776">
      <w:pPr>
        <w:pStyle w:val="Cover-ByAuthors"/>
      </w:pPr>
      <w:proofErr w:type="gramStart"/>
      <w:r>
        <w:t>and</w:t>
      </w:r>
      <w:proofErr w:type="gramEnd"/>
    </w:p>
    <w:p w:rsidR="00CD060F" w:rsidRDefault="00396959" w:rsidP="00823776">
      <w:pPr>
        <w:pStyle w:val="Cover-ByAuthors"/>
      </w:pPr>
      <w:r>
        <w:t>Brian Elliot</w:t>
      </w:r>
      <w:r w:rsidR="0097799C">
        <w:t>t</w:t>
      </w:r>
    </w:p>
    <w:p w:rsidR="00BB0E9D" w:rsidRDefault="001F2A75">
      <w:pPr>
        <w:pStyle w:val="SymbolsandAbbrevTitle"/>
        <w:sectPr w:rsidR="00BB0E9D" w:rsidSect="00BB5381">
          <w:footerReference w:type="even" r:id="rId10"/>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1B38" w:rsidRDefault="007F1B38" w:rsidP="009F2D05">
                            <w:pPr>
                              <w:pStyle w:val="Cover-PublDate"/>
                              <w:ind w:right="-72"/>
                            </w:pPr>
                            <w:r>
                              <w:t>Month 2017</w:t>
                            </w:r>
                          </w:p>
                          <w:p w:rsidR="007F1B38" w:rsidRDefault="007F1B38"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rsidR="007F1B38" w:rsidRDefault="007F1B38" w:rsidP="009F2D05">
                      <w:pPr>
                        <w:pStyle w:val="Cover-PublDate"/>
                        <w:ind w:right="-72"/>
                      </w:pPr>
                      <w:r>
                        <w:t>Month 2017</w:t>
                      </w:r>
                    </w:p>
                    <w:p w:rsidR="007F1B38" w:rsidRDefault="007F1B38"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rsidR="00BB0E9D" w:rsidRDefault="00BB0E9D">
      <w:pPr>
        <w:pStyle w:val="SymbolsandAbbrevTitle"/>
        <w:spacing w:after="60"/>
      </w:pPr>
      <w:r>
        <w:lastRenderedPageBreak/>
        <w:t>Symbols and Abbreviations</w:t>
      </w:r>
    </w:p>
    <w:p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footerReference w:type="default" r:id="rId12"/>
          <w:headerReference w:type="first" r:id="rId13"/>
          <w:pgSz w:w="12240" w:h="15840" w:code="1"/>
          <w:pgMar w:top="1440" w:right="1440" w:bottom="1440" w:left="1440" w:header="720" w:footer="547" w:gutter="0"/>
          <w:pgNumType w:fmt="lowerRoman" w:start="1"/>
          <w:cols w:space="720"/>
          <w:formProt w:val="0"/>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rsidR="00BB0E9D" w:rsidRDefault="00BB0E9D">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t>dL</w:t>
      </w:r>
    </w:p>
    <w:p w:rsidR="00BB0E9D" w:rsidRDefault="00BB0E9D">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rsidR="00BB0E9D" w:rsidRDefault="00BB0E9D">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rsidR="00BB0E9D" w:rsidRDefault="00BB0E9D">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rsidR="00BB0E9D" w:rsidRDefault="00BB0E9D">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rsidR="00BB0E9D" w:rsidRDefault="00BB0E9D">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rsidR="00BB0E9D" w:rsidRDefault="00BB0E9D">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rsidR="00BB0E9D" w:rsidRDefault="00BB0E9D">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proofErr w:type="gramStart"/>
      <w:r>
        <w:rPr>
          <w:sz w:val="16"/>
        </w:rPr>
        <w:t>foot</w:t>
      </w:r>
      <w:proofErr w:type="gramEnd"/>
      <w:r>
        <w:rPr>
          <w:sz w:val="16"/>
        </w:rPr>
        <w:tab/>
        <w:t>ft</w:t>
      </w:r>
    </w:p>
    <w:p w:rsidR="00BB0E9D" w:rsidRDefault="00BB0E9D">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rsidR="00BB0E9D" w:rsidRDefault="00BB0E9D">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rsidR="00BB0E9D" w:rsidRDefault="00BB0E9D">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rsidR="00BB0E9D" w:rsidRDefault="00BB0E9D">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t>nmi</w:t>
      </w:r>
    </w:p>
    <w:p w:rsidR="00BB0E9D" w:rsidRDefault="00BB0E9D">
      <w:pPr>
        <w:pStyle w:val="TableRow"/>
        <w:tabs>
          <w:tab w:val="left" w:pos="2448"/>
          <w:tab w:val="left" w:pos="2988"/>
        </w:tabs>
        <w:spacing w:line="180" w:lineRule="exact"/>
        <w:jc w:val="left"/>
        <w:rPr>
          <w:sz w:val="16"/>
        </w:rPr>
      </w:pPr>
      <w:proofErr w:type="gramStart"/>
      <w:r>
        <w:rPr>
          <w:sz w:val="16"/>
        </w:rPr>
        <w:t>ounce</w:t>
      </w:r>
      <w:proofErr w:type="gramEnd"/>
      <w:r>
        <w:rPr>
          <w:sz w:val="16"/>
        </w:rPr>
        <w:tab/>
        <w:t>oz</w:t>
      </w:r>
    </w:p>
    <w:p w:rsidR="00BB0E9D" w:rsidRDefault="00BB0E9D">
      <w:pPr>
        <w:pStyle w:val="TableRow"/>
        <w:tabs>
          <w:tab w:val="left" w:pos="2448"/>
          <w:tab w:val="left" w:pos="2988"/>
        </w:tabs>
        <w:spacing w:line="180" w:lineRule="exact"/>
        <w:jc w:val="left"/>
        <w:rPr>
          <w:sz w:val="16"/>
        </w:rPr>
      </w:pPr>
      <w:proofErr w:type="gramStart"/>
      <w:r>
        <w:rPr>
          <w:sz w:val="16"/>
        </w:rPr>
        <w:t>pound</w:t>
      </w:r>
      <w:proofErr w:type="gramEnd"/>
      <w:r>
        <w:rPr>
          <w:sz w:val="16"/>
        </w:rPr>
        <w:tab/>
        <w:t>lb</w:t>
      </w:r>
    </w:p>
    <w:p w:rsidR="00BB0E9D" w:rsidRDefault="00BB0E9D">
      <w:pPr>
        <w:pStyle w:val="TableRow"/>
        <w:tabs>
          <w:tab w:val="left" w:pos="2448"/>
          <w:tab w:val="left" w:pos="2988"/>
        </w:tabs>
        <w:spacing w:line="180" w:lineRule="exact"/>
        <w:jc w:val="left"/>
        <w:rPr>
          <w:sz w:val="16"/>
        </w:rPr>
      </w:pPr>
      <w:proofErr w:type="gramStart"/>
      <w:r>
        <w:rPr>
          <w:sz w:val="16"/>
        </w:rPr>
        <w:t>quart</w:t>
      </w:r>
      <w:proofErr w:type="gramEnd"/>
      <w:r>
        <w:rPr>
          <w:sz w:val="16"/>
        </w:rPr>
        <w:tab/>
        <w:t>qt</w:t>
      </w:r>
    </w:p>
    <w:p w:rsidR="00BB0E9D" w:rsidRDefault="00BB0E9D">
      <w:pPr>
        <w:pStyle w:val="TableRow"/>
        <w:tabs>
          <w:tab w:val="left" w:pos="2448"/>
          <w:tab w:val="left" w:pos="2988"/>
        </w:tabs>
        <w:spacing w:line="180" w:lineRule="exact"/>
        <w:jc w:val="left"/>
        <w:rPr>
          <w:sz w:val="16"/>
        </w:rPr>
      </w:pPr>
      <w:proofErr w:type="gramStart"/>
      <w:r>
        <w:rPr>
          <w:sz w:val="16"/>
        </w:rPr>
        <w:t>yard</w:t>
      </w:r>
      <w:proofErr w:type="gramEnd"/>
      <w:r>
        <w:rPr>
          <w:sz w:val="16"/>
        </w:rPr>
        <w:tab/>
        <w:t>yd</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rsidR="00BB0E9D" w:rsidRDefault="00BB0E9D">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rsidR="00BB0E9D" w:rsidRDefault="00BB0E9D">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rsidR="00BB0E9D" w:rsidRDefault="00BB0E9D">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rsidR="00BB0E9D" w:rsidRDefault="00BB0E9D">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rsidR="00BB0E9D" w:rsidRDefault="00BB0E9D">
      <w:pPr>
        <w:pStyle w:val="TableRow"/>
        <w:tabs>
          <w:tab w:val="left" w:pos="2448"/>
          <w:tab w:val="left" w:pos="2988"/>
        </w:tabs>
        <w:spacing w:line="180" w:lineRule="exact"/>
        <w:jc w:val="left"/>
        <w:rPr>
          <w:sz w:val="16"/>
        </w:rPr>
      </w:pPr>
      <w:proofErr w:type="gramStart"/>
      <w:r>
        <w:rPr>
          <w:sz w:val="16"/>
        </w:rPr>
        <w:t>calorie</w:t>
      </w:r>
      <w:proofErr w:type="gramEnd"/>
      <w:r>
        <w:rPr>
          <w:sz w:val="16"/>
        </w:rPr>
        <w:tab/>
        <w:t>cal</w:t>
      </w:r>
    </w:p>
    <w:p w:rsidR="00BB0E9D" w:rsidRDefault="00BB0E9D">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rsidR="00BB0E9D" w:rsidRDefault="00BB0E9D">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rsidR="00BB0E9D" w:rsidRDefault="00BB0E9D">
      <w:pPr>
        <w:pStyle w:val="TableRow"/>
        <w:tabs>
          <w:tab w:val="left" w:pos="2448"/>
          <w:tab w:val="left" w:pos="2988"/>
        </w:tabs>
        <w:spacing w:line="180" w:lineRule="exact"/>
        <w:jc w:val="left"/>
        <w:rPr>
          <w:sz w:val="16"/>
        </w:rPr>
      </w:pPr>
      <w:proofErr w:type="gramStart"/>
      <w:r>
        <w:rPr>
          <w:sz w:val="16"/>
        </w:rPr>
        <w:t>horsepower</w:t>
      </w:r>
      <w:proofErr w:type="gramEnd"/>
      <w:r>
        <w:rPr>
          <w:sz w:val="16"/>
        </w:rPr>
        <w:tab/>
        <w:t>hp</w:t>
      </w:r>
    </w:p>
    <w:p w:rsidR="00BB0E9D" w:rsidRDefault="00BB0E9D">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t>ppt,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rsidR="00BB0E9D" w:rsidRDefault="00BB0E9D">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rsidR="00BB0E9D" w:rsidRDefault="00BB0E9D">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rsidR="00BB0E9D" w:rsidRDefault="00BB0E9D">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rsidR="00BB0E9D" w:rsidRDefault="00BB0E9D">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rsidR="00BB0E9D" w:rsidRDefault="00BB0E9D">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rsidR="00BB0E9D" w:rsidRDefault="00BB0E9D">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rsidR="00BB0E9D" w:rsidRDefault="00BB0E9D">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rsidR="00BB0E9D" w:rsidRDefault="00BB0E9D">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alii (and others) </w:t>
      </w:r>
      <w:r>
        <w:rPr>
          <w:sz w:val="16"/>
        </w:rPr>
        <w:tab/>
        <w:t>et al.</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rsidR="00BB0E9D" w:rsidRDefault="00BB0E9D">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est (that is)</w:t>
      </w:r>
      <w:r>
        <w:rPr>
          <w:sz w:val="16"/>
        </w:rPr>
        <w:tab/>
        <w:t>i.e.</w:t>
      </w:r>
    </w:p>
    <w:p w:rsidR="00BB0E9D" w:rsidRDefault="00BB0E9D">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rsidR="00BB0E9D" w:rsidRDefault="00BB0E9D">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rsidR="00BB0E9D" w:rsidRDefault="00BB0E9D">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rsidR="00BB0E9D" w:rsidRDefault="00BB0E9D">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rsidR="00BB0E9D" w:rsidRDefault="00BB0E9D">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rsidR="00BB0E9D" w:rsidRDefault="00BB0E9D">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rsidR="00BB0E9D" w:rsidRDefault="00BB0E9D">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covariance</w:t>
      </w:r>
      <w:proofErr w:type="gramEnd"/>
      <w:r>
        <w:rPr>
          <w:sz w:val="16"/>
        </w:rPr>
        <w:tab/>
        <w:t>cov</w:t>
      </w:r>
    </w:p>
    <w:p w:rsidR="00BB0E9D" w:rsidRDefault="00BB0E9D">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t>df</w:t>
      </w:r>
    </w:p>
    <w:p w:rsidR="00BB0E9D" w:rsidRDefault="00BB0E9D">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rsidR="00BB0E9D" w:rsidRDefault="00BB0E9D">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rsidR="00BB0E9D" w:rsidRDefault="00BB0E9D">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t>Var</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t>var</w:t>
      </w:r>
    </w:p>
    <w:p w:rsidR="00BB0E9D" w:rsidRDefault="00BB0E9D">
      <w:pPr>
        <w:pStyle w:val="Title"/>
      </w:pPr>
    </w:p>
    <w:p w:rsidR="00BB0E9D" w:rsidRDefault="00BB0E9D">
      <w:pPr>
        <w:pStyle w:val="Title"/>
      </w:pPr>
    </w:p>
    <w:p w:rsidR="00BB0E9D" w:rsidRDefault="00BB0E9D">
      <w:pPr>
        <w:pStyle w:val="Title"/>
        <w:sectPr w:rsidR="00BB0E9D">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rsidR="00BB0E9D" w:rsidRDefault="007A2F1E">
      <w:pPr>
        <w:pStyle w:val="TitlePg-ReptSeries"/>
      </w:pPr>
      <w:proofErr w:type="gramStart"/>
      <w:r>
        <w:lastRenderedPageBreak/>
        <w:t>Special Publication</w:t>
      </w:r>
      <w:r w:rsidR="00BB0E9D">
        <w:t xml:space="preserve"> no.</w:t>
      </w:r>
      <w:proofErr w:type="gramEnd"/>
      <w:r w:rsidR="00BB0E9D">
        <w:t xml:space="preserve"> </w:t>
      </w:r>
      <w:r w:rsidR="00AC1799">
        <w:t>1</w:t>
      </w:r>
      <w:r w:rsidR="00A20824">
        <w:t>7</w:t>
      </w:r>
      <w:r w:rsidR="00BB0E9D">
        <w:t>-XX</w:t>
      </w:r>
    </w:p>
    <w:p w:rsidR="00BB0E9D" w:rsidRDefault="00B7542F">
      <w:pPr>
        <w:pStyle w:val="TitlePg-Title"/>
      </w:pPr>
      <w:r w:rsidRPr="00B7542F">
        <w:t>Coho Salmon Stock Status and Escapement Goals in Southeast Alaska</w:t>
      </w:r>
    </w:p>
    <w:p w:rsidR="00BB0E9D" w:rsidRDefault="00BB0E9D">
      <w:pPr>
        <w:pStyle w:val="TitlePg-Authors"/>
      </w:pPr>
      <w:r>
        <w:t>By</w:t>
      </w:r>
    </w:p>
    <w:p w:rsidR="00311679" w:rsidRDefault="00311679">
      <w:pPr>
        <w:pStyle w:val="TitlePg-Authors"/>
      </w:pPr>
    </w:p>
    <w:p w:rsidR="00311679" w:rsidRDefault="00311679" w:rsidP="00311679">
      <w:pPr>
        <w:pStyle w:val="TitlePg-Authors"/>
      </w:pPr>
      <w:r>
        <w:t>Leon Shaul, Kent Crabtree, and Julie A Bednarski,</w:t>
      </w:r>
    </w:p>
    <w:p w:rsidR="00311679" w:rsidRDefault="00311679" w:rsidP="00311679">
      <w:pPr>
        <w:pStyle w:val="TitlePg-Authors"/>
      </w:pPr>
      <w:r>
        <w:t>Alaska Department of Fish and Game, Division of Commercial Fisheries, Douglas</w:t>
      </w:r>
    </w:p>
    <w:p w:rsidR="00311679" w:rsidRDefault="00311679" w:rsidP="00311679">
      <w:pPr>
        <w:pStyle w:val="TitlePg-Authors"/>
      </w:pPr>
    </w:p>
    <w:p w:rsidR="00311679" w:rsidRDefault="00311679" w:rsidP="00311679">
      <w:pPr>
        <w:pStyle w:val="TitlePg-Authors"/>
      </w:pPr>
      <w:r>
        <w:t>Jeffery T Williams,</w:t>
      </w:r>
    </w:p>
    <w:p w:rsidR="00AA37CF" w:rsidRDefault="00311679" w:rsidP="00311679">
      <w:pPr>
        <w:pStyle w:val="TitlePg-Authors"/>
      </w:pPr>
      <w:r>
        <w:t>Alaska Department of Fish and Game, Division of Sport Fish, Douglas</w:t>
      </w:r>
    </w:p>
    <w:p w:rsidR="00311679" w:rsidRDefault="00311679" w:rsidP="00311679">
      <w:pPr>
        <w:pStyle w:val="TitlePg-Authors"/>
      </w:pPr>
    </w:p>
    <w:p w:rsidR="00311679" w:rsidRDefault="00311679" w:rsidP="00311679">
      <w:pPr>
        <w:pStyle w:val="TitlePg-Authors"/>
      </w:pPr>
      <w:r>
        <w:t xml:space="preserve"> </w:t>
      </w:r>
      <w:proofErr w:type="gramStart"/>
      <w:r>
        <w:t>and</w:t>
      </w:r>
      <w:proofErr w:type="gramEnd"/>
    </w:p>
    <w:p w:rsidR="00311679" w:rsidRDefault="00311679" w:rsidP="00311679">
      <w:pPr>
        <w:pStyle w:val="TitlePg-Authors"/>
      </w:pPr>
    </w:p>
    <w:p w:rsidR="00311679" w:rsidRDefault="00311679" w:rsidP="00311679">
      <w:pPr>
        <w:pStyle w:val="TitlePg-Authors"/>
      </w:pPr>
      <w:r>
        <w:t>Brian Elliot</w:t>
      </w:r>
    </w:p>
    <w:p w:rsidR="00311679" w:rsidRDefault="00311679" w:rsidP="00311679">
      <w:pPr>
        <w:pStyle w:val="TitlePg-Authors"/>
      </w:pPr>
      <w:r>
        <w:t>Alaska Department of Fish and Game, Division of Sport Fish, Haines</w:t>
      </w:r>
    </w:p>
    <w:p w:rsidR="00AA37CF" w:rsidRDefault="00AA37CF">
      <w:pPr>
        <w:pStyle w:val="TitlePg-Authors"/>
      </w:pPr>
    </w:p>
    <w:p w:rsidR="00AA37CF" w:rsidRDefault="00AA37CF">
      <w:pPr>
        <w:pStyle w:val="TitlePg-Authors"/>
      </w:pPr>
    </w:p>
    <w:p w:rsidR="00BB0E9D" w:rsidRDefault="00BB0E9D">
      <w:pPr>
        <w:sectPr w:rsidR="00BB0E9D">
          <w:footerReference w:type="default" r:id="rId16"/>
          <w:headerReference w:type="first" r:id="rId17"/>
          <w:pgSz w:w="12240" w:h="15840" w:code="1"/>
          <w:pgMar w:top="1440" w:right="1440" w:bottom="1440" w:left="1440" w:header="720" w:footer="547" w:gutter="0"/>
          <w:pgNumType w:fmt="lowerRoman" w:start="1"/>
          <w:cols w:space="720"/>
          <w:formProt w:val="0"/>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type w:val="continuous"/>
          <w:pgSz w:w="12240" w:h="15840" w:code="1"/>
          <w:pgMar w:top="1440" w:right="1440" w:bottom="1440" w:left="1440" w:header="720" w:footer="547" w:gutter="0"/>
          <w:pgNumType w:fmt="lowerRoman" w:start="1"/>
          <w:cols w:space="720"/>
        </w:sectPr>
      </w:pPr>
    </w:p>
    <w:p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1B38" w:rsidRDefault="007F1B38"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7F1B38" w:rsidRDefault="007F1B38" w:rsidP="007B4B8F">
                            <w:pPr>
                              <w:jc w:val="center"/>
                              <w:rPr>
                                <w:sz w:val="20"/>
                                <w:szCs w:val="20"/>
                              </w:rPr>
                            </w:pPr>
                            <w:r>
                              <w:rPr>
                                <w:sz w:val="20"/>
                                <w:szCs w:val="20"/>
                              </w:rPr>
                              <w:t>Month 2017</w:t>
                            </w:r>
                          </w:p>
                          <w:p w:rsidR="007F1B38" w:rsidRPr="007B4B8F" w:rsidRDefault="007F1B38"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rsidR="007F1B38" w:rsidRDefault="007F1B38"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7F1B38" w:rsidRDefault="007F1B38" w:rsidP="007B4B8F">
                      <w:pPr>
                        <w:jc w:val="center"/>
                        <w:rPr>
                          <w:sz w:val="20"/>
                          <w:szCs w:val="20"/>
                        </w:rPr>
                      </w:pPr>
                      <w:r>
                        <w:rPr>
                          <w:sz w:val="20"/>
                          <w:szCs w:val="20"/>
                        </w:rPr>
                        <w:t>Month 2017</w:t>
                      </w:r>
                    </w:p>
                    <w:p w:rsidR="007F1B38" w:rsidRPr="007B4B8F" w:rsidRDefault="007F1B38"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7F1B38" w:rsidRDefault="007F1B38"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rsidR="007F1B38" w:rsidRDefault="007F1B38"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rsidR="007A2F1E" w:rsidRPr="00C71815" w:rsidRDefault="007A2F1E" w:rsidP="007A2F1E">
      <w:pPr>
        <w:pStyle w:val="OEOPg-ReptSeries"/>
        <w:spacing w:after="200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8" w:history="1">
        <w:r w:rsidR="00230F4B" w:rsidRPr="00C71815">
          <w:rPr>
            <w:rStyle w:val="Hyperlink"/>
            <w:spacing w:val="-2"/>
          </w:rPr>
          <w:t>http://www.adfg.alaska.gov/sf/publications/</w:t>
        </w:r>
      </w:hyperlink>
      <w:r w:rsidRPr="00C71815">
        <w:rPr>
          <w:spacing w:val="-2"/>
        </w:rPr>
        <w:t>. This publication has undergone editorial and peer review.</w:t>
      </w:r>
    </w:p>
    <w:p w:rsidR="005574ED" w:rsidRPr="00847A98" w:rsidRDefault="005574ED">
      <w:pPr>
        <w:pStyle w:val="OEOPg-ReptSeries"/>
        <w:sectPr w:rsidR="005574ED" w:rsidRPr="00847A98">
          <w:footerReference w:type="default" r:id="rId19"/>
          <w:pgSz w:w="12240" w:h="15840" w:code="1"/>
          <w:pgMar w:top="1440" w:right="1440" w:bottom="1440" w:left="1440" w:header="720" w:footer="547" w:gutter="0"/>
          <w:pgNumType w:start="1"/>
          <w:cols w:space="720"/>
          <w:formProt w:val="0"/>
        </w:sectPr>
      </w:pPr>
    </w:p>
    <w:p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rsidR="006545A6" w:rsidRDefault="00D554B6" w:rsidP="007C2A4E">
      <w:pPr>
        <w:pStyle w:val="OEOPg-Citation"/>
        <w:framePr w:wrap="around" w:vAnchor="text" w:y="1"/>
        <w:pBdr>
          <w:left w:val="single" w:sz="6" w:space="3" w:color="auto"/>
          <w:right w:val="single" w:sz="6" w:space="3" w:color="auto"/>
        </w:pBdr>
        <w:jc w:val="center"/>
      </w:pPr>
      <w:r>
        <w:t>Leon Shaul, Kent Crabtree, and Julie A Bednarski</w:t>
      </w:r>
      <w:r w:rsidR="006545A6">
        <w:t>,</w:t>
      </w:r>
    </w:p>
    <w:p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rsidR="006545A6" w:rsidRDefault="00D554B6" w:rsidP="007C2A4E">
      <w:pPr>
        <w:pStyle w:val="OEOPg-Citation"/>
        <w:framePr w:wrap="around" w:vAnchor="text" w:y="1"/>
        <w:pBdr>
          <w:left w:val="single" w:sz="6" w:space="3" w:color="auto"/>
          <w:right w:val="single" w:sz="6" w:space="3" w:color="auto"/>
        </w:pBdr>
        <w:ind w:left="0" w:firstLine="0"/>
        <w:jc w:val="center"/>
      </w:pPr>
      <w:r>
        <w:t>Jeffery T Williams</w:t>
      </w:r>
      <w:r w:rsidR="006545A6">
        <w:t>,</w:t>
      </w:r>
    </w:p>
    <w:p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rsidR="006545A6" w:rsidRDefault="006545A6" w:rsidP="007C2A4E">
      <w:pPr>
        <w:pStyle w:val="OEOPg-Citation"/>
        <w:framePr w:wrap="around" w:vAnchor="text" w:y="1"/>
        <w:pBdr>
          <w:left w:val="single" w:sz="6" w:space="3" w:color="auto"/>
          <w:right w:val="single" w:sz="6" w:space="3" w:color="auto"/>
        </w:pBdr>
        <w:spacing w:after="120"/>
        <w:jc w:val="center"/>
      </w:pPr>
      <w:proofErr w:type="gramStart"/>
      <w:r>
        <w:t>and</w:t>
      </w:r>
      <w:proofErr w:type="gramEnd"/>
    </w:p>
    <w:p w:rsidR="006545A6" w:rsidRDefault="00E0153C" w:rsidP="007C2A4E">
      <w:pPr>
        <w:pStyle w:val="OEOPg-Citation"/>
        <w:framePr w:wrap="around" w:vAnchor="text" w:y="1"/>
        <w:pBdr>
          <w:left w:val="single" w:sz="6" w:space="3" w:color="auto"/>
          <w:right w:val="single" w:sz="6" w:space="3" w:color="auto"/>
        </w:pBdr>
        <w:jc w:val="center"/>
      </w:pPr>
      <w:r>
        <w:t>Brian Elliot</w:t>
      </w:r>
    </w:p>
    <w:p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rsidR="006545A6" w:rsidRDefault="006545A6" w:rsidP="007C2A4E">
      <w:pPr>
        <w:pStyle w:val="OEOPg-Citation"/>
        <w:framePr w:wrap="around" w:vAnchor="text" w:y="1"/>
        <w:pBdr>
          <w:left w:val="single" w:sz="6" w:space="3" w:color="auto"/>
          <w:right w:val="single" w:sz="6" w:space="3" w:color="auto"/>
        </w:pBdr>
        <w:jc w:val="left"/>
      </w:pPr>
    </w:p>
    <w:p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rsidR="006545A6" w:rsidRDefault="00B7542F" w:rsidP="007C2A4E">
      <w:pPr>
        <w:pStyle w:val="OEOPg-Citation"/>
        <w:framePr w:wrap="around" w:vAnchor="text" w:y="1"/>
        <w:pBdr>
          <w:left w:val="single" w:sz="6" w:space="3" w:color="auto"/>
          <w:right w:val="single" w:sz="6" w:space="3" w:color="auto"/>
        </w:pBdr>
        <w:spacing w:after="120"/>
      </w:pPr>
      <w:proofErr w:type="gramStart"/>
      <w:r>
        <w:t>Shaul, L., K. Crabtree, J. A. Bednarski, J.T. Williams, and B. Elliot.</w:t>
      </w:r>
      <w:proofErr w:type="gramEnd"/>
      <w:r w:rsidR="006545A6">
        <w:t xml:space="preserve">  </w:t>
      </w:r>
      <w:r>
        <w:t>2017</w:t>
      </w:r>
      <w:r w:rsidR="006545A6">
        <w:t xml:space="preserve">.  </w:t>
      </w:r>
      <w:r w:rsidRPr="00B7542F">
        <w:t>Coho Salmon Stock Status and Escapement Goals in Southeast Alaska</w:t>
      </w:r>
      <w:r w:rsidR="006545A6">
        <w:t xml:space="preserve">.  </w:t>
      </w:r>
      <w:proofErr w:type="gramStart"/>
      <w:r w:rsidR="006545A6">
        <w:t xml:space="preserve">Alaska Department of Fish and Game, </w:t>
      </w:r>
      <w:r w:rsidR="007A2F1E">
        <w:t xml:space="preserve">Special Publication </w:t>
      </w:r>
      <w:r w:rsidR="006545A6">
        <w:t xml:space="preserve">No. </w:t>
      </w:r>
      <w:r w:rsidR="002E2271">
        <w:t>16</w:t>
      </w:r>
      <w:r w:rsidR="006545A6">
        <w:t>-XX, Anchorage.</w:t>
      </w:r>
      <w:proofErr w:type="gramEnd"/>
    </w:p>
    <w:p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F1B38" w:rsidRPr="009F7706" w:rsidRDefault="007F1B38"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7F1B38" w:rsidRPr="000F2443" w:rsidRDefault="007F1B38" w:rsidP="00E95CF4">
                            <w:pPr>
                              <w:pStyle w:val="OEOPg-OEO"/>
                              <w:spacing w:before="60"/>
                              <w:jc w:val="center"/>
                              <w:rPr>
                                <w:b/>
                              </w:rPr>
                            </w:pPr>
                            <w:r w:rsidRPr="000F2443">
                              <w:rPr>
                                <w:b/>
                              </w:rPr>
                              <w:t>If you believe you have been discriminated against in any program, activity, or facility please write:</w:t>
                            </w:r>
                          </w:p>
                          <w:p w:rsidR="007F1B38" w:rsidRPr="009F7706" w:rsidRDefault="007F1B38" w:rsidP="00E95CF4">
                            <w:pPr>
                              <w:pStyle w:val="OEOPg-OEO"/>
                              <w:jc w:val="center"/>
                            </w:pPr>
                            <w:r w:rsidRPr="009F7706">
                              <w:t>ADF&amp;G ADA Coordinator, P.O. Box 115526, Juneau, AK 99811-5526</w:t>
                            </w:r>
                          </w:p>
                          <w:p w:rsidR="007F1B38" w:rsidRPr="009F7706" w:rsidRDefault="007F1B38" w:rsidP="00E95CF4">
                            <w:pPr>
                              <w:pStyle w:val="OEOPg-OEO"/>
                              <w:jc w:val="center"/>
                            </w:pPr>
                            <w:r w:rsidRPr="009F7706">
                              <w:t>U.S. Fish and Wildlife Service, 4401 N. Fairfax Drive, MS 2042, Arlington, VA 22203</w:t>
                            </w:r>
                          </w:p>
                          <w:p w:rsidR="007F1B38" w:rsidRPr="009F7706" w:rsidRDefault="007F1B38" w:rsidP="00E95CF4">
                            <w:pPr>
                              <w:pStyle w:val="OEOPg-OEO"/>
                              <w:jc w:val="center"/>
                            </w:pPr>
                            <w:r w:rsidRPr="009F7706">
                              <w:t>Office of Equal Opportunity, U.S. Department of the Interior, 1849 C Street NW MS 5230, Washington DC 20240</w:t>
                            </w:r>
                          </w:p>
                          <w:p w:rsidR="007F1B38" w:rsidRPr="000F2443" w:rsidRDefault="007F1B38" w:rsidP="00E95CF4">
                            <w:pPr>
                              <w:pStyle w:val="OEOPg-OEO"/>
                              <w:spacing w:before="60"/>
                              <w:jc w:val="center"/>
                              <w:rPr>
                                <w:b/>
                              </w:rPr>
                            </w:pPr>
                            <w:r w:rsidRPr="000F2443">
                              <w:rPr>
                                <w:b/>
                              </w:rPr>
                              <w:t>The department’s ADA Coordinator can be reached via phone at the following numbers:</w:t>
                            </w:r>
                          </w:p>
                          <w:p w:rsidR="007F1B38" w:rsidRDefault="007F1B38" w:rsidP="00E95CF4">
                            <w:pPr>
                              <w:pStyle w:val="OEOPg-OEO"/>
                              <w:jc w:val="center"/>
                            </w:pPr>
                            <w:r w:rsidRPr="009F7706">
                              <w:t>(VOICE) 907-465-6077, (Statewide Telecommunication Devic</w:t>
                            </w:r>
                            <w:r>
                              <w:t>e for the Deaf) 1-800-478-3648,</w:t>
                            </w:r>
                          </w:p>
                          <w:p w:rsidR="007F1B38" w:rsidRPr="009F7706" w:rsidRDefault="007F1B38" w:rsidP="00E95CF4">
                            <w:pPr>
                              <w:pStyle w:val="OEOPg-OEO"/>
                              <w:jc w:val="center"/>
                            </w:pPr>
                            <w:r w:rsidRPr="009F7706">
                              <w:t>(Juneau TDD) 907-465-3646, or (FAX) 907-465-6078</w:t>
                            </w:r>
                          </w:p>
                          <w:p w:rsidR="007F1B38" w:rsidRPr="000F2443" w:rsidRDefault="007F1B38" w:rsidP="00E95CF4">
                            <w:pPr>
                              <w:pStyle w:val="OEOPg-OEO"/>
                              <w:spacing w:before="60"/>
                              <w:jc w:val="center"/>
                              <w:rPr>
                                <w:b/>
                              </w:rPr>
                            </w:pPr>
                            <w:r w:rsidRPr="000F2443">
                              <w:rPr>
                                <w:b/>
                              </w:rPr>
                              <w:t>For information on alternative formats and questions on this publication, please contact:</w:t>
                            </w:r>
                          </w:p>
                          <w:p w:rsidR="007F1B38" w:rsidRPr="00387776" w:rsidRDefault="007F1B38"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7F1B38" w:rsidRPr="007F72F4" w:rsidRDefault="007F1B38"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rsidR="007F1B38" w:rsidRPr="009F7706" w:rsidRDefault="007F1B38"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7F1B38" w:rsidRPr="000F2443" w:rsidRDefault="007F1B38" w:rsidP="00E95CF4">
                      <w:pPr>
                        <w:pStyle w:val="OEOPg-OEO"/>
                        <w:spacing w:before="60"/>
                        <w:jc w:val="center"/>
                        <w:rPr>
                          <w:b/>
                        </w:rPr>
                      </w:pPr>
                      <w:r w:rsidRPr="000F2443">
                        <w:rPr>
                          <w:b/>
                        </w:rPr>
                        <w:t>If you believe you have been discriminated against in any program, activity, or facility please write:</w:t>
                      </w:r>
                    </w:p>
                    <w:p w:rsidR="007F1B38" w:rsidRPr="009F7706" w:rsidRDefault="007F1B38" w:rsidP="00E95CF4">
                      <w:pPr>
                        <w:pStyle w:val="OEOPg-OEO"/>
                        <w:jc w:val="center"/>
                      </w:pPr>
                      <w:r w:rsidRPr="009F7706">
                        <w:t>ADF&amp;G ADA Coordinator, P.O. Box 115526, Juneau, AK 99811-5526</w:t>
                      </w:r>
                    </w:p>
                    <w:p w:rsidR="007F1B38" w:rsidRPr="009F7706" w:rsidRDefault="007F1B38" w:rsidP="00E95CF4">
                      <w:pPr>
                        <w:pStyle w:val="OEOPg-OEO"/>
                        <w:jc w:val="center"/>
                      </w:pPr>
                      <w:r w:rsidRPr="009F7706">
                        <w:t>U.S. Fish and Wildlife Service, 4401 N. Fairfax Drive, MS 2042, Arlington, VA 22203</w:t>
                      </w:r>
                    </w:p>
                    <w:p w:rsidR="007F1B38" w:rsidRPr="009F7706" w:rsidRDefault="007F1B38" w:rsidP="00E95CF4">
                      <w:pPr>
                        <w:pStyle w:val="OEOPg-OEO"/>
                        <w:jc w:val="center"/>
                      </w:pPr>
                      <w:r w:rsidRPr="009F7706">
                        <w:t>Office of Equal Opportunity, U.S. Department of the Interior, 1849 C Street NW MS 5230, Washington DC 20240</w:t>
                      </w:r>
                    </w:p>
                    <w:p w:rsidR="007F1B38" w:rsidRPr="000F2443" w:rsidRDefault="007F1B38" w:rsidP="00E95CF4">
                      <w:pPr>
                        <w:pStyle w:val="OEOPg-OEO"/>
                        <w:spacing w:before="60"/>
                        <w:jc w:val="center"/>
                        <w:rPr>
                          <w:b/>
                        </w:rPr>
                      </w:pPr>
                      <w:r w:rsidRPr="000F2443">
                        <w:rPr>
                          <w:b/>
                        </w:rPr>
                        <w:t>The department’s ADA Coordinator can be reached via phone at the following numbers:</w:t>
                      </w:r>
                    </w:p>
                    <w:p w:rsidR="007F1B38" w:rsidRDefault="007F1B38" w:rsidP="00E95CF4">
                      <w:pPr>
                        <w:pStyle w:val="OEOPg-OEO"/>
                        <w:jc w:val="center"/>
                      </w:pPr>
                      <w:r w:rsidRPr="009F7706">
                        <w:t>(VOICE) 907-465-6077, (Statewide Telecommunication Devic</w:t>
                      </w:r>
                      <w:r>
                        <w:t>e for the Deaf) 1-800-478-3648,</w:t>
                      </w:r>
                    </w:p>
                    <w:p w:rsidR="007F1B38" w:rsidRPr="009F7706" w:rsidRDefault="007F1B38" w:rsidP="00E95CF4">
                      <w:pPr>
                        <w:pStyle w:val="OEOPg-OEO"/>
                        <w:jc w:val="center"/>
                      </w:pPr>
                      <w:r w:rsidRPr="009F7706">
                        <w:t>(Juneau TDD) 907-465-3646, or (FAX) 907-465-6078</w:t>
                      </w:r>
                    </w:p>
                    <w:p w:rsidR="007F1B38" w:rsidRPr="000F2443" w:rsidRDefault="007F1B38" w:rsidP="00E95CF4">
                      <w:pPr>
                        <w:pStyle w:val="OEOPg-OEO"/>
                        <w:spacing w:before="60"/>
                        <w:jc w:val="center"/>
                        <w:rPr>
                          <w:b/>
                        </w:rPr>
                      </w:pPr>
                      <w:r w:rsidRPr="000F2443">
                        <w:rPr>
                          <w:b/>
                        </w:rPr>
                        <w:t>For information on alternative formats and questions on this publication, please contact:</w:t>
                      </w:r>
                    </w:p>
                    <w:p w:rsidR="007F1B38" w:rsidRPr="00387776" w:rsidRDefault="007F1B38"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7F1B38" w:rsidRPr="007F72F4" w:rsidRDefault="007F1B38" w:rsidP="009F7706">
                      <w:pPr>
                        <w:jc w:val="center"/>
                        <w:rPr>
                          <w:szCs w:val="18"/>
                        </w:rPr>
                      </w:pPr>
                    </w:p>
                  </w:txbxContent>
                </v:textbox>
                <w10:wrap anchory="page"/>
              </v:shape>
            </w:pict>
          </mc:Fallback>
        </mc:AlternateContent>
      </w:r>
    </w:p>
    <w:p w:rsidR="00BB0E9D" w:rsidRDefault="00BB0E9D">
      <w:pPr>
        <w:pStyle w:val="TOCHeader"/>
      </w:pPr>
      <w:r>
        <w:lastRenderedPageBreak/>
        <w:t>TABLE OF CONTENTS</w:t>
      </w:r>
    </w:p>
    <w:p w:rsidR="00BB0E9D" w:rsidRDefault="00BB0E9D" w:rsidP="00470FD7">
      <w:pPr>
        <w:pStyle w:val="TOCPage"/>
        <w:spacing w:after="120"/>
      </w:pPr>
      <w:r>
        <w:t>Page</w:t>
      </w:r>
    </w:p>
    <w:p w:rsidR="008C2BA9"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487183636" w:history="1">
        <w:r w:rsidR="008C2BA9" w:rsidRPr="00C15A78">
          <w:rPr>
            <w:rStyle w:val="Hyperlink"/>
            <w:noProof/>
          </w:rPr>
          <w:t>LIST OF TABLES</w:t>
        </w:r>
        <w:r w:rsidR="008C2BA9">
          <w:rPr>
            <w:noProof/>
            <w:webHidden/>
          </w:rPr>
          <w:tab/>
        </w:r>
        <w:r w:rsidR="008C2BA9">
          <w:rPr>
            <w:noProof/>
            <w:webHidden/>
          </w:rPr>
          <w:fldChar w:fldCharType="begin"/>
        </w:r>
        <w:r w:rsidR="008C2BA9">
          <w:rPr>
            <w:noProof/>
            <w:webHidden/>
          </w:rPr>
          <w:instrText xml:space="preserve"> PAGEREF _Toc487183636 \h </w:instrText>
        </w:r>
        <w:r w:rsidR="008C2BA9">
          <w:rPr>
            <w:noProof/>
            <w:webHidden/>
          </w:rPr>
        </w:r>
        <w:r w:rsidR="008C2BA9">
          <w:rPr>
            <w:noProof/>
            <w:webHidden/>
          </w:rPr>
          <w:fldChar w:fldCharType="separate"/>
        </w:r>
        <w:r w:rsidR="007C0681">
          <w:rPr>
            <w:noProof/>
            <w:webHidden/>
          </w:rPr>
          <w:t>i</w:t>
        </w:r>
        <w:r w:rsidR="008C2BA9">
          <w:rPr>
            <w:noProof/>
            <w:webHidden/>
          </w:rPr>
          <w:fldChar w:fldCharType="end"/>
        </w:r>
      </w:hyperlink>
    </w:p>
    <w:p w:rsidR="008C2BA9" w:rsidRDefault="007F1B38">
      <w:pPr>
        <w:pStyle w:val="TOC1"/>
        <w:rPr>
          <w:rFonts w:asciiTheme="minorHAnsi" w:eastAsiaTheme="minorEastAsia" w:hAnsiTheme="minorHAnsi" w:cstheme="minorBidi"/>
          <w:caps w:val="0"/>
          <w:noProof/>
          <w:sz w:val="22"/>
          <w:szCs w:val="22"/>
        </w:rPr>
      </w:pPr>
      <w:hyperlink w:anchor="_Toc487183637" w:history="1">
        <w:r w:rsidR="008C2BA9" w:rsidRPr="00C15A78">
          <w:rPr>
            <w:rStyle w:val="Hyperlink"/>
            <w:noProof/>
          </w:rPr>
          <w:t>LIST OF FIGURES</w:t>
        </w:r>
        <w:r w:rsidR="008C2BA9">
          <w:rPr>
            <w:noProof/>
            <w:webHidden/>
          </w:rPr>
          <w:tab/>
        </w:r>
        <w:r w:rsidR="008C2BA9">
          <w:rPr>
            <w:noProof/>
            <w:webHidden/>
          </w:rPr>
          <w:fldChar w:fldCharType="begin"/>
        </w:r>
        <w:r w:rsidR="008C2BA9">
          <w:rPr>
            <w:noProof/>
            <w:webHidden/>
          </w:rPr>
          <w:instrText xml:space="preserve"> PAGEREF _Toc487183637 \h </w:instrText>
        </w:r>
        <w:r w:rsidR="008C2BA9">
          <w:rPr>
            <w:noProof/>
            <w:webHidden/>
          </w:rPr>
        </w:r>
        <w:r w:rsidR="008C2BA9">
          <w:rPr>
            <w:noProof/>
            <w:webHidden/>
          </w:rPr>
          <w:fldChar w:fldCharType="separate"/>
        </w:r>
        <w:r w:rsidR="007C0681">
          <w:rPr>
            <w:noProof/>
            <w:webHidden/>
          </w:rPr>
          <w:t>ii</w:t>
        </w:r>
        <w:r w:rsidR="008C2BA9">
          <w:rPr>
            <w:noProof/>
            <w:webHidden/>
          </w:rPr>
          <w:fldChar w:fldCharType="end"/>
        </w:r>
      </w:hyperlink>
    </w:p>
    <w:p w:rsidR="008C2BA9" w:rsidRDefault="007F1B38">
      <w:pPr>
        <w:pStyle w:val="TOC1"/>
        <w:rPr>
          <w:rFonts w:asciiTheme="minorHAnsi" w:eastAsiaTheme="minorEastAsia" w:hAnsiTheme="minorHAnsi" w:cstheme="minorBidi"/>
          <w:caps w:val="0"/>
          <w:noProof/>
          <w:sz w:val="22"/>
          <w:szCs w:val="22"/>
        </w:rPr>
      </w:pPr>
      <w:hyperlink w:anchor="_Toc487183638" w:history="1">
        <w:r w:rsidR="008C2BA9" w:rsidRPr="00C15A78">
          <w:rPr>
            <w:rStyle w:val="Hyperlink"/>
            <w:noProof/>
          </w:rPr>
          <w:t>LIST OF APPENDICES</w:t>
        </w:r>
        <w:r w:rsidR="008C2BA9">
          <w:rPr>
            <w:noProof/>
            <w:webHidden/>
          </w:rPr>
          <w:tab/>
        </w:r>
        <w:r w:rsidR="008C2BA9">
          <w:rPr>
            <w:noProof/>
            <w:webHidden/>
          </w:rPr>
          <w:fldChar w:fldCharType="begin"/>
        </w:r>
        <w:r w:rsidR="008C2BA9">
          <w:rPr>
            <w:noProof/>
            <w:webHidden/>
          </w:rPr>
          <w:instrText xml:space="preserve"> PAGEREF _Toc487183638 \h </w:instrText>
        </w:r>
        <w:r w:rsidR="008C2BA9">
          <w:rPr>
            <w:noProof/>
            <w:webHidden/>
          </w:rPr>
        </w:r>
        <w:r w:rsidR="008C2BA9">
          <w:rPr>
            <w:noProof/>
            <w:webHidden/>
          </w:rPr>
          <w:fldChar w:fldCharType="separate"/>
        </w:r>
        <w:r w:rsidR="007C0681">
          <w:rPr>
            <w:noProof/>
            <w:webHidden/>
          </w:rPr>
          <w:t>v</w:t>
        </w:r>
        <w:r w:rsidR="008C2BA9">
          <w:rPr>
            <w:noProof/>
            <w:webHidden/>
          </w:rPr>
          <w:fldChar w:fldCharType="end"/>
        </w:r>
      </w:hyperlink>
    </w:p>
    <w:p w:rsidR="008C2BA9" w:rsidRDefault="007F1B38">
      <w:pPr>
        <w:pStyle w:val="TOC1"/>
        <w:rPr>
          <w:rFonts w:asciiTheme="minorHAnsi" w:eastAsiaTheme="minorEastAsia" w:hAnsiTheme="minorHAnsi" w:cstheme="minorBidi"/>
          <w:caps w:val="0"/>
          <w:noProof/>
          <w:sz w:val="22"/>
          <w:szCs w:val="22"/>
        </w:rPr>
      </w:pPr>
      <w:hyperlink w:anchor="_Toc487183639" w:history="1">
        <w:r w:rsidR="008C2BA9" w:rsidRPr="00C15A78">
          <w:rPr>
            <w:rStyle w:val="Hyperlink"/>
            <w:noProof/>
          </w:rPr>
          <w:t>abstract</w:t>
        </w:r>
        <w:r w:rsidR="008C2BA9">
          <w:rPr>
            <w:noProof/>
            <w:webHidden/>
          </w:rPr>
          <w:tab/>
        </w:r>
        <w:r w:rsidR="008C2BA9">
          <w:rPr>
            <w:noProof/>
            <w:webHidden/>
          </w:rPr>
          <w:fldChar w:fldCharType="begin"/>
        </w:r>
        <w:r w:rsidR="008C2BA9">
          <w:rPr>
            <w:noProof/>
            <w:webHidden/>
          </w:rPr>
          <w:instrText xml:space="preserve"> PAGEREF _Toc487183639 \h </w:instrText>
        </w:r>
        <w:r w:rsidR="008C2BA9">
          <w:rPr>
            <w:noProof/>
            <w:webHidden/>
          </w:rPr>
        </w:r>
        <w:r w:rsidR="008C2BA9">
          <w:rPr>
            <w:noProof/>
            <w:webHidden/>
          </w:rPr>
          <w:fldChar w:fldCharType="separate"/>
        </w:r>
        <w:r w:rsidR="007C0681">
          <w:rPr>
            <w:noProof/>
            <w:webHidden/>
          </w:rPr>
          <w:t>1</w:t>
        </w:r>
        <w:r w:rsidR="008C2BA9">
          <w:rPr>
            <w:noProof/>
            <w:webHidden/>
          </w:rPr>
          <w:fldChar w:fldCharType="end"/>
        </w:r>
      </w:hyperlink>
    </w:p>
    <w:p w:rsidR="008C2BA9" w:rsidRDefault="007F1B38">
      <w:pPr>
        <w:pStyle w:val="TOC1"/>
        <w:rPr>
          <w:rFonts w:asciiTheme="minorHAnsi" w:eastAsiaTheme="minorEastAsia" w:hAnsiTheme="minorHAnsi" w:cstheme="minorBidi"/>
          <w:caps w:val="0"/>
          <w:noProof/>
          <w:sz w:val="22"/>
          <w:szCs w:val="22"/>
        </w:rPr>
      </w:pPr>
      <w:hyperlink w:anchor="_Toc487183640" w:history="1">
        <w:r w:rsidR="008C2BA9" w:rsidRPr="00C15A78">
          <w:rPr>
            <w:rStyle w:val="Hyperlink"/>
            <w:noProof/>
          </w:rPr>
          <w:t>introduction</w:t>
        </w:r>
        <w:r w:rsidR="008C2BA9">
          <w:rPr>
            <w:noProof/>
            <w:webHidden/>
          </w:rPr>
          <w:tab/>
        </w:r>
        <w:r w:rsidR="008C2BA9">
          <w:rPr>
            <w:noProof/>
            <w:webHidden/>
          </w:rPr>
          <w:fldChar w:fldCharType="begin"/>
        </w:r>
        <w:r w:rsidR="008C2BA9">
          <w:rPr>
            <w:noProof/>
            <w:webHidden/>
          </w:rPr>
          <w:instrText xml:space="preserve"> PAGEREF _Toc487183640 \h </w:instrText>
        </w:r>
        <w:r w:rsidR="008C2BA9">
          <w:rPr>
            <w:noProof/>
            <w:webHidden/>
          </w:rPr>
        </w:r>
        <w:r w:rsidR="008C2BA9">
          <w:rPr>
            <w:noProof/>
            <w:webHidden/>
          </w:rPr>
          <w:fldChar w:fldCharType="separate"/>
        </w:r>
        <w:r w:rsidR="007C0681">
          <w:rPr>
            <w:noProof/>
            <w:webHidden/>
          </w:rPr>
          <w:t>1</w:t>
        </w:r>
        <w:r w:rsidR="008C2BA9">
          <w:rPr>
            <w:noProof/>
            <w:webHidden/>
          </w:rPr>
          <w:fldChar w:fldCharType="end"/>
        </w:r>
      </w:hyperlink>
    </w:p>
    <w:p w:rsidR="008C2BA9" w:rsidRDefault="007F1B38">
      <w:pPr>
        <w:pStyle w:val="TOC1"/>
        <w:rPr>
          <w:rFonts w:asciiTheme="minorHAnsi" w:eastAsiaTheme="minorEastAsia" w:hAnsiTheme="minorHAnsi" w:cstheme="minorBidi"/>
          <w:caps w:val="0"/>
          <w:noProof/>
          <w:sz w:val="22"/>
          <w:szCs w:val="22"/>
        </w:rPr>
      </w:pPr>
      <w:hyperlink w:anchor="_Toc487183641" w:history="1">
        <w:r w:rsidR="008C2BA9" w:rsidRPr="00C15A78">
          <w:rPr>
            <w:rStyle w:val="Hyperlink"/>
            <w:noProof/>
          </w:rPr>
          <w:t>Stock Status</w:t>
        </w:r>
        <w:r w:rsidR="008C2BA9">
          <w:rPr>
            <w:noProof/>
            <w:webHidden/>
          </w:rPr>
          <w:tab/>
        </w:r>
        <w:r w:rsidR="008C2BA9">
          <w:rPr>
            <w:noProof/>
            <w:webHidden/>
          </w:rPr>
          <w:fldChar w:fldCharType="begin"/>
        </w:r>
        <w:r w:rsidR="008C2BA9">
          <w:rPr>
            <w:noProof/>
            <w:webHidden/>
          </w:rPr>
          <w:instrText xml:space="preserve"> PAGEREF _Toc487183641 \h </w:instrText>
        </w:r>
        <w:r w:rsidR="008C2BA9">
          <w:rPr>
            <w:noProof/>
            <w:webHidden/>
          </w:rPr>
        </w:r>
        <w:r w:rsidR="008C2BA9">
          <w:rPr>
            <w:noProof/>
            <w:webHidden/>
          </w:rPr>
          <w:fldChar w:fldCharType="separate"/>
        </w:r>
        <w:r w:rsidR="007C0681">
          <w:rPr>
            <w:noProof/>
            <w:webHidden/>
          </w:rPr>
          <w:t>5</w:t>
        </w:r>
        <w:r w:rsidR="008C2BA9">
          <w:rPr>
            <w:noProof/>
            <w:webHidden/>
          </w:rPr>
          <w:fldChar w:fldCharType="end"/>
        </w:r>
      </w:hyperlink>
    </w:p>
    <w:p w:rsidR="008C2BA9" w:rsidRDefault="007F1B38">
      <w:pPr>
        <w:pStyle w:val="TOC2"/>
        <w:rPr>
          <w:rFonts w:asciiTheme="minorHAnsi" w:eastAsiaTheme="minorEastAsia" w:hAnsiTheme="minorHAnsi" w:cstheme="minorBidi"/>
          <w:noProof/>
          <w:sz w:val="22"/>
          <w:szCs w:val="22"/>
        </w:rPr>
      </w:pPr>
      <w:hyperlink w:anchor="_Toc487183642" w:history="1">
        <w:r w:rsidR="008C2BA9" w:rsidRPr="00C15A78">
          <w:rPr>
            <w:rStyle w:val="Hyperlink"/>
            <w:noProof/>
          </w:rPr>
          <w:t>Full Indicator Stocks</w:t>
        </w:r>
        <w:r w:rsidR="008C2BA9">
          <w:rPr>
            <w:noProof/>
            <w:webHidden/>
          </w:rPr>
          <w:tab/>
        </w:r>
        <w:r w:rsidR="008C2BA9">
          <w:rPr>
            <w:noProof/>
            <w:webHidden/>
          </w:rPr>
          <w:fldChar w:fldCharType="begin"/>
        </w:r>
        <w:r w:rsidR="008C2BA9">
          <w:rPr>
            <w:noProof/>
            <w:webHidden/>
          </w:rPr>
          <w:instrText xml:space="preserve"> PAGEREF _Toc487183642 \h </w:instrText>
        </w:r>
        <w:r w:rsidR="008C2BA9">
          <w:rPr>
            <w:noProof/>
            <w:webHidden/>
          </w:rPr>
        </w:r>
        <w:r w:rsidR="008C2BA9">
          <w:rPr>
            <w:noProof/>
            <w:webHidden/>
          </w:rPr>
          <w:fldChar w:fldCharType="separate"/>
        </w:r>
        <w:r w:rsidR="007C0681">
          <w:rPr>
            <w:noProof/>
            <w:webHidden/>
          </w:rPr>
          <w:t>7</w:t>
        </w:r>
        <w:r w:rsidR="008C2BA9">
          <w:rPr>
            <w:noProof/>
            <w:webHidden/>
          </w:rPr>
          <w:fldChar w:fldCharType="end"/>
        </w:r>
      </w:hyperlink>
    </w:p>
    <w:p w:rsidR="008C2BA9" w:rsidRDefault="007F1B38">
      <w:pPr>
        <w:pStyle w:val="TOC2"/>
        <w:rPr>
          <w:rFonts w:asciiTheme="minorHAnsi" w:eastAsiaTheme="minorEastAsia" w:hAnsiTheme="minorHAnsi" w:cstheme="minorBidi"/>
          <w:noProof/>
          <w:sz w:val="22"/>
          <w:szCs w:val="22"/>
        </w:rPr>
      </w:pPr>
      <w:hyperlink w:anchor="_Toc487183643" w:history="1">
        <w:r w:rsidR="008C2BA9" w:rsidRPr="00C15A78">
          <w:rPr>
            <w:rStyle w:val="Hyperlink"/>
            <w:noProof/>
          </w:rPr>
          <w:t>Escapement Indicators</w:t>
        </w:r>
        <w:r w:rsidR="008C2BA9">
          <w:rPr>
            <w:noProof/>
            <w:webHidden/>
          </w:rPr>
          <w:tab/>
        </w:r>
        <w:r w:rsidR="008C2BA9">
          <w:rPr>
            <w:noProof/>
            <w:webHidden/>
          </w:rPr>
          <w:fldChar w:fldCharType="begin"/>
        </w:r>
        <w:r w:rsidR="008C2BA9">
          <w:rPr>
            <w:noProof/>
            <w:webHidden/>
          </w:rPr>
          <w:instrText xml:space="preserve"> PAGEREF _Toc487183643 \h </w:instrText>
        </w:r>
        <w:r w:rsidR="008C2BA9">
          <w:rPr>
            <w:noProof/>
            <w:webHidden/>
          </w:rPr>
        </w:r>
        <w:r w:rsidR="008C2BA9">
          <w:rPr>
            <w:noProof/>
            <w:webHidden/>
          </w:rPr>
          <w:fldChar w:fldCharType="separate"/>
        </w:r>
        <w:r w:rsidR="007C0681">
          <w:rPr>
            <w:noProof/>
            <w:webHidden/>
          </w:rPr>
          <w:t>8</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44" w:history="1">
        <w:r w:rsidR="008C2BA9" w:rsidRPr="00C15A78">
          <w:rPr>
            <w:rStyle w:val="Hyperlink"/>
            <w:noProof/>
          </w:rPr>
          <w:t>Northern Inside Stocks</w:t>
        </w:r>
        <w:r w:rsidR="008C2BA9">
          <w:rPr>
            <w:noProof/>
            <w:webHidden/>
          </w:rPr>
          <w:tab/>
        </w:r>
        <w:r w:rsidR="008C2BA9">
          <w:rPr>
            <w:noProof/>
            <w:webHidden/>
          </w:rPr>
          <w:fldChar w:fldCharType="begin"/>
        </w:r>
        <w:r w:rsidR="008C2BA9">
          <w:rPr>
            <w:noProof/>
            <w:webHidden/>
          </w:rPr>
          <w:instrText xml:space="preserve"> PAGEREF _Toc487183644 \h </w:instrText>
        </w:r>
        <w:r w:rsidR="008C2BA9">
          <w:rPr>
            <w:noProof/>
            <w:webHidden/>
          </w:rPr>
        </w:r>
        <w:r w:rsidR="008C2BA9">
          <w:rPr>
            <w:noProof/>
            <w:webHidden/>
          </w:rPr>
          <w:fldChar w:fldCharType="separate"/>
        </w:r>
        <w:r w:rsidR="007C0681">
          <w:rPr>
            <w:noProof/>
            <w:webHidden/>
          </w:rPr>
          <w:t>8</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45" w:history="1">
        <w:r w:rsidR="008C2BA9" w:rsidRPr="00C15A78">
          <w:rPr>
            <w:rStyle w:val="Hyperlink"/>
            <w:noProof/>
          </w:rPr>
          <w:t>Sitka Area Stocks</w:t>
        </w:r>
        <w:r w:rsidR="008C2BA9">
          <w:rPr>
            <w:noProof/>
            <w:webHidden/>
          </w:rPr>
          <w:tab/>
        </w:r>
        <w:r w:rsidR="008C2BA9">
          <w:rPr>
            <w:noProof/>
            <w:webHidden/>
          </w:rPr>
          <w:fldChar w:fldCharType="begin"/>
        </w:r>
        <w:r w:rsidR="008C2BA9">
          <w:rPr>
            <w:noProof/>
            <w:webHidden/>
          </w:rPr>
          <w:instrText xml:space="preserve"> PAGEREF _Toc487183645 \h </w:instrText>
        </w:r>
        <w:r w:rsidR="008C2BA9">
          <w:rPr>
            <w:noProof/>
            <w:webHidden/>
          </w:rPr>
        </w:r>
        <w:r w:rsidR="008C2BA9">
          <w:rPr>
            <w:noProof/>
            <w:webHidden/>
          </w:rPr>
          <w:fldChar w:fldCharType="separate"/>
        </w:r>
        <w:r w:rsidR="007C0681">
          <w:rPr>
            <w:noProof/>
            <w:webHidden/>
          </w:rPr>
          <w:t>12</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46" w:history="1">
        <w:r w:rsidR="008C2BA9" w:rsidRPr="00C15A78">
          <w:rPr>
            <w:rStyle w:val="Hyperlink"/>
            <w:noProof/>
          </w:rPr>
          <w:t>Southern Southeast Stocks</w:t>
        </w:r>
        <w:r w:rsidR="008C2BA9">
          <w:rPr>
            <w:noProof/>
            <w:webHidden/>
          </w:rPr>
          <w:tab/>
        </w:r>
        <w:r w:rsidR="008C2BA9">
          <w:rPr>
            <w:noProof/>
            <w:webHidden/>
          </w:rPr>
          <w:fldChar w:fldCharType="begin"/>
        </w:r>
        <w:r w:rsidR="008C2BA9">
          <w:rPr>
            <w:noProof/>
            <w:webHidden/>
          </w:rPr>
          <w:instrText xml:space="preserve"> PAGEREF _Toc487183646 \h </w:instrText>
        </w:r>
        <w:r w:rsidR="008C2BA9">
          <w:rPr>
            <w:noProof/>
            <w:webHidden/>
          </w:rPr>
        </w:r>
        <w:r w:rsidR="008C2BA9">
          <w:rPr>
            <w:noProof/>
            <w:webHidden/>
          </w:rPr>
          <w:fldChar w:fldCharType="separate"/>
        </w:r>
        <w:r w:rsidR="007C0681">
          <w:rPr>
            <w:noProof/>
            <w:webHidden/>
          </w:rPr>
          <w:t>13</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47" w:history="1">
        <w:r w:rsidR="008C2BA9" w:rsidRPr="00C15A78">
          <w:rPr>
            <w:rStyle w:val="Hyperlink"/>
            <w:noProof/>
          </w:rPr>
          <w:t>Yakutat Stocks</w:t>
        </w:r>
        <w:r w:rsidR="008C2BA9">
          <w:rPr>
            <w:noProof/>
            <w:webHidden/>
          </w:rPr>
          <w:tab/>
        </w:r>
        <w:r w:rsidR="008C2BA9">
          <w:rPr>
            <w:noProof/>
            <w:webHidden/>
          </w:rPr>
          <w:fldChar w:fldCharType="begin"/>
        </w:r>
        <w:r w:rsidR="008C2BA9">
          <w:rPr>
            <w:noProof/>
            <w:webHidden/>
          </w:rPr>
          <w:instrText xml:space="preserve"> PAGEREF _Toc487183647 \h </w:instrText>
        </w:r>
        <w:r w:rsidR="008C2BA9">
          <w:rPr>
            <w:noProof/>
            <w:webHidden/>
          </w:rPr>
        </w:r>
        <w:r w:rsidR="008C2BA9">
          <w:rPr>
            <w:noProof/>
            <w:webHidden/>
          </w:rPr>
          <w:fldChar w:fldCharType="separate"/>
        </w:r>
        <w:r w:rsidR="007C0681">
          <w:rPr>
            <w:noProof/>
            <w:webHidden/>
          </w:rPr>
          <w:t>18</w:t>
        </w:r>
        <w:r w:rsidR="008C2BA9">
          <w:rPr>
            <w:noProof/>
            <w:webHidden/>
          </w:rPr>
          <w:fldChar w:fldCharType="end"/>
        </w:r>
      </w:hyperlink>
    </w:p>
    <w:p w:rsidR="008C2BA9" w:rsidRDefault="007F1B38">
      <w:pPr>
        <w:pStyle w:val="TOC2"/>
        <w:rPr>
          <w:rFonts w:asciiTheme="minorHAnsi" w:eastAsiaTheme="minorEastAsia" w:hAnsiTheme="minorHAnsi" w:cstheme="minorBidi"/>
          <w:noProof/>
          <w:sz w:val="22"/>
          <w:szCs w:val="22"/>
        </w:rPr>
      </w:pPr>
      <w:hyperlink w:anchor="_Toc487183648" w:history="1">
        <w:r w:rsidR="008C2BA9" w:rsidRPr="00C15A78">
          <w:rPr>
            <w:rStyle w:val="Hyperlink"/>
            <w:noProof/>
          </w:rPr>
          <w:t>Smolt Production</w:t>
        </w:r>
        <w:r w:rsidR="008C2BA9">
          <w:rPr>
            <w:noProof/>
            <w:webHidden/>
          </w:rPr>
          <w:tab/>
        </w:r>
        <w:r w:rsidR="008C2BA9">
          <w:rPr>
            <w:noProof/>
            <w:webHidden/>
          </w:rPr>
          <w:fldChar w:fldCharType="begin"/>
        </w:r>
        <w:r w:rsidR="008C2BA9">
          <w:rPr>
            <w:noProof/>
            <w:webHidden/>
          </w:rPr>
          <w:instrText xml:space="preserve"> PAGEREF _Toc487183648 \h </w:instrText>
        </w:r>
        <w:r w:rsidR="008C2BA9">
          <w:rPr>
            <w:noProof/>
            <w:webHidden/>
          </w:rPr>
        </w:r>
        <w:r w:rsidR="008C2BA9">
          <w:rPr>
            <w:noProof/>
            <w:webHidden/>
          </w:rPr>
          <w:fldChar w:fldCharType="separate"/>
        </w:r>
        <w:r w:rsidR="007C0681">
          <w:rPr>
            <w:noProof/>
            <w:webHidden/>
          </w:rPr>
          <w:t>18</w:t>
        </w:r>
        <w:r w:rsidR="008C2BA9">
          <w:rPr>
            <w:noProof/>
            <w:webHidden/>
          </w:rPr>
          <w:fldChar w:fldCharType="end"/>
        </w:r>
      </w:hyperlink>
    </w:p>
    <w:p w:rsidR="008C2BA9" w:rsidRDefault="007F1B38">
      <w:pPr>
        <w:pStyle w:val="TOC2"/>
        <w:rPr>
          <w:rFonts w:asciiTheme="minorHAnsi" w:eastAsiaTheme="minorEastAsia" w:hAnsiTheme="minorHAnsi" w:cstheme="minorBidi"/>
          <w:noProof/>
          <w:sz w:val="22"/>
          <w:szCs w:val="22"/>
        </w:rPr>
      </w:pPr>
      <w:hyperlink w:anchor="_Toc487183649" w:history="1">
        <w:r w:rsidR="008C2BA9" w:rsidRPr="00C15A78">
          <w:rPr>
            <w:rStyle w:val="Hyperlink"/>
            <w:noProof/>
          </w:rPr>
          <w:t>Marine Survival</w:t>
        </w:r>
        <w:r w:rsidR="008C2BA9">
          <w:rPr>
            <w:noProof/>
            <w:webHidden/>
          </w:rPr>
          <w:tab/>
        </w:r>
        <w:r w:rsidR="008C2BA9">
          <w:rPr>
            <w:noProof/>
            <w:webHidden/>
          </w:rPr>
          <w:fldChar w:fldCharType="begin"/>
        </w:r>
        <w:r w:rsidR="008C2BA9">
          <w:rPr>
            <w:noProof/>
            <w:webHidden/>
          </w:rPr>
          <w:instrText xml:space="preserve"> PAGEREF _Toc487183649 \h </w:instrText>
        </w:r>
        <w:r w:rsidR="008C2BA9">
          <w:rPr>
            <w:noProof/>
            <w:webHidden/>
          </w:rPr>
        </w:r>
        <w:r w:rsidR="008C2BA9">
          <w:rPr>
            <w:noProof/>
            <w:webHidden/>
          </w:rPr>
          <w:fldChar w:fldCharType="separate"/>
        </w:r>
        <w:r w:rsidR="007C0681">
          <w:rPr>
            <w:noProof/>
            <w:webHidden/>
          </w:rPr>
          <w:t>27</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50" w:history="1">
        <w:r w:rsidR="008C2BA9" w:rsidRPr="00C15A78">
          <w:rPr>
            <w:rStyle w:val="Hyperlink"/>
            <w:noProof/>
          </w:rPr>
          <w:t>Hatchery Survival Rates</w:t>
        </w:r>
        <w:r w:rsidR="008C2BA9">
          <w:rPr>
            <w:noProof/>
            <w:webHidden/>
          </w:rPr>
          <w:tab/>
        </w:r>
        <w:r w:rsidR="008C2BA9">
          <w:rPr>
            <w:noProof/>
            <w:webHidden/>
          </w:rPr>
          <w:fldChar w:fldCharType="begin"/>
        </w:r>
        <w:r w:rsidR="008C2BA9">
          <w:rPr>
            <w:noProof/>
            <w:webHidden/>
          </w:rPr>
          <w:instrText xml:space="preserve"> PAGEREF _Toc487183650 \h </w:instrText>
        </w:r>
        <w:r w:rsidR="008C2BA9">
          <w:rPr>
            <w:noProof/>
            <w:webHidden/>
          </w:rPr>
        </w:r>
        <w:r w:rsidR="008C2BA9">
          <w:rPr>
            <w:noProof/>
            <w:webHidden/>
          </w:rPr>
          <w:fldChar w:fldCharType="separate"/>
        </w:r>
        <w:r w:rsidR="007C0681">
          <w:rPr>
            <w:noProof/>
            <w:webHidden/>
          </w:rPr>
          <w:t>27</w:t>
        </w:r>
        <w:r w:rsidR="008C2BA9">
          <w:rPr>
            <w:noProof/>
            <w:webHidden/>
          </w:rPr>
          <w:fldChar w:fldCharType="end"/>
        </w:r>
      </w:hyperlink>
    </w:p>
    <w:p w:rsidR="008C2BA9" w:rsidRDefault="007F1B38">
      <w:pPr>
        <w:pStyle w:val="TOC2"/>
        <w:rPr>
          <w:rFonts w:asciiTheme="minorHAnsi" w:eastAsiaTheme="minorEastAsia" w:hAnsiTheme="minorHAnsi" w:cstheme="minorBidi"/>
          <w:noProof/>
          <w:sz w:val="22"/>
          <w:szCs w:val="22"/>
        </w:rPr>
      </w:pPr>
      <w:hyperlink w:anchor="_Toc487183651" w:history="1">
        <w:r w:rsidR="008C2BA9" w:rsidRPr="00C15A78">
          <w:rPr>
            <w:rStyle w:val="Hyperlink"/>
            <w:noProof/>
          </w:rPr>
          <w:t>Total Stock Abundance</w:t>
        </w:r>
        <w:r w:rsidR="008C2BA9">
          <w:rPr>
            <w:noProof/>
            <w:webHidden/>
          </w:rPr>
          <w:tab/>
        </w:r>
        <w:r w:rsidR="008C2BA9">
          <w:rPr>
            <w:noProof/>
            <w:webHidden/>
          </w:rPr>
          <w:fldChar w:fldCharType="begin"/>
        </w:r>
        <w:r w:rsidR="008C2BA9">
          <w:rPr>
            <w:noProof/>
            <w:webHidden/>
          </w:rPr>
          <w:instrText xml:space="preserve"> PAGEREF _Toc487183651 \h </w:instrText>
        </w:r>
        <w:r w:rsidR="008C2BA9">
          <w:rPr>
            <w:noProof/>
            <w:webHidden/>
          </w:rPr>
        </w:r>
        <w:r w:rsidR="008C2BA9">
          <w:rPr>
            <w:noProof/>
            <w:webHidden/>
          </w:rPr>
          <w:fldChar w:fldCharType="separate"/>
        </w:r>
        <w:r w:rsidR="007C0681">
          <w:rPr>
            <w:noProof/>
            <w:webHidden/>
          </w:rPr>
          <w:t>27</w:t>
        </w:r>
        <w:r w:rsidR="008C2BA9">
          <w:rPr>
            <w:noProof/>
            <w:webHidden/>
          </w:rPr>
          <w:fldChar w:fldCharType="end"/>
        </w:r>
      </w:hyperlink>
    </w:p>
    <w:p w:rsidR="008C2BA9" w:rsidRDefault="007F1B38">
      <w:pPr>
        <w:pStyle w:val="TOC2"/>
        <w:rPr>
          <w:rFonts w:asciiTheme="minorHAnsi" w:eastAsiaTheme="minorEastAsia" w:hAnsiTheme="minorHAnsi" w:cstheme="minorBidi"/>
          <w:noProof/>
          <w:sz w:val="22"/>
          <w:szCs w:val="22"/>
        </w:rPr>
      </w:pPr>
      <w:hyperlink w:anchor="_Toc487183652" w:history="1">
        <w:r w:rsidR="008C2BA9" w:rsidRPr="00C15A78">
          <w:rPr>
            <w:rStyle w:val="Hyperlink"/>
            <w:noProof/>
          </w:rPr>
          <w:t>Regional Wild Abundance</w:t>
        </w:r>
        <w:r w:rsidR="008C2BA9">
          <w:rPr>
            <w:noProof/>
            <w:webHidden/>
          </w:rPr>
          <w:tab/>
        </w:r>
        <w:r w:rsidR="008C2BA9">
          <w:rPr>
            <w:noProof/>
            <w:webHidden/>
          </w:rPr>
          <w:fldChar w:fldCharType="begin"/>
        </w:r>
        <w:r w:rsidR="008C2BA9">
          <w:rPr>
            <w:noProof/>
            <w:webHidden/>
          </w:rPr>
          <w:instrText xml:space="preserve"> PAGEREF _Toc487183652 \h </w:instrText>
        </w:r>
        <w:r w:rsidR="008C2BA9">
          <w:rPr>
            <w:noProof/>
            <w:webHidden/>
          </w:rPr>
        </w:r>
        <w:r w:rsidR="008C2BA9">
          <w:rPr>
            <w:noProof/>
            <w:webHidden/>
          </w:rPr>
          <w:fldChar w:fldCharType="separate"/>
        </w:r>
        <w:r w:rsidR="007C0681">
          <w:rPr>
            <w:noProof/>
            <w:webHidden/>
          </w:rPr>
          <w:t>44</w:t>
        </w:r>
        <w:r w:rsidR="008C2BA9">
          <w:rPr>
            <w:noProof/>
            <w:webHidden/>
          </w:rPr>
          <w:fldChar w:fldCharType="end"/>
        </w:r>
      </w:hyperlink>
    </w:p>
    <w:p w:rsidR="008C2BA9" w:rsidRDefault="007F1B38">
      <w:pPr>
        <w:pStyle w:val="TOC2"/>
        <w:rPr>
          <w:rFonts w:asciiTheme="minorHAnsi" w:eastAsiaTheme="minorEastAsia" w:hAnsiTheme="minorHAnsi" w:cstheme="minorBidi"/>
          <w:noProof/>
          <w:sz w:val="22"/>
          <w:szCs w:val="22"/>
        </w:rPr>
      </w:pPr>
      <w:hyperlink w:anchor="_Toc487183653" w:history="1">
        <w:r w:rsidR="008C2BA9" w:rsidRPr="00C15A78">
          <w:rPr>
            <w:rStyle w:val="Hyperlink"/>
            <w:noProof/>
          </w:rPr>
          <w:t>Exploitation Rates</w:t>
        </w:r>
        <w:r w:rsidR="008C2BA9">
          <w:rPr>
            <w:noProof/>
            <w:webHidden/>
          </w:rPr>
          <w:tab/>
        </w:r>
        <w:r w:rsidR="008C2BA9">
          <w:rPr>
            <w:noProof/>
            <w:webHidden/>
          </w:rPr>
          <w:fldChar w:fldCharType="begin"/>
        </w:r>
        <w:r w:rsidR="008C2BA9">
          <w:rPr>
            <w:noProof/>
            <w:webHidden/>
          </w:rPr>
          <w:instrText xml:space="preserve"> PAGEREF _Toc487183653 \h </w:instrText>
        </w:r>
        <w:r w:rsidR="008C2BA9">
          <w:rPr>
            <w:noProof/>
            <w:webHidden/>
          </w:rPr>
        </w:r>
        <w:r w:rsidR="008C2BA9">
          <w:rPr>
            <w:noProof/>
            <w:webHidden/>
          </w:rPr>
          <w:fldChar w:fldCharType="separate"/>
        </w:r>
        <w:r w:rsidR="007C0681">
          <w:rPr>
            <w:noProof/>
            <w:webHidden/>
          </w:rPr>
          <w:t>56</w:t>
        </w:r>
        <w:r w:rsidR="008C2BA9">
          <w:rPr>
            <w:noProof/>
            <w:webHidden/>
          </w:rPr>
          <w:fldChar w:fldCharType="end"/>
        </w:r>
      </w:hyperlink>
    </w:p>
    <w:p w:rsidR="008C2BA9" w:rsidRDefault="007F1B38">
      <w:pPr>
        <w:pStyle w:val="TOC2"/>
        <w:rPr>
          <w:rFonts w:asciiTheme="minorHAnsi" w:eastAsiaTheme="minorEastAsia" w:hAnsiTheme="minorHAnsi" w:cstheme="minorBidi"/>
          <w:noProof/>
          <w:sz w:val="22"/>
          <w:szCs w:val="22"/>
        </w:rPr>
      </w:pPr>
      <w:hyperlink w:anchor="_Toc487183654" w:history="1">
        <w:r w:rsidR="008C2BA9" w:rsidRPr="00C15A78">
          <w:rPr>
            <w:rStyle w:val="Hyperlink"/>
            <w:noProof/>
          </w:rPr>
          <w:t>Length and Weight Trends</w:t>
        </w:r>
        <w:r w:rsidR="008C2BA9">
          <w:rPr>
            <w:noProof/>
            <w:webHidden/>
          </w:rPr>
          <w:tab/>
        </w:r>
        <w:r w:rsidR="008C2BA9">
          <w:rPr>
            <w:noProof/>
            <w:webHidden/>
          </w:rPr>
          <w:fldChar w:fldCharType="begin"/>
        </w:r>
        <w:r w:rsidR="008C2BA9">
          <w:rPr>
            <w:noProof/>
            <w:webHidden/>
          </w:rPr>
          <w:instrText xml:space="preserve"> PAGEREF _Toc487183654 \h </w:instrText>
        </w:r>
        <w:r w:rsidR="008C2BA9">
          <w:rPr>
            <w:noProof/>
            <w:webHidden/>
          </w:rPr>
        </w:r>
        <w:r w:rsidR="008C2BA9">
          <w:rPr>
            <w:noProof/>
            <w:webHidden/>
          </w:rPr>
          <w:fldChar w:fldCharType="separate"/>
        </w:r>
        <w:r w:rsidR="007C0681">
          <w:rPr>
            <w:noProof/>
            <w:webHidden/>
          </w:rPr>
          <w:t>69</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55" w:history="1">
        <w:r w:rsidR="008C2BA9" w:rsidRPr="00C15A78">
          <w:rPr>
            <w:rStyle w:val="Hyperlink"/>
            <w:noProof/>
          </w:rPr>
          <w:t>Troll Fishery Average Weight</w:t>
        </w:r>
        <w:r w:rsidR="008C2BA9">
          <w:rPr>
            <w:noProof/>
            <w:webHidden/>
          </w:rPr>
          <w:tab/>
        </w:r>
        <w:r w:rsidR="008C2BA9">
          <w:rPr>
            <w:noProof/>
            <w:webHidden/>
          </w:rPr>
          <w:fldChar w:fldCharType="begin"/>
        </w:r>
        <w:r w:rsidR="008C2BA9">
          <w:rPr>
            <w:noProof/>
            <w:webHidden/>
          </w:rPr>
          <w:instrText xml:space="preserve"> PAGEREF _Toc487183655 \h </w:instrText>
        </w:r>
        <w:r w:rsidR="008C2BA9">
          <w:rPr>
            <w:noProof/>
            <w:webHidden/>
          </w:rPr>
        </w:r>
        <w:r w:rsidR="008C2BA9">
          <w:rPr>
            <w:noProof/>
            <w:webHidden/>
          </w:rPr>
          <w:fldChar w:fldCharType="separate"/>
        </w:r>
        <w:r w:rsidR="007C0681">
          <w:rPr>
            <w:noProof/>
            <w:webHidden/>
          </w:rPr>
          <w:t>74</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56" w:history="1">
        <w:r w:rsidR="008C2BA9" w:rsidRPr="00C15A78">
          <w:rPr>
            <w:rStyle w:val="Hyperlink"/>
            <w:noProof/>
          </w:rPr>
          <w:t>Adult Coho Salmon Length</w:t>
        </w:r>
        <w:r w:rsidR="008C2BA9">
          <w:rPr>
            <w:noProof/>
            <w:webHidden/>
          </w:rPr>
          <w:tab/>
        </w:r>
        <w:r w:rsidR="008C2BA9">
          <w:rPr>
            <w:noProof/>
            <w:webHidden/>
          </w:rPr>
          <w:fldChar w:fldCharType="begin"/>
        </w:r>
        <w:r w:rsidR="008C2BA9">
          <w:rPr>
            <w:noProof/>
            <w:webHidden/>
          </w:rPr>
          <w:instrText xml:space="preserve"> PAGEREF _Toc487183656 \h </w:instrText>
        </w:r>
        <w:r w:rsidR="008C2BA9">
          <w:rPr>
            <w:noProof/>
            <w:webHidden/>
          </w:rPr>
        </w:r>
        <w:r w:rsidR="008C2BA9">
          <w:rPr>
            <w:noProof/>
            <w:webHidden/>
          </w:rPr>
          <w:fldChar w:fldCharType="separate"/>
        </w:r>
        <w:r w:rsidR="007C0681">
          <w:rPr>
            <w:noProof/>
            <w:webHidden/>
          </w:rPr>
          <w:t>70</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57" w:history="1">
        <w:r w:rsidR="008C2BA9" w:rsidRPr="00C15A78">
          <w:rPr>
            <w:rStyle w:val="Hyperlink"/>
            <w:noProof/>
          </w:rPr>
          <w:t>Relationships with Coho Salmon Abundance</w:t>
        </w:r>
        <w:r w:rsidR="008C2BA9">
          <w:rPr>
            <w:noProof/>
            <w:webHidden/>
          </w:rPr>
          <w:tab/>
        </w:r>
        <w:r w:rsidR="008C2BA9">
          <w:rPr>
            <w:noProof/>
            <w:webHidden/>
          </w:rPr>
          <w:fldChar w:fldCharType="begin"/>
        </w:r>
        <w:r w:rsidR="008C2BA9">
          <w:rPr>
            <w:noProof/>
            <w:webHidden/>
          </w:rPr>
          <w:instrText xml:space="preserve"> PAGEREF _Toc487183657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58" w:history="1">
        <w:r w:rsidR="008C2BA9" w:rsidRPr="00C15A78">
          <w:rPr>
            <w:rStyle w:val="Hyperlink"/>
            <w:noProof/>
          </w:rPr>
          <w:t>Relationships with Pink Salmon Abundance</w:t>
        </w:r>
        <w:r w:rsidR="008C2BA9">
          <w:rPr>
            <w:noProof/>
            <w:webHidden/>
          </w:rPr>
          <w:tab/>
        </w:r>
        <w:r w:rsidR="008C2BA9">
          <w:rPr>
            <w:noProof/>
            <w:webHidden/>
          </w:rPr>
          <w:fldChar w:fldCharType="begin"/>
        </w:r>
        <w:r w:rsidR="008C2BA9">
          <w:rPr>
            <w:noProof/>
            <w:webHidden/>
          </w:rPr>
          <w:instrText xml:space="preserve"> PAGEREF _Toc487183658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OC2"/>
        <w:rPr>
          <w:rFonts w:asciiTheme="minorHAnsi" w:eastAsiaTheme="minorEastAsia" w:hAnsiTheme="minorHAnsi" w:cstheme="minorBidi"/>
          <w:noProof/>
          <w:sz w:val="22"/>
          <w:szCs w:val="22"/>
        </w:rPr>
      </w:pPr>
      <w:hyperlink w:anchor="_Toc487183659" w:history="1">
        <w:r w:rsidR="008C2BA9" w:rsidRPr="00C15A78">
          <w:rPr>
            <w:rStyle w:val="Hyperlink"/>
            <w:noProof/>
          </w:rPr>
          <w:t>Escapement Goal Development</w:t>
        </w:r>
        <w:r w:rsidR="008C2BA9">
          <w:rPr>
            <w:noProof/>
            <w:webHidden/>
          </w:rPr>
          <w:tab/>
        </w:r>
        <w:r w:rsidR="008C2BA9">
          <w:rPr>
            <w:noProof/>
            <w:webHidden/>
          </w:rPr>
          <w:fldChar w:fldCharType="begin"/>
        </w:r>
        <w:r w:rsidR="008C2BA9">
          <w:rPr>
            <w:noProof/>
            <w:webHidden/>
          </w:rPr>
          <w:instrText xml:space="preserve"> PAGEREF _Toc487183659 \h </w:instrText>
        </w:r>
        <w:r w:rsidR="008C2BA9">
          <w:rPr>
            <w:noProof/>
            <w:webHidden/>
          </w:rPr>
        </w:r>
        <w:r w:rsidR="008C2BA9">
          <w:rPr>
            <w:noProof/>
            <w:webHidden/>
          </w:rPr>
          <w:fldChar w:fldCharType="separate"/>
        </w:r>
        <w:r w:rsidR="007C0681">
          <w:rPr>
            <w:noProof/>
            <w:webHidden/>
          </w:rPr>
          <w:t>81</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60" w:history="1">
        <w:r w:rsidR="008C2BA9" w:rsidRPr="00C15A78">
          <w:rPr>
            <w:rStyle w:val="Hyperlink"/>
            <w:noProof/>
          </w:rPr>
          <w:t>Accounting for Nomads</w:t>
        </w:r>
        <w:r w:rsidR="008C2BA9">
          <w:rPr>
            <w:noProof/>
            <w:webHidden/>
          </w:rPr>
          <w:tab/>
        </w:r>
        <w:r w:rsidR="008C2BA9">
          <w:rPr>
            <w:noProof/>
            <w:webHidden/>
          </w:rPr>
          <w:fldChar w:fldCharType="begin"/>
        </w:r>
        <w:r w:rsidR="008C2BA9">
          <w:rPr>
            <w:noProof/>
            <w:webHidden/>
          </w:rPr>
          <w:instrText xml:space="preserve"> PAGEREF _Toc487183660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OC3"/>
        <w:rPr>
          <w:rFonts w:asciiTheme="minorHAnsi" w:eastAsiaTheme="minorEastAsia" w:hAnsiTheme="minorHAnsi" w:cstheme="minorBidi"/>
          <w:noProof/>
          <w:sz w:val="22"/>
          <w:szCs w:val="22"/>
        </w:rPr>
      </w:pPr>
      <w:hyperlink w:anchor="_Toc487183661" w:history="1">
        <w:r w:rsidR="008C2BA9" w:rsidRPr="00C15A78">
          <w:rPr>
            <w:rStyle w:val="Hyperlink"/>
            <w:noProof/>
          </w:rPr>
          <w:t>Slanted Hockey Stick Model</w:t>
        </w:r>
        <w:r w:rsidR="008C2BA9">
          <w:rPr>
            <w:noProof/>
            <w:webHidden/>
          </w:rPr>
          <w:tab/>
        </w:r>
        <w:r w:rsidR="008C2BA9">
          <w:rPr>
            <w:noProof/>
            <w:webHidden/>
          </w:rPr>
          <w:fldChar w:fldCharType="begin"/>
        </w:r>
        <w:r w:rsidR="008C2BA9">
          <w:rPr>
            <w:noProof/>
            <w:webHidden/>
          </w:rPr>
          <w:instrText xml:space="preserve"> PAGEREF _Toc487183661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OC1"/>
        <w:rPr>
          <w:rFonts w:asciiTheme="minorHAnsi" w:eastAsiaTheme="minorEastAsia" w:hAnsiTheme="minorHAnsi" w:cstheme="minorBidi"/>
          <w:caps w:val="0"/>
          <w:noProof/>
          <w:sz w:val="22"/>
          <w:szCs w:val="22"/>
        </w:rPr>
      </w:pPr>
      <w:hyperlink w:anchor="_Toc487183662" w:history="1">
        <w:r w:rsidR="008C2BA9" w:rsidRPr="00C15A78">
          <w:rPr>
            <w:rStyle w:val="Hyperlink"/>
            <w:noProof/>
          </w:rPr>
          <w:t>DISCUSSION</w:t>
        </w:r>
        <w:r w:rsidR="008C2BA9">
          <w:rPr>
            <w:noProof/>
            <w:webHidden/>
          </w:rPr>
          <w:tab/>
        </w:r>
        <w:r w:rsidR="008C2BA9">
          <w:rPr>
            <w:noProof/>
            <w:webHidden/>
          </w:rPr>
          <w:fldChar w:fldCharType="begin"/>
        </w:r>
        <w:r w:rsidR="008C2BA9">
          <w:rPr>
            <w:noProof/>
            <w:webHidden/>
          </w:rPr>
          <w:instrText xml:space="preserve"> PAGEREF _Toc487183662 \h </w:instrText>
        </w:r>
        <w:r w:rsidR="008C2BA9">
          <w:rPr>
            <w:noProof/>
            <w:webHidden/>
          </w:rPr>
        </w:r>
        <w:r w:rsidR="008C2BA9">
          <w:rPr>
            <w:noProof/>
            <w:webHidden/>
          </w:rPr>
          <w:fldChar w:fldCharType="separate"/>
        </w:r>
        <w:r w:rsidR="007C0681">
          <w:rPr>
            <w:noProof/>
            <w:webHidden/>
          </w:rPr>
          <w:t>81</w:t>
        </w:r>
        <w:r w:rsidR="008C2BA9">
          <w:rPr>
            <w:noProof/>
            <w:webHidden/>
          </w:rPr>
          <w:fldChar w:fldCharType="end"/>
        </w:r>
      </w:hyperlink>
    </w:p>
    <w:p w:rsidR="008C2BA9" w:rsidRDefault="007F1B38">
      <w:pPr>
        <w:pStyle w:val="TOC1"/>
        <w:rPr>
          <w:rFonts w:asciiTheme="minorHAnsi" w:eastAsiaTheme="minorEastAsia" w:hAnsiTheme="minorHAnsi" w:cstheme="minorBidi"/>
          <w:caps w:val="0"/>
          <w:noProof/>
          <w:sz w:val="22"/>
          <w:szCs w:val="22"/>
        </w:rPr>
      </w:pPr>
      <w:hyperlink w:anchor="_Toc487183663" w:history="1">
        <w:r w:rsidR="008C2BA9" w:rsidRPr="00C15A78">
          <w:rPr>
            <w:rStyle w:val="Hyperlink"/>
            <w:noProof/>
          </w:rPr>
          <w:t>REFERENCES CITED</w:t>
        </w:r>
        <w:r w:rsidR="008C2BA9">
          <w:rPr>
            <w:noProof/>
            <w:webHidden/>
          </w:rPr>
          <w:tab/>
        </w:r>
        <w:r w:rsidR="008C2BA9">
          <w:rPr>
            <w:noProof/>
            <w:webHidden/>
          </w:rPr>
          <w:fldChar w:fldCharType="begin"/>
        </w:r>
        <w:r w:rsidR="008C2BA9">
          <w:rPr>
            <w:noProof/>
            <w:webHidden/>
          </w:rPr>
          <w:instrText xml:space="preserve"> PAGEREF _Toc487183663 \h </w:instrText>
        </w:r>
        <w:r w:rsidR="008C2BA9">
          <w:rPr>
            <w:noProof/>
            <w:webHidden/>
          </w:rPr>
        </w:r>
        <w:r w:rsidR="008C2BA9">
          <w:rPr>
            <w:noProof/>
            <w:webHidden/>
          </w:rPr>
          <w:fldChar w:fldCharType="separate"/>
        </w:r>
        <w:r w:rsidR="007C0681">
          <w:rPr>
            <w:noProof/>
            <w:webHidden/>
          </w:rPr>
          <w:t>94</w:t>
        </w:r>
        <w:r w:rsidR="008C2BA9">
          <w:rPr>
            <w:noProof/>
            <w:webHidden/>
          </w:rPr>
          <w:fldChar w:fldCharType="end"/>
        </w:r>
      </w:hyperlink>
    </w:p>
    <w:p w:rsidR="008C2BA9" w:rsidRDefault="007F1B38">
      <w:pPr>
        <w:pStyle w:val="TOC1"/>
        <w:rPr>
          <w:rFonts w:asciiTheme="minorHAnsi" w:eastAsiaTheme="minorEastAsia" w:hAnsiTheme="minorHAnsi" w:cstheme="minorBidi"/>
          <w:caps w:val="0"/>
          <w:noProof/>
          <w:sz w:val="22"/>
          <w:szCs w:val="22"/>
        </w:rPr>
      </w:pPr>
      <w:hyperlink w:anchor="_Toc487183664" w:history="1">
        <w:r w:rsidR="008C2BA9" w:rsidRPr="00C15A78">
          <w:rPr>
            <w:rStyle w:val="Hyperlink"/>
            <w:noProof/>
          </w:rPr>
          <w:t>APPENDICES</w:t>
        </w:r>
        <w:r w:rsidR="008C2BA9">
          <w:rPr>
            <w:noProof/>
            <w:webHidden/>
          </w:rPr>
          <w:tab/>
        </w:r>
        <w:r w:rsidR="008C2BA9">
          <w:rPr>
            <w:noProof/>
            <w:webHidden/>
          </w:rPr>
          <w:fldChar w:fldCharType="begin"/>
        </w:r>
        <w:r w:rsidR="008C2BA9">
          <w:rPr>
            <w:noProof/>
            <w:webHidden/>
          </w:rPr>
          <w:instrText xml:space="preserve"> PAGEREF _Toc487183664 \h </w:instrText>
        </w:r>
        <w:r w:rsidR="008C2BA9">
          <w:rPr>
            <w:noProof/>
            <w:webHidden/>
          </w:rPr>
        </w:r>
        <w:r w:rsidR="008C2BA9">
          <w:rPr>
            <w:noProof/>
            <w:webHidden/>
          </w:rPr>
          <w:fldChar w:fldCharType="separate"/>
        </w:r>
        <w:r w:rsidR="007C0681">
          <w:rPr>
            <w:noProof/>
            <w:webHidden/>
          </w:rPr>
          <w:t>101</w:t>
        </w:r>
        <w:r w:rsidR="008C2BA9">
          <w:rPr>
            <w:noProof/>
            <w:webHidden/>
          </w:rPr>
          <w:fldChar w:fldCharType="end"/>
        </w:r>
      </w:hyperlink>
    </w:p>
    <w:p w:rsidR="00A2053F" w:rsidRDefault="00470FD7" w:rsidP="00470FD7">
      <w:pPr>
        <w:rPr>
          <w:sz w:val="18"/>
          <w:szCs w:val="18"/>
        </w:rPr>
      </w:pPr>
      <w:r w:rsidRPr="00AC1799">
        <w:fldChar w:fldCharType="end"/>
      </w:r>
    </w:p>
    <w:p w:rsidR="00470FD7" w:rsidRDefault="00470FD7" w:rsidP="00470FD7">
      <w:pPr>
        <w:pStyle w:val="Heading1"/>
      </w:pPr>
      <w:bookmarkStart w:id="1" w:name="_Toc203883632"/>
      <w:bookmarkStart w:id="2" w:name="_Toc487183636"/>
      <w:r>
        <w:t>LIST OF TABLES</w:t>
      </w:r>
      <w:bookmarkEnd w:id="1"/>
      <w:bookmarkEnd w:id="2"/>
    </w:p>
    <w:p w:rsidR="00470FD7" w:rsidRDefault="00470FD7" w:rsidP="00470FD7">
      <w:pPr>
        <w:pStyle w:val="List-Page"/>
      </w:pPr>
      <w:r>
        <w:t>Table</w:t>
      </w:r>
      <w:r>
        <w:tab/>
        <w:t>Page</w:t>
      </w:r>
    </w:p>
    <w:p w:rsidR="008C2BA9"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87183665" w:history="1">
        <w:r w:rsidR="008C2BA9" w:rsidRPr="00D600B1">
          <w:rPr>
            <w:rStyle w:val="Hyperlink"/>
            <w:noProof/>
          </w:rPr>
          <w:t>Table 1.–</w:t>
        </w:r>
        <w:r w:rsidR="008C2BA9" w:rsidRPr="00D600B1">
          <w:rPr>
            <w:rStyle w:val="Hyperlink"/>
            <w:noProof/>
            <w:highlight w:val="lightGray"/>
          </w:rPr>
          <w:t>Estimated</w:t>
        </w:r>
        <w:r w:rsidR="008C2BA9" w:rsidRPr="00D600B1">
          <w:rPr>
            <w:rStyle w:val="Hyperlink"/>
            <w:noProof/>
          </w:rPr>
          <w:t xml:space="preserve"> coho salmon escapements for systems with formal escapement goals in Southeast Alaska, 2011–2016.</w:t>
        </w:r>
        <w:r w:rsidR="008C2BA9">
          <w:rPr>
            <w:noProof/>
            <w:webHidden/>
          </w:rPr>
          <w:tab/>
        </w:r>
        <w:r w:rsidR="008C2BA9">
          <w:rPr>
            <w:noProof/>
            <w:webHidden/>
          </w:rPr>
          <w:fldChar w:fldCharType="begin"/>
        </w:r>
        <w:r w:rsidR="008C2BA9">
          <w:rPr>
            <w:noProof/>
            <w:webHidden/>
          </w:rPr>
          <w:instrText xml:space="preserve"> PAGEREF _Toc487183665 \h </w:instrText>
        </w:r>
        <w:r w:rsidR="008C2BA9">
          <w:rPr>
            <w:noProof/>
            <w:webHidden/>
          </w:rPr>
        </w:r>
        <w:r w:rsidR="008C2BA9">
          <w:rPr>
            <w:noProof/>
            <w:webHidden/>
          </w:rPr>
          <w:fldChar w:fldCharType="separate"/>
        </w:r>
        <w:r w:rsidR="007C0681">
          <w:rPr>
            <w:noProof/>
            <w:webHidden/>
          </w:rPr>
          <w:t>6</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66" w:history="1">
        <w:r w:rsidR="008C2BA9" w:rsidRPr="00D600B1">
          <w:rPr>
            <w:rStyle w:val="Hyperlink"/>
            <w:noProof/>
          </w:rPr>
          <w:t>Table 2.–</w:t>
        </w:r>
        <w:r w:rsidR="008C2BA9" w:rsidRPr="00D600B1">
          <w:rPr>
            <w:rStyle w:val="Hyperlink"/>
            <w:noProof/>
            <w:highlight w:val="lightGray"/>
          </w:rPr>
          <w:t>Southeas</w:t>
        </w:r>
        <w:r w:rsidR="008C2BA9" w:rsidRPr="00D600B1">
          <w:rPr>
            <w:rStyle w:val="Hyperlink"/>
            <w:noProof/>
          </w:rPr>
          <w:t>t Alaska age .1 adult coho salmon escapement estimates and index counts, 1980–2016.</w:t>
        </w:r>
        <w:r w:rsidR="008C2BA9">
          <w:rPr>
            <w:noProof/>
            <w:webHidden/>
          </w:rPr>
          <w:tab/>
        </w:r>
        <w:r w:rsidR="008C2BA9">
          <w:rPr>
            <w:noProof/>
            <w:webHidden/>
          </w:rPr>
          <w:fldChar w:fldCharType="begin"/>
        </w:r>
        <w:r w:rsidR="008C2BA9">
          <w:rPr>
            <w:noProof/>
            <w:webHidden/>
          </w:rPr>
          <w:instrText xml:space="preserve"> PAGEREF _Toc487183666 \h </w:instrText>
        </w:r>
        <w:r w:rsidR="008C2BA9">
          <w:rPr>
            <w:noProof/>
            <w:webHidden/>
          </w:rPr>
        </w:r>
        <w:r w:rsidR="008C2BA9">
          <w:rPr>
            <w:noProof/>
            <w:webHidden/>
          </w:rPr>
          <w:fldChar w:fldCharType="separate"/>
        </w:r>
        <w:r w:rsidR="007C0681">
          <w:rPr>
            <w:noProof/>
            <w:webHidden/>
          </w:rPr>
          <w:t>9</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67" w:history="1">
        <w:r w:rsidR="008C2BA9" w:rsidRPr="00D600B1">
          <w:rPr>
            <w:rStyle w:val="Hyperlink"/>
            <w:noProof/>
          </w:rPr>
          <w:t>Table 3.–</w:t>
        </w:r>
        <w:r w:rsidR="008C2BA9" w:rsidRPr="00D600B1">
          <w:rPr>
            <w:rStyle w:val="Hyperlink"/>
            <w:noProof/>
            <w:highlight w:val="lightGray"/>
          </w:rPr>
          <w:t>North</w:t>
        </w:r>
        <w:r w:rsidR="008C2BA9" w:rsidRPr="00D600B1">
          <w:rPr>
            <w:rStyle w:val="Hyperlink"/>
            <w:noProof/>
          </w:rPr>
          <w:t>ern Inside area coho salmon escapements, 1980–2016.</w:t>
        </w:r>
        <w:r w:rsidR="008C2BA9">
          <w:rPr>
            <w:noProof/>
            <w:webHidden/>
          </w:rPr>
          <w:tab/>
        </w:r>
        <w:r w:rsidR="008C2BA9">
          <w:rPr>
            <w:noProof/>
            <w:webHidden/>
          </w:rPr>
          <w:fldChar w:fldCharType="begin"/>
        </w:r>
        <w:r w:rsidR="008C2BA9">
          <w:rPr>
            <w:noProof/>
            <w:webHidden/>
          </w:rPr>
          <w:instrText xml:space="preserve"> PAGEREF _Toc487183667 \h </w:instrText>
        </w:r>
        <w:r w:rsidR="008C2BA9">
          <w:rPr>
            <w:noProof/>
            <w:webHidden/>
          </w:rPr>
        </w:r>
        <w:r w:rsidR="008C2BA9">
          <w:rPr>
            <w:noProof/>
            <w:webHidden/>
          </w:rPr>
          <w:fldChar w:fldCharType="separate"/>
        </w:r>
        <w:r w:rsidR="007C0681">
          <w:rPr>
            <w:noProof/>
            <w:webHidden/>
          </w:rPr>
          <w:t>11</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68" w:history="1">
        <w:r w:rsidR="008C2BA9" w:rsidRPr="00D600B1">
          <w:rPr>
            <w:rStyle w:val="Hyperlink"/>
            <w:noProof/>
          </w:rPr>
          <w:t>Table 4.–</w:t>
        </w:r>
        <w:r w:rsidR="008C2BA9" w:rsidRPr="00D600B1">
          <w:rPr>
            <w:rStyle w:val="Hyperlink"/>
            <w:noProof/>
            <w:highlight w:val="lightGray"/>
          </w:rPr>
          <w:t>Peak</w:t>
        </w:r>
        <w:r w:rsidR="008C2BA9" w:rsidRPr="00D600B1">
          <w:rPr>
            <w:rStyle w:val="Hyperlink"/>
            <w:noProof/>
          </w:rPr>
          <w:t xml:space="preserve"> counts of coho salmon in the Sitka escapement survey index (sum of 5 streams) and a combination of weir counts and mark-recapture estimates of the Ford Arm Creek escapement, 1982–2016.</w:t>
        </w:r>
        <w:r w:rsidR="008C2BA9">
          <w:rPr>
            <w:noProof/>
            <w:webHidden/>
          </w:rPr>
          <w:tab/>
        </w:r>
        <w:r w:rsidR="008C2BA9">
          <w:rPr>
            <w:noProof/>
            <w:webHidden/>
          </w:rPr>
          <w:fldChar w:fldCharType="begin"/>
        </w:r>
        <w:r w:rsidR="008C2BA9">
          <w:rPr>
            <w:noProof/>
            <w:webHidden/>
          </w:rPr>
          <w:instrText xml:space="preserve"> PAGEREF _Toc487183668 \h </w:instrText>
        </w:r>
        <w:r w:rsidR="008C2BA9">
          <w:rPr>
            <w:noProof/>
            <w:webHidden/>
          </w:rPr>
        </w:r>
        <w:r w:rsidR="008C2BA9">
          <w:rPr>
            <w:noProof/>
            <w:webHidden/>
          </w:rPr>
          <w:fldChar w:fldCharType="separate"/>
        </w:r>
        <w:r w:rsidR="007C0681">
          <w:rPr>
            <w:noProof/>
            <w:webHidden/>
          </w:rPr>
          <w:t>15</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69" w:history="1">
        <w:r w:rsidR="008C2BA9" w:rsidRPr="00D600B1">
          <w:rPr>
            <w:rStyle w:val="Hyperlink"/>
            <w:noProof/>
          </w:rPr>
          <w:t>Table 5.–</w:t>
        </w:r>
        <w:r w:rsidR="008C2BA9" w:rsidRPr="00D600B1">
          <w:rPr>
            <w:rStyle w:val="Hyperlink"/>
            <w:noProof/>
            <w:highlight w:val="lightGray"/>
          </w:rPr>
          <w:t>Peak</w:t>
        </w:r>
        <w:r w:rsidR="008C2BA9" w:rsidRPr="00D600B1">
          <w:rPr>
            <w:rStyle w:val="Hyperlink"/>
            <w:noProof/>
          </w:rPr>
          <w:t xml:space="preserve"> coho salmon survey counts for 14 streams in the Ketchikan area and total adult coho salmon escapement to Hugh Smith Lake, 1987–2016.</w:t>
        </w:r>
        <w:r w:rsidR="008C2BA9">
          <w:rPr>
            <w:noProof/>
            <w:webHidden/>
          </w:rPr>
          <w:tab/>
        </w:r>
        <w:r w:rsidR="008C2BA9">
          <w:rPr>
            <w:noProof/>
            <w:webHidden/>
          </w:rPr>
          <w:fldChar w:fldCharType="begin"/>
        </w:r>
        <w:r w:rsidR="008C2BA9">
          <w:rPr>
            <w:noProof/>
            <w:webHidden/>
          </w:rPr>
          <w:instrText xml:space="preserve"> PAGEREF _Toc487183669 \h </w:instrText>
        </w:r>
        <w:r w:rsidR="008C2BA9">
          <w:rPr>
            <w:noProof/>
            <w:webHidden/>
          </w:rPr>
        </w:r>
        <w:r w:rsidR="008C2BA9">
          <w:rPr>
            <w:noProof/>
            <w:webHidden/>
          </w:rPr>
          <w:fldChar w:fldCharType="separate"/>
        </w:r>
        <w:r w:rsidR="007C0681">
          <w:rPr>
            <w:noProof/>
            <w:webHidden/>
          </w:rPr>
          <w:t>17</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70" w:history="1">
        <w:r w:rsidR="008C2BA9" w:rsidRPr="00D600B1">
          <w:rPr>
            <w:rStyle w:val="Hyperlink"/>
            <w:noProof/>
          </w:rPr>
          <w:t>Table 6.–</w:t>
        </w:r>
        <w:r w:rsidR="008C2BA9" w:rsidRPr="00D600B1">
          <w:rPr>
            <w:rStyle w:val="Hyperlink"/>
            <w:noProof/>
            <w:highlight w:val="lightGray"/>
          </w:rPr>
          <w:t>Yakutat</w:t>
        </w:r>
        <w:r w:rsidR="008C2BA9" w:rsidRPr="00D600B1">
          <w:rPr>
            <w:rStyle w:val="Hyperlink"/>
            <w:noProof/>
          </w:rPr>
          <w:t xml:space="preserve"> area coho salmon peak escapement survey counts and available total escapement estimates, 1972–2016.</w:t>
        </w:r>
        <w:r w:rsidR="008C2BA9">
          <w:rPr>
            <w:noProof/>
            <w:webHidden/>
          </w:rPr>
          <w:tab/>
        </w:r>
        <w:r w:rsidR="008C2BA9">
          <w:rPr>
            <w:noProof/>
            <w:webHidden/>
          </w:rPr>
          <w:fldChar w:fldCharType="begin"/>
        </w:r>
        <w:r w:rsidR="008C2BA9">
          <w:rPr>
            <w:noProof/>
            <w:webHidden/>
          </w:rPr>
          <w:instrText xml:space="preserve"> PAGEREF _Toc487183670 \h </w:instrText>
        </w:r>
        <w:r w:rsidR="008C2BA9">
          <w:rPr>
            <w:noProof/>
            <w:webHidden/>
          </w:rPr>
        </w:r>
        <w:r w:rsidR="008C2BA9">
          <w:rPr>
            <w:noProof/>
            <w:webHidden/>
          </w:rPr>
          <w:fldChar w:fldCharType="separate"/>
        </w:r>
        <w:r w:rsidR="007C0681">
          <w:rPr>
            <w:noProof/>
            <w:webHidden/>
          </w:rPr>
          <w:t>24</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71" w:history="1">
        <w:r w:rsidR="008C2BA9" w:rsidRPr="00D600B1">
          <w:rPr>
            <w:rStyle w:val="Hyperlink"/>
            <w:noProof/>
          </w:rPr>
          <w:t>Table 7.–</w:t>
        </w:r>
        <w:r w:rsidR="008C2BA9" w:rsidRPr="00D600B1">
          <w:rPr>
            <w:rStyle w:val="Hyperlink"/>
            <w:noProof/>
            <w:highlight w:val="lightGray"/>
          </w:rPr>
          <w:t>Total</w:t>
        </w:r>
        <w:r w:rsidR="008C2BA9" w:rsidRPr="00D600B1">
          <w:rPr>
            <w:rStyle w:val="Hyperlink"/>
            <w:noProof/>
          </w:rPr>
          <w:t xml:space="preserve"> coho smolt and presmolt production estimates for 7 wild coho salmon-producing systems in Southeast Alaska by age-.1 return year, 1980–2017.</w:t>
        </w:r>
        <w:r w:rsidR="008C2BA9">
          <w:rPr>
            <w:noProof/>
            <w:webHidden/>
          </w:rPr>
          <w:tab/>
        </w:r>
        <w:r w:rsidR="008C2BA9">
          <w:rPr>
            <w:noProof/>
            <w:webHidden/>
          </w:rPr>
          <w:fldChar w:fldCharType="begin"/>
        </w:r>
        <w:r w:rsidR="008C2BA9">
          <w:rPr>
            <w:noProof/>
            <w:webHidden/>
          </w:rPr>
          <w:instrText xml:space="preserve"> PAGEREF _Toc487183671 \h </w:instrText>
        </w:r>
        <w:r w:rsidR="008C2BA9">
          <w:rPr>
            <w:noProof/>
            <w:webHidden/>
          </w:rPr>
        </w:r>
        <w:r w:rsidR="008C2BA9">
          <w:rPr>
            <w:noProof/>
            <w:webHidden/>
          </w:rPr>
          <w:fldChar w:fldCharType="separate"/>
        </w:r>
        <w:r w:rsidR="007C0681">
          <w:rPr>
            <w:noProof/>
            <w:webHidden/>
          </w:rPr>
          <w:t>25</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72" w:history="1">
        <w:r w:rsidR="008C2BA9" w:rsidRPr="00D600B1">
          <w:rPr>
            <w:rStyle w:val="Hyperlink"/>
            <w:noProof/>
          </w:rPr>
          <w:t>Table 8.–</w:t>
        </w:r>
        <w:r w:rsidR="008C2BA9" w:rsidRPr="00D600B1">
          <w:rPr>
            <w:rStyle w:val="Hyperlink"/>
            <w:noProof/>
            <w:highlight w:val="lightGray"/>
          </w:rPr>
          <w:t>Estimated</w:t>
        </w:r>
        <w:r w:rsidR="008C2BA9" w:rsidRPr="00D600B1">
          <w:rPr>
            <w:rStyle w:val="Hyperlink"/>
            <w:noProof/>
          </w:rPr>
          <w:t xml:space="preserve"> survival rate (percent) of coho salmon smolts and presmolts from 7 wild Southeast Alaska indicator stocks from the time of tagging until return to the fisheries, 1980–2016.</w:t>
        </w:r>
        <w:r w:rsidR="008C2BA9">
          <w:rPr>
            <w:noProof/>
            <w:webHidden/>
          </w:rPr>
          <w:tab/>
        </w:r>
        <w:r w:rsidR="008C2BA9">
          <w:rPr>
            <w:noProof/>
            <w:webHidden/>
          </w:rPr>
          <w:fldChar w:fldCharType="begin"/>
        </w:r>
        <w:r w:rsidR="008C2BA9">
          <w:rPr>
            <w:noProof/>
            <w:webHidden/>
          </w:rPr>
          <w:instrText xml:space="preserve"> PAGEREF _Toc487183672 \h </w:instrText>
        </w:r>
        <w:r w:rsidR="008C2BA9">
          <w:rPr>
            <w:noProof/>
            <w:webHidden/>
          </w:rPr>
        </w:r>
        <w:r w:rsidR="008C2BA9">
          <w:rPr>
            <w:noProof/>
            <w:webHidden/>
          </w:rPr>
          <w:fldChar w:fldCharType="separate"/>
        </w:r>
        <w:r w:rsidR="007C0681">
          <w:rPr>
            <w:noProof/>
            <w:webHidden/>
          </w:rPr>
          <w:t>36</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73" w:history="1">
        <w:r w:rsidR="008C2BA9" w:rsidRPr="00D600B1">
          <w:rPr>
            <w:rStyle w:val="Hyperlink"/>
            <w:noProof/>
          </w:rPr>
          <w:t>Table 9.–</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Auke Creek, 1980–2016.</w:t>
        </w:r>
        <w:r w:rsidR="008C2BA9">
          <w:rPr>
            <w:noProof/>
            <w:webHidden/>
          </w:rPr>
          <w:tab/>
        </w:r>
        <w:r w:rsidR="008C2BA9">
          <w:rPr>
            <w:noProof/>
            <w:webHidden/>
          </w:rPr>
          <w:fldChar w:fldCharType="begin"/>
        </w:r>
        <w:r w:rsidR="008C2BA9">
          <w:rPr>
            <w:noProof/>
            <w:webHidden/>
          </w:rPr>
          <w:instrText xml:space="preserve"> PAGEREF _Toc487183673 \h </w:instrText>
        </w:r>
        <w:r w:rsidR="008C2BA9">
          <w:rPr>
            <w:noProof/>
            <w:webHidden/>
          </w:rPr>
        </w:r>
        <w:r w:rsidR="008C2BA9">
          <w:rPr>
            <w:noProof/>
            <w:webHidden/>
          </w:rPr>
          <w:fldChar w:fldCharType="separate"/>
        </w:r>
        <w:r w:rsidR="007C0681">
          <w:rPr>
            <w:noProof/>
            <w:webHidden/>
          </w:rPr>
          <w:t>45</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74" w:history="1">
        <w:r w:rsidR="008C2BA9" w:rsidRPr="00D600B1">
          <w:rPr>
            <w:rStyle w:val="Hyperlink"/>
            <w:noProof/>
          </w:rPr>
          <w:t>Table 10.–</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Berners River, 1982–2016.</w:t>
        </w:r>
        <w:r w:rsidR="008C2BA9">
          <w:rPr>
            <w:noProof/>
            <w:webHidden/>
          </w:rPr>
          <w:tab/>
        </w:r>
        <w:r w:rsidR="008C2BA9">
          <w:rPr>
            <w:noProof/>
            <w:webHidden/>
          </w:rPr>
          <w:fldChar w:fldCharType="begin"/>
        </w:r>
        <w:r w:rsidR="008C2BA9">
          <w:rPr>
            <w:noProof/>
            <w:webHidden/>
          </w:rPr>
          <w:instrText xml:space="preserve"> PAGEREF _Toc487183674 \h </w:instrText>
        </w:r>
        <w:r w:rsidR="008C2BA9">
          <w:rPr>
            <w:noProof/>
            <w:webHidden/>
          </w:rPr>
        </w:r>
        <w:r w:rsidR="008C2BA9">
          <w:rPr>
            <w:noProof/>
            <w:webHidden/>
          </w:rPr>
          <w:fldChar w:fldCharType="separate"/>
        </w:r>
        <w:r w:rsidR="007C0681">
          <w:rPr>
            <w:noProof/>
            <w:webHidden/>
          </w:rPr>
          <w:t>46</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75" w:history="1">
        <w:r w:rsidR="008C2BA9" w:rsidRPr="00D600B1">
          <w:rPr>
            <w:rStyle w:val="Hyperlink"/>
            <w:noProof/>
          </w:rPr>
          <w:t>Table 10.–</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Berners River based on the expanded escapement survey count, 1989–2016.</w:t>
        </w:r>
        <w:r w:rsidR="008C2BA9">
          <w:rPr>
            <w:noProof/>
            <w:webHidden/>
          </w:rPr>
          <w:tab/>
        </w:r>
        <w:r w:rsidR="008C2BA9">
          <w:rPr>
            <w:noProof/>
            <w:webHidden/>
          </w:rPr>
          <w:fldChar w:fldCharType="begin"/>
        </w:r>
        <w:r w:rsidR="008C2BA9">
          <w:rPr>
            <w:noProof/>
            <w:webHidden/>
          </w:rPr>
          <w:instrText xml:space="preserve"> PAGEREF _Toc487183675 \h </w:instrText>
        </w:r>
        <w:r w:rsidR="008C2BA9">
          <w:rPr>
            <w:noProof/>
            <w:webHidden/>
          </w:rPr>
        </w:r>
        <w:r w:rsidR="008C2BA9">
          <w:rPr>
            <w:noProof/>
            <w:webHidden/>
          </w:rPr>
          <w:fldChar w:fldCharType="separate"/>
        </w:r>
        <w:r w:rsidR="007C0681">
          <w:rPr>
            <w:noProof/>
            <w:webHidden/>
          </w:rPr>
          <w:t>47</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76" w:history="1">
        <w:r w:rsidR="008C2BA9" w:rsidRPr="00D600B1">
          <w:rPr>
            <w:rStyle w:val="Hyperlink"/>
            <w:noProof/>
          </w:rPr>
          <w:t>Table 11.–</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Ford Arm Creek, 1982–2015.</w:t>
        </w:r>
        <w:r w:rsidR="008C2BA9">
          <w:rPr>
            <w:noProof/>
            <w:webHidden/>
          </w:rPr>
          <w:tab/>
        </w:r>
        <w:r w:rsidR="008C2BA9">
          <w:rPr>
            <w:noProof/>
            <w:webHidden/>
          </w:rPr>
          <w:fldChar w:fldCharType="begin"/>
        </w:r>
        <w:r w:rsidR="008C2BA9">
          <w:rPr>
            <w:noProof/>
            <w:webHidden/>
          </w:rPr>
          <w:instrText xml:space="preserve"> PAGEREF _Toc487183676 \h </w:instrText>
        </w:r>
        <w:r w:rsidR="008C2BA9">
          <w:rPr>
            <w:noProof/>
            <w:webHidden/>
          </w:rPr>
        </w:r>
        <w:r w:rsidR="008C2BA9">
          <w:rPr>
            <w:noProof/>
            <w:webHidden/>
          </w:rPr>
          <w:fldChar w:fldCharType="separate"/>
        </w:r>
        <w:r w:rsidR="007C0681">
          <w:rPr>
            <w:noProof/>
            <w:webHidden/>
          </w:rPr>
          <w:t>48</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77" w:history="1">
        <w:r w:rsidR="008C2BA9" w:rsidRPr="00D600B1">
          <w:rPr>
            <w:rStyle w:val="Hyperlink"/>
            <w:noProof/>
          </w:rPr>
          <w:t>Table 12.–</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Hugh Smith Lake, 1982–2016.</w:t>
        </w:r>
        <w:r w:rsidR="008C2BA9">
          <w:rPr>
            <w:noProof/>
            <w:webHidden/>
          </w:rPr>
          <w:tab/>
        </w:r>
        <w:r w:rsidR="008C2BA9">
          <w:rPr>
            <w:noProof/>
            <w:webHidden/>
          </w:rPr>
          <w:fldChar w:fldCharType="begin"/>
        </w:r>
        <w:r w:rsidR="008C2BA9">
          <w:rPr>
            <w:noProof/>
            <w:webHidden/>
          </w:rPr>
          <w:instrText xml:space="preserve"> PAGEREF _Toc487183677 \h </w:instrText>
        </w:r>
        <w:r w:rsidR="008C2BA9">
          <w:rPr>
            <w:noProof/>
            <w:webHidden/>
          </w:rPr>
        </w:r>
        <w:r w:rsidR="008C2BA9">
          <w:rPr>
            <w:noProof/>
            <w:webHidden/>
          </w:rPr>
          <w:fldChar w:fldCharType="separate"/>
        </w:r>
        <w:r w:rsidR="007C0681">
          <w:rPr>
            <w:noProof/>
            <w:webHidden/>
          </w:rPr>
          <w:t>49</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78" w:history="1">
        <w:r w:rsidR="008C2BA9" w:rsidRPr="00D600B1">
          <w:rPr>
            <w:rStyle w:val="Hyperlink"/>
            <w:noProof/>
          </w:rPr>
          <w:t>Table 13.–</w:t>
        </w:r>
        <w:r w:rsidR="008C2BA9" w:rsidRPr="00D600B1">
          <w:rPr>
            <w:rStyle w:val="Hyperlink"/>
            <w:noProof/>
            <w:highlight w:val="lightGray"/>
          </w:rPr>
          <w:t>Estimated</w:t>
        </w:r>
        <w:r w:rsidR="008C2BA9" w:rsidRPr="00D600B1">
          <w:rPr>
            <w:rStyle w:val="Hyperlink"/>
            <w:noProof/>
          </w:rPr>
          <w:t xml:space="preserve"> harvest and escapement of coho salmon bound for the Taku River above Canyon Island, 1987–2016.</w:t>
        </w:r>
        <w:r w:rsidR="008C2BA9">
          <w:rPr>
            <w:noProof/>
            <w:webHidden/>
          </w:rPr>
          <w:tab/>
        </w:r>
        <w:r w:rsidR="008C2BA9">
          <w:rPr>
            <w:noProof/>
            <w:webHidden/>
          </w:rPr>
          <w:fldChar w:fldCharType="begin"/>
        </w:r>
        <w:r w:rsidR="008C2BA9">
          <w:rPr>
            <w:noProof/>
            <w:webHidden/>
          </w:rPr>
          <w:instrText xml:space="preserve"> PAGEREF _Toc487183678 \h </w:instrText>
        </w:r>
        <w:r w:rsidR="008C2BA9">
          <w:rPr>
            <w:noProof/>
            <w:webHidden/>
          </w:rPr>
        </w:r>
        <w:r w:rsidR="008C2BA9">
          <w:rPr>
            <w:noProof/>
            <w:webHidden/>
          </w:rPr>
          <w:fldChar w:fldCharType="separate"/>
        </w:r>
        <w:r w:rsidR="007C0681">
          <w:rPr>
            <w:noProof/>
            <w:webHidden/>
          </w:rPr>
          <w:t>50</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79" w:history="1">
        <w:r w:rsidR="008C2BA9" w:rsidRPr="00D600B1">
          <w:rPr>
            <w:rStyle w:val="Hyperlink"/>
            <w:noProof/>
          </w:rPr>
          <w:t>Table 14.–</w:t>
        </w:r>
        <w:r w:rsidR="008C2BA9" w:rsidRPr="00D600B1">
          <w:rPr>
            <w:rStyle w:val="Hyperlink"/>
            <w:noProof/>
            <w:highlight w:val="lightGray"/>
          </w:rPr>
          <w:t>Estimated</w:t>
        </w:r>
        <w:r w:rsidR="008C2BA9" w:rsidRPr="00D600B1">
          <w:rPr>
            <w:rStyle w:val="Hyperlink"/>
            <w:noProof/>
          </w:rPr>
          <w:t xml:space="preserve"> fishery sample size (expanded CWT recoveries), harvest by gear type, escapement, and total run of coho salmon returning to the Chilkat River, 1982–2010.</w:t>
        </w:r>
        <w:r w:rsidR="008C2BA9">
          <w:rPr>
            <w:noProof/>
            <w:webHidden/>
          </w:rPr>
          <w:tab/>
        </w:r>
        <w:r w:rsidR="008C2BA9">
          <w:rPr>
            <w:noProof/>
            <w:webHidden/>
          </w:rPr>
          <w:fldChar w:fldCharType="begin"/>
        </w:r>
        <w:r w:rsidR="008C2BA9">
          <w:rPr>
            <w:noProof/>
            <w:webHidden/>
          </w:rPr>
          <w:instrText xml:space="preserve"> PAGEREF _Toc487183679 \h </w:instrText>
        </w:r>
        <w:r w:rsidR="008C2BA9">
          <w:rPr>
            <w:noProof/>
            <w:webHidden/>
          </w:rPr>
        </w:r>
        <w:r w:rsidR="008C2BA9">
          <w:rPr>
            <w:noProof/>
            <w:webHidden/>
          </w:rPr>
          <w:fldChar w:fldCharType="separate"/>
        </w:r>
        <w:r w:rsidR="007C0681">
          <w:rPr>
            <w:noProof/>
            <w:webHidden/>
          </w:rPr>
          <w:t>51</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80" w:history="1">
        <w:r w:rsidR="008C2BA9" w:rsidRPr="00D600B1">
          <w:rPr>
            <w:rStyle w:val="Hyperlink"/>
            <w:noProof/>
          </w:rPr>
          <w:t>Table 16.–</w:t>
        </w:r>
        <w:r w:rsidR="008C2BA9" w:rsidRPr="00D600B1">
          <w:rPr>
            <w:rStyle w:val="Hyperlink"/>
            <w:noProof/>
            <w:highlight w:val="lightGray"/>
          </w:rPr>
          <w:t>Estimates</w:t>
        </w:r>
        <w:r w:rsidR="008C2BA9" w:rsidRPr="00D600B1">
          <w:rPr>
            <w:rStyle w:val="Hyperlink"/>
            <w:noProof/>
          </w:rPr>
          <w:t xml:space="preserve"> of wild and hatchery commercial harvest and troll harvest, troll exploitation rate index, mean-average power troll wild coho CPUE, total troll effort, and total wild coho salmon abundance available in the Alaska troll fishery, in millions of fish, 1982–2016.</w:t>
        </w:r>
        <w:r w:rsidR="008C2BA9">
          <w:rPr>
            <w:noProof/>
            <w:webHidden/>
          </w:rPr>
          <w:tab/>
        </w:r>
        <w:r w:rsidR="008C2BA9">
          <w:rPr>
            <w:noProof/>
            <w:webHidden/>
          </w:rPr>
          <w:fldChar w:fldCharType="begin"/>
        </w:r>
        <w:r w:rsidR="008C2BA9">
          <w:rPr>
            <w:noProof/>
            <w:webHidden/>
          </w:rPr>
          <w:instrText xml:space="preserve"> PAGEREF _Toc487183680 \h </w:instrText>
        </w:r>
        <w:r w:rsidR="008C2BA9">
          <w:rPr>
            <w:noProof/>
            <w:webHidden/>
          </w:rPr>
        </w:r>
        <w:r w:rsidR="008C2BA9">
          <w:rPr>
            <w:noProof/>
            <w:webHidden/>
          </w:rPr>
          <w:fldChar w:fldCharType="separate"/>
        </w:r>
        <w:r w:rsidR="007C0681">
          <w:rPr>
            <w:noProof/>
            <w:webHidden/>
          </w:rPr>
          <w:t>53</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81" w:history="1">
        <w:r w:rsidR="008C2BA9" w:rsidRPr="00D600B1">
          <w:rPr>
            <w:rStyle w:val="Hyperlink"/>
            <w:noProof/>
          </w:rPr>
          <w:t>Table 17.–</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Auke Creek coho salmon run, 1980–2016.</w:t>
        </w:r>
        <w:r w:rsidR="008C2BA9">
          <w:rPr>
            <w:noProof/>
            <w:webHidden/>
          </w:rPr>
          <w:tab/>
        </w:r>
        <w:r w:rsidR="008C2BA9">
          <w:rPr>
            <w:noProof/>
            <w:webHidden/>
          </w:rPr>
          <w:fldChar w:fldCharType="begin"/>
        </w:r>
        <w:r w:rsidR="008C2BA9">
          <w:rPr>
            <w:noProof/>
            <w:webHidden/>
          </w:rPr>
          <w:instrText xml:space="preserve"> PAGEREF _Toc487183681 \h </w:instrText>
        </w:r>
        <w:r w:rsidR="008C2BA9">
          <w:rPr>
            <w:noProof/>
            <w:webHidden/>
          </w:rPr>
        </w:r>
        <w:r w:rsidR="008C2BA9">
          <w:rPr>
            <w:noProof/>
            <w:webHidden/>
          </w:rPr>
          <w:fldChar w:fldCharType="separate"/>
        </w:r>
        <w:r w:rsidR="007C0681">
          <w:rPr>
            <w:noProof/>
            <w:webHidden/>
          </w:rPr>
          <w:t>63</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82" w:history="1">
        <w:r w:rsidR="008C2BA9" w:rsidRPr="00D600B1">
          <w:rPr>
            <w:rStyle w:val="Hyperlink"/>
            <w:noProof/>
          </w:rPr>
          <w:t>Table 18.–</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Berners River coho salmon run based on the unadjusted escapement survey count, 1982–2016.</w:t>
        </w:r>
        <w:r w:rsidR="008C2BA9">
          <w:rPr>
            <w:noProof/>
            <w:webHidden/>
          </w:rPr>
          <w:tab/>
        </w:r>
        <w:r w:rsidR="008C2BA9">
          <w:rPr>
            <w:noProof/>
            <w:webHidden/>
          </w:rPr>
          <w:fldChar w:fldCharType="begin"/>
        </w:r>
        <w:r w:rsidR="008C2BA9">
          <w:rPr>
            <w:noProof/>
            <w:webHidden/>
          </w:rPr>
          <w:instrText xml:space="preserve"> PAGEREF _Toc487183682 \h </w:instrText>
        </w:r>
        <w:r w:rsidR="008C2BA9">
          <w:rPr>
            <w:noProof/>
            <w:webHidden/>
          </w:rPr>
        </w:r>
        <w:r w:rsidR="008C2BA9">
          <w:rPr>
            <w:noProof/>
            <w:webHidden/>
          </w:rPr>
          <w:fldChar w:fldCharType="separate"/>
        </w:r>
        <w:r w:rsidR="007C0681">
          <w:rPr>
            <w:noProof/>
            <w:webHidden/>
          </w:rPr>
          <w:t>64</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83" w:history="1">
        <w:r w:rsidR="008C2BA9" w:rsidRPr="00D600B1">
          <w:rPr>
            <w:rStyle w:val="Hyperlink"/>
            <w:noProof/>
          </w:rPr>
          <w:t>Table 18.–</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Berners River coho salmon run based on the unadjusted escapement survey count, 1982–2016.</w:t>
        </w:r>
        <w:r w:rsidR="008C2BA9">
          <w:rPr>
            <w:noProof/>
            <w:webHidden/>
          </w:rPr>
          <w:tab/>
        </w:r>
        <w:r w:rsidR="008C2BA9">
          <w:rPr>
            <w:noProof/>
            <w:webHidden/>
          </w:rPr>
          <w:fldChar w:fldCharType="begin"/>
        </w:r>
        <w:r w:rsidR="008C2BA9">
          <w:rPr>
            <w:noProof/>
            <w:webHidden/>
          </w:rPr>
          <w:instrText xml:space="preserve"> PAGEREF _Toc487183683 \h </w:instrText>
        </w:r>
        <w:r w:rsidR="008C2BA9">
          <w:rPr>
            <w:noProof/>
            <w:webHidden/>
          </w:rPr>
        </w:r>
        <w:r w:rsidR="008C2BA9">
          <w:rPr>
            <w:noProof/>
            <w:webHidden/>
          </w:rPr>
          <w:fldChar w:fldCharType="separate"/>
        </w:r>
        <w:r w:rsidR="007C0681">
          <w:rPr>
            <w:noProof/>
            <w:webHidden/>
          </w:rPr>
          <w:t>65</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84" w:history="1">
        <w:r w:rsidR="008C2BA9" w:rsidRPr="00D600B1">
          <w:rPr>
            <w:rStyle w:val="Hyperlink"/>
            <w:noProof/>
          </w:rPr>
          <w:t>Table 19.–</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Ford Arm Creek coho salmon run, 1982–2016.</w:t>
        </w:r>
        <w:r w:rsidR="008C2BA9">
          <w:rPr>
            <w:noProof/>
            <w:webHidden/>
          </w:rPr>
          <w:tab/>
        </w:r>
        <w:r w:rsidR="008C2BA9">
          <w:rPr>
            <w:noProof/>
            <w:webHidden/>
          </w:rPr>
          <w:fldChar w:fldCharType="begin"/>
        </w:r>
        <w:r w:rsidR="008C2BA9">
          <w:rPr>
            <w:noProof/>
            <w:webHidden/>
          </w:rPr>
          <w:instrText xml:space="preserve"> PAGEREF _Toc487183684 \h </w:instrText>
        </w:r>
        <w:r w:rsidR="008C2BA9">
          <w:rPr>
            <w:noProof/>
            <w:webHidden/>
          </w:rPr>
        </w:r>
        <w:r w:rsidR="008C2BA9">
          <w:rPr>
            <w:noProof/>
            <w:webHidden/>
          </w:rPr>
          <w:fldChar w:fldCharType="separate"/>
        </w:r>
        <w:r w:rsidR="007C0681">
          <w:rPr>
            <w:noProof/>
            <w:webHidden/>
          </w:rPr>
          <w:t>66</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85" w:history="1">
        <w:r w:rsidR="008C2BA9" w:rsidRPr="00D600B1">
          <w:rPr>
            <w:rStyle w:val="Hyperlink"/>
            <w:noProof/>
          </w:rPr>
          <w:t>Table 20.–</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Hugh Smith Lake coho salmon run, 1982–2016.</w:t>
        </w:r>
        <w:r w:rsidR="008C2BA9">
          <w:rPr>
            <w:noProof/>
            <w:webHidden/>
          </w:rPr>
          <w:tab/>
        </w:r>
        <w:r w:rsidR="008C2BA9">
          <w:rPr>
            <w:noProof/>
            <w:webHidden/>
          </w:rPr>
          <w:fldChar w:fldCharType="begin"/>
        </w:r>
        <w:r w:rsidR="008C2BA9">
          <w:rPr>
            <w:noProof/>
            <w:webHidden/>
          </w:rPr>
          <w:instrText xml:space="preserve"> PAGEREF _Toc487183685 \h </w:instrText>
        </w:r>
        <w:r w:rsidR="008C2BA9">
          <w:rPr>
            <w:noProof/>
            <w:webHidden/>
          </w:rPr>
        </w:r>
        <w:r w:rsidR="008C2BA9">
          <w:rPr>
            <w:noProof/>
            <w:webHidden/>
          </w:rPr>
          <w:fldChar w:fldCharType="separate"/>
        </w:r>
        <w:r w:rsidR="007C0681">
          <w:rPr>
            <w:noProof/>
            <w:webHidden/>
          </w:rPr>
          <w:t>67</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86" w:history="1">
        <w:r w:rsidR="008C2BA9" w:rsidRPr="00D600B1">
          <w:rPr>
            <w:rStyle w:val="Hyperlink"/>
            <w:noProof/>
          </w:rPr>
          <w:t>Table 21.–</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Taku River coho salmon run above Canyon Island, 1992–2016.</w:t>
        </w:r>
        <w:r w:rsidR="008C2BA9">
          <w:rPr>
            <w:noProof/>
            <w:webHidden/>
          </w:rPr>
          <w:tab/>
        </w:r>
        <w:r w:rsidR="008C2BA9">
          <w:rPr>
            <w:noProof/>
            <w:webHidden/>
          </w:rPr>
          <w:fldChar w:fldCharType="begin"/>
        </w:r>
        <w:r w:rsidR="008C2BA9">
          <w:rPr>
            <w:noProof/>
            <w:webHidden/>
          </w:rPr>
          <w:instrText xml:space="preserve"> PAGEREF _Toc487183686 \h </w:instrText>
        </w:r>
        <w:r w:rsidR="008C2BA9">
          <w:rPr>
            <w:noProof/>
            <w:webHidden/>
          </w:rPr>
        </w:r>
        <w:r w:rsidR="008C2BA9">
          <w:rPr>
            <w:noProof/>
            <w:webHidden/>
          </w:rPr>
          <w:fldChar w:fldCharType="separate"/>
        </w:r>
        <w:r w:rsidR="007C0681">
          <w:rPr>
            <w:noProof/>
            <w:webHidden/>
          </w:rPr>
          <w:t>68</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87" w:history="1">
        <w:r w:rsidR="008C2BA9" w:rsidRPr="00D600B1">
          <w:rPr>
            <w:rStyle w:val="Hyperlink"/>
            <w:noProof/>
          </w:rPr>
          <w:t>Table 22.–</w:t>
        </w:r>
        <w:r w:rsidR="008C2BA9" w:rsidRPr="00D600B1">
          <w:rPr>
            <w:rStyle w:val="Hyperlink"/>
            <w:noProof/>
            <w:highlight w:val="lightGray"/>
          </w:rPr>
          <w:t>Estimated</w:t>
        </w:r>
        <w:r w:rsidR="008C2BA9" w:rsidRPr="00D600B1">
          <w:rPr>
            <w:rStyle w:val="Hyperlink"/>
            <w:noProof/>
          </w:rPr>
          <w:t xml:space="preserve"> harvest (by gear type) and escapement as a percent of the total Chilkat River coho salmon run, 2000–2016.</w:t>
        </w:r>
        <w:r w:rsidR="008C2BA9">
          <w:rPr>
            <w:noProof/>
            <w:webHidden/>
          </w:rPr>
          <w:tab/>
        </w:r>
        <w:r w:rsidR="008C2BA9">
          <w:rPr>
            <w:noProof/>
            <w:webHidden/>
          </w:rPr>
          <w:fldChar w:fldCharType="begin"/>
        </w:r>
        <w:r w:rsidR="008C2BA9">
          <w:rPr>
            <w:noProof/>
            <w:webHidden/>
          </w:rPr>
          <w:instrText xml:space="preserve"> PAGEREF _Toc487183687 \h </w:instrText>
        </w:r>
        <w:r w:rsidR="008C2BA9">
          <w:rPr>
            <w:noProof/>
            <w:webHidden/>
          </w:rPr>
        </w:r>
        <w:r w:rsidR="008C2BA9">
          <w:rPr>
            <w:noProof/>
            <w:webHidden/>
          </w:rPr>
          <w:fldChar w:fldCharType="separate"/>
        </w:r>
        <w:r w:rsidR="007C0681">
          <w:rPr>
            <w:noProof/>
            <w:webHidden/>
          </w:rPr>
          <w:t>69</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88" w:history="1">
        <w:r w:rsidR="008C2BA9" w:rsidRPr="00D600B1">
          <w:rPr>
            <w:rStyle w:val="Hyperlink"/>
            <w:noProof/>
          </w:rPr>
          <w:t>Table 24.–A comparison of average mid-eye to fork length (mm) and associated average coefficient of variation of length for 4 wild coho salmon indicator stocks in Southeast Alaska during the periods 1982–1988 (excluding 1984) and 2005–2010, and the early and late-season mean-average weekly troll coho dressed weight for the same periods.</w:t>
        </w:r>
        <w:r w:rsidR="008C2BA9">
          <w:rPr>
            <w:noProof/>
            <w:webHidden/>
          </w:rPr>
          <w:tab/>
        </w:r>
        <w:r w:rsidR="008C2BA9">
          <w:rPr>
            <w:noProof/>
            <w:webHidden/>
          </w:rPr>
          <w:fldChar w:fldCharType="begin"/>
        </w:r>
        <w:r w:rsidR="008C2BA9">
          <w:rPr>
            <w:noProof/>
            <w:webHidden/>
          </w:rPr>
          <w:instrText xml:space="preserve"> PAGEREF _Toc487183688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89" w:history="1">
        <w:r w:rsidR="008C2BA9" w:rsidRPr="00D600B1">
          <w:rPr>
            <w:rStyle w:val="Hyperlink"/>
            <w:noProof/>
          </w:rPr>
          <w:t>Table 25.–Linear relationships between the commercial harvest of pink salmon in Southeast Alaska in all years, even years only, and odd years only and the MEF length of age-.1 adult male and female coho salmon sampled from escapements at 4 Southeast Alaska systems.</w:t>
        </w:r>
        <w:r w:rsidR="008C2BA9">
          <w:rPr>
            <w:noProof/>
            <w:webHidden/>
          </w:rPr>
          <w:tab/>
        </w:r>
        <w:r w:rsidR="008C2BA9">
          <w:rPr>
            <w:noProof/>
            <w:webHidden/>
          </w:rPr>
          <w:fldChar w:fldCharType="begin"/>
        </w:r>
        <w:r w:rsidR="008C2BA9">
          <w:rPr>
            <w:noProof/>
            <w:webHidden/>
          </w:rPr>
          <w:instrText xml:space="preserve"> PAGEREF _Toc487183689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90" w:history="1">
        <w:r w:rsidR="008C2BA9" w:rsidRPr="00D600B1">
          <w:rPr>
            <w:rStyle w:val="Hyperlink"/>
            <w:noProof/>
          </w:rPr>
          <w:t>Table 26.–A comparison of average MEF length of adult coho salmon from selected Southeast Alaska systems in even and odd years.</w:t>
        </w:r>
        <w:r w:rsidR="008C2BA9">
          <w:rPr>
            <w:noProof/>
            <w:webHidden/>
          </w:rPr>
          <w:tab/>
        </w:r>
        <w:r w:rsidR="008C2BA9">
          <w:rPr>
            <w:noProof/>
            <w:webHidden/>
          </w:rPr>
          <w:fldChar w:fldCharType="begin"/>
        </w:r>
        <w:r w:rsidR="008C2BA9">
          <w:rPr>
            <w:noProof/>
            <w:webHidden/>
          </w:rPr>
          <w:instrText xml:space="preserve"> PAGEREF _Toc487183690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91" w:history="1">
        <w:r w:rsidR="008C2BA9" w:rsidRPr="00D600B1">
          <w:rPr>
            <w:rStyle w:val="Hyperlink"/>
            <w:noProof/>
          </w:rPr>
          <w:t>Table 27.–Inter-system movement of tagged presmolt coho salmon in Lynn Canal and Stephens Passage, Southeast Alaska, showing minimum saltwater distances.</w:t>
        </w:r>
        <w:r w:rsidR="008C2BA9">
          <w:rPr>
            <w:noProof/>
            <w:webHidden/>
          </w:rPr>
          <w:tab/>
        </w:r>
        <w:r w:rsidR="008C2BA9">
          <w:rPr>
            <w:noProof/>
            <w:webHidden/>
          </w:rPr>
          <w:fldChar w:fldCharType="begin"/>
        </w:r>
        <w:r w:rsidR="008C2BA9">
          <w:rPr>
            <w:noProof/>
            <w:webHidden/>
          </w:rPr>
          <w:instrText xml:space="preserve"> PAGEREF _Toc487183691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470FD7" w:rsidRDefault="002E11EE" w:rsidP="00470FD7">
      <w:r>
        <w:fldChar w:fldCharType="end"/>
      </w:r>
    </w:p>
    <w:p w:rsidR="00470FD7" w:rsidRDefault="00470FD7" w:rsidP="00470FD7">
      <w:pPr>
        <w:pStyle w:val="Heading1"/>
      </w:pPr>
      <w:bookmarkStart w:id="3" w:name="_Toc203883633"/>
      <w:bookmarkStart w:id="4" w:name="_Toc487183637"/>
      <w:r>
        <w:t>LIST OF FIGURES</w:t>
      </w:r>
      <w:bookmarkEnd w:id="3"/>
      <w:bookmarkEnd w:id="4"/>
    </w:p>
    <w:p w:rsidR="00470FD7" w:rsidRDefault="00470FD7" w:rsidP="00470FD7">
      <w:pPr>
        <w:pStyle w:val="List-Page"/>
      </w:pPr>
      <w:r>
        <w:t>Figure</w:t>
      </w:r>
      <w:r>
        <w:tab/>
        <w:t>Page</w:t>
      </w:r>
    </w:p>
    <w:p w:rsidR="008C2BA9"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87183692" w:history="1">
        <w:r w:rsidR="008C2BA9" w:rsidRPr="006D3777">
          <w:rPr>
            <w:rStyle w:val="Hyperlink"/>
            <w:noProof/>
          </w:rPr>
          <w:t>Figure 1.–</w:t>
        </w:r>
        <w:r w:rsidR="008C2BA9" w:rsidRPr="006D3777">
          <w:rPr>
            <w:rStyle w:val="Hyperlink"/>
            <w:noProof/>
            <w:highlight w:val="lightGray"/>
          </w:rPr>
          <w:t>Commercial</w:t>
        </w:r>
        <w:r w:rsidR="008C2BA9" w:rsidRPr="006D3777">
          <w:rPr>
            <w:rStyle w:val="Hyperlink"/>
            <w:noProof/>
          </w:rPr>
          <w:t xml:space="preserve"> harvest of wild and hatchery coho salmon in Southeast Alaska, 1890–2016, with a 10 point LOESS trend.</w:t>
        </w:r>
        <w:r w:rsidR="008C2BA9">
          <w:rPr>
            <w:noProof/>
            <w:webHidden/>
          </w:rPr>
          <w:tab/>
        </w:r>
        <w:r w:rsidR="008C2BA9">
          <w:rPr>
            <w:noProof/>
            <w:webHidden/>
          </w:rPr>
          <w:fldChar w:fldCharType="begin"/>
        </w:r>
        <w:r w:rsidR="008C2BA9">
          <w:rPr>
            <w:noProof/>
            <w:webHidden/>
          </w:rPr>
          <w:instrText xml:space="preserve"> PAGEREF _Toc487183692 \h </w:instrText>
        </w:r>
        <w:r w:rsidR="008C2BA9">
          <w:rPr>
            <w:noProof/>
            <w:webHidden/>
          </w:rPr>
        </w:r>
        <w:r w:rsidR="008C2BA9">
          <w:rPr>
            <w:noProof/>
            <w:webHidden/>
          </w:rPr>
          <w:fldChar w:fldCharType="separate"/>
        </w:r>
        <w:r w:rsidR="007C0681">
          <w:rPr>
            <w:noProof/>
            <w:webHidden/>
          </w:rPr>
          <w:t>2</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93" w:history="1">
        <w:r w:rsidR="008C2BA9" w:rsidRPr="006D3777">
          <w:rPr>
            <w:rStyle w:val="Hyperlink"/>
            <w:noProof/>
            <w:highlight w:val="darkCyan"/>
          </w:rPr>
          <w:t>Figure 2.–Map of Southeast Alaska and northern British Columbia, showing the locations of recent coho salmon full indicator stock assessment projects. Stars mark area index streams and triangles mark surveyed streams with independent escapement goals.</w:t>
        </w:r>
        <w:r w:rsidR="008C2BA9">
          <w:rPr>
            <w:noProof/>
            <w:webHidden/>
          </w:rPr>
          <w:tab/>
        </w:r>
        <w:r w:rsidR="008C2BA9">
          <w:rPr>
            <w:noProof/>
            <w:webHidden/>
          </w:rPr>
          <w:fldChar w:fldCharType="begin"/>
        </w:r>
        <w:r w:rsidR="008C2BA9">
          <w:rPr>
            <w:noProof/>
            <w:webHidden/>
          </w:rPr>
          <w:instrText xml:space="preserve"> PAGEREF _Toc487183693 \h </w:instrText>
        </w:r>
        <w:r w:rsidR="008C2BA9">
          <w:rPr>
            <w:noProof/>
            <w:webHidden/>
          </w:rPr>
        </w:r>
        <w:r w:rsidR="008C2BA9">
          <w:rPr>
            <w:noProof/>
            <w:webHidden/>
          </w:rPr>
          <w:fldChar w:fldCharType="separate"/>
        </w:r>
        <w:r w:rsidR="007C0681">
          <w:rPr>
            <w:noProof/>
            <w:webHidden/>
          </w:rPr>
          <w:t>3</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94" w:history="1">
        <w:r w:rsidR="008C2BA9" w:rsidRPr="006D3777">
          <w:rPr>
            <w:rStyle w:val="Hyperlink"/>
            <w:noProof/>
          </w:rPr>
          <w:t>Figure 3.–</w:t>
        </w:r>
        <w:r w:rsidR="008C2BA9" w:rsidRPr="006D3777">
          <w:rPr>
            <w:rStyle w:val="Hyperlink"/>
            <w:noProof/>
            <w:highlight w:val="darkCyan"/>
          </w:rPr>
          <w:t>Sport harvest in salt water and fresh water of coho salmon in Southeast Alaska, 1977–2015. Data based on the state-wide harvest survey. The 2016 estimate is a preliminary estimate of combined fresh water and salt water harvest.</w:t>
        </w:r>
        <w:r w:rsidR="008C2BA9">
          <w:rPr>
            <w:noProof/>
            <w:webHidden/>
          </w:rPr>
          <w:tab/>
        </w:r>
        <w:r w:rsidR="008C2BA9">
          <w:rPr>
            <w:noProof/>
            <w:webHidden/>
          </w:rPr>
          <w:fldChar w:fldCharType="begin"/>
        </w:r>
        <w:r w:rsidR="008C2BA9">
          <w:rPr>
            <w:noProof/>
            <w:webHidden/>
          </w:rPr>
          <w:instrText xml:space="preserve"> PAGEREF _Toc487183694 \h </w:instrText>
        </w:r>
        <w:r w:rsidR="008C2BA9">
          <w:rPr>
            <w:noProof/>
            <w:webHidden/>
          </w:rPr>
        </w:r>
        <w:r w:rsidR="008C2BA9">
          <w:rPr>
            <w:noProof/>
            <w:webHidden/>
          </w:rPr>
          <w:fldChar w:fldCharType="separate"/>
        </w:r>
        <w:r w:rsidR="007C0681">
          <w:rPr>
            <w:noProof/>
            <w:webHidden/>
          </w:rPr>
          <w:t>5</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95" w:history="1">
        <w:r w:rsidR="008C2BA9" w:rsidRPr="006D3777">
          <w:rPr>
            <w:rStyle w:val="Hyperlink"/>
            <w:noProof/>
          </w:rPr>
          <w:t>Figure 4.–</w:t>
        </w:r>
        <w:r w:rsidR="008C2BA9" w:rsidRPr="006D3777">
          <w:rPr>
            <w:rStyle w:val="Hyperlink"/>
            <w:noProof/>
            <w:highlight w:val="lightGray"/>
          </w:rPr>
          <w:t>Coho</w:t>
        </w:r>
        <w:r w:rsidR="008C2BA9" w:rsidRPr="006D3777">
          <w:rPr>
            <w:rStyle w:val="Hyperlink"/>
            <w:noProof/>
          </w:rPr>
          <w:t xml:space="preserve"> salmon escapement estimates and indices for streams in the Northern Inside area (Districts 111 and 115) with escapement goal bounds and 7 point LOESS trends, 1980–2016.</w:t>
        </w:r>
        <w:r w:rsidR="008C2BA9">
          <w:rPr>
            <w:noProof/>
            <w:webHidden/>
          </w:rPr>
          <w:tab/>
        </w:r>
        <w:r w:rsidR="008C2BA9">
          <w:rPr>
            <w:noProof/>
            <w:webHidden/>
          </w:rPr>
          <w:fldChar w:fldCharType="begin"/>
        </w:r>
        <w:r w:rsidR="008C2BA9">
          <w:rPr>
            <w:noProof/>
            <w:webHidden/>
          </w:rPr>
          <w:instrText xml:space="preserve"> PAGEREF _Toc487183695 \h </w:instrText>
        </w:r>
        <w:r w:rsidR="008C2BA9">
          <w:rPr>
            <w:noProof/>
            <w:webHidden/>
          </w:rPr>
        </w:r>
        <w:r w:rsidR="008C2BA9">
          <w:rPr>
            <w:noProof/>
            <w:webHidden/>
          </w:rPr>
          <w:fldChar w:fldCharType="separate"/>
        </w:r>
        <w:r w:rsidR="007C0681">
          <w:rPr>
            <w:noProof/>
            <w:webHidden/>
          </w:rPr>
          <w:t>10</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96" w:history="1">
        <w:r w:rsidR="008C2BA9" w:rsidRPr="006D3777">
          <w:rPr>
            <w:rStyle w:val="Hyperlink"/>
            <w:noProof/>
          </w:rPr>
          <w:t xml:space="preserve">Figure 5.–Coho salmon escapement estimates and indices for streams in the Sitka area (District 113) with 7 point LOESS trends, 1982–2016. </w:t>
        </w:r>
        <w:r w:rsidR="008C2BA9" w:rsidRPr="006D3777">
          <w:rPr>
            <w:rStyle w:val="Hyperlink"/>
            <w:noProof/>
            <w:highlight w:val="darkCyan"/>
          </w:rPr>
          <w:t>Ford Arm Creek project was discontinued after 2015.</w:t>
        </w:r>
        <w:r w:rsidR="008C2BA9">
          <w:rPr>
            <w:noProof/>
            <w:webHidden/>
          </w:rPr>
          <w:tab/>
        </w:r>
        <w:r w:rsidR="008C2BA9">
          <w:rPr>
            <w:noProof/>
            <w:webHidden/>
          </w:rPr>
          <w:fldChar w:fldCharType="begin"/>
        </w:r>
        <w:r w:rsidR="008C2BA9">
          <w:rPr>
            <w:noProof/>
            <w:webHidden/>
          </w:rPr>
          <w:instrText xml:space="preserve"> PAGEREF _Toc487183696 \h </w:instrText>
        </w:r>
        <w:r w:rsidR="008C2BA9">
          <w:rPr>
            <w:noProof/>
            <w:webHidden/>
          </w:rPr>
        </w:r>
        <w:r w:rsidR="008C2BA9">
          <w:rPr>
            <w:noProof/>
            <w:webHidden/>
          </w:rPr>
          <w:fldChar w:fldCharType="separate"/>
        </w:r>
        <w:r w:rsidR="007C0681">
          <w:rPr>
            <w:noProof/>
            <w:webHidden/>
          </w:rPr>
          <w:t>14</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97" w:history="1">
        <w:r w:rsidR="008C2BA9" w:rsidRPr="006D3777">
          <w:rPr>
            <w:rStyle w:val="Hyperlink"/>
            <w:noProof/>
          </w:rPr>
          <w:t>Figure 6.–Sum of peak coho salmon escapement survey counts for 14 streams in the Ketchikan area (top graph) and coho salmon escapement counts and estimates for Hugh Smith Lake (bottom graph) with 7 point LOESS trends, 1982–2016.</w:t>
        </w:r>
        <w:r w:rsidR="008C2BA9">
          <w:rPr>
            <w:noProof/>
            <w:webHidden/>
          </w:rPr>
          <w:tab/>
        </w:r>
        <w:r w:rsidR="008C2BA9">
          <w:rPr>
            <w:noProof/>
            <w:webHidden/>
          </w:rPr>
          <w:fldChar w:fldCharType="begin"/>
        </w:r>
        <w:r w:rsidR="008C2BA9">
          <w:rPr>
            <w:noProof/>
            <w:webHidden/>
          </w:rPr>
          <w:instrText xml:space="preserve"> PAGEREF _Toc487183697 \h </w:instrText>
        </w:r>
        <w:r w:rsidR="008C2BA9">
          <w:rPr>
            <w:noProof/>
            <w:webHidden/>
          </w:rPr>
        </w:r>
        <w:r w:rsidR="008C2BA9">
          <w:rPr>
            <w:noProof/>
            <w:webHidden/>
          </w:rPr>
          <w:fldChar w:fldCharType="separate"/>
        </w:r>
        <w:r w:rsidR="007C0681">
          <w:rPr>
            <w:noProof/>
            <w:webHidden/>
          </w:rPr>
          <w:t>16</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98" w:history="1">
        <w:r w:rsidR="008C2BA9" w:rsidRPr="006D3777">
          <w:rPr>
            <w:rStyle w:val="Hyperlink"/>
            <w:noProof/>
          </w:rPr>
          <w:t>Figure 7.–</w:t>
        </w:r>
        <w:r w:rsidR="008C2BA9" w:rsidRPr="006D3777">
          <w:rPr>
            <w:rStyle w:val="Hyperlink"/>
            <w:noProof/>
            <w:highlight w:val="lightGray"/>
          </w:rPr>
          <w:t>Peak</w:t>
        </w:r>
        <w:r w:rsidR="008C2BA9" w:rsidRPr="006D3777">
          <w:rPr>
            <w:rStyle w:val="Hyperlink"/>
            <w:noProof/>
          </w:rPr>
          <w:t xml:space="preserve"> coho salmon escapement survey counts for 3 systems in the Yakutat area, 1972–2016, and escapement goal bounds.</w:t>
        </w:r>
        <w:r w:rsidR="008C2BA9">
          <w:rPr>
            <w:noProof/>
            <w:webHidden/>
          </w:rPr>
          <w:tab/>
        </w:r>
        <w:r w:rsidR="008C2BA9">
          <w:rPr>
            <w:noProof/>
            <w:webHidden/>
          </w:rPr>
          <w:fldChar w:fldCharType="begin"/>
        </w:r>
        <w:r w:rsidR="008C2BA9">
          <w:rPr>
            <w:noProof/>
            <w:webHidden/>
          </w:rPr>
          <w:instrText xml:space="preserve"> PAGEREF _Toc487183698 \h </w:instrText>
        </w:r>
        <w:r w:rsidR="008C2BA9">
          <w:rPr>
            <w:noProof/>
            <w:webHidden/>
          </w:rPr>
        </w:r>
        <w:r w:rsidR="008C2BA9">
          <w:rPr>
            <w:noProof/>
            <w:webHidden/>
          </w:rPr>
          <w:fldChar w:fldCharType="separate"/>
        </w:r>
        <w:r w:rsidR="007C0681">
          <w:rPr>
            <w:noProof/>
            <w:webHidden/>
          </w:rPr>
          <w:t>23</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699" w:history="1">
        <w:r w:rsidR="008C2BA9" w:rsidRPr="006D3777">
          <w:rPr>
            <w:rStyle w:val="Hyperlink"/>
            <w:noProof/>
            <w:highlight w:val="darkCyan"/>
          </w:rPr>
          <w:t>Figure 8.–Auke Creek coho salmon smolt production by sea-entry year, with 9 pt LOESS trend, showing timing of construction of a handy-capped accessible trail around the perimeter of Auke Lake.</w:t>
        </w:r>
        <w:r w:rsidR="008C2BA9">
          <w:rPr>
            <w:noProof/>
            <w:webHidden/>
          </w:rPr>
          <w:tab/>
        </w:r>
        <w:r w:rsidR="008C2BA9">
          <w:rPr>
            <w:noProof/>
            <w:webHidden/>
          </w:rPr>
          <w:fldChar w:fldCharType="begin"/>
        </w:r>
        <w:r w:rsidR="008C2BA9">
          <w:rPr>
            <w:noProof/>
            <w:webHidden/>
          </w:rPr>
          <w:instrText xml:space="preserve"> PAGEREF _Toc487183699 \h </w:instrText>
        </w:r>
        <w:r w:rsidR="008C2BA9">
          <w:rPr>
            <w:noProof/>
            <w:webHidden/>
          </w:rPr>
        </w:r>
        <w:r w:rsidR="008C2BA9">
          <w:rPr>
            <w:noProof/>
            <w:webHidden/>
          </w:rPr>
          <w:fldChar w:fldCharType="separate"/>
        </w:r>
        <w:r w:rsidR="007C0681">
          <w:rPr>
            <w:noProof/>
            <w:webHidden/>
          </w:rPr>
          <w:t>26</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00" w:history="1">
        <w:r w:rsidR="008C2BA9" w:rsidRPr="006D3777">
          <w:rPr>
            <w:rStyle w:val="Hyperlink"/>
            <w:noProof/>
            <w:highlight w:val="darkCyan"/>
          </w:rPr>
          <w:t>Figure 8.–Berners River coho salmon smolt estimates (with 95% confidence bounds) and total July-November precipitation at the Juneau Airport in the prior year, 1989–2016. The 2016 estimate is a preliminary projection based on a downstream recapture sample.</w:t>
        </w:r>
        <w:r w:rsidR="008C2BA9">
          <w:rPr>
            <w:noProof/>
            <w:webHidden/>
          </w:rPr>
          <w:tab/>
        </w:r>
        <w:r w:rsidR="008C2BA9">
          <w:rPr>
            <w:noProof/>
            <w:webHidden/>
          </w:rPr>
          <w:fldChar w:fldCharType="begin"/>
        </w:r>
        <w:r w:rsidR="008C2BA9">
          <w:rPr>
            <w:noProof/>
            <w:webHidden/>
          </w:rPr>
          <w:instrText xml:space="preserve"> PAGEREF _Toc487183700 \h </w:instrText>
        </w:r>
        <w:r w:rsidR="008C2BA9">
          <w:rPr>
            <w:noProof/>
            <w:webHidden/>
          </w:rPr>
        </w:r>
        <w:r w:rsidR="008C2BA9">
          <w:rPr>
            <w:noProof/>
            <w:webHidden/>
          </w:rPr>
          <w:fldChar w:fldCharType="separate"/>
        </w:r>
        <w:r w:rsidR="007C0681">
          <w:rPr>
            <w:noProof/>
            <w:webHidden/>
          </w:rPr>
          <w:t>27</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01" w:history="1">
        <w:r w:rsidR="008C2BA9" w:rsidRPr="006D3777">
          <w:rPr>
            <w:rStyle w:val="Hyperlink"/>
            <w:noProof/>
            <w:highlight w:val="darkCyan"/>
          </w:rPr>
          <w:t>Figure 8.–Relationship between the rate of return of Auke Creek coho salmon as jacks versus as adults</w:t>
        </w:r>
        <w:r w:rsidR="008C2BA9">
          <w:rPr>
            <w:noProof/>
            <w:webHidden/>
          </w:rPr>
          <w:tab/>
        </w:r>
        <w:r w:rsidR="008C2BA9">
          <w:rPr>
            <w:noProof/>
            <w:webHidden/>
          </w:rPr>
          <w:fldChar w:fldCharType="begin"/>
        </w:r>
        <w:r w:rsidR="008C2BA9">
          <w:rPr>
            <w:noProof/>
            <w:webHidden/>
          </w:rPr>
          <w:instrText xml:space="preserve"> PAGEREF _Toc487183701 \h </w:instrText>
        </w:r>
        <w:r w:rsidR="008C2BA9">
          <w:rPr>
            <w:noProof/>
            <w:webHidden/>
          </w:rPr>
        </w:r>
        <w:r w:rsidR="008C2BA9">
          <w:rPr>
            <w:noProof/>
            <w:webHidden/>
          </w:rPr>
          <w:fldChar w:fldCharType="separate"/>
        </w:r>
        <w:r w:rsidR="007C0681">
          <w:rPr>
            <w:noProof/>
            <w:webHidden/>
          </w:rPr>
          <w:t>34</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02" w:history="1">
        <w:r w:rsidR="008C2BA9" w:rsidRPr="006D3777">
          <w:rPr>
            <w:rStyle w:val="Hyperlink"/>
            <w:noProof/>
            <w:highlight w:val="darkCyan"/>
          </w:rPr>
          <w:t>Figure 8.–Smolt-adult survival for Auke Creek coho salmon and average fork length on July 24 of juvenile coho salmon caught in NOAA trawl surveys in northern Southeast Alaska, by sea-entry year</w:t>
        </w:r>
        <w:r w:rsidR="008C2BA9">
          <w:rPr>
            <w:noProof/>
            <w:webHidden/>
          </w:rPr>
          <w:tab/>
        </w:r>
        <w:r w:rsidR="008C2BA9">
          <w:rPr>
            <w:noProof/>
            <w:webHidden/>
          </w:rPr>
          <w:fldChar w:fldCharType="begin"/>
        </w:r>
        <w:r w:rsidR="008C2BA9">
          <w:rPr>
            <w:noProof/>
            <w:webHidden/>
          </w:rPr>
          <w:instrText xml:space="preserve"> PAGEREF _Toc487183702 \h </w:instrText>
        </w:r>
        <w:r w:rsidR="008C2BA9">
          <w:rPr>
            <w:noProof/>
            <w:webHidden/>
          </w:rPr>
        </w:r>
        <w:r w:rsidR="008C2BA9">
          <w:rPr>
            <w:noProof/>
            <w:webHidden/>
          </w:rPr>
          <w:fldChar w:fldCharType="separate"/>
        </w:r>
        <w:r w:rsidR="007C0681">
          <w:rPr>
            <w:noProof/>
            <w:webHidden/>
          </w:rPr>
          <w:t>35</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03" w:history="1">
        <w:r w:rsidR="008C2BA9" w:rsidRPr="006D3777">
          <w:rPr>
            <w:rStyle w:val="Hyperlink"/>
            <w:noProof/>
          </w:rPr>
          <w:t>Figure 9.–</w:t>
        </w:r>
        <w:r w:rsidR="008C2BA9" w:rsidRPr="006D3777">
          <w:rPr>
            <w:rStyle w:val="Hyperlink"/>
            <w:noProof/>
            <w:highlight w:val="lightGray"/>
          </w:rPr>
          <w:t>Estimated</w:t>
        </w:r>
        <w:r w:rsidR="008C2BA9" w:rsidRPr="006D3777">
          <w:rPr>
            <w:rStyle w:val="Hyperlink"/>
            <w:noProof/>
          </w:rPr>
          <w:t xml:space="preserve"> marine (smolt-to-adult) survival rate for wild coho salmon from three systems in inside areas of Southeast Alaska (upper graph) and presmolts from one system on the outer coast of Southeast Alaska (lower graph), 1980–2016, with a 2017 forecast for Auke Creek (with 95% prediction interval). Survival estimates for Ford Arm Lake presmolts include approximately 10 months of mortality from July to May.</w:t>
        </w:r>
        <w:r w:rsidR="008C2BA9">
          <w:rPr>
            <w:noProof/>
            <w:webHidden/>
          </w:rPr>
          <w:tab/>
        </w:r>
        <w:r w:rsidR="008C2BA9">
          <w:rPr>
            <w:noProof/>
            <w:webHidden/>
          </w:rPr>
          <w:fldChar w:fldCharType="begin"/>
        </w:r>
        <w:r w:rsidR="008C2BA9">
          <w:rPr>
            <w:noProof/>
            <w:webHidden/>
          </w:rPr>
          <w:instrText xml:space="preserve"> PAGEREF _Toc487183703 \h </w:instrText>
        </w:r>
        <w:r w:rsidR="008C2BA9">
          <w:rPr>
            <w:noProof/>
            <w:webHidden/>
          </w:rPr>
        </w:r>
        <w:r w:rsidR="008C2BA9">
          <w:rPr>
            <w:noProof/>
            <w:webHidden/>
          </w:rPr>
          <w:fldChar w:fldCharType="separate"/>
        </w:r>
        <w:r w:rsidR="007C0681">
          <w:rPr>
            <w:noProof/>
            <w:webHidden/>
          </w:rPr>
          <w:t>31</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04" w:history="1">
        <w:r w:rsidR="008C2BA9" w:rsidRPr="006D3777">
          <w:rPr>
            <w:rStyle w:val="Hyperlink"/>
            <w:noProof/>
            <w:highlight w:val="red"/>
          </w:rPr>
          <w:t>Figure 10.–Percent of variation in total adult run size attributed to freshwater influences (including spawning escapement) and marine survival, 1980–2010. Ford Arm Creek juveniles were marked in mid-July of the year before sea-migration, so survival estimates for that system include the last 10 months of freshwater residence.</w:t>
        </w:r>
        <w:r w:rsidR="008C2BA9">
          <w:rPr>
            <w:noProof/>
            <w:webHidden/>
          </w:rPr>
          <w:tab/>
        </w:r>
        <w:r w:rsidR="008C2BA9">
          <w:rPr>
            <w:noProof/>
            <w:webHidden/>
          </w:rPr>
          <w:fldChar w:fldCharType="begin"/>
        </w:r>
        <w:r w:rsidR="008C2BA9">
          <w:rPr>
            <w:noProof/>
            <w:webHidden/>
          </w:rPr>
          <w:instrText xml:space="preserve"> PAGEREF _Toc487183704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05" w:history="1">
        <w:r w:rsidR="008C2BA9" w:rsidRPr="006D3777">
          <w:rPr>
            <w:rStyle w:val="Hyperlink"/>
            <w:noProof/>
          </w:rPr>
          <w:t>Figure 9.–Number of coho salmon smolts released from the Hidden Falls Hatchery into Kasnyku Bay, and their subsequent marine survival by adult return year (with 8 pt LOESS trends).</w:t>
        </w:r>
        <w:r w:rsidR="008C2BA9">
          <w:rPr>
            <w:noProof/>
            <w:webHidden/>
          </w:rPr>
          <w:tab/>
        </w:r>
        <w:r w:rsidR="008C2BA9">
          <w:rPr>
            <w:noProof/>
            <w:webHidden/>
          </w:rPr>
          <w:fldChar w:fldCharType="begin"/>
        </w:r>
        <w:r w:rsidR="008C2BA9">
          <w:rPr>
            <w:noProof/>
            <w:webHidden/>
          </w:rPr>
          <w:instrText xml:space="preserve"> PAGEREF _Toc487183705 \h </w:instrText>
        </w:r>
        <w:r w:rsidR="008C2BA9">
          <w:rPr>
            <w:noProof/>
            <w:webHidden/>
          </w:rPr>
        </w:r>
        <w:r w:rsidR="008C2BA9">
          <w:rPr>
            <w:noProof/>
            <w:webHidden/>
          </w:rPr>
          <w:fldChar w:fldCharType="separate"/>
        </w:r>
        <w:r w:rsidR="007C0681">
          <w:rPr>
            <w:noProof/>
            <w:webHidden/>
          </w:rPr>
          <w:t>39</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06" w:history="1">
        <w:r w:rsidR="008C2BA9" w:rsidRPr="006D3777">
          <w:rPr>
            <w:rStyle w:val="Hyperlink"/>
            <w:noProof/>
          </w:rPr>
          <w:t>Figure 11.–</w:t>
        </w:r>
        <w:r w:rsidR="008C2BA9" w:rsidRPr="006D3777">
          <w:rPr>
            <w:rStyle w:val="Hyperlink"/>
            <w:noProof/>
            <w:highlight w:val="lightGray"/>
          </w:rPr>
          <w:t>Total</w:t>
        </w:r>
        <w:r w:rsidR="008C2BA9" w:rsidRPr="006D3777">
          <w:rPr>
            <w:rStyle w:val="Hyperlink"/>
            <w:noProof/>
          </w:rPr>
          <w:t xml:space="preserve"> releases of coho salmon (excluding fry) from Southeast Alaska hatcheries (1979–2015), the percent of the troll harvest comprised of fish of hatchery origin, and the number of hatchery fish contributed to the Alaska troll coho salmon harvest (1980–2016). Linear trends are shown beginning in the 1991 return year. Annual values and trends that exclude Klawock Hatchery production are also shown.</w:t>
        </w:r>
        <w:r w:rsidR="008C2BA9">
          <w:rPr>
            <w:noProof/>
            <w:webHidden/>
          </w:rPr>
          <w:tab/>
        </w:r>
        <w:r w:rsidR="008C2BA9">
          <w:rPr>
            <w:noProof/>
            <w:webHidden/>
          </w:rPr>
          <w:fldChar w:fldCharType="begin"/>
        </w:r>
        <w:r w:rsidR="008C2BA9">
          <w:rPr>
            <w:noProof/>
            <w:webHidden/>
          </w:rPr>
          <w:instrText xml:space="preserve"> PAGEREF _Toc487183706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07" w:history="1">
        <w:r w:rsidR="008C2BA9" w:rsidRPr="006D3777">
          <w:rPr>
            <w:rStyle w:val="Hyperlink"/>
            <w:noProof/>
          </w:rPr>
          <w:t>Figure 12.–Average marine survival estimates for long-term, consistent wild and hatchery release locations in northern and southern Southeast, 1983–2010. Statistical interpolations were made for missing estimates for within wild and hatchery groups in each region.</w:t>
        </w:r>
        <w:r w:rsidR="008C2BA9">
          <w:rPr>
            <w:noProof/>
            <w:webHidden/>
          </w:rPr>
          <w:tab/>
        </w:r>
        <w:r w:rsidR="008C2BA9">
          <w:rPr>
            <w:noProof/>
            <w:webHidden/>
          </w:rPr>
          <w:fldChar w:fldCharType="begin"/>
        </w:r>
        <w:r w:rsidR="008C2BA9">
          <w:rPr>
            <w:noProof/>
            <w:webHidden/>
          </w:rPr>
          <w:instrText xml:space="preserve"> PAGEREF _Toc487183707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08" w:history="1">
        <w:r w:rsidR="008C2BA9" w:rsidRPr="006D3777">
          <w:rPr>
            <w:rStyle w:val="Hyperlink"/>
            <w:noProof/>
          </w:rPr>
          <w:t>Figure 13.–Ratio of the average hatchery to average wild marine survival rate for long-term wild indicator stocks and hatchery release locations within northern and southern Southeast Alaska with a 0.5 point LOESS trend, 1983–2010.</w:t>
        </w:r>
        <w:r w:rsidR="008C2BA9">
          <w:rPr>
            <w:noProof/>
            <w:webHidden/>
          </w:rPr>
          <w:tab/>
        </w:r>
        <w:r w:rsidR="008C2BA9">
          <w:rPr>
            <w:noProof/>
            <w:webHidden/>
          </w:rPr>
          <w:fldChar w:fldCharType="begin"/>
        </w:r>
        <w:r w:rsidR="008C2BA9">
          <w:rPr>
            <w:noProof/>
            <w:webHidden/>
          </w:rPr>
          <w:instrText xml:space="preserve"> PAGEREF _Toc487183708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09" w:history="1">
        <w:r w:rsidR="008C2BA9" w:rsidRPr="006D3777">
          <w:rPr>
            <w:rStyle w:val="Hyperlink"/>
            <w:noProof/>
          </w:rPr>
          <w:t>Figure 14.–Ratio of the average marine survival rate in northern Southeast to the average for southern Southeast for long-term wild and hatchery indicator stocks in the 2 regions, with a 0.5 point LOESS trend, 1983–2010.</w:t>
        </w:r>
        <w:r w:rsidR="008C2BA9">
          <w:rPr>
            <w:noProof/>
            <w:webHidden/>
          </w:rPr>
          <w:tab/>
        </w:r>
        <w:r w:rsidR="008C2BA9">
          <w:rPr>
            <w:noProof/>
            <w:webHidden/>
          </w:rPr>
          <w:fldChar w:fldCharType="begin"/>
        </w:r>
        <w:r w:rsidR="008C2BA9">
          <w:rPr>
            <w:noProof/>
            <w:webHidden/>
          </w:rPr>
          <w:instrText xml:space="preserve"> PAGEREF _Toc487183709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10" w:history="1">
        <w:r w:rsidR="008C2BA9" w:rsidRPr="006D3777">
          <w:rPr>
            <w:rStyle w:val="Hyperlink"/>
            <w:noProof/>
          </w:rPr>
          <w:t>Figure 15.–Total run size, harvest, escapement, and biological escapement goal range for four wild Southeast Alaska coho salmon indicator stocks, 1982–2016 (the Ford Arm Creek project was discontinued after 2015). Escapement to the Berners River is represented by the unexpanded survey count.</w:t>
        </w:r>
        <w:r w:rsidR="008C2BA9">
          <w:rPr>
            <w:noProof/>
            <w:webHidden/>
          </w:rPr>
          <w:tab/>
        </w:r>
        <w:r w:rsidR="008C2BA9">
          <w:rPr>
            <w:noProof/>
            <w:webHidden/>
          </w:rPr>
          <w:fldChar w:fldCharType="begin"/>
        </w:r>
        <w:r w:rsidR="008C2BA9">
          <w:rPr>
            <w:noProof/>
            <w:webHidden/>
          </w:rPr>
          <w:instrText xml:space="preserve"> PAGEREF _Toc487183710 \h </w:instrText>
        </w:r>
        <w:r w:rsidR="008C2BA9">
          <w:rPr>
            <w:noProof/>
            <w:webHidden/>
          </w:rPr>
        </w:r>
        <w:r w:rsidR="008C2BA9">
          <w:rPr>
            <w:noProof/>
            <w:webHidden/>
          </w:rPr>
          <w:fldChar w:fldCharType="separate"/>
        </w:r>
        <w:r w:rsidR="007C0681">
          <w:rPr>
            <w:noProof/>
            <w:webHidden/>
          </w:rPr>
          <w:t>42</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11" w:history="1">
        <w:r w:rsidR="008C2BA9" w:rsidRPr="006D3777">
          <w:rPr>
            <w:rStyle w:val="Hyperlink"/>
            <w:noProof/>
          </w:rPr>
          <w:t>Figure 16.–Total estimated run size, harvest, and escapement of coho salmon bound for the Taku River (above Canyon Island) and the Chilkat and Berners rivers, 1987–2016. The Berners River escapement and escapement goal bounds are based on an estimated survey expansion factor of 1.241.</w:t>
        </w:r>
        <w:r w:rsidR="008C2BA9">
          <w:rPr>
            <w:noProof/>
            <w:webHidden/>
          </w:rPr>
          <w:tab/>
        </w:r>
        <w:r w:rsidR="008C2BA9">
          <w:rPr>
            <w:noProof/>
            <w:webHidden/>
          </w:rPr>
          <w:fldChar w:fldCharType="begin"/>
        </w:r>
        <w:r w:rsidR="008C2BA9">
          <w:rPr>
            <w:noProof/>
            <w:webHidden/>
          </w:rPr>
          <w:instrText xml:space="preserve"> PAGEREF _Toc487183711 \h </w:instrText>
        </w:r>
        <w:r w:rsidR="008C2BA9">
          <w:rPr>
            <w:noProof/>
            <w:webHidden/>
          </w:rPr>
        </w:r>
        <w:r w:rsidR="008C2BA9">
          <w:rPr>
            <w:noProof/>
            <w:webHidden/>
          </w:rPr>
          <w:fldChar w:fldCharType="separate"/>
        </w:r>
        <w:r w:rsidR="007C0681">
          <w:rPr>
            <w:noProof/>
            <w:webHidden/>
          </w:rPr>
          <w:t>43</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12" w:history="1">
        <w:r w:rsidR="008C2BA9" w:rsidRPr="006D3777">
          <w:rPr>
            <w:rStyle w:val="Hyperlink"/>
            <w:noProof/>
          </w:rPr>
          <w:t>Figure 18.–</w:t>
        </w:r>
        <w:r w:rsidR="008C2BA9" w:rsidRPr="006D3777">
          <w:rPr>
            <w:rStyle w:val="Hyperlink"/>
            <w:noProof/>
            <w:highlight w:val="lightGray"/>
          </w:rPr>
          <w:t>Estimates</w:t>
        </w:r>
        <w:r w:rsidR="008C2BA9" w:rsidRPr="006D3777">
          <w:rPr>
            <w:rStyle w:val="Hyperlink"/>
            <w:noProof/>
          </w:rPr>
          <w:t xml:space="preserve"> of Southeast Alaska wild coho salmon commercial harvest, total wild abundance available to the Alaska troll fishery and mean-average power troll wild CPUE in statistical weeks 28–38, 1982–2016.</w:t>
        </w:r>
        <w:r w:rsidR="008C2BA9">
          <w:rPr>
            <w:noProof/>
            <w:webHidden/>
          </w:rPr>
          <w:tab/>
        </w:r>
        <w:r w:rsidR="008C2BA9">
          <w:rPr>
            <w:noProof/>
            <w:webHidden/>
          </w:rPr>
          <w:fldChar w:fldCharType="begin"/>
        </w:r>
        <w:r w:rsidR="008C2BA9">
          <w:rPr>
            <w:noProof/>
            <w:webHidden/>
          </w:rPr>
          <w:instrText xml:space="preserve"> PAGEREF _Toc487183712 \h </w:instrText>
        </w:r>
        <w:r w:rsidR="008C2BA9">
          <w:rPr>
            <w:noProof/>
            <w:webHidden/>
          </w:rPr>
        </w:r>
        <w:r w:rsidR="008C2BA9">
          <w:rPr>
            <w:noProof/>
            <w:webHidden/>
          </w:rPr>
          <w:fldChar w:fldCharType="separate"/>
        </w:r>
        <w:r w:rsidR="007C0681">
          <w:rPr>
            <w:noProof/>
            <w:webHidden/>
          </w:rPr>
          <w:t>54</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13" w:history="1">
        <w:r w:rsidR="008C2BA9" w:rsidRPr="006D3777">
          <w:rPr>
            <w:rStyle w:val="Hyperlink"/>
            <w:noProof/>
          </w:rPr>
          <w:t>Figure 19.–Ratio of the estimated total abundance of wild coho salmon available to the Alaska troll fishery and mean-average power troll wild coho salmon CPUE (catch-per-boat-day) during statistical weeks 28–38.</w:t>
        </w:r>
        <w:r w:rsidR="008C2BA9">
          <w:rPr>
            <w:noProof/>
            <w:webHidden/>
          </w:rPr>
          <w:tab/>
        </w:r>
        <w:r w:rsidR="008C2BA9">
          <w:rPr>
            <w:noProof/>
            <w:webHidden/>
          </w:rPr>
          <w:fldChar w:fldCharType="begin"/>
        </w:r>
        <w:r w:rsidR="008C2BA9">
          <w:rPr>
            <w:noProof/>
            <w:webHidden/>
          </w:rPr>
          <w:instrText xml:space="preserve"> PAGEREF _Toc487183713 \h </w:instrText>
        </w:r>
        <w:r w:rsidR="008C2BA9">
          <w:rPr>
            <w:noProof/>
            <w:webHidden/>
          </w:rPr>
        </w:r>
        <w:r w:rsidR="008C2BA9">
          <w:rPr>
            <w:noProof/>
            <w:webHidden/>
          </w:rPr>
          <w:fldChar w:fldCharType="separate"/>
        </w:r>
        <w:r w:rsidR="007C0681">
          <w:rPr>
            <w:noProof/>
            <w:webHidden/>
          </w:rPr>
          <w:t>54</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14" w:history="1">
        <w:r w:rsidR="008C2BA9" w:rsidRPr="006D3777">
          <w:rPr>
            <w:rStyle w:val="Hyperlink"/>
            <w:noProof/>
          </w:rPr>
          <w:t>Figure 20.–Estimated exploitation rates by the Alaska troll fishery for four coded-wire-tagged Southeast Alaska coho salmon stocks, 1982–2016. Weightings given to individual stocks in the index are 40% each for Auke Creek and Hugh Smith Lake, and 20% for Ford Arm Creek.</w:t>
        </w:r>
        <w:r w:rsidR="008C2BA9">
          <w:rPr>
            <w:noProof/>
            <w:webHidden/>
          </w:rPr>
          <w:tab/>
        </w:r>
        <w:r w:rsidR="008C2BA9">
          <w:rPr>
            <w:noProof/>
            <w:webHidden/>
          </w:rPr>
          <w:fldChar w:fldCharType="begin"/>
        </w:r>
        <w:r w:rsidR="008C2BA9">
          <w:rPr>
            <w:noProof/>
            <w:webHidden/>
          </w:rPr>
          <w:instrText xml:space="preserve"> PAGEREF _Toc487183714 \h </w:instrText>
        </w:r>
        <w:r w:rsidR="008C2BA9">
          <w:rPr>
            <w:noProof/>
            <w:webHidden/>
          </w:rPr>
        </w:r>
        <w:r w:rsidR="008C2BA9">
          <w:rPr>
            <w:noProof/>
            <w:webHidden/>
          </w:rPr>
          <w:fldChar w:fldCharType="separate"/>
        </w:r>
        <w:r w:rsidR="007C0681">
          <w:rPr>
            <w:noProof/>
            <w:webHidden/>
          </w:rPr>
          <w:t>60</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15" w:history="1">
        <w:r w:rsidR="008C2BA9" w:rsidRPr="006D3777">
          <w:rPr>
            <w:rStyle w:val="Hyperlink"/>
            <w:noProof/>
          </w:rPr>
          <w:t>Figure 21.–Estimated total exploitation rates by all fisheries for 4 coded-wire-tagged Southeast Alaska coho salmon stocks, 1982–2016. Estimates are unavailable for the Berners River in 1982–1988 and for Ford Arm Creek in 1984 and 2016. Berners River estimates are based on expanded escapement survey counts.</w:t>
        </w:r>
        <w:r w:rsidR="008C2BA9">
          <w:rPr>
            <w:noProof/>
            <w:webHidden/>
          </w:rPr>
          <w:tab/>
        </w:r>
        <w:r w:rsidR="008C2BA9">
          <w:rPr>
            <w:noProof/>
            <w:webHidden/>
          </w:rPr>
          <w:fldChar w:fldCharType="begin"/>
        </w:r>
        <w:r w:rsidR="008C2BA9">
          <w:rPr>
            <w:noProof/>
            <w:webHidden/>
          </w:rPr>
          <w:instrText xml:space="preserve"> PAGEREF _Toc487183715 \h </w:instrText>
        </w:r>
        <w:r w:rsidR="008C2BA9">
          <w:rPr>
            <w:noProof/>
            <w:webHidden/>
          </w:rPr>
        </w:r>
        <w:r w:rsidR="008C2BA9">
          <w:rPr>
            <w:noProof/>
            <w:webHidden/>
          </w:rPr>
          <w:fldChar w:fldCharType="separate"/>
        </w:r>
        <w:r w:rsidR="007C0681">
          <w:rPr>
            <w:noProof/>
            <w:webHidden/>
          </w:rPr>
          <w:t>61</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16" w:history="1">
        <w:r w:rsidR="008C2BA9" w:rsidRPr="006D3777">
          <w:rPr>
            <w:rStyle w:val="Hyperlink"/>
            <w:noProof/>
          </w:rPr>
          <w:t>Figure 22.–Mean-average dressed weight of troll caught coho salmon landed during early July (weeks 27–28), early to mid-August (weeks 32–33) and mid-September (weeks 37–38), with 0.33 LOESS trends shown by dark solid lines.</w:t>
        </w:r>
        <w:r w:rsidR="008C2BA9">
          <w:rPr>
            <w:noProof/>
            <w:webHidden/>
          </w:rPr>
          <w:tab/>
        </w:r>
        <w:r w:rsidR="008C2BA9">
          <w:rPr>
            <w:noProof/>
            <w:webHidden/>
          </w:rPr>
          <w:fldChar w:fldCharType="begin"/>
        </w:r>
        <w:r w:rsidR="008C2BA9">
          <w:rPr>
            <w:noProof/>
            <w:webHidden/>
          </w:rPr>
          <w:instrText xml:space="preserve"> PAGEREF _Toc487183716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17" w:history="1">
        <w:r w:rsidR="008C2BA9" w:rsidRPr="006D3777">
          <w:rPr>
            <w:rStyle w:val="Hyperlink"/>
            <w:noProof/>
          </w:rPr>
          <w:t>Figure 23.–Mean-Average weekly dressed weight of troll-caught coho salmon by statistical week of landing, 1970–1996 and 1997–2010.</w:t>
        </w:r>
        <w:r w:rsidR="008C2BA9">
          <w:rPr>
            <w:noProof/>
            <w:webHidden/>
          </w:rPr>
          <w:tab/>
        </w:r>
        <w:r w:rsidR="008C2BA9">
          <w:rPr>
            <w:noProof/>
            <w:webHidden/>
          </w:rPr>
          <w:fldChar w:fldCharType="begin"/>
        </w:r>
        <w:r w:rsidR="008C2BA9">
          <w:rPr>
            <w:noProof/>
            <w:webHidden/>
          </w:rPr>
          <w:instrText xml:space="preserve"> PAGEREF _Toc487183717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18" w:history="1">
        <w:r w:rsidR="008C2BA9" w:rsidRPr="006D3777">
          <w:rPr>
            <w:rStyle w:val="Hyperlink"/>
            <w:noProof/>
          </w:rPr>
          <w:t>Figure 24.–Mean percent increase in average weekly dressed weight of troll-caught coho salmon by statistical week of landing, 1970–1996 and 1997–2010.</w:t>
        </w:r>
        <w:r w:rsidR="008C2BA9">
          <w:rPr>
            <w:noProof/>
            <w:webHidden/>
          </w:rPr>
          <w:tab/>
        </w:r>
        <w:r w:rsidR="008C2BA9">
          <w:rPr>
            <w:noProof/>
            <w:webHidden/>
          </w:rPr>
          <w:fldChar w:fldCharType="begin"/>
        </w:r>
        <w:r w:rsidR="008C2BA9">
          <w:rPr>
            <w:noProof/>
            <w:webHidden/>
          </w:rPr>
          <w:instrText xml:space="preserve"> PAGEREF _Toc487183718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19" w:history="1">
        <w:r w:rsidR="008C2BA9" w:rsidRPr="006D3777">
          <w:rPr>
            <w:rStyle w:val="Hyperlink"/>
            <w:noProof/>
          </w:rPr>
          <w:t>Figure 25.–Ratio of the average weekly increase in mean dressed weight of Southeast Alaska troll-caught coho salmon in statistical weeks 34–38 compared with statistical weeks 28–33.</w:t>
        </w:r>
        <w:r w:rsidR="008C2BA9">
          <w:rPr>
            <w:noProof/>
            <w:webHidden/>
          </w:rPr>
          <w:tab/>
        </w:r>
        <w:r w:rsidR="008C2BA9">
          <w:rPr>
            <w:noProof/>
            <w:webHidden/>
          </w:rPr>
          <w:fldChar w:fldCharType="begin"/>
        </w:r>
        <w:r w:rsidR="008C2BA9">
          <w:rPr>
            <w:noProof/>
            <w:webHidden/>
          </w:rPr>
          <w:instrText xml:space="preserve"> PAGEREF _Toc487183719 \h </w:instrText>
        </w:r>
        <w:r w:rsidR="008C2BA9">
          <w:rPr>
            <w:noProof/>
            <w:webHidden/>
          </w:rPr>
        </w:r>
        <w:r w:rsidR="008C2BA9">
          <w:rPr>
            <w:noProof/>
            <w:webHidden/>
          </w:rPr>
          <w:fldChar w:fldCharType="separate"/>
        </w:r>
        <w:r w:rsidR="007C0681">
          <w:rPr>
            <w:noProof/>
            <w:webHidden/>
          </w:rPr>
          <w:t>81</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20" w:history="1">
        <w:r w:rsidR="008C2BA9" w:rsidRPr="006D3777">
          <w:rPr>
            <w:rStyle w:val="Hyperlink"/>
            <w:noProof/>
          </w:rPr>
          <w:t>Figure 26.–</w:t>
        </w:r>
        <w:r w:rsidR="008C2BA9" w:rsidRPr="006D3777">
          <w:rPr>
            <w:rStyle w:val="Hyperlink"/>
            <w:noProof/>
            <w:highlight w:val="lightGray"/>
          </w:rPr>
          <w:t>Annual</w:t>
        </w:r>
        <w:r w:rsidR="008C2BA9" w:rsidRPr="006D3777">
          <w:rPr>
            <w:rStyle w:val="Hyperlink"/>
            <w:noProof/>
          </w:rPr>
          <w:t xml:space="preserve"> average mid eye to fork length for age-.1 male and female coho salmon sampled in Auke Creek, Berners River, Ford Arm Creek, and Hugh Smith Lake, 1982–2016.</w:t>
        </w:r>
        <w:r w:rsidR="008C2BA9">
          <w:rPr>
            <w:noProof/>
            <w:webHidden/>
          </w:rPr>
          <w:tab/>
        </w:r>
        <w:r w:rsidR="008C2BA9">
          <w:rPr>
            <w:noProof/>
            <w:webHidden/>
          </w:rPr>
          <w:fldChar w:fldCharType="begin"/>
        </w:r>
        <w:r w:rsidR="008C2BA9">
          <w:rPr>
            <w:noProof/>
            <w:webHidden/>
          </w:rPr>
          <w:instrText xml:space="preserve"> PAGEREF _Toc487183720 \h </w:instrText>
        </w:r>
        <w:r w:rsidR="008C2BA9">
          <w:rPr>
            <w:noProof/>
            <w:webHidden/>
          </w:rPr>
        </w:r>
        <w:r w:rsidR="008C2BA9">
          <w:rPr>
            <w:noProof/>
            <w:webHidden/>
          </w:rPr>
          <w:fldChar w:fldCharType="separate"/>
        </w:r>
        <w:r w:rsidR="007C0681">
          <w:rPr>
            <w:noProof/>
            <w:webHidden/>
          </w:rPr>
          <w:t>73</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21" w:history="1">
        <w:r w:rsidR="008C2BA9" w:rsidRPr="006D3777">
          <w:rPr>
            <w:rStyle w:val="Hyperlink"/>
            <w:noProof/>
          </w:rPr>
          <w:t>Figure 27.–</w:t>
        </w:r>
        <w:r w:rsidR="008C2BA9" w:rsidRPr="006D3777">
          <w:rPr>
            <w:rStyle w:val="Hyperlink"/>
            <w:noProof/>
            <w:highlight w:val="lightGray"/>
          </w:rPr>
          <w:t>Coefficient</w:t>
        </w:r>
        <w:r w:rsidR="008C2BA9" w:rsidRPr="006D3777">
          <w:rPr>
            <w:rStyle w:val="Hyperlink"/>
            <w:noProof/>
          </w:rPr>
          <w:t xml:space="preserve"> of variation in the mid eye to fork length and 9 pt LOESS trend for age-.1 male and female coho salmon sampled in Auke Creek, Berners River, Ford Arm Creek, and Hugh Smith Lake, 1982–2016.</w:t>
        </w:r>
        <w:r w:rsidR="008C2BA9">
          <w:rPr>
            <w:noProof/>
            <w:webHidden/>
          </w:rPr>
          <w:tab/>
        </w:r>
        <w:r w:rsidR="008C2BA9">
          <w:rPr>
            <w:noProof/>
            <w:webHidden/>
          </w:rPr>
          <w:fldChar w:fldCharType="begin"/>
        </w:r>
        <w:r w:rsidR="008C2BA9">
          <w:rPr>
            <w:noProof/>
            <w:webHidden/>
          </w:rPr>
          <w:instrText xml:space="preserve"> PAGEREF _Toc487183721 \h </w:instrText>
        </w:r>
        <w:r w:rsidR="008C2BA9">
          <w:rPr>
            <w:noProof/>
            <w:webHidden/>
          </w:rPr>
        </w:r>
        <w:r w:rsidR="008C2BA9">
          <w:rPr>
            <w:noProof/>
            <w:webHidden/>
          </w:rPr>
          <w:fldChar w:fldCharType="separate"/>
        </w:r>
        <w:r w:rsidR="007C0681">
          <w:rPr>
            <w:noProof/>
            <w:webHidden/>
          </w:rPr>
          <w:t>74</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22" w:history="1">
        <w:r w:rsidR="008C2BA9" w:rsidRPr="006D3777">
          <w:rPr>
            <w:rStyle w:val="Hyperlink"/>
            <w:noProof/>
            <w:highlight w:val="darkCyan"/>
          </w:rPr>
          <w:t>Figure 28.–Southeast Alaska troll-caught coho salmon average dressed weight compared with modeled weight</w:t>
        </w:r>
        <w:r w:rsidR="008C2BA9">
          <w:rPr>
            <w:noProof/>
            <w:webHidden/>
          </w:rPr>
          <w:tab/>
        </w:r>
        <w:r w:rsidR="008C2BA9">
          <w:rPr>
            <w:noProof/>
            <w:webHidden/>
          </w:rPr>
          <w:fldChar w:fldCharType="begin"/>
        </w:r>
        <w:r w:rsidR="008C2BA9">
          <w:rPr>
            <w:noProof/>
            <w:webHidden/>
          </w:rPr>
          <w:instrText xml:space="preserve"> PAGEREF _Toc487183722 \h </w:instrText>
        </w:r>
        <w:r w:rsidR="008C2BA9">
          <w:rPr>
            <w:noProof/>
            <w:webHidden/>
          </w:rPr>
        </w:r>
        <w:r w:rsidR="008C2BA9">
          <w:rPr>
            <w:noProof/>
            <w:webHidden/>
          </w:rPr>
          <w:fldChar w:fldCharType="separate"/>
        </w:r>
        <w:r w:rsidR="007C0681">
          <w:rPr>
            <w:noProof/>
            <w:webHidden/>
          </w:rPr>
          <w:t>77</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23" w:history="1">
        <w:r w:rsidR="008C2BA9" w:rsidRPr="006D3777">
          <w:rPr>
            <w:rStyle w:val="Hyperlink"/>
            <w:noProof/>
          </w:rPr>
          <w:t>Figure 28.–Linear relationships between the Southeast Alaska pink salmon harvest and the dressed weight of troll-caught coho salmon early in the season (early July to early August) and late in the season (late August through mid-September).</w:t>
        </w:r>
        <w:r w:rsidR="008C2BA9">
          <w:rPr>
            <w:noProof/>
            <w:webHidden/>
          </w:rPr>
          <w:tab/>
        </w:r>
        <w:r w:rsidR="008C2BA9">
          <w:rPr>
            <w:noProof/>
            <w:webHidden/>
          </w:rPr>
          <w:fldChar w:fldCharType="begin"/>
        </w:r>
        <w:r w:rsidR="008C2BA9">
          <w:rPr>
            <w:noProof/>
            <w:webHidden/>
          </w:rPr>
          <w:instrText xml:space="preserve"> PAGEREF _Toc487183723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24" w:history="1">
        <w:r w:rsidR="008C2BA9" w:rsidRPr="006D3777">
          <w:rPr>
            <w:rStyle w:val="Hyperlink"/>
            <w:noProof/>
          </w:rPr>
          <w:t>Figure 29.–Linear relationship between the commercial harvest of pink salmon in Southeast Alaska and the mean-average dressed weight of troll-caught coho landed from late August through mid-September (statistical weeks 35–38).</w:t>
        </w:r>
        <w:r w:rsidR="008C2BA9">
          <w:rPr>
            <w:noProof/>
            <w:webHidden/>
          </w:rPr>
          <w:tab/>
        </w:r>
        <w:r w:rsidR="008C2BA9">
          <w:rPr>
            <w:noProof/>
            <w:webHidden/>
          </w:rPr>
          <w:fldChar w:fldCharType="begin"/>
        </w:r>
        <w:r w:rsidR="008C2BA9">
          <w:rPr>
            <w:noProof/>
            <w:webHidden/>
          </w:rPr>
          <w:instrText xml:space="preserve"> PAGEREF _Toc487183724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25" w:history="1">
        <w:r w:rsidR="008C2BA9" w:rsidRPr="006D3777">
          <w:rPr>
            <w:rStyle w:val="Hyperlink"/>
            <w:noProof/>
          </w:rPr>
          <w:t>Figure 30.–Linear relationship between the commercial harvest of pink salmon in Southeast Alaska and the mean-average dressed weight of troll-caught coho landed from early July through early August (statistical weeks 28–32).</w:t>
        </w:r>
        <w:r w:rsidR="008C2BA9">
          <w:rPr>
            <w:noProof/>
            <w:webHidden/>
          </w:rPr>
          <w:tab/>
        </w:r>
        <w:r w:rsidR="008C2BA9">
          <w:rPr>
            <w:noProof/>
            <w:webHidden/>
          </w:rPr>
          <w:fldChar w:fldCharType="begin"/>
        </w:r>
        <w:r w:rsidR="008C2BA9">
          <w:rPr>
            <w:noProof/>
            <w:webHidden/>
          </w:rPr>
          <w:instrText xml:space="preserve"> PAGEREF _Toc487183725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26" w:history="1">
        <w:r w:rsidR="008C2BA9" w:rsidRPr="006D3777">
          <w:rPr>
            <w:rStyle w:val="Hyperlink"/>
            <w:noProof/>
          </w:rPr>
          <w:t>Figure 31.–Linear relationships between the commercial harvest of pink salmon by fisheries in Southeast Alaska and the average weight (kg) of the pink salmon harvest, 1982–1996 and 1997–2010.</w:t>
        </w:r>
        <w:r w:rsidR="008C2BA9">
          <w:rPr>
            <w:noProof/>
            <w:webHidden/>
          </w:rPr>
          <w:tab/>
        </w:r>
        <w:r w:rsidR="008C2BA9">
          <w:rPr>
            <w:noProof/>
            <w:webHidden/>
          </w:rPr>
          <w:fldChar w:fldCharType="begin"/>
        </w:r>
        <w:r w:rsidR="008C2BA9">
          <w:rPr>
            <w:noProof/>
            <w:webHidden/>
          </w:rPr>
          <w:instrText xml:space="preserve"> PAGEREF _Toc487183726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27" w:history="1">
        <w:r w:rsidR="008C2BA9" w:rsidRPr="006D3777">
          <w:rPr>
            <w:rStyle w:val="Hyperlink"/>
            <w:noProof/>
          </w:rPr>
          <w:t>Figure 32.–Beverton-Holt spawner-recruit relationships for Hugh Smith Lake coho salmon (1982–2004 brood years) and Ford Arm Lake coho salmon (1982, 1983, and 1985–2005 brood years) showing a 0.75 LOESS trend (heavy dashed line) and the escapement range estimated to produce 90% or more of maximum sustained yield (light dashed lines).</w:t>
        </w:r>
        <w:r w:rsidR="008C2BA9">
          <w:rPr>
            <w:noProof/>
            <w:webHidden/>
          </w:rPr>
          <w:tab/>
        </w:r>
        <w:r w:rsidR="008C2BA9">
          <w:rPr>
            <w:noProof/>
            <w:webHidden/>
          </w:rPr>
          <w:fldChar w:fldCharType="begin"/>
        </w:r>
        <w:r w:rsidR="008C2BA9">
          <w:rPr>
            <w:noProof/>
            <w:webHidden/>
          </w:rPr>
          <w:instrText xml:space="preserve"> PAGEREF _Toc487183727 \h </w:instrText>
        </w:r>
        <w:r w:rsidR="008C2BA9">
          <w:rPr>
            <w:noProof/>
            <w:webHidden/>
          </w:rPr>
        </w:r>
        <w:r w:rsidR="008C2BA9">
          <w:rPr>
            <w:noProof/>
            <w:webHidden/>
          </w:rPr>
          <w:fldChar w:fldCharType="separate"/>
        </w:r>
        <w:r w:rsidR="007C0681">
          <w:rPr>
            <w:noProof/>
            <w:webHidden/>
          </w:rPr>
          <w:t>82</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28" w:history="1">
        <w:r w:rsidR="008C2BA9" w:rsidRPr="006D3777">
          <w:rPr>
            <w:rStyle w:val="Hyperlink"/>
            <w:noProof/>
          </w:rPr>
          <w:t>Figure 33.–Changes in the Sr:Ca ratio measured across an otolith from a coho salmon tagged in the Chilkat River between April 7 and June 2, 1999 (Ericksen 2001) and recaptured from the Berners River at a length of 126 mm on May 17, 2000.</w:t>
        </w:r>
        <w:r w:rsidR="008C2BA9">
          <w:rPr>
            <w:noProof/>
            <w:webHidden/>
          </w:rPr>
          <w:tab/>
        </w:r>
        <w:r w:rsidR="008C2BA9">
          <w:rPr>
            <w:noProof/>
            <w:webHidden/>
          </w:rPr>
          <w:fldChar w:fldCharType="begin"/>
        </w:r>
        <w:r w:rsidR="008C2BA9">
          <w:rPr>
            <w:noProof/>
            <w:webHidden/>
          </w:rPr>
          <w:instrText xml:space="preserve"> PAGEREF _Toc487183728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29" w:history="1">
        <w:r w:rsidR="008C2BA9" w:rsidRPr="006D3777">
          <w:rPr>
            <w:rStyle w:val="Hyperlink"/>
            <w:noProof/>
          </w:rPr>
          <w:t>Figure 34.–Conceptual slanted hockey stick (SHS) model based on average spawner-recruit parameters (including α, θ and secondary slope) for the Ford Arm Creek stock and the Hugh Smith Lake stock, compared with the logistic hockey stick (LHS) model. Axis scales are shown as a percent of carrying capacity (K) indicated by the LHS model.</w:t>
        </w:r>
        <w:r w:rsidR="008C2BA9">
          <w:rPr>
            <w:noProof/>
            <w:webHidden/>
          </w:rPr>
          <w:tab/>
        </w:r>
        <w:r w:rsidR="008C2BA9">
          <w:rPr>
            <w:noProof/>
            <w:webHidden/>
          </w:rPr>
          <w:fldChar w:fldCharType="begin"/>
        </w:r>
        <w:r w:rsidR="008C2BA9">
          <w:rPr>
            <w:noProof/>
            <w:webHidden/>
          </w:rPr>
          <w:instrText xml:space="preserve"> PAGEREF _Toc487183729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8C2BA9" w:rsidRDefault="007F1B38">
      <w:pPr>
        <w:pStyle w:val="TableofFigures"/>
        <w:rPr>
          <w:rFonts w:asciiTheme="minorHAnsi" w:eastAsiaTheme="minorEastAsia" w:hAnsiTheme="minorHAnsi" w:cstheme="minorBidi"/>
          <w:noProof/>
          <w:sz w:val="22"/>
          <w:szCs w:val="22"/>
        </w:rPr>
      </w:pPr>
      <w:hyperlink w:anchor="_Toc487183730" w:history="1">
        <w:r w:rsidR="008C2BA9" w:rsidRPr="006D3777">
          <w:rPr>
            <w:rStyle w:val="Hyperlink"/>
            <w:noProof/>
          </w:rPr>
          <w:t>Figure 35.–Slanted hockey stock (SHS) spawner–recruit relationships for Hugh Smith Lake coho salmon (1982–2004 brood years) and Ford Arm Lake coho salmon (1982, 1983, and 1985–2005 brood years) showing a 0.75 LOESS trend (heavy dashed line) and the escapement range estimated to produce 90% or more of maximum sustained yield (light dashed lines).</w:t>
        </w:r>
        <w:r w:rsidR="008C2BA9">
          <w:rPr>
            <w:noProof/>
            <w:webHidden/>
          </w:rPr>
          <w:tab/>
        </w:r>
        <w:r w:rsidR="008C2BA9">
          <w:rPr>
            <w:noProof/>
            <w:webHidden/>
          </w:rPr>
          <w:fldChar w:fldCharType="begin"/>
        </w:r>
        <w:r w:rsidR="008C2BA9">
          <w:rPr>
            <w:noProof/>
            <w:webHidden/>
          </w:rPr>
          <w:instrText xml:space="preserve"> PAGEREF _Toc487183730 \h </w:instrText>
        </w:r>
        <w:r w:rsidR="008C2BA9">
          <w:rPr>
            <w:noProof/>
            <w:webHidden/>
          </w:rPr>
        </w:r>
        <w:r w:rsidR="008C2BA9">
          <w:rPr>
            <w:noProof/>
            <w:webHidden/>
          </w:rPr>
          <w:fldChar w:fldCharType="separate"/>
        </w:r>
        <w:r w:rsidR="007C0681">
          <w:rPr>
            <w:b/>
            <w:bCs/>
            <w:noProof/>
            <w:webHidden/>
          </w:rPr>
          <w:t>Error! Bookmark not defined.</w:t>
        </w:r>
        <w:r w:rsidR="008C2BA9">
          <w:rPr>
            <w:noProof/>
            <w:webHidden/>
          </w:rPr>
          <w:fldChar w:fldCharType="end"/>
        </w:r>
      </w:hyperlink>
    </w:p>
    <w:p w:rsidR="00470FD7" w:rsidRDefault="002E7A26" w:rsidP="00470FD7">
      <w:r>
        <w:fldChar w:fldCharType="end"/>
      </w:r>
    </w:p>
    <w:p w:rsidR="00470FD7" w:rsidRDefault="00470FD7" w:rsidP="00470FD7">
      <w:pPr>
        <w:pStyle w:val="Heading1"/>
      </w:pPr>
      <w:bookmarkStart w:id="5" w:name="_Toc203883634"/>
      <w:bookmarkStart w:id="6" w:name="_Toc487183638"/>
      <w:r>
        <w:lastRenderedPageBreak/>
        <w:t>LIST OF APPENDICES</w:t>
      </w:r>
      <w:bookmarkEnd w:id="5"/>
      <w:bookmarkEnd w:id="6"/>
    </w:p>
    <w:p w:rsidR="00470FD7" w:rsidRDefault="00470FD7" w:rsidP="00470FD7">
      <w:pPr>
        <w:pStyle w:val="List-Page"/>
      </w:pPr>
      <w:r>
        <w:t>Appendix</w:t>
      </w:r>
      <w:r>
        <w:tab/>
        <w:t>Page</w:t>
      </w:r>
    </w:p>
    <w:p w:rsidR="00AC1799" w:rsidRDefault="00AC1799" w:rsidP="00230F4B"/>
    <w:p w:rsidR="00683AC6" w:rsidRDefault="00683AC6">
      <w:pPr>
        <w:pStyle w:val="TableofFigures"/>
        <w:rPr>
          <w:rFonts w:asciiTheme="minorHAnsi" w:eastAsiaTheme="minorEastAsia" w:hAnsiTheme="minorHAnsi" w:cstheme="minorBidi"/>
          <w:noProof/>
          <w:sz w:val="22"/>
          <w:szCs w:val="22"/>
        </w:rPr>
      </w:pPr>
      <w:r>
        <w:fldChar w:fldCharType="begin"/>
      </w:r>
      <w:r>
        <w:instrText xml:space="preserve"> TOC \h \z \c "Appendix" </w:instrText>
      </w:r>
      <w:r>
        <w:fldChar w:fldCharType="separate"/>
      </w:r>
      <w:hyperlink w:anchor="_Toc487202262" w:history="1">
        <w:r w:rsidRPr="006468E5">
          <w:rPr>
            <w:rStyle w:val="Hyperlink"/>
            <w:noProof/>
          </w:rPr>
          <w:t>Appendix A.–</w:t>
        </w:r>
        <w:r w:rsidRPr="006468E5">
          <w:rPr>
            <w:rStyle w:val="Hyperlink"/>
            <w:noProof/>
            <w:highlight w:val="lightGray"/>
          </w:rPr>
          <w:t>Mean</w:t>
        </w:r>
        <w:r w:rsidRPr="006468E5">
          <w:rPr>
            <w:rStyle w:val="Hyperlink"/>
            <w:noProof/>
          </w:rPr>
          <w:t>-average dressed weight (kg) of coho salmon during 3 periods of the Southeast Alaska summer troll season and the all-gear commercial harvest of coho and pink salmon and round weight of commercially-caught pink salmon (kg), 1970–2010.</w:t>
        </w:r>
        <w:r>
          <w:rPr>
            <w:noProof/>
            <w:webHidden/>
          </w:rPr>
          <w:tab/>
        </w:r>
        <w:r>
          <w:rPr>
            <w:noProof/>
            <w:webHidden/>
          </w:rPr>
          <w:fldChar w:fldCharType="begin"/>
        </w:r>
        <w:r>
          <w:rPr>
            <w:noProof/>
            <w:webHidden/>
          </w:rPr>
          <w:instrText xml:space="preserve"> PAGEREF _Toc487202262 \h </w:instrText>
        </w:r>
        <w:r>
          <w:rPr>
            <w:noProof/>
            <w:webHidden/>
          </w:rPr>
        </w:r>
        <w:r>
          <w:rPr>
            <w:noProof/>
            <w:webHidden/>
          </w:rPr>
          <w:fldChar w:fldCharType="separate"/>
        </w:r>
        <w:r w:rsidR="007C0681">
          <w:rPr>
            <w:noProof/>
            <w:webHidden/>
          </w:rPr>
          <w:t>102</w:t>
        </w:r>
        <w:r>
          <w:rPr>
            <w:noProof/>
            <w:webHidden/>
          </w:rPr>
          <w:fldChar w:fldCharType="end"/>
        </w:r>
      </w:hyperlink>
    </w:p>
    <w:p w:rsidR="00683AC6" w:rsidRDefault="007F1B38">
      <w:pPr>
        <w:pStyle w:val="TableofFigures"/>
        <w:rPr>
          <w:rFonts w:asciiTheme="minorHAnsi" w:eastAsiaTheme="minorEastAsia" w:hAnsiTheme="minorHAnsi" w:cstheme="minorBidi"/>
          <w:noProof/>
          <w:sz w:val="22"/>
          <w:szCs w:val="22"/>
        </w:rPr>
      </w:pPr>
      <w:hyperlink w:anchor="_Toc487202263" w:history="1">
        <w:r w:rsidR="00683AC6" w:rsidRPr="006468E5">
          <w:rPr>
            <w:rStyle w:val="Hyperlink"/>
            <w:noProof/>
          </w:rPr>
          <w:t>Appendix B.–</w:t>
        </w:r>
        <w:r w:rsidR="00683AC6" w:rsidRPr="006468E5">
          <w:rPr>
            <w:rStyle w:val="Hyperlink"/>
            <w:noProof/>
            <w:highlight w:val="lightGray"/>
          </w:rPr>
          <w:t>Average</w:t>
        </w:r>
        <w:r w:rsidR="00683AC6" w:rsidRPr="006468E5">
          <w:rPr>
            <w:rStyle w:val="Hyperlink"/>
            <w:noProof/>
          </w:rPr>
          <w:t xml:space="preserve"> and coefficient of variation of mid-eye to fork length of male and female adult age-.1 coho salmon returning to Auke Creek and the Berners River, 1980–2016.</w:t>
        </w:r>
        <w:r w:rsidR="00683AC6">
          <w:rPr>
            <w:noProof/>
            <w:webHidden/>
          </w:rPr>
          <w:tab/>
        </w:r>
        <w:r w:rsidR="00683AC6">
          <w:rPr>
            <w:noProof/>
            <w:webHidden/>
          </w:rPr>
          <w:fldChar w:fldCharType="begin"/>
        </w:r>
        <w:r w:rsidR="00683AC6">
          <w:rPr>
            <w:noProof/>
            <w:webHidden/>
          </w:rPr>
          <w:instrText xml:space="preserve"> PAGEREF _Toc487202263 \h </w:instrText>
        </w:r>
        <w:r w:rsidR="00683AC6">
          <w:rPr>
            <w:noProof/>
            <w:webHidden/>
          </w:rPr>
        </w:r>
        <w:r w:rsidR="00683AC6">
          <w:rPr>
            <w:noProof/>
            <w:webHidden/>
          </w:rPr>
          <w:fldChar w:fldCharType="separate"/>
        </w:r>
        <w:r w:rsidR="007C0681">
          <w:rPr>
            <w:noProof/>
            <w:webHidden/>
          </w:rPr>
          <w:t>103</w:t>
        </w:r>
        <w:r w:rsidR="00683AC6">
          <w:rPr>
            <w:noProof/>
            <w:webHidden/>
          </w:rPr>
          <w:fldChar w:fldCharType="end"/>
        </w:r>
      </w:hyperlink>
    </w:p>
    <w:p w:rsidR="00683AC6" w:rsidRDefault="007F1B38">
      <w:pPr>
        <w:pStyle w:val="TableofFigures"/>
        <w:rPr>
          <w:rFonts w:asciiTheme="minorHAnsi" w:eastAsiaTheme="minorEastAsia" w:hAnsiTheme="minorHAnsi" w:cstheme="minorBidi"/>
          <w:noProof/>
          <w:sz w:val="22"/>
          <w:szCs w:val="22"/>
        </w:rPr>
      </w:pPr>
      <w:hyperlink w:anchor="_Toc487202264" w:history="1">
        <w:r w:rsidR="00683AC6" w:rsidRPr="006468E5">
          <w:rPr>
            <w:rStyle w:val="Hyperlink"/>
            <w:noProof/>
          </w:rPr>
          <w:t>Appendix C.–</w:t>
        </w:r>
        <w:r w:rsidR="00683AC6" w:rsidRPr="006468E5">
          <w:rPr>
            <w:rStyle w:val="Hyperlink"/>
            <w:noProof/>
            <w:highlight w:val="lightGray"/>
          </w:rPr>
          <w:t>Average</w:t>
        </w:r>
        <w:r w:rsidR="00683AC6" w:rsidRPr="006468E5">
          <w:rPr>
            <w:rStyle w:val="Hyperlink"/>
            <w:noProof/>
          </w:rPr>
          <w:t xml:space="preserve"> and coefficient of variation of mid-eye to fork length of male and female adult age-.1 coho salmon returning to Auke Creek and the Berners River, 1980–2016.</w:t>
        </w:r>
        <w:r w:rsidR="00683AC6">
          <w:rPr>
            <w:noProof/>
            <w:webHidden/>
          </w:rPr>
          <w:tab/>
        </w:r>
        <w:r w:rsidR="00683AC6">
          <w:rPr>
            <w:noProof/>
            <w:webHidden/>
          </w:rPr>
          <w:fldChar w:fldCharType="begin"/>
        </w:r>
        <w:r w:rsidR="00683AC6">
          <w:rPr>
            <w:noProof/>
            <w:webHidden/>
          </w:rPr>
          <w:instrText xml:space="preserve"> PAGEREF _Toc487202264 \h </w:instrText>
        </w:r>
        <w:r w:rsidR="00683AC6">
          <w:rPr>
            <w:noProof/>
            <w:webHidden/>
          </w:rPr>
        </w:r>
        <w:r w:rsidR="00683AC6">
          <w:rPr>
            <w:noProof/>
            <w:webHidden/>
          </w:rPr>
          <w:fldChar w:fldCharType="separate"/>
        </w:r>
        <w:r w:rsidR="007C0681">
          <w:rPr>
            <w:noProof/>
            <w:webHidden/>
          </w:rPr>
          <w:t>104</w:t>
        </w:r>
        <w:r w:rsidR="00683AC6">
          <w:rPr>
            <w:noProof/>
            <w:webHidden/>
          </w:rPr>
          <w:fldChar w:fldCharType="end"/>
        </w:r>
      </w:hyperlink>
    </w:p>
    <w:p w:rsidR="00683AC6" w:rsidRDefault="007F1B38">
      <w:pPr>
        <w:pStyle w:val="TableofFigures"/>
        <w:rPr>
          <w:rFonts w:asciiTheme="minorHAnsi" w:eastAsiaTheme="minorEastAsia" w:hAnsiTheme="minorHAnsi" w:cstheme="minorBidi"/>
          <w:noProof/>
          <w:sz w:val="22"/>
          <w:szCs w:val="22"/>
        </w:rPr>
      </w:pPr>
      <w:hyperlink w:anchor="_Toc487202265" w:history="1">
        <w:r w:rsidR="00683AC6" w:rsidRPr="006468E5">
          <w:rPr>
            <w:rStyle w:val="Hyperlink"/>
            <w:noProof/>
          </w:rPr>
          <w:t>Appendix D.–Southeast Alaska troll-caught coho salmon average dressed weight compared with modeled weight based on based on a multiple regression model with two standardized variables fitted to 1970–2014 weight data</w:t>
        </w:r>
        <w:r w:rsidR="00683AC6">
          <w:rPr>
            <w:noProof/>
            <w:webHidden/>
          </w:rPr>
          <w:tab/>
        </w:r>
        <w:r w:rsidR="00683AC6">
          <w:rPr>
            <w:noProof/>
            <w:webHidden/>
          </w:rPr>
          <w:fldChar w:fldCharType="begin"/>
        </w:r>
        <w:r w:rsidR="00683AC6">
          <w:rPr>
            <w:noProof/>
            <w:webHidden/>
          </w:rPr>
          <w:instrText xml:space="preserve"> PAGEREF _Toc487202265 \h </w:instrText>
        </w:r>
        <w:r w:rsidR="00683AC6">
          <w:rPr>
            <w:noProof/>
            <w:webHidden/>
          </w:rPr>
        </w:r>
        <w:r w:rsidR="00683AC6">
          <w:rPr>
            <w:noProof/>
            <w:webHidden/>
          </w:rPr>
          <w:fldChar w:fldCharType="separate"/>
        </w:r>
        <w:r w:rsidR="007C0681">
          <w:rPr>
            <w:noProof/>
            <w:webHidden/>
          </w:rPr>
          <w:t>105</w:t>
        </w:r>
        <w:r w:rsidR="00683AC6">
          <w:rPr>
            <w:noProof/>
            <w:webHidden/>
          </w:rPr>
          <w:fldChar w:fldCharType="end"/>
        </w:r>
      </w:hyperlink>
    </w:p>
    <w:p w:rsidR="006F4F58" w:rsidRDefault="00683AC6" w:rsidP="00230F4B">
      <w:r>
        <w:rPr>
          <w:sz w:val="20"/>
          <w:szCs w:val="20"/>
        </w:rPr>
        <w:fldChar w:fldCharType="end"/>
      </w:r>
    </w:p>
    <w:p w:rsidR="00683AC6" w:rsidRDefault="00683AC6" w:rsidP="00230F4B"/>
    <w:p w:rsidR="00683AC6" w:rsidRDefault="00683AC6" w:rsidP="00230F4B"/>
    <w:p w:rsidR="00683AC6" w:rsidRDefault="00683AC6" w:rsidP="00230F4B">
      <w:pPr>
        <w:sectPr w:rsidR="00683AC6" w:rsidSect="00BB5381">
          <w:headerReference w:type="default" r:id="rId20"/>
          <w:footerReference w:type="default" r:id="rId21"/>
          <w:pgSz w:w="12240" w:h="15840" w:code="1"/>
          <w:pgMar w:top="1440" w:right="1440" w:bottom="1440" w:left="1440" w:header="720" w:footer="547" w:gutter="0"/>
          <w:pgNumType w:fmt="lowerRoman" w:start="1"/>
          <w:cols w:space="432"/>
          <w:formProt w:val="0"/>
          <w:docGrid w:linePitch="326"/>
        </w:sectPr>
      </w:pPr>
    </w:p>
    <w:p w:rsidR="00AC1799" w:rsidRDefault="00AC1799" w:rsidP="00AC1799">
      <w:pPr>
        <w:pStyle w:val="Heading1"/>
      </w:pPr>
      <w:bookmarkStart w:id="7" w:name="_Toc203202425"/>
      <w:bookmarkStart w:id="8" w:name="_Toc487183639"/>
      <w:r>
        <w:lastRenderedPageBreak/>
        <w:t>abstract</w:t>
      </w:r>
      <w:bookmarkEnd w:id="7"/>
      <w:bookmarkEnd w:id="8"/>
    </w:p>
    <w:p w:rsidR="00AC1799" w:rsidRDefault="004C7433" w:rsidP="00AC1799">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Escapements to monitored streams remained within or above biological escapement goal ranges during 2008–2010. We identified no coho salmon stocks of concern in Southeast Alaska. Average returns during the period increased from the prior 3-year period, due in part to a rebound in average marine survival, which increased from 9.5% in 2005–2007 to 12.8% in 2008–2010. During 2007–2010, there was a shift in marine survival of inside stocks in favor of those in southern Southeast compared with northern Southeast. Exploitation rates remained moderate during 2008–2010, with averages by stock of 59% for Chuck Creek, 62% for Ford Arm Creek, 50% for Hugh Smith Lake, 57% for Berners River, 45% for Chilkat River, 49% for Taku River, and 41% for Auke Creek (mean-average = 52%). The hatchery contribution has remained nearly unchanged over the past 2 decades at about 20% of the common property commercial </w:t>
      </w:r>
      <w:r w:rsidR="00A46326">
        <w:rPr>
          <w:sz w:val="20"/>
          <w:szCs w:val="20"/>
        </w:rPr>
        <w:t>harvest</w:t>
      </w:r>
      <w:r w:rsidRPr="004C7433">
        <w:rPr>
          <w:sz w:val="20"/>
          <w:szCs w:val="20"/>
        </w:rPr>
        <w:t>, despite a tripling of coho salmon releases from hatcheries in the region. Size data indicate increased spatial variability in marine growth, a probable decline in growth rates in outer coastal waters, and a potential shift in the food web toward prey species favored by pink salmon. Although escapements to 2 indicator systems averaged 142–150% of E</w:t>
      </w:r>
      <w:r w:rsidR="000403F8" w:rsidRPr="000403F8">
        <w:rPr>
          <w:i/>
          <w:sz w:val="20"/>
          <w:szCs w:val="20"/>
        </w:rPr>
        <w:t>MSY</w:t>
      </w:r>
      <w:r w:rsidRPr="004C7433">
        <w:rPr>
          <w:sz w:val="20"/>
          <w:szCs w:val="20"/>
        </w:rPr>
        <w:t xml:space="preserve">, realized harvests were estimated at over 90% of </w:t>
      </w:r>
      <w:r w:rsidR="000403F8" w:rsidRPr="000403F8">
        <w:rPr>
          <w:i/>
          <w:sz w:val="20"/>
          <w:szCs w:val="20"/>
        </w:rPr>
        <w:t>MSY</w:t>
      </w:r>
      <w:r w:rsidRPr="004C7433">
        <w:rPr>
          <w:sz w:val="20"/>
          <w:szCs w:val="20"/>
        </w:rPr>
        <w:t>. Recently updated spawner-recruit relationships show significant (p&lt;0.05) positive linear relationships between escapement and production. We introduce a new spawner-recruit model consistent with our understanding of Southeast Alaska coho salmon life history that accounts for the contribution by marine-rearing nomads.</w:t>
      </w:r>
    </w:p>
    <w:p w:rsidR="00AC1799" w:rsidRDefault="00AC1799" w:rsidP="00AC1799">
      <w:pPr>
        <w:pStyle w:val="Keywords"/>
      </w:pPr>
      <w:r>
        <w:t xml:space="preserve">Key words: </w:t>
      </w:r>
      <w:r w:rsidR="004C7433" w:rsidRPr="004C7433">
        <w:t xml:space="preserve">coho salmon, </w:t>
      </w:r>
      <w:r w:rsidR="004C7433" w:rsidRPr="004C7433">
        <w:rPr>
          <w:i/>
        </w:rPr>
        <w:t>Oncorhynchus kisutch</w:t>
      </w:r>
      <w:r w:rsidR="004C7433" w:rsidRPr="004C7433">
        <w:t>, escapement, escapement goals, smolts, nomads, marine survival, exploitation rates, weight, length, Auke Creek, Berners River, Taku River, Ford Arm Creek, Hugh Smith Lake, Chilkat River, Chuck Creek, Tsiu River, Situk River, Lost River.</w:t>
      </w:r>
    </w:p>
    <w:p w:rsidR="00AC1799" w:rsidRDefault="00AC1799" w:rsidP="00AC1799"/>
    <w:p w:rsidR="00AC1799" w:rsidRDefault="00AC1799" w:rsidP="00AC1799">
      <w:pPr>
        <w:pStyle w:val="Heading1"/>
      </w:pPr>
      <w:bookmarkStart w:id="9" w:name="_Toc203202426"/>
      <w:bookmarkStart w:id="10" w:name="_Toc487183640"/>
      <w:r>
        <w:t>introduction</w:t>
      </w:r>
      <w:bookmarkEnd w:id="9"/>
      <w:bookmarkEnd w:id="10"/>
    </w:p>
    <w:p w:rsidR="00DD0EC1" w:rsidRDefault="00DD0EC1" w:rsidP="00DD0EC1">
      <w:r>
        <w:t>Coho salmon (</w:t>
      </w:r>
      <w:r w:rsidRPr="00EB5764">
        <w:rPr>
          <w:i/>
        </w:rPr>
        <w:t>Oncorhynchus kisutch</w:t>
      </w:r>
      <w:r>
        <w:t xml:space="preserve">) are important to a variety of commercial, sport, and subsistence users in Southeast Alaska. Trollers have accounted for over 60% of the commercial </w:t>
      </w:r>
      <w:r w:rsidR="00AF5C24">
        <w:t>harvest</w:t>
      </w:r>
      <w:r>
        <w:t>, on average, but coho salmon are also important to seine, drift gillnet, and set gillnet fisheries. Recreational fisheries occur in both fresh and saltwater areas and have constituted an increasing component of the harvest in recent years. Directed subsistence fisheries have been very limited, but regulations allowing directed subsistence fishing for coho salmon have been expanded under federal rules in many freshwater areas. This report updates an earli</w:t>
      </w:r>
      <w:r w:rsidR="00B54274">
        <w:t>er assessment (Shaul et al. 2011</w:t>
      </w:r>
      <w:r>
        <w:t xml:space="preserve">) of the stocks that support </w:t>
      </w:r>
      <w:r w:rsidR="00B54274">
        <w:t>these fisheries through the 2016</w:t>
      </w:r>
      <w:r>
        <w:t xml:space="preserve"> return.</w:t>
      </w:r>
    </w:p>
    <w:p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extending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w:t>
      </w:r>
      <w:r w:rsidR="007D7FD5">
        <w:t>t</w:t>
      </w:r>
      <w:r w:rsidR="00744FA8">
        <w:t>he most recent two decades (1998–2017</w:t>
      </w:r>
      <w:r w:rsidR="007D7FD5">
        <w:t>) around an average of about 1.9</w:t>
      </w:r>
      <w:r>
        <w:t xml:space="preserve"> million wild fish a</w:t>
      </w:r>
      <w:r w:rsidR="00744FA8">
        <w:t>nd 2.5</w:t>
      </w:r>
      <w:r w:rsidR="007D7FD5">
        <w:t xml:space="preserve"> million total fish. After 2005, harvests were relatively stable in most years between 1.4–2.0 wild fish and 1.4–2.4 million total fish, with the exception of 2013 and 2014, </w:t>
      </w:r>
      <w:r w:rsidR="00A00734">
        <w:t xml:space="preserve">when total harvests of 3.36–3.59 million fish ranked as the </w:t>
      </w:r>
      <w:r w:rsidR="008C09E4">
        <w:t>2</w:t>
      </w:r>
      <w:r w:rsidR="008C09E4" w:rsidRPr="008C09E4">
        <w:rPr>
          <w:vertAlign w:val="superscript"/>
        </w:rPr>
        <w:t>nd</w:t>
      </w:r>
      <w:r w:rsidR="008C09E4">
        <w:t xml:space="preserve"> </w:t>
      </w:r>
      <w:r w:rsidR="00A00734">
        <w:t>and 5</w:t>
      </w:r>
      <w:r w:rsidR="00A00734" w:rsidRPr="00A00734">
        <w:rPr>
          <w:vertAlign w:val="superscript"/>
        </w:rPr>
        <w:t>th</w:t>
      </w:r>
      <w:r w:rsidR="00A00734">
        <w:t xml:space="preserve"> largest commercial harvests in history</w:t>
      </w:r>
      <w:r w:rsidR="008C09E4">
        <w:t xml:space="preserve"> and 7</w:t>
      </w:r>
      <w:r w:rsidR="008C09E4" w:rsidRPr="008C09E4">
        <w:rPr>
          <w:vertAlign w:val="superscript"/>
        </w:rPr>
        <w:t>th</w:t>
      </w:r>
      <w:r w:rsidR="008C09E4">
        <w:t xml:space="preserve"> and 11</w:t>
      </w:r>
      <w:r w:rsidR="008C09E4" w:rsidRPr="008C09E4">
        <w:rPr>
          <w:vertAlign w:val="superscript"/>
        </w:rPr>
        <w:t>th</w:t>
      </w:r>
      <w:r w:rsidR="008C09E4">
        <w:t xml:space="preserve"> highest for wild fish (2.46–2.57 million fish)</w:t>
      </w:r>
      <w:r w:rsidR="007D7FD5">
        <w:t>.</w:t>
      </w:r>
    </w:p>
    <w:p w:rsidR="00DD0EC1" w:rsidRDefault="00DD0EC1" w:rsidP="00DD0EC1">
      <w:r>
        <w:lastRenderedPageBreak/>
        <w:t>Excellent coho salmon habitat occurs throughout Southeast Alaska (Figure 2). In addition to wild stocks within Southeast Alaska, important contributions to the region’s total harvest are made by local hatchery stocks, several transboundary rivers, and by natural systems and hatcheries on the northern British Columbia coast. Coho salmon are produced by thousands of streams and by 13 hatcheries in Southeast Alaska. Many of the streams are small producers about which little is known.</w:t>
      </w:r>
    </w:p>
    <w:p w:rsidR="00AC1799" w:rsidRDefault="00744FA8" w:rsidP="00DD0EC1">
      <w:r>
        <w:t>During 2011 to 2015</w:t>
      </w:r>
      <w:r w:rsidR="00DD0EC1">
        <w:t>, hatcher</w:t>
      </w:r>
      <w:r>
        <w:t>ies contributed an average of 27% (range 24</w:t>
      </w:r>
      <w:r w:rsidR="008C09E4">
        <w:t>–28</w:t>
      </w:r>
      <w:r w:rsidR="00DD0EC1">
        <w:t xml:space="preserve">%) of the Southeast Alaska commercial </w:t>
      </w:r>
      <w:r w:rsidR="002D4A54">
        <w:t>harvest</w:t>
      </w:r>
      <w:r w:rsidR="00DD0EC1">
        <w:t xml:space="preserve">. </w:t>
      </w:r>
      <w:r w:rsidR="008C09E4">
        <w:t>This represents an increase from the prior two</w:t>
      </w:r>
      <w:r w:rsidR="00DD0EC1">
        <w:t xml:space="preserve"> decade</w:t>
      </w:r>
      <w:r w:rsidR="008C09E4">
        <w:t>s (1991–2010</w:t>
      </w:r>
      <w:r w:rsidR="00DD0EC1">
        <w:t>)</w:t>
      </w:r>
      <w:r w:rsidR="008C09E4">
        <w:t xml:space="preserve"> when the hatchery component </w:t>
      </w:r>
      <w:r w:rsidR="00287B1A">
        <w:t xml:space="preserve">of the commercial catch </w:t>
      </w:r>
      <w:r w:rsidR="008C09E4">
        <w:t xml:space="preserve">remained </w:t>
      </w:r>
      <w:r w:rsidR="00287B1A">
        <w:t>level at an average</w:t>
      </w:r>
      <w:r w:rsidR="00DD0EC1">
        <w:t xml:space="preserve"> </w:t>
      </w:r>
      <w:r w:rsidR="00287B1A">
        <w:t xml:space="preserve">of 19% (range 13–22%) despite tripling of </w:t>
      </w:r>
      <w:r w:rsidR="00F948CD">
        <w:t>coho</w:t>
      </w:r>
      <w:r w:rsidR="00287B1A">
        <w:t xml:space="preserve"> salmon </w:t>
      </w:r>
      <w:r w:rsidR="00F948CD">
        <w:t xml:space="preserve">non-fry </w:t>
      </w:r>
      <w:r w:rsidR="00287B1A">
        <w:t xml:space="preserve">hatchery releases in the region. </w:t>
      </w:r>
      <w:r>
        <w:t xml:space="preserve">However, the hatchery component subsequently dropped sharply </w:t>
      </w:r>
      <w:r w:rsidR="007C461E">
        <w:t xml:space="preserve">to 21% in 2016 and 16% in 2017. </w:t>
      </w:r>
      <w:r w:rsidR="00287B1A">
        <w:t>During recent years, over</w:t>
      </w:r>
      <w:r w:rsidR="00DD0EC1">
        <w:t xml:space="preserve"> 99% of the hatchery contribution to the Southeast Alaska </w:t>
      </w:r>
      <w:r w:rsidR="00A46326">
        <w:t>harvest</w:t>
      </w:r>
      <w:r w:rsidR="00DD0EC1">
        <w:t xml:space="preserve"> was produced by Alaskan facilities.</w:t>
      </w:r>
    </w:p>
    <w:p w:rsidR="00DD0EC1" w:rsidRDefault="00966F3A" w:rsidP="00966F3A">
      <w:pPr>
        <w:jc w:val="center"/>
      </w:pPr>
      <w:r w:rsidRPr="00966F3A">
        <w:rPr>
          <w:noProof/>
        </w:rPr>
        <w:drawing>
          <wp:inline distT="0" distB="0" distL="0" distR="0" wp14:anchorId="43E2C3F6" wp14:editId="6D847CE5">
            <wp:extent cx="5943600" cy="403901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39015"/>
                    </a:xfrm>
                    <a:prstGeom prst="rect">
                      <a:avLst/>
                    </a:prstGeom>
                    <a:noFill/>
                    <a:ln>
                      <a:noFill/>
                    </a:ln>
                  </pic:spPr>
                </pic:pic>
              </a:graphicData>
            </a:graphic>
          </wp:inline>
        </w:drawing>
      </w:r>
    </w:p>
    <w:p w:rsidR="00AC1799" w:rsidRPr="00DD0EC1" w:rsidRDefault="00DD0EC1" w:rsidP="00DD0EC1">
      <w:pPr>
        <w:pStyle w:val="Caption"/>
      </w:pPr>
      <w:bookmarkStart w:id="11" w:name="_Toc487183692"/>
      <w:r w:rsidRPr="00DD0EC1">
        <w:t xml:space="preserve">Figure </w:t>
      </w:r>
      <w:fldSimple w:instr=" SEQ Figure \* ARABIC ">
        <w:r w:rsidR="007C0681">
          <w:rPr>
            <w:noProof/>
          </w:rPr>
          <w:t>1</w:t>
        </w:r>
      </w:fldSimple>
      <w:r w:rsidRPr="00DD0EC1">
        <w:t>.–</w:t>
      </w:r>
      <w:r w:rsidRPr="00F4749C">
        <w:rPr>
          <w:highlight w:val="lightGray"/>
        </w:rPr>
        <w:t>Commercial</w:t>
      </w:r>
      <w:r w:rsidRPr="00DD0EC1">
        <w:t xml:space="preserve"> harvest of wild and hatchery coho salmon in Southeast Alaska, 1890–201</w:t>
      </w:r>
      <w:r w:rsidR="00EB5764">
        <w:t>6</w:t>
      </w:r>
      <w:r w:rsidRPr="00DD0EC1">
        <w:t xml:space="preserve">, with a </w:t>
      </w:r>
      <w:r w:rsidR="00966F3A">
        <w:t>9</w:t>
      </w:r>
      <w:r w:rsidR="002D5C73">
        <w:t xml:space="preserve"> point</w:t>
      </w:r>
      <w:r w:rsidRPr="00DD0EC1">
        <w:t xml:space="preserve"> LOESS trend.</w:t>
      </w:r>
      <w:bookmarkEnd w:id="11"/>
    </w:p>
    <w:p w:rsidR="00AC1799" w:rsidRDefault="00DD0EC1" w:rsidP="00AC1799">
      <w:r w:rsidRPr="00DD0EC1">
        <w:t>The Alaska Department of Fish and Game implemented an improved stock assessment program in the early 1980s to better understand and manage coho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coho salmon stocks and have formed the basis for improved management.</w:t>
      </w:r>
    </w:p>
    <w:p w:rsidR="002E7A26" w:rsidRDefault="00F716D3" w:rsidP="00AC1799">
      <w:r>
        <w:rPr>
          <w:noProof/>
        </w:rPr>
        <w:lastRenderedPageBreak/>
        <w:drawing>
          <wp:inline distT="0" distB="0" distL="0" distR="0" wp14:anchorId="26BE5486" wp14:editId="6EBD65EE">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rsidR="002D4A54" w:rsidRDefault="002E7A26" w:rsidP="002D4A54">
      <w:pPr>
        <w:pStyle w:val="Caption"/>
      </w:pPr>
      <w:bookmarkStart w:id="12" w:name="_Toc487183693"/>
      <w:r w:rsidRPr="00A0238F">
        <w:t xml:space="preserve">Figure </w:t>
      </w:r>
      <w:fldSimple w:instr=" SEQ Figure \* ARABIC ">
        <w:r w:rsidR="007C0681">
          <w:rPr>
            <w:noProof/>
          </w:rPr>
          <w:t>2</w:t>
        </w:r>
      </w:fldSimple>
      <w:r w:rsidRPr="00A0238F">
        <w:t>.–Map of Southeast Alaska and northern British Columbia, showing the locations of recent coho salmon full indicator stock assessment projects.</w:t>
      </w:r>
      <w:r w:rsidR="004E2CF7" w:rsidRPr="00A0238F">
        <w:t xml:space="preserve"> </w:t>
      </w:r>
      <w:r w:rsidR="007651E0" w:rsidRPr="00A0238F">
        <w:t>Stars mark area</w:t>
      </w:r>
      <w:r w:rsidR="00B47ABA" w:rsidRPr="00A0238F">
        <w:t xml:space="preserve"> i</w:t>
      </w:r>
      <w:r w:rsidR="004E2CF7" w:rsidRPr="00A0238F">
        <w:t xml:space="preserve">ndex streams </w:t>
      </w:r>
      <w:r w:rsidR="007651E0" w:rsidRPr="00A0238F">
        <w:t xml:space="preserve">and triangles mark </w:t>
      </w:r>
      <w:r w:rsidR="004E2CF7" w:rsidRPr="00A0238F">
        <w:t>survey</w:t>
      </w:r>
      <w:r w:rsidR="00B47ABA" w:rsidRPr="00A0238F">
        <w:t xml:space="preserve">ed </w:t>
      </w:r>
      <w:r w:rsidR="004E2CF7" w:rsidRPr="00A0238F">
        <w:t>streams with independent escapement goals.</w:t>
      </w:r>
      <w:bookmarkEnd w:id="12"/>
      <w:r w:rsidR="002D4A54">
        <w:t xml:space="preserve"> </w:t>
      </w:r>
    </w:p>
    <w:p w:rsidR="002E7A26" w:rsidRDefault="002E7A26" w:rsidP="002D4A54">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 Fisheries directed primarily at coho salmon are managed based on wild stock fishery performance to achieve adequate escapement while harvesting the surplus. Escapement goal ranges have been established for a number of wild indicator stocks and surveyed systems.</w:t>
      </w:r>
    </w:p>
    <w:p w:rsidR="002E7A26" w:rsidRDefault="002E7A26" w:rsidP="002E7A26">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rsidR="002E7A26" w:rsidRDefault="002E7A26" w:rsidP="002E7A26">
      <w:r>
        <w:t xml:space="preserve">The broad distribution of coho salmon production across thousands of small stream systems necessitates that much of the harvest occur in highly mixed-stock fisheries where the stocks intermingle. Except for years of strong deviations from average abundance, commercial trollers fish a relatively stable season and harvest a relatively stable proportion of the total runs. This pattern of fishing results in a more even distribution of the troll harvest across all stocks in the region, thereby realizing some harvest from all stocks, while ensuring that more heavily </w:t>
      </w:r>
      <w:r>
        <w:lastRenderedPageBreak/>
        <w:t>exploited inside stocks are able to support some harvest in inside 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2E7A26" w:rsidRDefault="002E7A26" w:rsidP="002E7A26">
      <w:r>
        <w:t xml:space="preserve">The commercial fisheries are managed under specific management plans for each fishery. The troll management plan for coho salmon contains several decision points that potentially trigger early or midseason closures for conservation and allocation, and/or an extension of the troll coho season for up to 10 days after the regulatory closing date of September 20. Most provisions of the plan were written in the late 1970s and 1980s when direct information on coho stocks was very limited, aside from fishery catch and effort. In recent years, fishery managers have tried to balance the specific provisions of the management plan with increasing capability to assess stocks and their escapement needs. Inseason management has increasingly focused on escapement goals that produce </w:t>
      </w:r>
      <w:r w:rsidR="000403F8" w:rsidRPr="000403F8">
        <w:rPr>
          <w:i/>
        </w:rPr>
        <w:t>MSY</w:t>
      </w:r>
      <w:r>
        <w:t xml:space="preserve"> as a specific priority objective.</w:t>
      </w:r>
    </w:p>
    <w:p w:rsidR="002E7A26" w:rsidRDefault="002E7A26" w:rsidP="002E7A26">
      <w:r>
        <w:t>In addition to provisions specified in the management plans, the Pacific Salmon Treaty (PST) contains provisions for the conservation of northern British Columbia coho 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rsidR="00AC1799" w:rsidRDefault="002E7A26" w:rsidP="002E7A26">
      <w:r>
        <w:t>Marine sport fisheries, whic</w:t>
      </w:r>
      <w:r w:rsidR="00F948CD">
        <w:t>h accounted for an average of 88</w:t>
      </w:r>
      <w:r>
        <w:t>% of the total recreational ha</w:t>
      </w:r>
      <w:r w:rsidR="007C461E">
        <w:t>rvest during 2007–2016</w:t>
      </w:r>
      <w:r>
        <w:t>, are managed primarily under a 6-fish bag limit. The same bag limit applies in most freshwater systems, except for some more accessible streams where the bag limit is 2 fish. The sport fishery has accounted for a small, but generally increasing, component of the harvest, reaching a peak estimated</w:t>
      </w:r>
      <w:r w:rsidR="007C461E">
        <w:t xml:space="preserve"> harvest of 409.3 thousand</w:t>
      </w:r>
      <w:r w:rsidR="0012635E">
        <w:t xml:space="preserve"> fish in 2005</w:t>
      </w:r>
      <w:r>
        <w:t xml:space="preserve"> (Figure 3)</w:t>
      </w:r>
      <w:r w:rsidR="0012635E">
        <w:t xml:space="preserve">. The sport harvest then decreased to an average of 226.6 thousand fish in 2006–2012 </w:t>
      </w:r>
      <w:r w:rsidR="007C461E">
        <w:t>before increasing again to 232.7</w:t>
      </w:r>
      <w:r w:rsidR="0012635E">
        <w:t>–339.6 thousand fish in 201</w:t>
      </w:r>
      <w:r w:rsidR="007C461E">
        <w:t>3–2016</w:t>
      </w:r>
      <w:r w:rsidR="0012635E">
        <w:t>, with a</w:t>
      </w:r>
      <w:r w:rsidR="007C461E">
        <w:t xml:space="preserve"> preliminary projection of 373.6 thousand fish harvested in 2017</w:t>
      </w:r>
      <w:r>
        <w:t>.</w:t>
      </w:r>
    </w:p>
    <w:p w:rsidR="002E7A26" w:rsidRDefault="002E7A26" w:rsidP="002E7A26">
      <w:r>
        <w:t>Concurrent with expansion of the charter industry, sport harvest accounted for an increasing share of the all-fishery harvest from the mid-1970s until the early 2000s, peaking during 2000–2009 at a range of 10–13% (av</w:t>
      </w:r>
      <w:r w:rsidR="0012635E">
        <w:t>erage 11%)</w:t>
      </w:r>
      <w:r w:rsidR="00E91576">
        <w:t>. The proportion caught in sport fisheries</w:t>
      </w:r>
      <w:r w:rsidR="0012635E">
        <w:t xml:space="preserve"> </w:t>
      </w:r>
      <w:r w:rsidR="00E91576">
        <w:t xml:space="preserve">declined </w:t>
      </w:r>
      <w:r w:rsidR="0012635E">
        <w:t>to an average of 9% in 2010–2014</w:t>
      </w:r>
      <w:r w:rsidR="00E91576">
        <w:t xml:space="preserve"> before increasing to </w:t>
      </w:r>
      <w:r w:rsidR="007C461E">
        <w:t>10–</w:t>
      </w:r>
      <w:r w:rsidR="00E91576">
        <w:t>13% in 2015</w:t>
      </w:r>
      <w:r w:rsidR="007C461E">
        <w:t>–2017</w:t>
      </w:r>
      <w:r>
        <w:t xml:space="preserve">.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rsidR="00AC1799" w:rsidRDefault="002E7A26" w:rsidP="002E7A26">
      <w:r>
        <w:t xml:space="preserve">Directed subsistence fishing for coho salmon occurs in a few streams in the region, while small </w:t>
      </w:r>
      <w:r w:rsidR="00A46326" w:rsidRPr="00A46326">
        <w:t>harvest</w:t>
      </w:r>
      <w:r>
        <w:t xml:space="preserve">s of the species are also taken incidentally to sockeye salmon in both subsistence and </w:t>
      </w:r>
      <w:r w:rsidR="00E91576">
        <w:t xml:space="preserve">personal </w:t>
      </w:r>
      <w:r w:rsidR="007C461E">
        <w:t>use fisheries. The 10 year (2008–2017</w:t>
      </w:r>
      <w:r w:rsidR="00E91576">
        <w:t>)</w:t>
      </w:r>
      <w:r>
        <w:t xml:space="preserve"> </w:t>
      </w:r>
      <w:r w:rsidR="00E91576">
        <w:t xml:space="preserve">average </w:t>
      </w:r>
      <w:r>
        <w:t>combined subsistence and personal use harvest, as reported on retur</w:t>
      </w:r>
      <w:r w:rsidR="00E91576">
        <w:t>ned permits, averaged only 2,700</w:t>
      </w:r>
      <w:r>
        <w:t xml:space="preserve"> fish.</w:t>
      </w:r>
    </w:p>
    <w:p w:rsidR="00AC1799" w:rsidRDefault="00AA07D6" w:rsidP="00AC1799">
      <w:r w:rsidRPr="00AA07D6">
        <w:rPr>
          <w:noProof/>
        </w:rPr>
        <w:lastRenderedPageBreak/>
        <w:drawing>
          <wp:inline distT="0" distB="0" distL="0" distR="0" wp14:anchorId="108A0ED8" wp14:editId="1B6824F3">
            <wp:extent cx="5943600" cy="336409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4099"/>
                    </a:xfrm>
                    <a:prstGeom prst="rect">
                      <a:avLst/>
                    </a:prstGeom>
                    <a:noFill/>
                    <a:ln>
                      <a:noFill/>
                    </a:ln>
                  </pic:spPr>
                </pic:pic>
              </a:graphicData>
            </a:graphic>
          </wp:inline>
        </w:drawing>
      </w:r>
    </w:p>
    <w:p w:rsidR="00AC1799" w:rsidRDefault="002E7A26" w:rsidP="002E7A26">
      <w:pPr>
        <w:pStyle w:val="Caption"/>
      </w:pPr>
      <w:bookmarkStart w:id="13" w:name="_Toc487183694"/>
      <w:r w:rsidRPr="00DD0EC1">
        <w:t xml:space="preserve">Figure </w:t>
      </w:r>
      <w:fldSimple w:instr=" SEQ Figure \* ARABIC ">
        <w:r w:rsidR="007C0681">
          <w:rPr>
            <w:noProof/>
          </w:rPr>
          <w:t>3</w:t>
        </w:r>
      </w:fldSimple>
      <w:r w:rsidRPr="00DD0EC1">
        <w:t>.–</w:t>
      </w:r>
      <w:r w:rsidRPr="00075CE4">
        <w:t xml:space="preserve">Sport harvest </w:t>
      </w:r>
      <w:r w:rsidR="00075CE4">
        <w:t xml:space="preserve">of coho salmon </w:t>
      </w:r>
      <w:r w:rsidRPr="00075CE4">
        <w:t>in salt water</w:t>
      </w:r>
      <w:r w:rsidR="00075CE4">
        <w:t xml:space="preserve"> and fresh water of </w:t>
      </w:r>
      <w:r w:rsidRPr="00075CE4">
        <w:t>in Southeast Alaska</w:t>
      </w:r>
      <w:r w:rsidR="00A602C9">
        <w:t>, 1977–2016</w:t>
      </w:r>
      <w:r w:rsidR="00DB4BD9">
        <w:t xml:space="preserve"> (and 8 pt LOESS trends)</w:t>
      </w:r>
      <w:r w:rsidR="00075CE4">
        <w:t xml:space="preserve">, </w:t>
      </w:r>
      <w:r w:rsidR="00152782" w:rsidRPr="00075CE4">
        <w:t>based on the state-wide harvest survey</w:t>
      </w:r>
      <w:r w:rsidR="00075CE4">
        <w:t xml:space="preserve">, with a preliminary estimate </w:t>
      </w:r>
      <w:r w:rsidR="00A602C9">
        <w:t>for both waters combined in 2017</w:t>
      </w:r>
      <w:r w:rsidRPr="00075CE4">
        <w:t>.</w:t>
      </w:r>
      <w:bookmarkEnd w:id="13"/>
    </w:p>
    <w:p w:rsidR="002E7A26" w:rsidRDefault="002E7A26" w:rsidP="002E7A26">
      <w:pPr>
        <w:pStyle w:val="Heading1"/>
      </w:pPr>
      <w:bookmarkStart w:id="14" w:name="_Toc487183641"/>
      <w:r>
        <w:t>Stock Status</w:t>
      </w:r>
      <w:bookmarkEnd w:id="14"/>
    </w:p>
    <w:p w:rsidR="006C1E21" w:rsidRDefault="002E7A26" w:rsidP="002E7A26">
      <w:r w:rsidRPr="002E7A26">
        <w:t xml:space="preserve">Status of coho salmon stocks in the Southeast Region was judged by trends in abundance and escapement of indicator stocks relative to established goals. Overall, 14 systems or groups of </w:t>
      </w:r>
      <w:r w:rsidR="00E5191A">
        <w:t>systems have goals, including 11</w:t>
      </w:r>
      <w:r w:rsidRPr="002E7A26">
        <w:t xml:space="preserve"> with biological escapement goals (BEG),</w:t>
      </w:r>
      <w:r w:rsidR="00E5191A">
        <w:t xml:space="preserve"> and</w:t>
      </w:r>
      <w:r w:rsidRPr="002E7A26">
        <w:t xml:space="preserve"> 3 with sustainable escapement goals (SEG)</w:t>
      </w:r>
      <w:r>
        <w:t xml:space="preserve"> (Table 1).</w:t>
      </w:r>
    </w:p>
    <w:p w:rsidR="00EF5D03" w:rsidRDefault="00EF5D03" w:rsidP="00EF5D03">
      <w:r>
        <w:t xml:space="preserve">Escapement goal classifications are defined in the </w:t>
      </w:r>
      <w:r w:rsidRPr="00312AD1">
        <w:rPr>
          <w:i/>
        </w:rPr>
        <w:t>Policy for the Management of Sustainable Salmon Fisheries</w:t>
      </w:r>
      <w:r>
        <w:t xml:space="preserve"> (5 AAC 39.222) under Section (f):</w:t>
      </w:r>
    </w:p>
    <w:p w:rsidR="00EF5D03" w:rsidRDefault="00EF5D03" w:rsidP="00EF5D03">
      <w:pPr>
        <w:ind w:firstLine="720"/>
      </w:pPr>
      <w:r>
        <w:t>“(3) “</w:t>
      </w:r>
      <w:proofErr w:type="gramStart"/>
      <w:r w:rsidRPr="007432B5">
        <w:rPr>
          <w:i/>
        </w:rPr>
        <w:t>biological</w:t>
      </w:r>
      <w:proofErr w:type="gramEnd"/>
      <w:r>
        <w:t xml:space="preserve"> escapement goal” or “(</w:t>
      </w:r>
      <w:r w:rsidRPr="007432B5">
        <w:rPr>
          <w:i/>
        </w:rPr>
        <w:t>BEG</w:t>
      </w:r>
      <w:r>
        <w:t>)” means the escapement that provides the greatest potential for maximum sustained yield;” and</w:t>
      </w:r>
    </w:p>
    <w:p w:rsidR="00EF5D03" w:rsidRDefault="00EF5D03" w:rsidP="00EF5D03">
      <w:pPr>
        <w:ind w:firstLine="720"/>
      </w:pPr>
      <w:r>
        <w:t>“(36) “</w:t>
      </w:r>
      <w:r w:rsidRPr="007432B5">
        <w:rPr>
          <w:i/>
        </w:rPr>
        <w:t>sustainable</w:t>
      </w:r>
      <w:r>
        <w:t xml:space="preserve"> escapement goal” or “(</w:t>
      </w:r>
      <w:r w:rsidRPr="007432B5">
        <w:rPr>
          <w:i/>
        </w:rPr>
        <w:t>SEG</w:t>
      </w:r>
      <w:r>
        <w:t xml:space="preserve">)” means a level of escapement, indicated by an index or an escapement estimate, that is known to provide for sustained yield over a 5 to 10 year period, used in situations where a </w:t>
      </w:r>
      <w:r w:rsidRPr="007432B5">
        <w:rPr>
          <w:i/>
        </w:rPr>
        <w:t>BEG</w:t>
      </w:r>
      <w:r>
        <w:t xml:space="preserve"> cannot be estimated or managed for.”</w:t>
      </w:r>
    </w:p>
    <w:p w:rsidR="00EF5D03" w:rsidRDefault="00EF5D03" w:rsidP="00EF5D03">
      <w:r>
        <w:t>Coho salmon stocks are very widely distributed and are believed to be present in over 2,500 primary anadromous streams; however, it is practical and feasible to conduct stock assessment projects on only a small fraction of those streams. Most direct assessment of the stocks occurs at 2 levels: full indicator stock and escapement indicator.</w:t>
      </w:r>
    </w:p>
    <w:p w:rsidR="00E5191A" w:rsidRDefault="00E5191A" w:rsidP="002E7A26">
      <w:pPr>
        <w:sectPr w:rsidR="00E5191A" w:rsidSect="006C1E21">
          <w:headerReference w:type="default" r:id="rId25"/>
          <w:footerReference w:type="default" r:id="rId26"/>
          <w:pgSz w:w="12240" w:h="15840" w:code="1"/>
          <w:pgMar w:top="1440" w:right="1440" w:bottom="1440" w:left="1440" w:header="720" w:footer="547" w:gutter="0"/>
          <w:pgNumType w:start="1"/>
          <w:cols w:space="432"/>
          <w:formProt w:val="0"/>
          <w:docGrid w:linePitch="326"/>
        </w:sectPr>
      </w:pPr>
    </w:p>
    <w:p w:rsidR="00454867" w:rsidRDefault="006C1E21" w:rsidP="00454867">
      <w:pPr>
        <w:jc w:val="left"/>
        <w:rPr>
          <w:sz w:val="18"/>
          <w:szCs w:val="18"/>
        </w:rPr>
      </w:pPr>
      <w:bookmarkStart w:id="15" w:name="_Toc487183665"/>
      <w:r>
        <w:lastRenderedPageBreak/>
        <w:t xml:space="preserve">Table </w:t>
      </w:r>
      <w:fldSimple w:instr=" SEQ Table \* ARABIC ">
        <w:r w:rsidR="007C0681">
          <w:rPr>
            <w:noProof/>
          </w:rPr>
          <w:t>1</w:t>
        </w:r>
      </w:fldSimple>
      <w:r>
        <w:t>.</w:t>
      </w:r>
      <w:r w:rsidRPr="006C1E21">
        <w:t>–</w:t>
      </w:r>
      <w:r w:rsidRPr="007A636A">
        <w:t>Estimated</w:t>
      </w:r>
      <w:r w:rsidRPr="006C1E21">
        <w:t xml:space="preserve"> coho salmon escapements for systems with formal escapement goals in Southeast Alaska, 20</w:t>
      </w:r>
      <w:r w:rsidR="00112F54">
        <w:t>12</w:t>
      </w:r>
      <w:r w:rsidRPr="006C1E21">
        <w:t>–201</w:t>
      </w:r>
      <w:r w:rsidR="00112F54">
        <w:t>7</w:t>
      </w:r>
      <w:r w:rsidRPr="006C1E21">
        <w:t>.</w:t>
      </w:r>
      <w:bookmarkEnd w:id="15"/>
      <w:r w:rsidR="00112F54">
        <w:rPr>
          <w:sz w:val="18"/>
          <w:szCs w:val="18"/>
        </w:rPr>
        <w:t xml:space="preserve"> </w:t>
      </w:r>
    </w:p>
    <w:tbl>
      <w:tblPr>
        <w:tblW w:w="12520" w:type="dxa"/>
        <w:tblInd w:w="93" w:type="dxa"/>
        <w:tblLook w:val="04A0" w:firstRow="1" w:lastRow="0" w:firstColumn="1" w:lastColumn="0" w:noHBand="0" w:noVBand="1"/>
      </w:tblPr>
      <w:tblGrid>
        <w:gridCol w:w="2016"/>
        <w:gridCol w:w="1416"/>
        <w:gridCol w:w="956"/>
        <w:gridCol w:w="1396"/>
        <w:gridCol w:w="1296"/>
        <w:gridCol w:w="911"/>
        <w:gridCol w:w="911"/>
        <w:gridCol w:w="1064"/>
        <w:gridCol w:w="910"/>
        <w:gridCol w:w="910"/>
        <w:gridCol w:w="910"/>
      </w:tblGrid>
      <w:tr w:rsidR="00454867" w:rsidRPr="00454867" w:rsidTr="00454867">
        <w:trPr>
          <w:trHeight w:val="255"/>
        </w:trPr>
        <w:tc>
          <w:tcPr>
            <w:tcW w:w="20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4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94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3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2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5520" w:type="dxa"/>
            <w:gridSpan w:val="6"/>
            <w:tcBorders>
              <w:top w:val="single" w:sz="4" w:space="0" w:color="auto"/>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w:t>
            </w:r>
          </w:p>
        </w:tc>
      </w:tr>
      <w:tr w:rsidR="00454867" w:rsidRPr="00454867" w:rsidTr="00454867">
        <w:trPr>
          <w:trHeight w:val="255"/>
        </w:trPr>
        <w:tc>
          <w:tcPr>
            <w:tcW w:w="20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System</w:t>
            </w:r>
          </w:p>
        </w:tc>
        <w:tc>
          <w:tcPr>
            <w:tcW w:w="14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 Data</w:t>
            </w:r>
          </w:p>
        </w:tc>
        <w:tc>
          <w:tcPr>
            <w:tcW w:w="94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Type</w:t>
            </w:r>
          </w:p>
        </w:tc>
        <w:tc>
          <w:tcPr>
            <w:tcW w:w="13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Escapement Goal</w:t>
            </w:r>
          </w:p>
        </w:tc>
        <w:tc>
          <w:tcPr>
            <w:tcW w:w="12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Year Established</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2012</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2013</w:t>
            </w:r>
          </w:p>
        </w:tc>
        <w:tc>
          <w:tcPr>
            <w:tcW w:w="1048"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2014</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2016</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Hugh Smith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500–1,600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2009</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1,908</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3,048</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4,110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956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948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Klawock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4,000–9,000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2013</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7,507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8,323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7,698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12,780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24,242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7,412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Taku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50,000–90,000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70,775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68,117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124,171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60,178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87,704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Auke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200–500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736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283</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Montana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400–1,200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911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634</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Peterson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100–250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Ketchikan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HS</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4,250–8,500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11,960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11,295</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16,675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10,128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13,420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11,557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Sitka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1,414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2,161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2,244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2,943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1,280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Ford Arm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1,300–2,900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2,282</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1,573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3,025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3,281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Berners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13A63" w:rsidP="00454867">
            <w:pPr>
              <w:spacing w:after="0"/>
              <w:jc w:val="left"/>
              <w:rPr>
                <w:sz w:val="18"/>
                <w:szCs w:val="18"/>
              </w:rPr>
            </w:pPr>
            <w:r>
              <w:rPr>
                <w:sz w:val="18"/>
                <w:szCs w:val="18"/>
              </w:rPr>
              <w:t>3,600–8,1</w:t>
            </w:r>
            <w:r w:rsidR="00454867" w:rsidRPr="00454867">
              <w:rPr>
                <w:sz w:val="18"/>
                <w:szCs w:val="18"/>
              </w:rPr>
              <w:t>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5,480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6,280</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15,480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9,940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6,733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7,040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Chilkat River Escapement</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30,000–70,000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36,961</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51,324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130,200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47,372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26,280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Tawah Creek (Lost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1,600–4,800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2,593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3,555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Situk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3,300–9,800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14,853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8,226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7,062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6,177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4,122</w:t>
            </w:r>
          </w:p>
        </w:tc>
      </w:tr>
      <w:tr w:rsidR="00454867" w:rsidRPr="00454867" w:rsidTr="00454867">
        <w:trPr>
          <w:trHeight w:hRule="exact" w:val="331"/>
        </w:trPr>
        <w:tc>
          <w:tcPr>
            <w:tcW w:w="2000" w:type="dxa"/>
            <w:tcBorders>
              <w:top w:val="nil"/>
              <w:left w:val="nil"/>
              <w:bottom w:val="single" w:sz="4" w:space="0" w:color="auto"/>
              <w:right w:val="nil"/>
            </w:tcBorders>
            <w:shd w:val="clear" w:color="auto" w:fill="auto"/>
            <w:noWrap/>
            <w:tcMar>
              <w:left w:w="0" w:type="dxa"/>
              <w:right w:w="0" w:type="dxa"/>
            </w:tcMar>
            <w:vAlign w:val="center"/>
            <w:hideMark/>
          </w:tcPr>
          <w:p w:rsidR="00454867" w:rsidRPr="00454867" w:rsidRDefault="00454867" w:rsidP="00454867">
            <w:pPr>
              <w:spacing w:after="0"/>
              <w:jc w:val="left"/>
              <w:rPr>
                <w:sz w:val="18"/>
                <w:szCs w:val="18"/>
              </w:rPr>
            </w:pPr>
            <w:r w:rsidRPr="00454867">
              <w:rPr>
                <w:sz w:val="18"/>
                <w:szCs w:val="18"/>
              </w:rPr>
              <w:t>Tsiu/Tsivat Rivers</w:t>
            </w:r>
          </w:p>
        </w:tc>
        <w:tc>
          <w:tcPr>
            <w:tcW w:w="140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AS,IE</w:t>
            </w:r>
          </w:p>
        </w:tc>
        <w:tc>
          <w:tcPr>
            <w:tcW w:w="94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left"/>
              <w:rPr>
                <w:sz w:val="18"/>
                <w:szCs w:val="18"/>
              </w:rPr>
            </w:pPr>
            <w:r w:rsidRPr="00454867">
              <w:rPr>
                <w:sz w:val="18"/>
                <w:szCs w:val="18"/>
              </w:rPr>
              <w:t>10,000–29,000</w:t>
            </w:r>
          </w:p>
        </w:tc>
        <w:tc>
          <w:tcPr>
            <w:tcW w:w="12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10,500</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47,000</w:t>
            </w:r>
          </w:p>
        </w:tc>
        <w:tc>
          <w:tcPr>
            <w:tcW w:w="1048"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27,000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19,500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31,000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38,000</w:t>
            </w:r>
          </w:p>
        </w:tc>
      </w:tr>
    </w:tbl>
    <w:p w:rsidR="00112F54" w:rsidRDefault="00112F54" w:rsidP="00454867">
      <w:pPr>
        <w:jc w:val="left"/>
        <w:rPr>
          <w:sz w:val="18"/>
          <w:szCs w:val="18"/>
        </w:rPr>
      </w:pPr>
      <w:r w:rsidRPr="00312AD1">
        <w:rPr>
          <w:sz w:val="18"/>
          <w:szCs w:val="18"/>
        </w:rPr>
        <w:t>AS = peak aerial survey, FS = foot survey, BS = boat survey</w:t>
      </w:r>
      <w:r>
        <w:rPr>
          <w:sz w:val="18"/>
          <w:szCs w:val="18"/>
        </w:rPr>
        <w:t xml:space="preserve">, </w:t>
      </w:r>
      <w:r w:rsidRPr="00312AD1">
        <w:rPr>
          <w:sz w:val="18"/>
          <w:szCs w:val="18"/>
        </w:rPr>
        <w:t>IE = index escapement</w:t>
      </w:r>
      <w:r>
        <w:rPr>
          <w:sz w:val="18"/>
          <w:szCs w:val="18"/>
        </w:rPr>
        <w:t xml:space="preserve">, </w:t>
      </w:r>
      <w:r w:rsidRPr="00312AD1">
        <w:rPr>
          <w:sz w:val="18"/>
          <w:szCs w:val="18"/>
        </w:rPr>
        <w:t>MR</w:t>
      </w:r>
      <w:r>
        <w:rPr>
          <w:sz w:val="18"/>
          <w:szCs w:val="18"/>
        </w:rPr>
        <w:t xml:space="preserve"> = </w:t>
      </w:r>
      <w:r w:rsidRPr="00312AD1">
        <w:rPr>
          <w:sz w:val="18"/>
          <w:szCs w:val="18"/>
        </w:rPr>
        <w:t>mark–recapture</w:t>
      </w:r>
    </w:p>
    <w:p w:rsidR="00312AD1" w:rsidRDefault="00312AD1" w:rsidP="002D7438">
      <w:pPr>
        <w:pStyle w:val="Cover-ReptTitle"/>
      </w:pPr>
    </w:p>
    <w:p w:rsidR="002D7438" w:rsidRPr="002D7438" w:rsidRDefault="002D7438" w:rsidP="002D7438">
      <w:pPr>
        <w:rPr>
          <w:sz w:val="22"/>
          <w:szCs w:val="22"/>
        </w:rPr>
        <w:sectPr w:rsidR="002D7438" w:rsidRPr="002D7438" w:rsidSect="00FD2DEA">
          <w:pgSz w:w="15840" w:h="12240" w:orient="landscape" w:code="1"/>
          <w:pgMar w:top="1440" w:right="1440" w:bottom="1440" w:left="1440" w:header="720" w:footer="547" w:gutter="0"/>
          <w:cols w:space="432"/>
          <w:formProt w:val="0"/>
          <w:docGrid w:linePitch="326"/>
        </w:sectPr>
      </w:pPr>
    </w:p>
    <w:p w:rsidR="007432B5" w:rsidRDefault="007432B5" w:rsidP="007432B5">
      <w:pPr>
        <w:pStyle w:val="Heading2"/>
      </w:pPr>
      <w:bookmarkStart w:id="16" w:name="_Toc487183642"/>
      <w:r>
        <w:lastRenderedPageBreak/>
        <w:t>Full Indicator Stocks</w:t>
      </w:r>
      <w:bookmarkEnd w:id="16"/>
    </w:p>
    <w:p w:rsidR="007432B5" w:rsidRDefault="007432B5" w:rsidP="007432B5">
      <w:r>
        <w:t>Full indicator stocks are marked as smolts or presmolts with coded wire tags, which makes it possible to estimate their smolt production (from the marked rate-at-return) and contribution to the fisheries by systematically sampling fishery harvests and escapem</w:t>
      </w:r>
      <w:r w:rsidR="00075CE4">
        <w:t xml:space="preserve">ents. These programs were expanded in the 1990s and 2000s (Shaul et al. 2011) but were  subsequently </w:t>
      </w:r>
      <w:r w:rsidR="00130162">
        <w:t>reduced to 6</w:t>
      </w:r>
      <w:r w:rsidR="00075CE4">
        <w:t xml:space="preserve"> systems by 2015, including Auke Creek, Berners River, Ford Arm Creek, Hugh Smith Lake, Chilkat River and Taku River </w:t>
      </w:r>
      <w:r>
        <w:t xml:space="preserve">(Figure 2). </w:t>
      </w:r>
      <w:r w:rsidR="00075CE4">
        <w:t xml:space="preserve">The Ford Arm Creek project was discontinued after 2015. </w:t>
      </w:r>
    </w:p>
    <w:p w:rsidR="007432B5" w:rsidRDefault="007432B5" w:rsidP="007432B5">
      <w:r>
        <w:t xml:space="preserve">Full indicator stock programs provide detailed population information needed to establish and manage for </w:t>
      </w:r>
      <w:r w:rsidRPr="007432B5">
        <w:rPr>
          <w:i/>
        </w:rPr>
        <w:t>BEG</w:t>
      </w:r>
      <w:r>
        <w:t xml:space="preserve">s. Specific parameters that are estimated for these stocks include: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One major advantage of the smolt estimation programs associated with coho indicator stocks is that they make it possible to filter out variation in return abundance caused by variation in marine survival and to improve resolution of the relationship between escapement and brood-year production.</w:t>
      </w:r>
    </w:p>
    <w:p w:rsidR="007432B5" w:rsidRPr="002E7A26" w:rsidRDefault="007432B5" w:rsidP="007432B5">
      <w:r>
        <w:t xml:space="preserve">In 1994, </w:t>
      </w:r>
      <w:r w:rsidRPr="006E3EF6">
        <w:rPr>
          <w:i/>
        </w:rPr>
        <w:t>BEG</w:t>
      </w:r>
      <w:r>
        <w:t>s were established for the 4 long-term indicator stocks based on Ricker stock-recruit relationships (Clark et al. 1994). The goal established for the Hugh Smith Lake stock of 500–1,100 spawners was later revised to 500–1,600 spawners (Shaul et al. 2009). A recent review of the Ford Arm stock based on many more years of data, more appropriate spawner-recruit models, and more informed scale aging concluded that the original goal of 1,300–2,900 spawners remains a</w:t>
      </w:r>
      <w:r w:rsidR="002612AC">
        <w:t>ppropriate (Shaul et al. 2014</w:t>
      </w:r>
      <w:r w:rsidR="00B2503D">
        <w:t>). The original goal</w:t>
      </w:r>
      <w:r>
        <w:t xml:space="preserve"> for Auke Creek </w:t>
      </w:r>
      <w:r w:rsidR="00B2503D">
        <w:t xml:space="preserve">has not been revised, while the </w:t>
      </w:r>
      <w:r w:rsidR="00B2503D" w:rsidRPr="002612AC">
        <w:rPr>
          <w:i/>
        </w:rPr>
        <w:t>BEG</w:t>
      </w:r>
      <w:r w:rsidR="00B2503D">
        <w:t xml:space="preserve"> for the Berners River has been reduced from 4,000–9,200 spawners (based on the unexpanded survey count) to 3,600–8,100 spawners (Shaul et al. 2018)</w:t>
      </w:r>
      <w:r>
        <w:t xml:space="preserve">. A </w:t>
      </w:r>
      <w:r w:rsidRPr="006E3EF6">
        <w:rPr>
          <w:i/>
        </w:rPr>
        <w:t>BEG</w:t>
      </w:r>
      <w:r>
        <w:t xml:space="preserve"> of 30,000–70,000 spawners was developed for the Chilkat River based on Ricker analysis (Ericksen and Fleischman 2006). Also, for the Taku River, a minimum inriver abundance goal of 38,000 spawners </w:t>
      </w:r>
      <w:r w:rsidR="00845352">
        <w:t xml:space="preserve">specified in the 1999 </w:t>
      </w:r>
      <w:r w:rsidR="002612AC">
        <w:t>Pacific Salmon Treaty (</w:t>
      </w:r>
      <w:r w:rsidR="00845352">
        <w:t>PST</w:t>
      </w:r>
      <w:r w:rsidR="002612AC">
        <w:t>)</w:t>
      </w:r>
      <w:r w:rsidR="00845352">
        <w:t xml:space="preserve"> was </w:t>
      </w:r>
      <w:r w:rsidR="00B53A87" w:rsidRPr="00B53A87">
        <w:t>replaced with</w:t>
      </w:r>
      <w:r w:rsidR="00B53A87">
        <w:t xml:space="preserve"> a </w:t>
      </w:r>
      <w:r w:rsidR="00B53A87" w:rsidRPr="00B53A87">
        <w:rPr>
          <w:i/>
        </w:rPr>
        <w:t>BEG</w:t>
      </w:r>
      <w:r w:rsidR="00B53A87">
        <w:t xml:space="preserve"> of </w:t>
      </w:r>
      <w:r w:rsidR="00B53A87" w:rsidRPr="00B53A87">
        <w:t xml:space="preserve">50,000 to 90,000 fish with a MSY point goal of 70,000 fish (Pestal and Johnston 2015).  </w:t>
      </w:r>
    </w:p>
    <w:p w:rsidR="006E3EF6" w:rsidRDefault="006E3EF6" w:rsidP="00AC1799">
      <w:pPr>
        <w:pStyle w:val="Heading2"/>
      </w:pPr>
      <w:bookmarkStart w:id="17" w:name="_Toc487183643"/>
      <w:bookmarkStart w:id="18" w:name="_Toc203202429"/>
      <w:bookmarkStart w:id="19" w:name="_Toc203202349"/>
      <w:r>
        <w:t>Escapement Indicators</w:t>
      </w:r>
      <w:bookmarkEnd w:id="17"/>
    </w:p>
    <w:p w:rsidR="006E3EF6" w:rsidRDefault="006E3EF6" w:rsidP="006E3EF6">
      <w:r>
        <w:t xml:space="preserve">Foot or helicopter surveys have been systematically carried out on sets of streams in the Juneau, Haines, </w:t>
      </w:r>
      <w:proofErr w:type="gramStart"/>
      <w:r>
        <w:t>Sitka</w:t>
      </w:r>
      <w:proofErr w:type="gramEnd"/>
      <w:r>
        <w:t>,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goals (Clark 2005). In the Haines area, surveys are conducted on 4 tributaries of the Chilkat River. These counts are expanded to total system escapement using an average expansion factor based on 5 years of paired counts and mark</w:t>
      </w:r>
      <w:r w:rsidR="00D940EA">
        <w:t>–</w:t>
      </w:r>
      <w:r>
        <w:t xml:space="preserve">recapture estimates. Ericksen and Fleischman (2006) developed goals for both peak and expanded survey counts. In the Sitka area, 5 local streams have been surveyed on foot most years since 1985. In the Ketchikan area, surveys have been conducted by helicopter on 14 streams since 1987. </w:t>
      </w:r>
      <w:r w:rsidRPr="006E3EF6">
        <w:rPr>
          <w:i/>
        </w:rPr>
        <w:t>BEG</w:t>
      </w:r>
      <w:r>
        <w:t>s for the aggregate survey counts in the Ketchikan and Sitka areas were developed by Shaul and Tydingco (2006). Goals for the Situk, Lost, and Tsiu rivers near Yakutat were deve</w:t>
      </w:r>
      <w:r w:rsidR="00532077">
        <w:t>loped by Clark and Clark (1994). In 2015, the Lost River goal was changed to include only Tawah Creek, the tributary that has been most consistently surveyed.</w:t>
      </w:r>
    </w:p>
    <w:p w:rsidR="006E3EF6" w:rsidRPr="006E3EF6" w:rsidRDefault="006E3EF6" w:rsidP="006E3EF6">
      <w:r>
        <w:lastRenderedPageBreak/>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rsidR="006E3EF6" w:rsidRDefault="006E3EF6" w:rsidP="006E3EF6">
      <w:pPr>
        <w:pStyle w:val="Heading3"/>
      </w:pPr>
      <w:bookmarkStart w:id="20" w:name="_Toc487183644"/>
      <w:r>
        <w:t>Northern Inside Stocks</w:t>
      </w:r>
      <w:bookmarkEnd w:id="20"/>
    </w:p>
    <w:p w:rsidR="00532077" w:rsidRDefault="006E3EF6" w:rsidP="006E3EF6">
      <w:r>
        <w:t xml:space="preserve">Escapement to Auke Creek, a stream with a weir on the Juneau road system, has been consistently within or above </w:t>
      </w:r>
      <w:r w:rsidR="00532077">
        <w:t>it</w:t>
      </w:r>
      <w:r w:rsidR="00C91DB4">
        <w:t>’</w:t>
      </w:r>
      <w:r w:rsidR="00532077">
        <w:t>s</w:t>
      </w:r>
      <w:r>
        <w:t xml:space="preserve"> </w:t>
      </w:r>
      <w:r w:rsidRPr="006C1E21">
        <w:rPr>
          <w:i/>
        </w:rPr>
        <w:t>BEG</w:t>
      </w:r>
      <w:r>
        <w:t xml:space="preserve"> since the early 1980s (Figure 4, Table 3). In the Juneau roadside area, Clark (2005) recommended the current SEGs of 400–1,200 spawners for Montana Creek and 100–25</w:t>
      </w:r>
      <w:r w:rsidR="00532077">
        <w:t>0 spawners for Peterson Creek</w:t>
      </w:r>
      <w:r w:rsidR="00B2503D">
        <w:t>. T</w:t>
      </w:r>
      <w:r w:rsidR="00C91DB4">
        <w:t>he goal for Peterson Creek was</w:t>
      </w:r>
      <w:r>
        <w:t xml:space="preserve"> been met or exceeded annually </w:t>
      </w:r>
      <w:r w:rsidR="00C91DB4">
        <w:t>for 35 consecutive years from 1981–2015, but peak counts the fell severely to 52 fish in 2016 and 20 fish in 2017</w:t>
      </w:r>
      <w:r>
        <w:t>. The lower goal bound fo</w:t>
      </w:r>
      <w:r w:rsidR="00532077">
        <w:t xml:space="preserve">r Montana Creek </w:t>
      </w:r>
      <w:r w:rsidR="00C91DB4">
        <w:t>was not met in only 9 years out of 37</w:t>
      </w:r>
      <w:r>
        <w:t xml:space="preserve">, but has been consistently met </w:t>
      </w:r>
      <w:r w:rsidR="00C91DB4">
        <w:t>in the 4</w:t>
      </w:r>
      <w:r w:rsidR="002821BA">
        <w:t xml:space="preserve"> most recent years (2014–2016</w:t>
      </w:r>
      <w:r w:rsidR="00C91DB4">
        <w:t>). All three</w:t>
      </w:r>
      <w:r>
        <w:t xml:space="preserve"> Juneau roadside stocks are harvested primarily in highly mixed-stock troll, seine, and sport fisheries, with light exploitation in inside gillnet fisheries.</w:t>
      </w:r>
    </w:p>
    <w:p w:rsidR="006E3EF6" w:rsidRDefault="006E3EF6" w:rsidP="006E3EF6">
      <w:r>
        <w:t xml:space="preserve">The Berners River in lower Lynn Canal, the Chilkat River in upper Lynn Canal, and the Taku River south of Juneau all had relatively strong escapements </w:t>
      </w:r>
      <w:r w:rsidR="00E06368">
        <w:t xml:space="preserve">near or above the upper goal bound </w:t>
      </w:r>
      <w:r w:rsidR="00812BCA">
        <w:t xml:space="preserve">during 2000–2004 </w:t>
      </w:r>
      <w:r>
        <w:t xml:space="preserve">(Figure 4; Table 3). </w:t>
      </w:r>
      <w:r w:rsidR="00E06368">
        <w:t xml:space="preserve">More recent escapements </w:t>
      </w:r>
      <w:r w:rsidR="00C91DB4">
        <w:t xml:space="preserve">in those systems </w:t>
      </w:r>
      <w:r w:rsidR="00E06368">
        <w:t>hav</w:t>
      </w:r>
      <w:r w:rsidR="00C91DB4">
        <w:t xml:space="preserve">e averaged lower, but have </w:t>
      </w:r>
      <w:r w:rsidR="00E06368">
        <w:t xml:space="preserve">fallen under current </w:t>
      </w:r>
      <w:r w:rsidR="00E06368" w:rsidRPr="00E06368">
        <w:rPr>
          <w:i/>
        </w:rPr>
        <w:t>BEG</w:t>
      </w:r>
      <w:r w:rsidR="00E06368">
        <w:t xml:space="preserve">s in </w:t>
      </w:r>
      <w:r w:rsidR="00C91DB4">
        <w:t>only two cases (</w:t>
      </w:r>
      <w:r w:rsidR="00812BCA">
        <w:t>Ch</w:t>
      </w:r>
      <w:r w:rsidR="00C91DB4">
        <w:t>ilkat River in 2007 and 2016)</w:t>
      </w:r>
      <w:r w:rsidR="00E06368">
        <w:t>. All three</w:t>
      </w:r>
      <w:r>
        <w:t xml:space="preserve"> of these systems have similar mainland valley rearing habitat, including wetlands, ponds, and sloughs, and their coho salmon runs are targeted by drift gillnet fisheries in addition to the troll fishery.</w:t>
      </w:r>
    </w:p>
    <w:p w:rsidR="00C91DB4" w:rsidRDefault="00C91DB4" w:rsidP="00C91DB4">
      <w:r>
        <w:t>The Berners River is a compact system with concentrated high-quality coho spawning and rearing habitat. Although a substantially smaller producer than the Taku and Chilkat rivers, it is an important contributor to the fisheries in northern Southeast Alaska. Average adult production was 60% lower in 2005–2014 compared the previous 15 year period (1990–2004; Shaul et al. 2018)</w:t>
      </w:r>
      <w:proofErr w:type="gramStart"/>
      <w:r>
        <w:t>,</w:t>
      </w:r>
      <w:proofErr w:type="gramEnd"/>
      <w:r>
        <w:t xml:space="preserve"> as a result of proportionately equal decreases in smolt production and marine survival. However, despite substantially lower returns, e</w:t>
      </w:r>
      <w:r w:rsidR="00807558">
        <w:t>scapement fell under the prior</w:t>
      </w:r>
      <w:r>
        <w:t xml:space="preserve"> </w:t>
      </w:r>
      <w:r w:rsidRPr="00CB7175">
        <w:rPr>
          <w:i/>
        </w:rPr>
        <w:t>BEG</w:t>
      </w:r>
      <w:r>
        <w:t xml:space="preserve"> only once since 2005, while achieving the goal nine times and exceeding it twice.</w:t>
      </w:r>
      <w:r w:rsidR="00807558">
        <w:t xml:space="preserve"> A recent analysis led to a 10–12% reduction in t</w:t>
      </w:r>
      <w:r w:rsidR="00655FAD">
        <w:t>he</w:t>
      </w:r>
      <w:r>
        <w:t xml:space="preserve"> </w:t>
      </w:r>
      <w:r w:rsidRPr="00B76B3B">
        <w:rPr>
          <w:i/>
        </w:rPr>
        <w:t>BEG</w:t>
      </w:r>
      <w:r w:rsidR="00807558">
        <w:t xml:space="preserve"> </w:t>
      </w:r>
      <w:r w:rsidR="00655FAD">
        <w:t xml:space="preserve">based on the unexpanded survey count </w:t>
      </w:r>
      <w:r w:rsidR="00807558">
        <w:t>from</w:t>
      </w:r>
      <w:r>
        <w:t xml:space="preserve"> 4,0</w:t>
      </w:r>
      <w:r w:rsidR="00807558">
        <w:t xml:space="preserve">00–9,200 spawners </w:t>
      </w:r>
      <w:r>
        <w:t>to 3,600–8,100 spawners (Shaul et al. 2018</w:t>
      </w:r>
      <w:r w:rsidR="00807558">
        <w:t>; Figure 4; Table 3)</w:t>
      </w:r>
      <w:r>
        <w:t>.</w:t>
      </w:r>
    </w:p>
    <w:p w:rsidR="00C91DB4" w:rsidRDefault="00C17627" w:rsidP="006E3EF6">
      <w:r>
        <w:t>For the escapement goal analysis for the Berners River population (Shaul et al. 2018), annual spawning escapement was standardized to a constant per capital egg biomass (PCEB), based on the sex ratio and average egg biomass of female spawners. “Effective” spawning escapement was more variable than nominal escapement because per-capita egg biomass (PCEB) tended to be lower in years of poor growth and survival and vice versa (Shaul and Geiger 2016</w:t>
      </w:r>
      <w:r w:rsidR="00943FC2">
        <w:t xml:space="preserve">). </w:t>
      </w:r>
      <w:r>
        <w:t>E</w:t>
      </w:r>
      <w:r w:rsidR="00943FC2">
        <w:t>stimated “e</w:t>
      </w:r>
      <w:r>
        <w:t>ffective</w:t>
      </w:r>
      <w:r w:rsidR="00943FC2">
        <w:t>”</w:t>
      </w:r>
      <w:r>
        <w:t xml:space="preserve"> escapement fell slightly under the current goal in 2007 and 2009</w:t>
      </w:r>
      <w:r w:rsidR="00943FC2">
        <w:t>, while nominal escapement did not (see section on Escapement Goal Development)</w:t>
      </w:r>
      <w:r>
        <w:t>.</w:t>
      </w:r>
    </w:p>
    <w:p w:rsidR="006E3EF6" w:rsidRDefault="006C1E21" w:rsidP="006C1E21">
      <w:pPr>
        <w:pStyle w:val="Caption"/>
      </w:pPr>
      <w:bookmarkStart w:id="21" w:name="_Toc487183666"/>
      <w:r>
        <w:lastRenderedPageBreak/>
        <w:t xml:space="preserve">Table </w:t>
      </w:r>
      <w:fldSimple w:instr=" SEQ Table \* ARABIC ">
        <w:r w:rsidR="007C0681">
          <w:rPr>
            <w:noProof/>
          </w:rPr>
          <w:t>2</w:t>
        </w:r>
      </w:fldSimple>
      <w:r>
        <w:t>.</w:t>
      </w:r>
      <w:r w:rsidRPr="006C1E21">
        <w:t>–</w:t>
      </w:r>
      <w:r w:rsidR="00013B36" w:rsidRPr="00E43FFA">
        <w:rPr>
          <w:highlight w:val="lightGray"/>
        </w:rPr>
        <w:t>Southeas</w:t>
      </w:r>
      <w:r w:rsidR="00013B36" w:rsidRPr="00013B36">
        <w:t>t Alaska age .1 adult coho salmon escapement estimates and index counts, 1980</w:t>
      </w:r>
      <w:r w:rsidR="00013B36">
        <w:t>–</w:t>
      </w:r>
      <w:r w:rsidR="007A636A">
        <w:t>2017</w:t>
      </w:r>
      <w:r w:rsidR="00013B36" w:rsidRPr="00013B36">
        <w:t>.</w:t>
      </w:r>
      <w:bookmarkEnd w:id="2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45"/>
        <w:gridCol w:w="847"/>
        <w:gridCol w:w="933"/>
        <w:gridCol w:w="843"/>
        <w:gridCol w:w="843"/>
        <w:gridCol w:w="937"/>
        <w:gridCol w:w="749"/>
        <w:gridCol w:w="843"/>
        <w:gridCol w:w="843"/>
        <w:gridCol w:w="1318"/>
      </w:tblGrid>
      <w:tr w:rsidR="00630BB3" w:rsidTr="007C010D">
        <w:trPr>
          <w:trHeight w:val="259"/>
        </w:trPr>
        <w:tc>
          <w:tcPr>
            <w:tcW w:w="405" w:type="pct"/>
            <w:tcBorders>
              <w:top w:val="single" w:sz="4" w:space="0" w:color="auto"/>
              <w:bottom w:val="single" w:sz="4" w:space="0" w:color="auto"/>
            </w:tcBorders>
            <w:vAlign w:val="bottom"/>
          </w:tcPr>
          <w:p w:rsidR="00630BB3" w:rsidRPr="00B53DA1" w:rsidRDefault="00630BB3" w:rsidP="0054671D">
            <w:pPr>
              <w:spacing w:after="0"/>
              <w:jc w:val="left"/>
              <w:rPr>
                <w:color w:val="000000"/>
                <w:sz w:val="17"/>
                <w:szCs w:val="17"/>
              </w:rPr>
            </w:pPr>
            <w:r w:rsidRPr="00B53DA1">
              <w:rPr>
                <w:color w:val="000000"/>
                <w:sz w:val="17"/>
                <w:szCs w:val="17"/>
              </w:rPr>
              <w:t>Year</w:t>
            </w:r>
          </w:p>
        </w:tc>
        <w:tc>
          <w:tcPr>
            <w:tcW w:w="33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Auke Creek</w:t>
            </w:r>
          </w:p>
        </w:tc>
        <w:tc>
          <w:tcPr>
            <w:tcW w:w="442"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Montana Creek</w:t>
            </w:r>
          </w:p>
        </w:tc>
        <w:tc>
          <w:tcPr>
            <w:tcW w:w="48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Peterson Creek</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Berners River</w:t>
            </w:r>
            <w:r w:rsidRPr="00630BB3">
              <w:rPr>
                <w:color w:val="000000"/>
                <w:sz w:val="17"/>
                <w:szCs w:val="17"/>
                <w:vertAlign w:val="superscript"/>
              </w:rPr>
              <w:t>a</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Chilkat River</w:t>
            </w:r>
          </w:p>
        </w:tc>
        <w:tc>
          <w:tcPr>
            <w:tcW w:w="489"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Taku River</w:t>
            </w:r>
          </w:p>
        </w:tc>
        <w:tc>
          <w:tcPr>
            <w:tcW w:w="391"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Ford Arm Creek</w:t>
            </w:r>
            <w:r w:rsidR="0038194D">
              <w:rPr>
                <w:color w:val="000000"/>
                <w:sz w:val="17"/>
                <w:szCs w:val="17"/>
                <w:vertAlign w:val="superscript"/>
              </w:rPr>
              <w:t>c</w:t>
            </w:r>
          </w:p>
        </w:tc>
        <w:tc>
          <w:tcPr>
            <w:tcW w:w="440" w:type="pct"/>
            <w:tcBorders>
              <w:top w:val="single" w:sz="4" w:space="0" w:color="auto"/>
              <w:bottom w:val="single" w:sz="4" w:space="0" w:color="auto"/>
            </w:tcBorders>
            <w:vAlign w:val="bottom"/>
          </w:tcPr>
          <w:p w:rsidR="00630BB3" w:rsidRPr="00B53DA1" w:rsidRDefault="00630BB3" w:rsidP="00630BB3">
            <w:pPr>
              <w:spacing w:after="0"/>
              <w:jc w:val="center"/>
              <w:rPr>
                <w:color w:val="000000"/>
                <w:sz w:val="17"/>
                <w:szCs w:val="17"/>
              </w:rPr>
            </w:pPr>
            <w:r w:rsidRPr="0054671D">
              <w:rPr>
                <w:color w:val="000000"/>
                <w:sz w:val="18"/>
                <w:szCs w:val="18"/>
              </w:rPr>
              <w:t>Sitka</w:t>
            </w:r>
            <w:r w:rsidRPr="00B53DA1">
              <w:rPr>
                <w:color w:val="000000"/>
                <w:sz w:val="17"/>
                <w:szCs w:val="17"/>
              </w:rPr>
              <w:t xml:space="preserve"> Survey Index</w:t>
            </w:r>
            <w:r>
              <w:rPr>
                <w:color w:val="000000"/>
                <w:sz w:val="17"/>
                <w:szCs w:val="17"/>
                <w:vertAlign w:val="superscript"/>
              </w:rPr>
              <w:t>b</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54671D">
              <w:rPr>
                <w:color w:val="000000"/>
                <w:sz w:val="18"/>
                <w:szCs w:val="18"/>
              </w:rPr>
              <w:t>Hugh</w:t>
            </w:r>
            <w:r w:rsidRPr="00B53DA1">
              <w:rPr>
                <w:color w:val="000000"/>
                <w:sz w:val="17"/>
                <w:szCs w:val="17"/>
              </w:rPr>
              <w:t xml:space="preserve"> Smith Lake</w:t>
            </w:r>
          </w:p>
        </w:tc>
        <w:tc>
          <w:tcPr>
            <w:tcW w:w="688" w:type="pct"/>
            <w:tcBorders>
              <w:top w:val="single" w:sz="4" w:space="0" w:color="auto"/>
              <w:bottom w:val="single" w:sz="4" w:space="0" w:color="auto"/>
            </w:tcBorders>
            <w:vAlign w:val="bottom"/>
          </w:tcPr>
          <w:p w:rsidR="00630BB3" w:rsidRPr="00B53DA1" w:rsidRDefault="00630BB3" w:rsidP="0038194D">
            <w:pPr>
              <w:spacing w:after="0"/>
              <w:jc w:val="center"/>
              <w:rPr>
                <w:color w:val="000000"/>
                <w:sz w:val="17"/>
                <w:szCs w:val="17"/>
              </w:rPr>
            </w:pPr>
            <w:r>
              <w:rPr>
                <w:color w:val="000000"/>
                <w:sz w:val="17"/>
                <w:szCs w:val="17"/>
              </w:rPr>
              <w:t xml:space="preserve">Ketchikan </w:t>
            </w:r>
            <w:r w:rsidRPr="00B53DA1">
              <w:rPr>
                <w:color w:val="000000"/>
                <w:sz w:val="17"/>
                <w:szCs w:val="17"/>
              </w:rPr>
              <w:t>Survey Index</w:t>
            </w:r>
            <w:r w:rsidR="0038194D">
              <w:rPr>
                <w:color w:val="000000"/>
                <w:sz w:val="17"/>
                <w:szCs w:val="17"/>
                <w:vertAlign w:val="superscript"/>
              </w:rPr>
              <w:t>d</w:t>
            </w:r>
          </w:p>
        </w:tc>
      </w:tr>
      <w:tr w:rsidR="00630BB3" w:rsidTr="007A636A">
        <w:trPr>
          <w:trHeight w:val="302"/>
        </w:trPr>
        <w:tc>
          <w:tcPr>
            <w:tcW w:w="405" w:type="pct"/>
            <w:tcBorders>
              <w:top w:val="single" w:sz="4" w:space="0" w:color="auto"/>
            </w:tcBorders>
            <w:vAlign w:val="bottom"/>
          </w:tcPr>
          <w:p w:rsidR="00630BB3" w:rsidRPr="00630BB3" w:rsidRDefault="00630BB3" w:rsidP="00630BB3">
            <w:pPr>
              <w:spacing w:after="0"/>
              <w:jc w:val="center"/>
              <w:rPr>
                <w:color w:val="000000"/>
                <w:sz w:val="18"/>
                <w:szCs w:val="18"/>
              </w:rPr>
            </w:pPr>
            <w:r w:rsidRPr="00630BB3">
              <w:rPr>
                <w:color w:val="000000"/>
                <w:sz w:val="18"/>
                <w:szCs w:val="18"/>
              </w:rPr>
              <w:t>1980</w:t>
            </w:r>
          </w:p>
        </w:tc>
        <w:tc>
          <w:tcPr>
            <w:tcW w:w="33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698</w:t>
            </w:r>
          </w:p>
        </w:tc>
        <w:tc>
          <w:tcPr>
            <w:tcW w:w="442"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9"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391"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688"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1981</w:t>
            </w:r>
          </w:p>
        </w:tc>
        <w:tc>
          <w:tcPr>
            <w:tcW w:w="337" w:type="pct"/>
            <w:vAlign w:val="bottom"/>
          </w:tcPr>
          <w:p w:rsidR="00630BB3" w:rsidRPr="00C139F0" w:rsidRDefault="00630BB3" w:rsidP="00C139F0">
            <w:pPr>
              <w:spacing w:after="0"/>
              <w:jc w:val="center"/>
              <w:rPr>
                <w:sz w:val="18"/>
                <w:szCs w:val="18"/>
              </w:rPr>
            </w:pPr>
            <w:r w:rsidRPr="00C139F0">
              <w:rPr>
                <w:sz w:val="18"/>
                <w:szCs w:val="18"/>
              </w:rPr>
              <w:t>646</w:t>
            </w:r>
          </w:p>
        </w:tc>
        <w:tc>
          <w:tcPr>
            <w:tcW w:w="442" w:type="pct"/>
            <w:vAlign w:val="bottom"/>
          </w:tcPr>
          <w:p w:rsidR="00630BB3" w:rsidRPr="00C139F0" w:rsidRDefault="00630BB3" w:rsidP="00C139F0">
            <w:pPr>
              <w:spacing w:after="0"/>
              <w:jc w:val="center"/>
              <w:rPr>
                <w:sz w:val="18"/>
                <w:szCs w:val="18"/>
              </w:rPr>
            </w:pPr>
            <w:r w:rsidRPr="00C139F0">
              <w:rPr>
                <w:sz w:val="18"/>
                <w:szCs w:val="18"/>
              </w:rPr>
              <w:t>227</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1982</w:t>
            </w:r>
          </w:p>
        </w:tc>
        <w:tc>
          <w:tcPr>
            <w:tcW w:w="337" w:type="pct"/>
            <w:vAlign w:val="bottom"/>
          </w:tcPr>
          <w:p w:rsidR="00630BB3" w:rsidRPr="00C139F0" w:rsidRDefault="00630BB3" w:rsidP="00C139F0">
            <w:pPr>
              <w:spacing w:after="0"/>
              <w:jc w:val="center"/>
              <w:rPr>
                <w:sz w:val="18"/>
                <w:szCs w:val="18"/>
              </w:rPr>
            </w:pPr>
            <w:r w:rsidRPr="00C139F0">
              <w:rPr>
                <w:sz w:val="18"/>
                <w:szCs w:val="18"/>
              </w:rPr>
              <w:t>447</w:t>
            </w:r>
          </w:p>
        </w:tc>
        <w:tc>
          <w:tcPr>
            <w:tcW w:w="442" w:type="pct"/>
            <w:vAlign w:val="bottom"/>
          </w:tcPr>
          <w:p w:rsidR="00630BB3" w:rsidRPr="00C139F0" w:rsidRDefault="00630BB3" w:rsidP="00C139F0">
            <w:pPr>
              <w:spacing w:after="0"/>
              <w:jc w:val="center"/>
              <w:rPr>
                <w:sz w:val="18"/>
                <w:szCs w:val="18"/>
              </w:rPr>
            </w:pPr>
            <w:r w:rsidRPr="00C139F0">
              <w:rPr>
                <w:sz w:val="18"/>
                <w:szCs w:val="18"/>
              </w:rPr>
              <w:t>545</w:t>
            </w:r>
          </w:p>
        </w:tc>
        <w:tc>
          <w:tcPr>
            <w:tcW w:w="487" w:type="pct"/>
            <w:vAlign w:val="bottom"/>
          </w:tcPr>
          <w:p w:rsidR="00630BB3" w:rsidRPr="00C139F0" w:rsidRDefault="00630BB3" w:rsidP="00C139F0">
            <w:pPr>
              <w:spacing w:after="0"/>
              <w:jc w:val="center"/>
              <w:rPr>
                <w:sz w:val="18"/>
                <w:szCs w:val="18"/>
              </w:rPr>
            </w:pPr>
            <w:r w:rsidRPr="00C139F0">
              <w:rPr>
                <w:sz w:val="18"/>
                <w:szCs w:val="18"/>
              </w:rPr>
              <w:t>320</w:t>
            </w:r>
          </w:p>
        </w:tc>
        <w:tc>
          <w:tcPr>
            <w:tcW w:w="440" w:type="pct"/>
            <w:vAlign w:val="bottom"/>
          </w:tcPr>
          <w:p w:rsidR="00630BB3" w:rsidRPr="00C139F0" w:rsidRDefault="00630BB3" w:rsidP="00C139F0">
            <w:pPr>
              <w:spacing w:after="0"/>
              <w:jc w:val="center"/>
              <w:rPr>
                <w:sz w:val="18"/>
                <w:szCs w:val="18"/>
              </w:rPr>
            </w:pPr>
            <w:r w:rsidRPr="00C139F0">
              <w:rPr>
                <w:sz w:val="18"/>
                <w:szCs w:val="18"/>
              </w:rPr>
              <w:t>7,505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2,655</w:t>
            </w:r>
          </w:p>
        </w:tc>
        <w:tc>
          <w:tcPr>
            <w:tcW w:w="440" w:type="pct"/>
            <w:vAlign w:val="bottom"/>
          </w:tcPr>
          <w:p w:rsidR="00630BB3" w:rsidRPr="00C139F0" w:rsidRDefault="00630BB3" w:rsidP="00C139F0">
            <w:pPr>
              <w:spacing w:after="0"/>
              <w:jc w:val="center"/>
              <w:rPr>
                <w:sz w:val="18"/>
                <w:szCs w:val="18"/>
              </w:rPr>
            </w:pPr>
            <w:r w:rsidRPr="00C139F0">
              <w:rPr>
                <w:sz w:val="18"/>
                <w:szCs w:val="18"/>
              </w:rPr>
              <w:t>1,545</w:t>
            </w:r>
          </w:p>
        </w:tc>
        <w:tc>
          <w:tcPr>
            <w:tcW w:w="440" w:type="pct"/>
            <w:vAlign w:val="bottom"/>
          </w:tcPr>
          <w:p w:rsidR="00630BB3" w:rsidRPr="00C139F0" w:rsidRDefault="00630BB3" w:rsidP="00C139F0">
            <w:pPr>
              <w:spacing w:after="0"/>
              <w:jc w:val="center"/>
              <w:rPr>
                <w:sz w:val="18"/>
                <w:szCs w:val="18"/>
              </w:rPr>
            </w:pPr>
            <w:r w:rsidRPr="00C139F0">
              <w:rPr>
                <w:sz w:val="18"/>
                <w:szCs w:val="18"/>
              </w:rPr>
              <w:t>2,144</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1983</w:t>
            </w:r>
          </w:p>
        </w:tc>
        <w:tc>
          <w:tcPr>
            <w:tcW w:w="337" w:type="pct"/>
            <w:vAlign w:val="bottom"/>
          </w:tcPr>
          <w:p w:rsidR="00630BB3" w:rsidRPr="00C139F0" w:rsidRDefault="00630BB3" w:rsidP="00C139F0">
            <w:pPr>
              <w:spacing w:after="0"/>
              <w:jc w:val="center"/>
              <w:rPr>
                <w:sz w:val="18"/>
                <w:szCs w:val="18"/>
              </w:rPr>
            </w:pPr>
            <w:r w:rsidRPr="00C139F0">
              <w:rPr>
                <w:sz w:val="18"/>
                <w:szCs w:val="18"/>
              </w:rPr>
              <w:t>694</w:t>
            </w:r>
          </w:p>
        </w:tc>
        <w:tc>
          <w:tcPr>
            <w:tcW w:w="442" w:type="pct"/>
            <w:vAlign w:val="bottom"/>
          </w:tcPr>
          <w:p w:rsidR="00630BB3" w:rsidRPr="00C139F0" w:rsidRDefault="00630BB3" w:rsidP="00C139F0">
            <w:pPr>
              <w:spacing w:after="0"/>
              <w:jc w:val="center"/>
              <w:rPr>
                <w:sz w:val="18"/>
                <w:szCs w:val="18"/>
              </w:rPr>
            </w:pPr>
            <w:r w:rsidRPr="00C139F0">
              <w:rPr>
                <w:sz w:val="18"/>
                <w:szCs w:val="18"/>
              </w:rPr>
              <w:t>636</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9,840</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1,931</w:t>
            </w:r>
          </w:p>
        </w:tc>
        <w:tc>
          <w:tcPr>
            <w:tcW w:w="440" w:type="pct"/>
            <w:vAlign w:val="bottom"/>
          </w:tcPr>
          <w:p w:rsidR="00630BB3" w:rsidRPr="00C139F0" w:rsidRDefault="00630BB3" w:rsidP="00C139F0">
            <w:pPr>
              <w:spacing w:after="0"/>
              <w:jc w:val="center"/>
              <w:rPr>
                <w:sz w:val="18"/>
                <w:szCs w:val="18"/>
              </w:rPr>
            </w:pPr>
            <w:r w:rsidRPr="00C139F0">
              <w:rPr>
                <w:sz w:val="18"/>
                <w:szCs w:val="18"/>
              </w:rPr>
              <w:t>457</w:t>
            </w:r>
          </w:p>
        </w:tc>
        <w:tc>
          <w:tcPr>
            <w:tcW w:w="440" w:type="pct"/>
            <w:vAlign w:val="bottom"/>
          </w:tcPr>
          <w:p w:rsidR="00630BB3" w:rsidRPr="00C139F0" w:rsidRDefault="00630BB3" w:rsidP="00C139F0">
            <w:pPr>
              <w:spacing w:after="0"/>
              <w:jc w:val="center"/>
              <w:rPr>
                <w:sz w:val="18"/>
                <w:szCs w:val="18"/>
              </w:rPr>
            </w:pPr>
            <w:r w:rsidRPr="00C139F0">
              <w:rPr>
                <w:sz w:val="18"/>
                <w:szCs w:val="18"/>
              </w:rPr>
              <w:t>1,487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1984</w:t>
            </w:r>
          </w:p>
        </w:tc>
        <w:tc>
          <w:tcPr>
            <w:tcW w:w="337" w:type="pct"/>
            <w:vAlign w:val="bottom"/>
          </w:tcPr>
          <w:p w:rsidR="00630BB3" w:rsidRPr="00C139F0" w:rsidRDefault="00630BB3" w:rsidP="00C139F0">
            <w:pPr>
              <w:spacing w:after="0"/>
              <w:jc w:val="center"/>
              <w:rPr>
                <w:sz w:val="18"/>
                <w:szCs w:val="18"/>
              </w:rPr>
            </w:pPr>
            <w:r w:rsidRPr="00C139F0">
              <w:rPr>
                <w:sz w:val="18"/>
                <w:szCs w:val="18"/>
              </w:rPr>
              <w:t>651</w:t>
            </w:r>
          </w:p>
        </w:tc>
        <w:tc>
          <w:tcPr>
            <w:tcW w:w="442" w:type="pct"/>
            <w:vAlign w:val="bottom"/>
          </w:tcPr>
          <w:p w:rsidR="00630BB3" w:rsidRPr="00C139F0" w:rsidRDefault="00630BB3" w:rsidP="00C139F0">
            <w:pPr>
              <w:spacing w:after="0"/>
              <w:jc w:val="center"/>
              <w:rPr>
                <w:sz w:val="18"/>
                <w:szCs w:val="18"/>
              </w:rPr>
            </w:pPr>
            <w:r w:rsidRPr="00C139F0">
              <w:rPr>
                <w:sz w:val="18"/>
                <w:szCs w:val="18"/>
              </w:rPr>
              <w:t>581</w:t>
            </w:r>
          </w:p>
        </w:tc>
        <w:tc>
          <w:tcPr>
            <w:tcW w:w="487" w:type="pct"/>
            <w:vAlign w:val="bottom"/>
          </w:tcPr>
          <w:p w:rsidR="00630BB3" w:rsidRPr="00C139F0" w:rsidRDefault="00630BB3" w:rsidP="00C139F0">
            <w:pPr>
              <w:spacing w:after="0"/>
              <w:jc w:val="center"/>
              <w:rPr>
                <w:sz w:val="18"/>
                <w:szCs w:val="18"/>
              </w:rPr>
            </w:pPr>
            <w:r w:rsidRPr="00C139F0">
              <w:rPr>
                <w:sz w:val="18"/>
                <w:szCs w:val="18"/>
              </w:rPr>
              <w:t>189</w:t>
            </w:r>
          </w:p>
        </w:tc>
        <w:tc>
          <w:tcPr>
            <w:tcW w:w="440" w:type="pct"/>
            <w:vAlign w:val="bottom"/>
          </w:tcPr>
          <w:p w:rsidR="00630BB3" w:rsidRPr="00C139F0" w:rsidRDefault="00630BB3" w:rsidP="00C139F0">
            <w:pPr>
              <w:spacing w:after="0"/>
              <w:jc w:val="center"/>
              <w:rPr>
                <w:sz w:val="18"/>
                <w:szCs w:val="18"/>
              </w:rPr>
            </w:pPr>
            <w:r w:rsidRPr="00C139F0">
              <w:rPr>
                <w:sz w:val="18"/>
                <w:szCs w:val="18"/>
              </w:rPr>
              <w:t>2,825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2,063</w:t>
            </w:r>
          </w:p>
        </w:tc>
        <w:tc>
          <w:tcPr>
            <w:tcW w:w="440" w:type="pct"/>
            <w:vAlign w:val="bottom"/>
          </w:tcPr>
          <w:p w:rsidR="00630BB3" w:rsidRPr="00C139F0" w:rsidRDefault="00630BB3" w:rsidP="00C139F0">
            <w:pPr>
              <w:spacing w:after="0"/>
              <w:jc w:val="center"/>
              <w:rPr>
                <w:sz w:val="18"/>
                <w:szCs w:val="18"/>
              </w:rPr>
            </w:pPr>
            <w:r w:rsidRPr="00C139F0">
              <w:rPr>
                <w:sz w:val="18"/>
                <w:szCs w:val="18"/>
              </w:rPr>
              <w:t>1,407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1985</w:t>
            </w:r>
          </w:p>
        </w:tc>
        <w:tc>
          <w:tcPr>
            <w:tcW w:w="337" w:type="pct"/>
            <w:vAlign w:val="bottom"/>
          </w:tcPr>
          <w:p w:rsidR="00630BB3" w:rsidRPr="00C139F0" w:rsidRDefault="00630BB3" w:rsidP="00C139F0">
            <w:pPr>
              <w:spacing w:after="0"/>
              <w:jc w:val="center"/>
              <w:rPr>
                <w:sz w:val="18"/>
                <w:szCs w:val="18"/>
              </w:rPr>
            </w:pPr>
            <w:r w:rsidRPr="00C139F0">
              <w:rPr>
                <w:sz w:val="18"/>
                <w:szCs w:val="18"/>
              </w:rPr>
              <w:t>942</w:t>
            </w:r>
          </w:p>
        </w:tc>
        <w:tc>
          <w:tcPr>
            <w:tcW w:w="442" w:type="pct"/>
            <w:vAlign w:val="bottom"/>
          </w:tcPr>
          <w:p w:rsidR="00630BB3" w:rsidRPr="00C139F0" w:rsidRDefault="00630BB3" w:rsidP="00C139F0">
            <w:pPr>
              <w:spacing w:after="0"/>
              <w:jc w:val="center"/>
              <w:rPr>
                <w:sz w:val="18"/>
                <w:szCs w:val="18"/>
              </w:rPr>
            </w:pPr>
            <w:r w:rsidRPr="00C139F0">
              <w:rPr>
                <w:sz w:val="18"/>
                <w:szCs w:val="18"/>
              </w:rPr>
              <w:t>810</w:t>
            </w:r>
          </w:p>
        </w:tc>
        <w:tc>
          <w:tcPr>
            <w:tcW w:w="487" w:type="pct"/>
            <w:vAlign w:val="bottom"/>
          </w:tcPr>
          <w:p w:rsidR="00630BB3" w:rsidRPr="00C139F0" w:rsidRDefault="00630BB3" w:rsidP="00C139F0">
            <w:pPr>
              <w:spacing w:after="0"/>
              <w:jc w:val="center"/>
              <w:rPr>
                <w:sz w:val="18"/>
                <w:szCs w:val="18"/>
              </w:rPr>
            </w:pPr>
            <w:r w:rsidRPr="00C139F0">
              <w:rPr>
                <w:sz w:val="18"/>
                <w:szCs w:val="18"/>
              </w:rPr>
              <w:t>276</w:t>
            </w:r>
          </w:p>
        </w:tc>
        <w:tc>
          <w:tcPr>
            <w:tcW w:w="440" w:type="pct"/>
            <w:vAlign w:val="bottom"/>
          </w:tcPr>
          <w:p w:rsidR="00630BB3" w:rsidRPr="00C139F0" w:rsidRDefault="00630BB3" w:rsidP="00C139F0">
            <w:pPr>
              <w:spacing w:after="0"/>
              <w:jc w:val="center"/>
              <w:rPr>
                <w:sz w:val="18"/>
                <w:szCs w:val="18"/>
              </w:rPr>
            </w:pPr>
            <w:r w:rsidRPr="00C139F0">
              <w:rPr>
                <w:sz w:val="18"/>
                <w:szCs w:val="18"/>
              </w:rPr>
              <w:t>6,169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2,324</w:t>
            </w:r>
          </w:p>
        </w:tc>
        <w:tc>
          <w:tcPr>
            <w:tcW w:w="440" w:type="pct"/>
            <w:vAlign w:val="bottom"/>
          </w:tcPr>
          <w:p w:rsidR="00630BB3" w:rsidRPr="00C139F0" w:rsidRDefault="00630BB3" w:rsidP="00C139F0">
            <w:pPr>
              <w:spacing w:after="0"/>
              <w:jc w:val="center"/>
              <w:rPr>
                <w:sz w:val="18"/>
                <w:szCs w:val="18"/>
              </w:rPr>
            </w:pPr>
            <w:r w:rsidRPr="00C139F0">
              <w:rPr>
                <w:sz w:val="18"/>
                <w:szCs w:val="18"/>
              </w:rPr>
              <w:t>1,246</w:t>
            </w:r>
          </w:p>
        </w:tc>
        <w:tc>
          <w:tcPr>
            <w:tcW w:w="440" w:type="pct"/>
            <w:vAlign w:val="bottom"/>
          </w:tcPr>
          <w:p w:rsidR="00630BB3" w:rsidRPr="00C139F0" w:rsidRDefault="00630BB3" w:rsidP="00C139F0">
            <w:pPr>
              <w:spacing w:after="0"/>
              <w:jc w:val="center"/>
              <w:rPr>
                <w:sz w:val="18"/>
                <w:szCs w:val="18"/>
              </w:rPr>
            </w:pPr>
            <w:r w:rsidRPr="00C139F0">
              <w:rPr>
                <w:sz w:val="18"/>
                <w:szCs w:val="18"/>
              </w:rPr>
              <w:t>903</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1986</w:t>
            </w:r>
          </w:p>
        </w:tc>
        <w:tc>
          <w:tcPr>
            <w:tcW w:w="337" w:type="pct"/>
            <w:vAlign w:val="bottom"/>
          </w:tcPr>
          <w:p w:rsidR="00630BB3" w:rsidRPr="00C139F0" w:rsidRDefault="00630BB3" w:rsidP="00C139F0">
            <w:pPr>
              <w:spacing w:after="0"/>
              <w:jc w:val="center"/>
              <w:rPr>
                <w:sz w:val="18"/>
                <w:szCs w:val="18"/>
              </w:rPr>
            </w:pPr>
            <w:r w:rsidRPr="00C139F0">
              <w:rPr>
                <w:sz w:val="18"/>
                <w:szCs w:val="18"/>
              </w:rPr>
              <w:t>454</w:t>
            </w:r>
          </w:p>
        </w:tc>
        <w:tc>
          <w:tcPr>
            <w:tcW w:w="442" w:type="pct"/>
            <w:vAlign w:val="bottom"/>
          </w:tcPr>
          <w:p w:rsidR="00630BB3" w:rsidRPr="00C139F0" w:rsidRDefault="00630BB3" w:rsidP="00C139F0">
            <w:pPr>
              <w:spacing w:after="0"/>
              <w:jc w:val="center"/>
              <w:rPr>
                <w:sz w:val="18"/>
                <w:szCs w:val="18"/>
              </w:rPr>
            </w:pPr>
            <w:r w:rsidRPr="00C139F0">
              <w:rPr>
                <w:sz w:val="18"/>
                <w:szCs w:val="18"/>
              </w:rPr>
              <w:t>60</w:t>
            </w:r>
          </w:p>
        </w:tc>
        <w:tc>
          <w:tcPr>
            <w:tcW w:w="487" w:type="pct"/>
            <w:vAlign w:val="bottom"/>
          </w:tcPr>
          <w:p w:rsidR="00630BB3" w:rsidRPr="00C139F0" w:rsidRDefault="00630BB3" w:rsidP="00C139F0">
            <w:pPr>
              <w:spacing w:after="0"/>
              <w:jc w:val="center"/>
              <w:rPr>
                <w:sz w:val="18"/>
                <w:szCs w:val="18"/>
              </w:rPr>
            </w:pPr>
            <w:r w:rsidRPr="00C139F0">
              <w:rPr>
                <w:sz w:val="18"/>
                <w:szCs w:val="18"/>
              </w:rPr>
              <w:t>363</w:t>
            </w:r>
          </w:p>
        </w:tc>
        <w:tc>
          <w:tcPr>
            <w:tcW w:w="440" w:type="pct"/>
            <w:vAlign w:val="bottom"/>
          </w:tcPr>
          <w:p w:rsidR="00630BB3" w:rsidRPr="00C139F0" w:rsidRDefault="00630BB3" w:rsidP="00C139F0">
            <w:pPr>
              <w:spacing w:after="0"/>
              <w:jc w:val="center"/>
              <w:rPr>
                <w:sz w:val="18"/>
                <w:szCs w:val="18"/>
              </w:rPr>
            </w:pPr>
            <w:r w:rsidRPr="00C139F0">
              <w:rPr>
                <w:sz w:val="18"/>
                <w:szCs w:val="18"/>
              </w:rPr>
              <w:t>1,752</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1,552</w:t>
            </w:r>
          </w:p>
        </w:tc>
        <w:tc>
          <w:tcPr>
            <w:tcW w:w="440" w:type="pct"/>
            <w:vAlign w:val="bottom"/>
          </w:tcPr>
          <w:p w:rsidR="00630BB3" w:rsidRPr="00C139F0" w:rsidRDefault="00630BB3" w:rsidP="00C139F0">
            <w:pPr>
              <w:spacing w:after="0"/>
              <w:jc w:val="center"/>
              <w:rPr>
                <w:sz w:val="18"/>
                <w:szCs w:val="18"/>
              </w:rPr>
            </w:pPr>
            <w:r w:rsidRPr="00C139F0">
              <w:rPr>
                <w:sz w:val="18"/>
                <w:szCs w:val="18"/>
              </w:rPr>
              <w:t>702</w:t>
            </w:r>
          </w:p>
        </w:tc>
        <w:tc>
          <w:tcPr>
            <w:tcW w:w="440" w:type="pct"/>
            <w:vAlign w:val="bottom"/>
          </w:tcPr>
          <w:p w:rsidR="00630BB3" w:rsidRPr="00C139F0" w:rsidRDefault="00630BB3" w:rsidP="00C139F0">
            <w:pPr>
              <w:spacing w:after="0"/>
              <w:jc w:val="center"/>
              <w:rPr>
                <w:sz w:val="18"/>
                <w:szCs w:val="18"/>
              </w:rPr>
            </w:pPr>
            <w:r w:rsidRPr="00C139F0">
              <w:rPr>
                <w:sz w:val="18"/>
                <w:szCs w:val="18"/>
              </w:rPr>
              <w:t>1,782</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1987</w:t>
            </w:r>
          </w:p>
        </w:tc>
        <w:tc>
          <w:tcPr>
            <w:tcW w:w="337" w:type="pct"/>
            <w:vAlign w:val="bottom"/>
          </w:tcPr>
          <w:p w:rsidR="00C139F0" w:rsidRPr="00C139F0" w:rsidRDefault="00C139F0" w:rsidP="00C139F0">
            <w:pPr>
              <w:spacing w:after="0"/>
              <w:jc w:val="center"/>
              <w:rPr>
                <w:sz w:val="18"/>
                <w:szCs w:val="18"/>
              </w:rPr>
            </w:pPr>
            <w:r w:rsidRPr="00C139F0">
              <w:rPr>
                <w:sz w:val="18"/>
                <w:szCs w:val="18"/>
              </w:rPr>
              <w:t>668</w:t>
            </w:r>
          </w:p>
        </w:tc>
        <w:tc>
          <w:tcPr>
            <w:tcW w:w="442" w:type="pct"/>
            <w:vAlign w:val="bottom"/>
          </w:tcPr>
          <w:p w:rsidR="00C139F0" w:rsidRPr="00C139F0" w:rsidRDefault="00C139F0" w:rsidP="00C139F0">
            <w:pPr>
              <w:spacing w:after="0"/>
              <w:jc w:val="center"/>
              <w:rPr>
                <w:sz w:val="18"/>
                <w:szCs w:val="18"/>
              </w:rPr>
            </w:pPr>
            <w:r w:rsidRPr="00C139F0">
              <w:rPr>
                <w:sz w:val="18"/>
                <w:szCs w:val="18"/>
              </w:rPr>
              <w:t>314</w:t>
            </w:r>
          </w:p>
        </w:tc>
        <w:tc>
          <w:tcPr>
            <w:tcW w:w="487" w:type="pct"/>
            <w:vAlign w:val="bottom"/>
          </w:tcPr>
          <w:p w:rsidR="00C139F0" w:rsidRPr="00C139F0" w:rsidRDefault="00C139F0" w:rsidP="00C139F0">
            <w:pPr>
              <w:spacing w:after="0"/>
              <w:jc w:val="center"/>
              <w:rPr>
                <w:sz w:val="18"/>
                <w:szCs w:val="18"/>
              </w:rPr>
            </w:pPr>
            <w:r w:rsidRPr="00C139F0">
              <w:rPr>
                <w:sz w:val="18"/>
                <w:szCs w:val="18"/>
              </w:rPr>
              <w:t>204</w:t>
            </w:r>
          </w:p>
        </w:tc>
        <w:tc>
          <w:tcPr>
            <w:tcW w:w="440" w:type="pct"/>
            <w:vAlign w:val="bottom"/>
          </w:tcPr>
          <w:p w:rsidR="00C139F0" w:rsidRPr="00C139F0" w:rsidRDefault="00C139F0" w:rsidP="00C139F0">
            <w:pPr>
              <w:spacing w:after="0"/>
              <w:jc w:val="center"/>
              <w:rPr>
                <w:sz w:val="18"/>
                <w:szCs w:val="18"/>
              </w:rPr>
            </w:pPr>
            <w:r w:rsidRPr="00C139F0">
              <w:rPr>
                <w:sz w:val="18"/>
                <w:szCs w:val="18"/>
              </w:rPr>
              <w:t>3,260</w:t>
            </w:r>
          </w:p>
        </w:tc>
        <w:tc>
          <w:tcPr>
            <w:tcW w:w="440" w:type="pct"/>
            <w:vAlign w:val="bottom"/>
          </w:tcPr>
          <w:p w:rsidR="00C139F0" w:rsidRPr="00C139F0" w:rsidRDefault="00C139F0" w:rsidP="00C139F0">
            <w:pPr>
              <w:spacing w:after="0"/>
              <w:jc w:val="center"/>
              <w:rPr>
                <w:sz w:val="18"/>
                <w:szCs w:val="18"/>
              </w:rPr>
            </w:pPr>
            <w:r w:rsidRPr="00C139F0">
              <w:rPr>
                <w:sz w:val="18"/>
                <w:szCs w:val="18"/>
              </w:rPr>
              <w:t>37,432</w:t>
            </w:r>
          </w:p>
        </w:tc>
        <w:tc>
          <w:tcPr>
            <w:tcW w:w="489" w:type="pct"/>
            <w:vAlign w:val="bottom"/>
          </w:tcPr>
          <w:p w:rsidR="00C139F0" w:rsidRPr="00C139F0" w:rsidRDefault="00C139F0" w:rsidP="00C139F0">
            <w:pPr>
              <w:spacing w:after="0"/>
              <w:jc w:val="center"/>
              <w:rPr>
                <w:sz w:val="18"/>
                <w:szCs w:val="18"/>
              </w:rPr>
            </w:pPr>
            <w:r w:rsidRPr="00C139F0">
              <w:rPr>
                <w:sz w:val="18"/>
                <w:szCs w:val="18"/>
              </w:rPr>
              <w:t>55,457</w:t>
            </w:r>
          </w:p>
        </w:tc>
        <w:tc>
          <w:tcPr>
            <w:tcW w:w="391" w:type="pct"/>
            <w:vAlign w:val="bottom"/>
          </w:tcPr>
          <w:p w:rsidR="00C139F0" w:rsidRPr="00C139F0" w:rsidRDefault="00C139F0" w:rsidP="00C139F0">
            <w:pPr>
              <w:spacing w:after="0"/>
              <w:jc w:val="center"/>
              <w:rPr>
                <w:sz w:val="18"/>
                <w:szCs w:val="18"/>
              </w:rPr>
            </w:pPr>
            <w:r w:rsidRPr="00C139F0">
              <w:rPr>
                <w:sz w:val="18"/>
                <w:szCs w:val="18"/>
              </w:rPr>
              <w:t>1,694</w:t>
            </w:r>
          </w:p>
        </w:tc>
        <w:tc>
          <w:tcPr>
            <w:tcW w:w="440" w:type="pct"/>
            <w:vAlign w:val="bottom"/>
          </w:tcPr>
          <w:p w:rsidR="00C139F0" w:rsidRPr="00C139F0" w:rsidRDefault="00C139F0" w:rsidP="00C139F0">
            <w:pPr>
              <w:spacing w:after="0"/>
              <w:jc w:val="center"/>
              <w:rPr>
                <w:sz w:val="18"/>
                <w:szCs w:val="18"/>
              </w:rPr>
            </w:pPr>
            <w:r w:rsidRPr="00C139F0">
              <w:rPr>
                <w:sz w:val="18"/>
                <w:szCs w:val="18"/>
              </w:rPr>
              <w:t>293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688" w:type="pct"/>
            <w:vAlign w:val="bottom"/>
          </w:tcPr>
          <w:p w:rsidR="00C139F0" w:rsidRPr="00C139F0" w:rsidRDefault="00C139F0" w:rsidP="00C139F0">
            <w:pPr>
              <w:spacing w:after="0"/>
              <w:jc w:val="center"/>
              <w:rPr>
                <w:sz w:val="18"/>
                <w:szCs w:val="18"/>
              </w:rPr>
            </w:pPr>
            <w:r w:rsidRPr="00C139F0">
              <w:rPr>
                <w:sz w:val="18"/>
                <w:szCs w:val="18"/>
              </w:rPr>
              <w:t>4,792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1988</w:t>
            </w:r>
          </w:p>
        </w:tc>
        <w:tc>
          <w:tcPr>
            <w:tcW w:w="337" w:type="pct"/>
            <w:vAlign w:val="bottom"/>
          </w:tcPr>
          <w:p w:rsidR="00C139F0" w:rsidRPr="00C139F0" w:rsidRDefault="00C139F0" w:rsidP="00C139F0">
            <w:pPr>
              <w:spacing w:after="0"/>
              <w:jc w:val="center"/>
              <w:rPr>
                <w:sz w:val="18"/>
                <w:szCs w:val="18"/>
              </w:rPr>
            </w:pPr>
            <w:r w:rsidRPr="00C139F0">
              <w:rPr>
                <w:sz w:val="18"/>
                <w:szCs w:val="18"/>
              </w:rPr>
              <w:t>756</w:t>
            </w:r>
          </w:p>
        </w:tc>
        <w:tc>
          <w:tcPr>
            <w:tcW w:w="442" w:type="pct"/>
            <w:vAlign w:val="bottom"/>
          </w:tcPr>
          <w:p w:rsidR="00C139F0" w:rsidRPr="00C139F0" w:rsidRDefault="00C139F0" w:rsidP="00C139F0">
            <w:pPr>
              <w:spacing w:after="0"/>
              <w:jc w:val="center"/>
              <w:rPr>
                <w:sz w:val="18"/>
                <w:szCs w:val="18"/>
              </w:rPr>
            </w:pPr>
            <w:r w:rsidRPr="00C139F0">
              <w:rPr>
                <w:sz w:val="18"/>
                <w:szCs w:val="18"/>
              </w:rPr>
              <w:t>164</w:t>
            </w:r>
          </w:p>
        </w:tc>
        <w:tc>
          <w:tcPr>
            <w:tcW w:w="487" w:type="pct"/>
            <w:vAlign w:val="bottom"/>
          </w:tcPr>
          <w:p w:rsidR="00C139F0" w:rsidRPr="00C139F0" w:rsidRDefault="00C139F0" w:rsidP="00C139F0">
            <w:pPr>
              <w:spacing w:after="0"/>
              <w:jc w:val="center"/>
              <w:rPr>
                <w:sz w:val="18"/>
                <w:szCs w:val="18"/>
              </w:rPr>
            </w:pPr>
            <w:r w:rsidRPr="00C139F0">
              <w:rPr>
                <w:sz w:val="18"/>
                <w:szCs w:val="18"/>
              </w:rPr>
              <w:t>542</w:t>
            </w:r>
          </w:p>
        </w:tc>
        <w:tc>
          <w:tcPr>
            <w:tcW w:w="440" w:type="pct"/>
            <w:vAlign w:val="bottom"/>
          </w:tcPr>
          <w:p w:rsidR="00C139F0" w:rsidRPr="00C139F0" w:rsidRDefault="00C139F0" w:rsidP="00C139F0">
            <w:pPr>
              <w:spacing w:after="0"/>
              <w:jc w:val="center"/>
              <w:rPr>
                <w:sz w:val="18"/>
                <w:szCs w:val="18"/>
              </w:rPr>
            </w:pPr>
            <w:r w:rsidRPr="00C139F0">
              <w:rPr>
                <w:sz w:val="18"/>
                <w:szCs w:val="18"/>
              </w:rPr>
              <w:t>2,724</w:t>
            </w:r>
          </w:p>
        </w:tc>
        <w:tc>
          <w:tcPr>
            <w:tcW w:w="440" w:type="pct"/>
            <w:vAlign w:val="bottom"/>
          </w:tcPr>
          <w:p w:rsidR="00C139F0" w:rsidRPr="00C139F0" w:rsidRDefault="00C139F0" w:rsidP="00C139F0">
            <w:pPr>
              <w:spacing w:after="0"/>
              <w:jc w:val="center"/>
              <w:rPr>
                <w:sz w:val="18"/>
                <w:szCs w:val="18"/>
              </w:rPr>
            </w:pPr>
            <w:r w:rsidRPr="00C139F0">
              <w:rPr>
                <w:sz w:val="18"/>
                <w:szCs w:val="18"/>
              </w:rPr>
              <w:t>29,495</w:t>
            </w:r>
          </w:p>
        </w:tc>
        <w:tc>
          <w:tcPr>
            <w:tcW w:w="489" w:type="pct"/>
            <w:vAlign w:val="bottom"/>
          </w:tcPr>
          <w:p w:rsidR="00C139F0" w:rsidRPr="00C139F0" w:rsidRDefault="00C139F0" w:rsidP="00C139F0">
            <w:pPr>
              <w:spacing w:after="0"/>
              <w:jc w:val="center"/>
              <w:rPr>
                <w:sz w:val="18"/>
                <w:szCs w:val="18"/>
              </w:rPr>
            </w:pPr>
            <w:r w:rsidRPr="00C139F0">
              <w:rPr>
                <w:sz w:val="18"/>
                <w:szCs w:val="18"/>
              </w:rPr>
              <w:t>39,450</w:t>
            </w:r>
          </w:p>
        </w:tc>
        <w:tc>
          <w:tcPr>
            <w:tcW w:w="391" w:type="pct"/>
            <w:vAlign w:val="bottom"/>
          </w:tcPr>
          <w:p w:rsidR="00C139F0" w:rsidRPr="00C139F0" w:rsidRDefault="00C139F0" w:rsidP="00C139F0">
            <w:pPr>
              <w:spacing w:after="0"/>
              <w:jc w:val="center"/>
              <w:rPr>
                <w:sz w:val="18"/>
                <w:szCs w:val="18"/>
              </w:rPr>
            </w:pPr>
            <w:r w:rsidRPr="00C139F0">
              <w:rPr>
                <w:sz w:val="18"/>
                <w:szCs w:val="18"/>
              </w:rPr>
              <w:t>3,119</w:t>
            </w:r>
          </w:p>
        </w:tc>
        <w:tc>
          <w:tcPr>
            <w:tcW w:w="440"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513</w:t>
            </w:r>
          </w:p>
        </w:tc>
        <w:tc>
          <w:tcPr>
            <w:tcW w:w="688" w:type="pct"/>
            <w:vAlign w:val="bottom"/>
          </w:tcPr>
          <w:p w:rsidR="00C139F0" w:rsidRPr="00C139F0" w:rsidRDefault="00C139F0" w:rsidP="00C139F0">
            <w:pPr>
              <w:spacing w:after="0"/>
              <w:jc w:val="center"/>
              <w:rPr>
                <w:sz w:val="18"/>
                <w:szCs w:val="18"/>
              </w:rPr>
            </w:pPr>
            <w:r w:rsidRPr="00C139F0">
              <w:rPr>
                <w:sz w:val="18"/>
                <w:szCs w:val="18"/>
              </w:rPr>
              <w:t>5,007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1989</w:t>
            </w:r>
          </w:p>
        </w:tc>
        <w:tc>
          <w:tcPr>
            <w:tcW w:w="337" w:type="pct"/>
            <w:vAlign w:val="bottom"/>
          </w:tcPr>
          <w:p w:rsidR="00C139F0" w:rsidRPr="00C139F0" w:rsidRDefault="00C139F0" w:rsidP="00C139F0">
            <w:pPr>
              <w:spacing w:after="0"/>
              <w:jc w:val="center"/>
              <w:rPr>
                <w:sz w:val="18"/>
                <w:szCs w:val="18"/>
              </w:rPr>
            </w:pPr>
            <w:r w:rsidRPr="00C139F0">
              <w:rPr>
                <w:sz w:val="18"/>
                <w:szCs w:val="18"/>
              </w:rPr>
              <w:t>502</w:t>
            </w:r>
          </w:p>
        </w:tc>
        <w:tc>
          <w:tcPr>
            <w:tcW w:w="442" w:type="pct"/>
            <w:vAlign w:val="bottom"/>
          </w:tcPr>
          <w:p w:rsidR="00C139F0" w:rsidRPr="00C139F0" w:rsidRDefault="00C139F0" w:rsidP="00C139F0">
            <w:pPr>
              <w:spacing w:after="0"/>
              <w:jc w:val="center"/>
              <w:rPr>
                <w:sz w:val="18"/>
                <w:szCs w:val="18"/>
              </w:rPr>
            </w:pPr>
            <w:r w:rsidRPr="00C139F0">
              <w:rPr>
                <w:sz w:val="18"/>
                <w:szCs w:val="18"/>
              </w:rPr>
              <w:t>566</w:t>
            </w:r>
          </w:p>
        </w:tc>
        <w:tc>
          <w:tcPr>
            <w:tcW w:w="487" w:type="pct"/>
            <w:vAlign w:val="bottom"/>
          </w:tcPr>
          <w:p w:rsidR="00C139F0" w:rsidRPr="00C139F0" w:rsidRDefault="00C139F0" w:rsidP="00C139F0">
            <w:pPr>
              <w:spacing w:after="0"/>
              <w:jc w:val="center"/>
              <w:rPr>
                <w:sz w:val="18"/>
                <w:szCs w:val="18"/>
              </w:rPr>
            </w:pPr>
            <w:r w:rsidRPr="00C139F0">
              <w:rPr>
                <w:sz w:val="18"/>
                <w:szCs w:val="18"/>
              </w:rPr>
              <w:t>242</w:t>
            </w:r>
          </w:p>
        </w:tc>
        <w:tc>
          <w:tcPr>
            <w:tcW w:w="440" w:type="pct"/>
            <w:vAlign w:val="bottom"/>
          </w:tcPr>
          <w:p w:rsidR="00C139F0" w:rsidRPr="00C139F0" w:rsidRDefault="00C139F0" w:rsidP="00C139F0">
            <w:pPr>
              <w:spacing w:after="0"/>
              <w:jc w:val="center"/>
              <w:rPr>
                <w:sz w:val="18"/>
                <w:szCs w:val="18"/>
              </w:rPr>
            </w:pPr>
            <w:r w:rsidRPr="00C139F0">
              <w:rPr>
                <w:sz w:val="18"/>
                <w:szCs w:val="18"/>
              </w:rPr>
              <w:t>7,509</w:t>
            </w:r>
          </w:p>
        </w:tc>
        <w:tc>
          <w:tcPr>
            <w:tcW w:w="440" w:type="pct"/>
            <w:vAlign w:val="bottom"/>
          </w:tcPr>
          <w:p w:rsidR="00C139F0" w:rsidRPr="00C139F0" w:rsidRDefault="00C139F0" w:rsidP="00C139F0">
            <w:pPr>
              <w:spacing w:after="0"/>
              <w:jc w:val="center"/>
              <w:rPr>
                <w:sz w:val="18"/>
                <w:szCs w:val="18"/>
              </w:rPr>
            </w:pPr>
            <w:r w:rsidRPr="00C139F0">
              <w:rPr>
                <w:sz w:val="18"/>
                <w:szCs w:val="18"/>
              </w:rPr>
              <w:t>48,833</w:t>
            </w:r>
          </w:p>
        </w:tc>
        <w:tc>
          <w:tcPr>
            <w:tcW w:w="489" w:type="pct"/>
            <w:vAlign w:val="bottom"/>
          </w:tcPr>
          <w:p w:rsidR="00C139F0" w:rsidRPr="00C139F0" w:rsidRDefault="00C139F0" w:rsidP="00C139F0">
            <w:pPr>
              <w:spacing w:after="0"/>
              <w:jc w:val="center"/>
              <w:rPr>
                <w:sz w:val="18"/>
                <w:szCs w:val="18"/>
              </w:rPr>
            </w:pPr>
            <w:r w:rsidRPr="00C139F0">
              <w:rPr>
                <w:sz w:val="18"/>
                <w:szCs w:val="18"/>
              </w:rPr>
              <w:t>56,808</w:t>
            </w:r>
          </w:p>
        </w:tc>
        <w:tc>
          <w:tcPr>
            <w:tcW w:w="391" w:type="pct"/>
            <w:vAlign w:val="bottom"/>
          </w:tcPr>
          <w:p w:rsidR="00C139F0" w:rsidRPr="00C139F0" w:rsidRDefault="00C139F0" w:rsidP="00C139F0">
            <w:pPr>
              <w:spacing w:after="0"/>
              <w:jc w:val="center"/>
              <w:rPr>
                <w:sz w:val="18"/>
                <w:szCs w:val="18"/>
              </w:rPr>
            </w:pPr>
            <w:r w:rsidRPr="00C139F0">
              <w:rPr>
                <w:sz w:val="18"/>
                <w:szCs w:val="18"/>
              </w:rPr>
              <w:t>2,176</w:t>
            </w:r>
          </w:p>
        </w:tc>
        <w:tc>
          <w:tcPr>
            <w:tcW w:w="440" w:type="pct"/>
            <w:vAlign w:val="bottom"/>
          </w:tcPr>
          <w:p w:rsidR="00C139F0" w:rsidRPr="00C139F0" w:rsidRDefault="00C139F0" w:rsidP="00C139F0">
            <w:pPr>
              <w:spacing w:after="0"/>
              <w:jc w:val="center"/>
              <w:rPr>
                <w:sz w:val="18"/>
                <w:szCs w:val="18"/>
              </w:rPr>
            </w:pPr>
            <w:r w:rsidRPr="00C139F0">
              <w:rPr>
                <w:sz w:val="18"/>
                <w:szCs w:val="18"/>
              </w:rPr>
              <w:t>576</w:t>
            </w:r>
          </w:p>
        </w:tc>
        <w:tc>
          <w:tcPr>
            <w:tcW w:w="440" w:type="pct"/>
            <w:vAlign w:val="bottom"/>
          </w:tcPr>
          <w:p w:rsidR="00C139F0" w:rsidRPr="00C139F0" w:rsidRDefault="00C139F0" w:rsidP="00C139F0">
            <w:pPr>
              <w:spacing w:after="0"/>
              <w:jc w:val="center"/>
              <w:rPr>
                <w:sz w:val="18"/>
                <w:szCs w:val="18"/>
              </w:rPr>
            </w:pPr>
            <w:r w:rsidRPr="00C139F0">
              <w:rPr>
                <w:sz w:val="18"/>
                <w:szCs w:val="18"/>
              </w:rPr>
              <w:t>433</w:t>
            </w:r>
          </w:p>
        </w:tc>
        <w:tc>
          <w:tcPr>
            <w:tcW w:w="688" w:type="pct"/>
            <w:vAlign w:val="bottom"/>
          </w:tcPr>
          <w:p w:rsidR="00C139F0" w:rsidRPr="00C139F0" w:rsidRDefault="00C139F0" w:rsidP="00C139F0">
            <w:pPr>
              <w:spacing w:after="0"/>
              <w:jc w:val="center"/>
              <w:rPr>
                <w:sz w:val="18"/>
                <w:szCs w:val="18"/>
              </w:rPr>
            </w:pPr>
            <w:r w:rsidRPr="00C139F0">
              <w:rPr>
                <w:sz w:val="18"/>
                <w:szCs w:val="18"/>
              </w:rPr>
              <w:t>6,761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1990</w:t>
            </w:r>
          </w:p>
        </w:tc>
        <w:tc>
          <w:tcPr>
            <w:tcW w:w="337" w:type="pct"/>
            <w:vAlign w:val="bottom"/>
          </w:tcPr>
          <w:p w:rsidR="00C139F0" w:rsidRPr="00C139F0" w:rsidRDefault="00C139F0" w:rsidP="00C139F0">
            <w:pPr>
              <w:spacing w:after="0"/>
              <w:jc w:val="center"/>
              <w:rPr>
                <w:sz w:val="18"/>
                <w:szCs w:val="18"/>
              </w:rPr>
            </w:pPr>
            <w:r w:rsidRPr="00C139F0">
              <w:rPr>
                <w:sz w:val="18"/>
                <w:szCs w:val="18"/>
              </w:rPr>
              <w:t>697</w:t>
            </w:r>
          </w:p>
        </w:tc>
        <w:tc>
          <w:tcPr>
            <w:tcW w:w="442" w:type="pct"/>
            <w:vAlign w:val="bottom"/>
          </w:tcPr>
          <w:p w:rsidR="00C139F0" w:rsidRPr="00C139F0" w:rsidRDefault="00C139F0" w:rsidP="00C139F0">
            <w:pPr>
              <w:spacing w:after="0"/>
              <w:jc w:val="center"/>
              <w:rPr>
                <w:sz w:val="18"/>
                <w:szCs w:val="18"/>
              </w:rPr>
            </w:pPr>
            <w:r w:rsidRPr="00C139F0">
              <w:rPr>
                <w:sz w:val="18"/>
                <w:szCs w:val="18"/>
              </w:rPr>
              <w:t>1,711</w:t>
            </w:r>
          </w:p>
        </w:tc>
        <w:tc>
          <w:tcPr>
            <w:tcW w:w="487" w:type="pct"/>
            <w:vAlign w:val="bottom"/>
          </w:tcPr>
          <w:p w:rsidR="00C139F0" w:rsidRPr="00C139F0" w:rsidRDefault="00C139F0" w:rsidP="00C139F0">
            <w:pPr>
              <w:spacing w:after="0"/>
              <w:jc w:val="center"/>
              <w:rPr>
                <w:sz w:val="18"/>
                <w:szCs w:val="18"/>
              </w:rPr>
            </w:pPr>
            <w:r w:rsidRPr="00C139F0">
              <w:rPr>
                <w:sz w:val="18"/>
                <w:szCs w:val="18"/>
              </w:rPr>
              <w:t>324</w:t>
            </w:r>
          </w:p>
        </w:tc>
        <w:tc>
          <w:tcPr>
            <w:tcW w:w="440" w:type="pct"/>
            <w:vAlign w:val="bottom"/>
          </w:tcPr>
          <w:p w:rsidR="00C139F0" w:rsidRPr="00C139F0" w:rsidRDefault="00C139F0" w:rsidP="00C139F0">
            <w:pPr>
              <w:spacing w:after="0"/>
              <w:jc w:val="center"/>
              <w:rPr>
                <w:sz w:val="18"/>
                <w:szCs w:val="18"/>
              </w:rPr>
            </w:pPr>
            <w:r w:rsidRPr="00C139F0">
              <w:rPr>
                <w:sz w:val="18"/>
                <w:szCs w:val="18"/>
              </w:rPr>
              <w:t>11,050</w:t>
            </w:r>
          </w:p>
        </w:tc>
        <w:tc>
          <w:tcPr>
            <w:tcW w:w="440" w:type="pct"/>
            <w:vAlign w:val="bottom"/>
          </w:tcPr>
          <w:p w:rsidR="00C139F0" w:rsidRPr="00C139F0" w:rsidRDefault="00C139F0" w:rsidP="00C139F0">
            <w:pPr>
              <w:spacing w:after="0"/>
              <w:jc w:val="center"/>
              <w:rPr>
                <w:sz w:val="18"/>
                <w:szCs w:val="18"/>
              </w:rPr>
            </w:pPr>
            <w:r w:rsidRPr="00C139F0">
              <w:rPr>
                <w:sz w:val="18"/>
                <w:szCs w:val="18"/>
              </w:rPr>
              <w:t>79,807</w:t>
            </w:r>
          </w:p>
        </w:tc>
        <w:tc>
          <w:tcPr>
            <w:tcW w:w="489" w:type="pct"/>
            <w:vAlign w:val="bottom"/>
          </w:tcPr>
          <w:p w:rsidR="00C139F0" w:rsidRPr="00C139F0" w:rsidRDefault="00C139F0" w:rsidP="00C139F0">
            <w:pPr>
              <w:spacing w:after="0"/>
              <w:jc w:val="center"/>
              <w:rPr>
                <w:sz w:val="18"/>
                <w:szCs w:val="18"/>
              </w:rPr>
            </w:pPr>
            <w:r w:rsidRPr="00C139F0">
              <w:rPr>
                <w:sz w:val="18"/>
                <w:szCs w:val="18"/>
              </w:rPr>
              <w:t>72,196</w:t>
            </w:r>
          </w:p>
        </w:tc>
        <w:tc>
          <w:tcPr>
            <w:tcW w:w="391" w:type="pct"/>
            <w:vAlign w:val="bottom"/>
          </w:tcPr>
          <w:p w:rsidR="00C139F0" w:rsidRPr="00C139F0" w:rsidRDefault="00C139F0" w:rsidP="00C139F0">
            <w:pPr>
              <w:spacing w:after="0"/>
              <w:jc w:val="center"/>
              <w:rPr>
                <w:sz w:val="18"/>
                <w:szCs w:val="18"/>
              </w:rPr>
            </w:pPr>
            <w:r w:rsidRPr="00C139F0">
              <w:rPr>
                <w:sz w:val="18"/>
                <w:szCs w:val="18"/>
              </w:rPr>
              <w:t>2,192</w:t>
            </w:r>
          </w:p>
        </w:tc>
        <w:tc>
          <w:tcPr>
            <w:tcW w:w="440" w:type="pct"/>
            <w:vAlign w:val="bottom"/>
          </w:tcPr>
          <w:p w:rsidR="00C139F0" w:rsidRPr="00C139F0" w:rsidRDefault="00C139F0" w:rsidP="00C139F0">
            <w:pPr>
              <w:spacing w:after="0"/>
              <w:jc w:val="center"/>
              <w:rPr>
                <w:sz w:val="18"/>
                <w:szCs w:val="18"/>
              </w:rPr>
            </w:pPr>
            <w:r w:rsidRPr="00C139F0">
              <w:rPr>
                <w:sz w:val="18"/>
                <w:szCs w:val="18"/>
              </w:rPr>
              <w:t>566</w:t>
            </w:r>
          </w:p>
        </w:tc>
        <w:tc>
          <w:tcPr>
            <w:tcW w:w="440" w:type="pct"/>
            <w:vAlign w:val="bottom"/>
          </w:tcPr>
          <w:p w:rsidR="00C139F0" w:rsidRPr="00C139F0" w:rsidRDefault="00C139F0" w:rsidP="00C139F0">
            <w:pPr>
              <w:spacing w:after="0"/>
              <w:jc w:val="center"/>
              <w:rPr>
                <w:sz w:val="18"/>
                <w:szCs w:val="18"/>
              </w:rPr>
            </w:pPr>
            <w:r w:rsidRPr="00C139F0">
              <w:rPr>
                <w:sz w:val="18"/>
                <w:szCs w:val="18"/>
              </w:rPr>
              <w:t>870</w:t>
            </w:r>
          </w:p>
        </w:tc>
        <w:tc>
          <w:tcPr>
            <w:tcW w:w="688" w:type="pct"/>
            <w:vAlign w:val="bottom"/>
          </w:tcPr>
          <w:p w:rsidR="00C139F0" w:rsidRPr="00C139F0" w:rsidRDefault="00C139F0" w:rsidP="00C139F0">
            <w:pPr>
              <w:spacing w:after="0"/>
              <w:jc w:val="center"/>
              <w:rPr>
                <w:sz w:val="18"/>
                <w:szCs w:val="18"/>
              </w:rPr>
            </w:pPr>
            <w:r w:rsidRPr="00C139F0">
              <w:rPr>
                <w:sz w:val="18"/>
                <w:szCs w:val="18"/>
              </w:rPr>
              <w:t>3,444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1991</w:t>
            </w:r>
          </w:p>
        </w:tc>
        <w:tc>
          <w:tcPr>
            <w:tcW w:w="337" w:type="pct"/>
            <w:vAlign w:val="bottom"/>
          </w:tcPr>
          <w:p w:rsidR="00C139F0" w:rsidRPr="00C139F0" w:rsidRDefault="00C139F0" w:rsidP="00C139F0">
            <w:pPr>
              <w:spacing w:after="0"/>
              <w:jc w:val="center"/>
              <w:rPr>
                <w:sz w:val="18"/>
                <w:szCs w:val="18"/>
              </w:rPr>
            </w:pPr>
            <w:r w:rsidRPr="00C139F0">
              <w:rPr>
                <w:sz w:val="18"/>
                <w:szCs w:val="18"/>
              </w:rPr>
              <w:t>808</w:t>
            </w:r>
          </w:p>
        </w:tc>
        <w:tc>
          <w:tcPr>
            <w:tcW w:w="442" w:type="pct"/>
            <w:vAlign w:val="bottom"/>
          </w:tcPr>
          <w:p w:rsidR="00C139F0" w:rsidRPr="00C139F0" w:rsidRDefault="00C139F0" w:rsidP="00C139F0">
            <w:pPr>
              <w:spacing w:after="0"/>
              <w:jc w:val="center"/>
              <w:rPr>
                <w:sz w:val="18"/>
                <w:szCs w:val="18"/>
              </w:rPr>
            </w:pPr>
            <w:r w:rsidRPr="00C139F0">
              <w:rPr>
                <w:sz w:val="18"/>
                <w:szCs w:val="18"/>
              </w:rPr>
              <w:t>1,415</w:t>
            </w:r>
          </w:p>
        </w:tc>
        <w:tc>
          <w:tcPr>
            <w:tcW w:w="487" w:type="pct"/>
            <w:vAlign w:val="bottom"/>
          </w:tcPr>
          <w:p w:rsidR="00C139F0" w:rsidRPr="00C139F0" w:rsidRDefault="00C139F0" w:rsidP="00C139F0">
            <w:pPr>
              <w:spacing w:after="0"/>
              <w:jc w:val="center"/>
              <w:rPr>
                <w:sz w:val="18"/>
                <w:szCs w:val="18"/>
              </w:rPr>
            </w:pPr>
            <w:r w:rsidRPr="00C139F0">
              <w:rPr>
                <w:sz w:val="18"/>
                <w:szCs w:val="18"/>
              </w:rPr>
              <w:t>410</w:t>
            </w:r>
          </w:p>
        </w:tc>
        <w:tc>
          <w:tcPr>
            <w:tcW w:w="440" w:type="pct"/>
            <w:vAlign w:val="bottom"/>
          </w:tcPr>
          <w:p w:rsidR="00C139F0" w:rsidRPr="00C139F0" w:rsidRDefault="00C139F0" w:rsidP="00C139F0">
            <w:pPr>
              <w:spacing w:after="0"/>
              <w:jc w:val="center"/>
              <w:rPr>
                <w:sz w:val="18"/>
                <w:szCs w:val="18"/>
              </w:rPr>
            </w:pPr>
            <w:r w:rsidRPr="00C139F0">
              <w:rPr>
                <w:sz w:val="18"/>
                <w:szCs w:val="18"/>
              </w:rPr>
              <w:t>11,530</w:t>
            </w:r>
          </w:p>
        </w:tc>
        <w:tc>
          <w:tcPr>
            <w:tcW w:w="440" w:type="pct"/>
            <w:vAlign w:val="bottom"/>
          </w:tcPr>
          <w:p w:rsidR="00C139F0" w:rsidRPr="00C139F0" w:rsidRDefault="00C139F0" w:rsidP="00C139F0">
            <w:pPr>
              <w:spacing w:after="0"/>
              <w:jc w:val="center"/>
              <w:rPr>
                <w:sz w:val="18"/>
                <w:szCs w:val="18"/>
              </w:rPr>
            </w:pPr>
            <w:r w:rsidRPr="00C139F0">
              <w:rPr>
                <w:sz w:val="18"/>
                <w:szCs w:val="18"/>
              </w:rPr>
              <w:t>84,517</w:t>
            </w:r>
          </w:p>
        </w:tc>
        <w:tc>
          <w:tcPr>
            <w:tcW w:w="489" w:type="pct"/>
            <w:vAlign w:val="bottom"/>
          </w:tcPr>
          <w:p w:rsidR="00C139F0" w:rsidRPr="00C139F0" w:rsidRDefault="00C139F0" w:rsidP="00C139F0">
            <w:pPr>
              <w:spacing w:after="0"/>
              <w:jc w:val="center"/>
              <w:rPr>
                <w:sz w:val="18"/>
                <w:szCs w:val="18"/>
              </w:rPr>
            </w:pPr>
            <w:r w:rsidRPr="00C139F0">
              <w:rPr>
                <w:sz w:val="18"/>
                <w:szCs w:val="18"/>
              </w:rPr>
              <w:t>127,484</w:t>
            </w:r>
          </w:p>
        </w:tc>
        <w:tc>
          <w:tcPr>
            <w:tcW w:w="391" w:type="pct"/>
            <w:vAlign w:val="bottom"/>
          </w:tcPr>
          <w:p w:rsidR="00C139F0" w:rsidRPr="00C139F0" w:rsidRDefault="00C139F0" w:rsidP="00C139F0">
            <w:pPr>
              <w:spacing w:after="0"/>
              <w:jc w:val="center"/>
              <w:rPr>
                <w:sz w:val="18"/>
                <w:szCs w:val="18"/>
              </w:rPr>
            </w:pPr>
            <w:r w:rsidRPr="00C139F0">
              <w:rPr>
                <w:sz w:val="18"/>
                <w:szCs w:val="18"/>
              </w:rPr>
              <w:t>2,761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440" w:type="pct"/>
            <w:vAlign w:val="bottom"/>
          </w:tcPr>
          <w:p w:rsidR="00C139F0" w:rsidRPr="00C139F0" w:rsidRDefault="00C139F0" w:rsidP="00C139F0">
            <w:pPr>
              <w:spacing w:after="0"/>
              <w:jc w:val="center"/>
              <w:rPr>
                <w:sz w:val="18"/>
                <w:szCs w:val="18"/>
              </w:rPr>
            </w:pPr>
            <w:r w:rsidRPr="00C139F0">
              <w:rPr>
                <w:sz w:val="18"/>
                <w:szCs w:val="18"/>
              </w:rPr>
              <w:t>1,836</w:t>
            </w:r>
          </w:p>
        </w:tc>
        <w:tc>
          <w:tcPr>
            <w:tcW w:w="688" w:type="pct"/>
            <w:vAlign w:val="bottom"/>
          </w:tcPr>
          <w:p w:rsidR="00C139F0" w:rsidRPr="00C139F0" w:rsidRDefault="00C139F0" w:rsidP="00C139F0">
            <w:pPr>
              <w:spacing w:after="0"/>
              <w:jc w:val="center"/>
              <w:rPr>
                <w:sz w:val="18"/>
                <w:szCs w:val="18"/>
              </w:rPr>
            </w:pPr>
            <w:r w:rsidRPr="00C139F0">
              <w:rPr>
                <w:sz w:val="18"/>
                <w:szCs w:val="18"/>
              </w:rPr>
              <w:t>5,721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1992</w:t>
            </w:r>
          </w:p>
        </w:tc>
        <w:tc>
          <w:tcPr>
            <w:tcW w:w="337" w:type="pct"/>
            <w:vAlign w:val="bottom"/>
          </w:tcPr>
          <w:p w:rsidR="00C139F0" w:rsidRPr="00C139F0" w:rsidRDefault="00C139F0" w:rsidP="00C139F0">
            <w:pPr>
              <w:spacing w:after="0"/>
              <w:jc w:val="center"/>
              <w:rPr>
                <w:sz w:val="18"/>
                <w:szCs w:val="18"/>
              </w:rPr>
            </w:pPr>
            <w:r w:rsidRPr="00C139F0">
              <w:rPr>
                <w:sz w:val="18"/>
                <w:szCs w:val="18"/>
              </w:rPr>
              <w:t>1,020</w:t>
            </w:r>
          </w:p>
        </w:tc>
        <w:tc>
          <w:tcPr>
            <w:tcW w:w="442" w:type="pct"/>
            <w:vAlign w:val="bottom"/>
          </w:tcPr>
          <w:p w:rsidR="00C139F0" w:rsidRPr="00C139F0" w:rsidRDefault="00C139F0" w:rsidP="00C139F0">
            <w:pPr>
              <w:spacing w:after="0"/>
              <w:jc w:val="center"/>
              <w:rPr>
                <w:sz w:val="18"/>
                <w:szCs w:val="18"/>
              </w:rPr>
            </w:pPr>
            <w:r w:rsidRPr="00C139F0">
              <w:rPr>
                <w:sz w:val="18"/>
                <w:szCs w:val="18"/>
              </w:rPr>
              <w:t>2,512</w:t>
            </w:r>
          </w:p>
        </w:tc>
        <w:tc>
          <w:tcPr>
            <w:tcW w:w="487"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15,300</w:t>
            </w:r>
          </w:p>
        </w:tc>
        <w:tc>
          <w:tcPr>
            <w:tcW w:w="440" w:type="pct"/>
            <w:vAlign w:val="bottom"/>
          </w:tcPr>
          <w:p w:rsidR="00C139F0" w:rsidRPr="00C139F0" w:rsidRDefault="00C139F0" w:rsidP="00C139F0">
            <w:pPr>
              <w:spacing w:after="0"/>
              <w:jc w:val="center"/>
              <w:rPr>
                <w:sz w:val="18"/>
                <w:szCs w:val="18"/>
              </w:rPr>
            </w:pPr>
            <w:r w:rsidRPr="00C139F0">
              <w:rPr>
                <w:sz w:val="18"/>
                <w:szCs w:val="18"/>
              </w:rPr>
              <w:t>77,588</w:t>
            </w:r>
          </w:p>
        </w:tc>
        <w:tc>
          <w:tcPr>
            <w:tcW w:w="489" w:type="pct"/>
            <w:vAlign w:val="bottom"/>
          </w:tcPr>
          <w:p w:rsidR="00C139F0" w:rsidRPr="00C139F0" w:rsidRDefault="00C139F0" w:rsidP="00C139F0">
            <w:pPr>
              <w:spacing w:after="0"/>
              <w:jc w:val="center"/>
              <w:rPr>
                <w:sz w:val="18"/>
                <w:szCs w:val="18"/>
              </w:rPr>
            </w:pPr>
            <w:r w:rsidRPr="00C139F0">
              <w:rPr>
                <w:sz w:val="18"/>
                <w:szCs w:val="18"/>
              </w:rPr>
              <w:t>83,729</w:t>
            </w:r>
          </w:p>
        </w:tc>
        <w:tc>
          <w:tcPr>
            <w:tcW w:w="391" w:type="pct"/>
            <w:vAlign w:val="bottom"/>
          </w:tcPr>
          <w:p w:rsidR="00C139F0" w:rsidRPr="00C139F0" w:rsidRDefault="00C139F0" w:rsidP="00C139F0">
            <w:pPr>
              <w:spacing w:after="0"/>
              <w:jc w:val="center"/>
              <w:rPr>
                <w:sz w:val="18"/>
                <w:szCs w:val="18"/>
              </w:rPr>
            </w:pPr>
            <w:r w:rsidRPr="00C139F0">
              <w:rPr>
                <w:sz w:val="18"/>
                <w:szCs w:val="18"/>
              </w:rPr>
              <w:t>3,866</w:t>
            </w:r>
          </w:p>
        </w:tc>
        <w:tc>
          <w:tcPr>
            <w:tcW w:w="440" w:type="pct"/>
            <w:vAlign w:val="bottom"/>
          </w:tcPr>
          <w:p w:rsidR="00C139F0" w:rsidRPr="00C139F0" w:rsidRDefault="00C139F0" w:rsidP="00C139F0">
            <w:pPr>
              <w:spacing w:after="0"/>
              <w:jc w:val="center"/>
              <w:rPr>
                <w:sz w:val="18"/>
                <w:szCs w:val="18"/>
              </w:rPr>
            </w:pPr>
            <w:r w:rsidRPr="00C139F0">
              <w:rPr>
                <w:sz w:val="18"/>
                <w:szCs w:val="18"/>
              </w:rPr>
              <w:t>1,899</w:t>
            </w:r>
          </w:p>
        </w:tc>
        <w:tc>
          <w:tcPr>
            <w:tcW w:w="440" w:type="pct"/>
            <w:vAlign w:val="bottom"/>
          </w:tcPr>
          <w:p w:rsidR="00C139F0" w:rsidRPr="00C139F0" w:rsidRDefault="00C139F0" w:rsidP="00C139F0">
            <w:pPr>
              <w:spacing w:after="0"/>
              <w:jc w:val="center"/>
              <w:rPr>
                <w:sz w:val="18"/>
                <w:szCs w:val="18"/>
              </w:rPr>
            </w:pPr>
            <w:r w:rsidRPr="00C139F0">
              <w:rPr>
                <w:sz w:val="18"/>
                <w:szCs w:val="18"/>
              </w:rPr>
              <w:t>1,426</w:t>
            </w:r>
          </w:p>
        </w:tc>
        <w:tc>
          <w:tcPr>
            <w:tcW w:w="688" w:type="pct"/>
            <w:vAlign w:val="bottom"/>
          </w:tcPr>
          <w:p w:rsidR="00C139F0" w:rsidRPr="00C139F0" w:rsidRDefault="00C139F0" w:rsidP="00C139F0">
            <w:pPr>
              <w:spacing w:after="0"/>
              <w:jc w:val="center"/>
              <w:rPr>
                <w:sz w:val="18"/>
                <w:szCs w:val="18"/>
              </w:rPr>
            </w:pPr>
            <w:r w:rsidRPr="00C139F0">
              <w:rPr>
                <w:sz w:val="18"/>
                <w:szCs w:val="18"/>
              </w:rPr>
              <w:t>7,017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1993</w:t>
            </w:r>
          </w:p>
        </w:tc>
        <w:tc>
          <w:tcPr>
            <w:tcW w:w="337" w:type="pct"/>
            <w:vAlign w:val="bottom"/>
          </w:tcPr>
          <w:p w:rsidR="00C139F0" w:rsidRPr="00C139F0" w:rsidRDefault="00C139F0" w:rsidP="00C139F0">
            <w:pPr>
              <w:spacing w:after="0"/>
              <w:jc w:val="center"/>
              <w:rPr>
                <w:sz w:val="18"/>
                <w:szCs w:val="18"/>
              </w:rPr>
            </w:pPr>
            <w:r w:rsidRPr="00C139F0">
              <w:rPr>
                <w:sz w:val="18"/>
                <w:szCs w:val="18"/>
              </w:rPr>
              <w:t>859</w:t>
            </w:r>
          </w:p>
        </w:tc>
        <w:tc>
          <w:tcPr>
            <w:tcW w:w="442" w:type="pct"/>
            <w:vAlign w:val="bottom"/>
          </w:tcPr>
          <w:p w:rsidR="00C139F0" w:rsidRPr="00C139F0" w:rsidRDefault="00C139F0" w:rsidP="00C139F0">
            <w:pPr>
              <w:spacing w:after="0"/>
              <w:jc w:val="center"/>
              <w:rPr>
                <w:sz w:val="18"/>
                <w:szCs w:val="18"/>
              </w:rPr>
            </w:pPr>
            <w:r w:rsidRPr="00C139F0">
              <w:rPr>
                <w:sz w:val="18"/>
                <w:szCs w:val="18"/>
              </w:rPr>
              <w:t>1,352</w:t>
            </w:r>
          </w:p>
        </w:tc>
        <w:tc>
          <w:tcPr>
            <w:tcW w:w="487" w:type="pct"/>
            <w:vAlign w:val="bottom"/>
          </w:tcPr>
          <w:p w:rsidR="00C139F0" w:rsidRPr="00C139F0" w:rsidRDefault="00C139F0" w:rsidP="00C139F0">
            <w:pPr>
              <w:spacing w:after="0"/>
              <w:jc w:val="center"/>
              <w:rPr>
                <w:sz w:val="18"/>
                <w:szCs w:val="18"/>
              </w:rPr>
            </w:pPr>
            <w:r w:rsidRPr="00C139F0">
              <w:rPr>
                <w:sz w:val="18"/>
                <w:szCs w:val="18"/>
              </w:rPr>
              <w:t>112</w:t>
            </w:r>
          </w:p>
        </w:tc>
        <w:tc>
          <w:tcPr>
            <w:tcW w:w="440" w:type="pct"/>
            <w:vAlign w:val="bottom"/>
          </w:tcPr>
          <w:p w:rsidR="00C139F0" w:rsidRPr="00C139F0" w:rsidRDefault="00C139F0" w:rsidP="00C139F0">
            <w:pPr>
              <w:spacing w:after="0"/>
              <w:jc w:val="center"/>
              <w:rPr>
                <w:sz w:val="18"/>
                <w:szCs w:val="18"/>
              </w:rPr>
            </w:pPr>
            <w:r w:rsidRPr="00C139F0">
              <w:rPr>
                <w:sz w:val="18"/>
                <w:szCs w:val="18"/>
              </w:rPr>
              <w:t>15,670</w:t>
            </w:r>
          </w:p>
        </w:tc>
        <w:tc>
          <w:tcPr>
            <w:tcW w:w="440" w:type="pct"/>
            <w:vAlign w:val="bottom"/>
          </w:tcPr>
          <w:p w:rsidR="00C139F0" w:rsidRPr="00C139F0" w:rsidRDefault="00C139F0" w:rsidP="00C139F0">
            <w:pPr>
              <w:spacing w:after="0"/>
              <w:jc w:val="center"/>
              <w:rPr>
                <w:sz w:val="18"/>
                <w:szCs w:val="18"/>
              </w:rPr>
            </w:pPr>
            <w:r w:rsidRPr="00C139F0">
              <w:rPr>
                <w:sz w:val="18"/>
                <w:szCs w:val="18"/>
              </w:rPr>
              <w:t>58,217</w:t>
            </w:r>
          </w:p>
        </w:tc>
        <w:tc>
          <w:tcPr>
            <w:tcW w:w="489" w:type="pct"/>
            <w:vAlign w:val="bottom"/>
          </w:tcPr>
          <w:p w:rsidR="00C139F0" w:rsidRPr="00C139F0" w:rsidRDefault="00C139F0" w:rsidP="00C139F0">
            <w:pPr>
              <w:spacing w:after="0"/>
              <w:jc w:val="center"/>
              <w:rPr>
                <w:sz w:val="18"/>
                <w:szCs w:val="18"/>
              </w:rPr>
            </w:pPr>
            <w:r w:rsidRPr="00C139F0">
              <w:rPr>
                <w:sz w:val="18"/>
                <w:szCs w:val="18"/>
              </w:rPr>
              <w:t>119,330</w:t>
            </w:r>
          </w:p>
        </w:tc>
        <w:tc>
          <w:tcPr>
            <w:tcW w:w="391" w:type="pct"/>
            <w:vAlign w:val="bottom"/>
          </w:tcPr>
          <w:p w:rsidR="00C139F0" w:rsidRPr="00C139F0" w:rsidRDefault="00C139F0" w:rsidP="00C139F0">
            <w:pPr>
              <w:spacing w:after="0"/>
              <w:jc w:val="center"/>
              <w:rPr>
                <w:sz w:val="18"/>
                <w:szCs w:val="18"/>
              </w:rPr>
            </w:pPr>
            <w:r w:rsidRPr="00C139F0">
              <w:rPr>
                <w:sz w:val="18"/>
                <w:szCs w:val="18"/>
              </w:rPr>
              <w:t>4,202</w:t>
            </w:r>
          </w:p>
        </w:tc>
        <w:tc>
          <w:tcPr>
            <w:tcW w:w="440" w:type="pct"/>
            <w:vAlign w:val="bottom"/>
          </w:tcPr>
          <w:p w:rsidR="00C139F0" w:rsidRPr="00C139F0" w:rsidRDefault="00C139F0" w:rsidP="00C139F0">
            <w:pPr>
              <w:spacing w:after="0"/>
              <w:jc w:val="center"/>
              <w:rPr>
                <w:sz w:val="18"/>
                <w:szCs w:val="18"/>
              </w:rPr>
            </w:pPr>
            <w:r w:rsidRPr="00C139F0">
              <w:rPr>
                <w:sz w:val="18"/>
                <w:szCs w:val="18"/>
              </w:rPr>
              <w:t>1,716</w:t>
            </w:r>
          </w:p>
        </w:tc>
        <w:tc>
          <w:tcPr>
            <w:tcW w:w="440" w:type="pct"/>
            <w:vAlign w:val="bottom"/>
          </w:tcPr>
          <w:p w:rsidR="00C139F0" w:rsidRPr="00C139F0" w:rsidRDefault="00C139F0" w:rsidP="00C139F0">
            <w:pPr>
              <w:spacing w:after="0"/>
              <w:jc w:val="center"/>
              <w:rPr>
                <w:sz w:val="18"/>
                <w:szCs w:val="18"/>
              </w:rPr>
            </w:pPr>
            <w:r w:rsidRPr="00C139F0">
              <w:rPr>
                <w:sz w:val="18"/>
                <w:szCs w:val="18"/>
              </w:rPr>
              <w:t>832</w:t>
            </w:r>
          </w:p>
        </w:tc>
        <w:tc>
          <w:tcPr>
            <w:tcW w:w="688" w:type="pct"/>
            <w:vAlign w:val="bottom"/>
          </w:tcPr>
          <w:p w:rsidR="00C139F0" w:rsidRPr="00C139F0" w:rsidRDefault="00C139F0" w:rsidP="00C139F0">
            <w:pPr>
              <w:spacing w:after="0"/>
              <w:jc w:val="center"/>
              <w:rPr>
                <w:sz w:val="18"/>
                <w:szCs w:val="18"/>
              </w:rPr>
            </w:pPr>
            <w:r w:rsidRPr="00C139F0">
              <w:rPr>
                <w:sz w:val="18"/>
                <w:szCs w:val="18"/>
              </w:rPr>
              <w:t>7,270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1994</w:t>
            </w:r>
          </w:p>
        </w:tc>
        <w:tc>
          <w:tcPr>
            <w:tcW w:w="337" w:type="pct"/>
            <w:vAlign w:val="bottom"/>
          </w:tcPr>
          <w:p w:rsidR="00C139F0" w:rsidRPr="00C139F0" w:rsidRDefault="00C139F0" w:rsidP="00C139F0">
            <w:pPr>
              <w:spacing w:after="0"/>
              <w:jc w:val="center"/>
              <w:rPr>
                <w:sz w:val="18"/>
                <w:szCs w:val="18"/>
              </w:rPr>
            </w:pPr>
            <w:r w:rsidRPr="00C139F0">
              <w:rPr>
                <w:sz w:val="18"/>
                <w:szCs w:val="18"/>
              </w:rPr>
              <w:t>1,437</w:t>
            </w:r>
          </w:p>
        </w:tc>
        <w:tc>
          <w:tcPr>
            <w:tcW w:w="442" w:type="pct"/>
            <w:vAlign w:val="bottom"/>
          </w:tcPr>
          <w:p w:rsidR="00C139F0" w:rsidRPr="00C139F0" w:rsidRDefault="00C139F0" w:rsidP="00C139F0">
            <w:pPr>
              <w:spacing w:after="0"/>
              <w:jc w:val="center"/>
              <w:rPr>
                <w:sz w:val="18"/>
                <w:szCs w:val="18"/>
              </w:rPr>
            </w:pPr>
            <w:r w:rsidRPr="00C139F0">
              <w:rPr>
                <w:sz w:val="18"/>
                <w:szCs w:val="18"/>
              </w:rPr>
              <w:t>1,829</w:t>
            </w:r>
          </w:p>
        </w:tc>
        <w:tc>
          <w:tcPr>
            <w:tcW w:w="487" w:type="pct"/>
            <w:vAlign w:val="bottom"/>
          </w:tcPr>
          <w:p w:rsidR="00C139F0" w:rsidRPr="00C139F0" w:rsidRDefault="00C139F0" w:rsidP="00C139F0">
            <w:pPr>
              <w:spacing w:after="0"/>
              <w:jc w:val="center"/>
              <w:rPr>
                <w:sz w:val="18"/>
                <w:szCs w:val="18"/>
              </w:rPr>
            </w:pPr>
            <w:r w:rsidRPr="00C139F0">
              <w:rPr>
                <w:sz w:val="18"/>
                <w:szCs w:val="18"/>
              </w:rPr>
              <w:t>318</w:t>
            </w:r>
          </w:p>
        </w:tc>
        <w:tc>
          <w:tcPr>
            <w:tcW w:w="440" w:type="pct"/>
            <w:vAlign w:val="bottom"/>
          </w:tcPr>
          <w:p w:rsidR="00C139F0" w:rsidRPr="00C139F0" w:rsidRDefault="00C139F0" w:rsidP="00C139F0">
            <w:pPr>
              <w:spacing w:after="0"/>
              <w:jc w:val="center"/>
              <w:rPr>
                <w:sz w:val="18"/>
                <w:szCs w:val="18"/>
              </w:rPr>
            </w:pPr>
            <w:r w:rsidRPr="00C139F0">
              <w:rPr>
                <w:sz w:val="18"/>
                <w:szCs w:val="18"/>
              </w:rPr>
              <w:t>15,920</w:t>
            </w:r>
          </w:p>
        </w:tc>
        <w:tc>
          <w:tcPr>
            <w:tcW w:w="440" w:type="pct"/>
            <w:vAlign w:val="bottom"/>
          </w:tcPr>
          <w:p w:rsidR="00C139F0" w:rsidRPr="00C139F0" w:rsidRDefault="00C139F0" w:rsidP="00C139F0">
            <w:pPr>
              <w:spacing w:after="0"/>
              <w:jc w:val="center"/>
              <w:rPr>
                <w:sz w:val="18"/>
                <w:szCs w:val="18"/>
              </w:rPr>
            </w:pPr>
            <w:r w:rsidRPr="00C139F0">
              <w:rPr>
                <w:sz w:val="18"/>
                <w:szCs w:val="18"/>
              </w:rPr>
              <w:t>194,425</w:t>
            </w:r>
          </w:p>
        </w:tc>
        <w:tc>
          <w:tcPr>
            <w:tcW w:w="489" w:type="pct"/>
            <w:vAlign w:val="bottom"/>
          </w:tcPr>
          <w:p w:rsidR="00C139F0" w:rsidRPr="00C139F0" w:rsidRDefault="00C139F0" w:rsidP="00C139F0">
            <w:pPr>
              <w:spacing w:after="0"/>
              <w:jc w:val="center"/>
              <w:rPr>
                <w:sz w:val="18"/>
                <w:szCs w:val="18"/>
              </w:rPr>
            </w:pPr>
            <w:r w:rsidRPr="00C139F0">
              <w:rPr>
                <w:sz w:val="18"/>
                <w:szCs w:val="18"/>
              </w:rPr>
              <w:t>96,343</w:t>
            </w:r>
          </w:p>
        </w:tc>
        <w:tc>
          <w:tcPr>
            <w:tcW w:w="391" w:type="pct"/>
            <w:vAlign w:val="bottom"/>
          </w:tcPr>
          <w:p w:rsidR="00C139F0" w:rsidRPr="00C139F0" w:rsidRDefault="00C139F0" w:rsidP="00C139F0">
            <w:pPr>
              <w:spacing w:after="0"/>
              <w:jc w:val="center"/>
              <w:rPr>
                <w:sz w:val="18"/>
                <w:szCs w:val="18"/>
              </w:rPr>
            </w:pPr>
            <w:r w:rsidRPr="00C139F0">
              <w:rPr>
                <w:sz w:val="18"/>
                <w:szCs w:val="18"/>
              </w:rPr>
              <w:t>3,227</w:t>
            </w:r>
          </w:p>
        </w:tc>
        <w:tc>
          <w:tcPr>
            <w:tcW w:w="440" w:type="pct"/>
            <w:vAlign w:val="bottom"/>
          </w:tcPr>
          <w:p w:rsidR="00C139F0" w:rsidRPr="00C139F0" w:rsidRDefault="00C139F0" w:rsidP="00C139F0">
            <w:pPr>
              <w:spacing w:after="0"/>
              <w:jc w:val="center"/>
              <w:rPr>
                <w:sz w:val="18"/>
                <w:szCs w:val="18"/>
              </w:rPr>
            </w:pPr>
            <w:r w:rsidRPr="00C139F0">
              <w:rPr>
                <w:sz w:val="18"/>
                <w:szCs w:val="18"/>
              </w:rPr>
              <w:t>1,965</w:t>
            </w:r>
          </w:p>
        </w:tc>
        <w:tc>
          <w:tcPr>
            <w:tcW w:w="440" w:type="pct"/>
            <w:vAlign w:val="bottom"/>
          </w:tcPr>
          <w:p w:rsidR="00C139F0" w:rsidRPr="00C139F0" w:rsidRDefault="00C139F0" w:rsidP="00C139F0">
            <w:pPr>
              <w:spacing w:after="0"/>
              <w:jc w:val="center"/>
              <w:rPr>
                <w:sz w:val="18"/>
                <w:szCs w:val="18"/>
              </w:rPr>
            </w:pPr>
            <w:r w:rsidRPr="00C139F0">
              <w:rPr>
                <w:sz w:val="18"/>
                <w:szCs w:val="18"/>
              </w:rPr>
              <w:t>1,753</w:t>
            </w:r>
          </w:p>
        </w:tc>
        <w:tc>
          <w:tcPr>
            <w:tcW w:w="688" w:type="pct"/>
            <w:vAlign w:val="bottom"/>
          </w:tcPr>
          <w:p w:rsidR="00C139F0" w:rsidRPr="00C139F0" w:rsidRDefault="00C139F0" w:rsidP="00C139F0">
            <w:pPr>
              <w:spacing w:after="0"/>
              <w:jc w:val="center"/>
              <w:rPr>
                <w:sz w:val="18"/>
                <w:szCs w:val="18"/>
              </w:rPr>
            </w:pPr>
            <w:r w:rsidRPr="00C139F0">
              <w:rPr>
                <w:sz w:val="18"/>
                <w:szCs w:val="18"/>
              </w:rPr>
              <w:t>8,690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1995</w:t>
            </w:r>
          </w:p>
        </w:tc>
        <w:tc>
          <w:tcPr>
            <w:tcW w:w="337" w:type="pct"/>
            <w:vAlign w:val="bottom"/>
          </w:tcPr>
          <w:p w:rsidR="00C139F0" w:rsidRPr="00C139F0" w:rsidRDefault="00C139F0" w:rsidP="00C139F0">
            <w:pPr>
              <w:spacing w:after="0"/>
              <w:jc w:val="center"/>
              <w:rPr>
                <w:sz w:val="18"/>
                <w:szCs w:val="18"/>
              </w:rPr>
            </w:pPr>
            <w:r w:rsidRPr="00C139F0">
              <w:rPr>
                <w:sz w:val="18"/>
                <w:szCs w:val="18"/>
              </w:rPr>
              <w:t>460</w:t>
            </w:r>
          </w:p>
        </w:tc>
        <w:tc>
          <w:tcPr>
            <w:tcW w:w="442" w:type="pct"/>
            <w:vAlign w:val="bottom"/>
          </w:tcPr>
          <w:p w:rsidR="00C139F0" w:rsidRPr="00C139F0" w:rsidRDefault="00C139F0" w:rsidP="00C139F0">
            <w:pPr>
              <w:spacing w:after="0"/>
              <w:jc w:val="center"/>
              <w:rPr>
                <w:sz w:val="18"/>
                <w:szCs w:val="18"/>
              </w:rPr>
            </w:pPr>
            <w:r w:rsidRPr="00C139F0">
              <w:rPr>
                <w:sz w:val="18"/>
                <w:szCs w:val="18"/>
              </w:rPr>
              <w:t>600</w:t>
            </w:r>
          </w:p>
        </w:tc>
        <w:tc>
          <w:tcPr>
            <w:tcW w:w="487" w:type="pct"/>
            <w:vAlign w:val="bottom"/>
          </w:tcPr>
          <w:p w:rsidR="00C139F0" w:rsidRPr="00C139F0" w:rsidRDefault="00C139F0" w:rsidP="00C139F0">
            <w:pPr>
              <w:spacing w:after="0"/>
              <w:jc w:val="center"/>
              <w:rPr>
                <w:sz w:val="18"/>
                <w:szCs w:val="18"/>
              </w:rPr>
            </w:pPr>
            <w:r w:rsidRPr="00C139F0">
              <w:rPr>
                <w:sz w:val="18"/>
                <w:szCs w:val="18"/>
              </w:rPr>
              <w:t>277</w:t>
            </w:r>
          </w:p>
        </w:tc>
        <w:tc>
          <w:tcPr>
            <w:tcW w:w="440" w:type="pct"/>
            <w:vAlign w:val="bottom"/>
          </w:tcPr>
          <w:p w:rsidR="00C139F0" w:rsidRPr="00C139F0" w:rsidRDefault="00C139F0" w:rsidP="00C139F0">
            <w:pPr>
              <w:spacing w:after="0"/>
              <w:jc w:val="center"/>
              <w:rPr>
                <w:sz w:val="18"/>
                <w:szCs w:val="18"/>
              </w:rPr>
            </w:pPr>
            <w:r w:rsidRPr="00C139F0">
              <w:rPr>
                <w:sz w:val="18"/>
                <w:szCs w:val="18"/>
              </w:rPr>
              <w:t>4,945</w:t>
            </w:r>
          </w:p>
        </w:tc>
        <w:tc>
          <w:tcPr>
            <w:tcW w:w="440" w:type="pct"/>
            <w:vAlign w:val="bottom"/>
          </w:tcPr>
          <w:p w:rsidR="00C139F0" w:rsidRPr="00C139F0" w:rsidRDefault="00C139F0" w:rsidP="00C139F0">
            <w:pPr>
              <w:spacing w:after="0"/>
              <w:jc w:val="center"/>
              <w:rPr>
                <w:sz w:val="18"/>
                <w:szCs w:val="18"/>
              </w:rPr>
            </w:pPr>
            <w:r w:rsidRPr="00C139F0">
              <w:rPr>
                <w:sz w:val="18"/>
                <w:szCs w:val="18"/>
              </w:rPr>
              <w:t>56,737</w:t>
            </w:r>
          </w:p>
        </w:tc>
        <w:tc>
          <w:tcPr>
            <w:tcW w:w="489" w:type="pct"/>
            <w:vAlign w:val="bottom"/>
          </w:tcPr>
          <w:p w:rsidR="00C139F0" w:rsidRPr="00C139F0" w:rsidRDefault="00C139F0" w:rsidP="00C139F0">
            <w:pPr>
              <w:spacing w:after="0"/>
              <w:jc w:val="center"/>
              <w:rPr>
                <w:sz w:val="18"/>
                <w:szCs w:val="18"/>
              </w:rPr>
            </w:pPr>
            <w:r w:rsidRPr="00C139F0">
              <w:rPr>
                <w:sz w:val="18"/>
                <w:szCs w:val="18"/>
              </w:rPr>
              <w:t>55,710</w:t>
            </w:r>
          </w:p>
        </w:tc>
        <w:tc>
          <w:tcPr>
            <w:tcW w:w="391" w:type="pct"/>
            <w:vAlign w:val="bottom"/>
          </w:tcPr>
          <w:p w:rsidR="00C139F0" w:rsidRPr="00C139F0" w:rsidRDefault="00C139F0" w:rsidP="00C139F0">
            <w:pPr>
              <w:spacing w:after="0"/>
              <w:jc w:val="center"/>
              <w:rPr>
                <w:sz w:val="18"/>
                <w:szCs w:val="18"/>
              </w:rPr>
            </w:pPr>
            <w:r w:rsidRPr="00C139F0">
              <w:rPr>
                <w:sz w:val="18"/>
                <w:szCs w:val="18"/>
              </w:rPr>
              <w:t>2,446</w:t>
            </w:r>
          </w:p>
        </w:tc>
        <w:tc>
          <w:tcPr>
            <w:tcW w:w="440" w:type="pct"/>
            <w:vAlign w:val="bottom"/>
          </w:tcPr>
          <w:p w:rsidR="00C139F0" w:rsidRPr="00C139F0" w:rsidRDefault="00C139F0" w:rsidP="00C139F0">
            <w:pPr>
              <w:spacing w:after="0"/>
              <w:jc w:val="center"/>
              <w:rPr>
                <w:sz w:val="18"/>
                <w:szCs w:val="18"/>
              </w:rPr>
            </w:pPr>
            <w:r w:rsidRPr="00C139F0">
              <w:rPr>
                <w:sz w:val="18"/>
                <w:szCs w:val="18"/>
              </w:rPr>
              <w:t>1,487</w:t>
            </w:r>
          </w:p>
        </w:tc>
        <w:tc>
          <w:tcPr>
            <w:tcW w:w="440" w:type="pct"/>
            <w:vAlign w:val="bottom"/>
          </w:tcPr>
          <w:p w:rsidR="00C139F0" w:rsidRPr="00C139F0" w:rsidRDefault="00C139F0" w:rsidP="00C139F0">
            <w:pPr>
              <w:spacing w:after="0"/>
              <w:jc w:val="center"/>
              <w:rPr>
                <w:sz w:val="18"/>
                <w:szCs w:val="18"/>
              </w:rPr>
            </w:pPr>
            <w:r w:rsidRPr="00C139F0">
              <w:rPr>
                <w:sz w:val="18"/>
                <w:szCs w:val="18"/>
              </w:rPr>
              <w:t>1,781</w:t>
            </w:r>
          </w:p>
        </w:tc>
        <w:tc>
          <w:tcPr>
            <w:tcW w:w="688" w:type="pct"/>
            <w:vAlign w:val="bottom"/>
          </w:tcPr>
          <w:p w:rsidR="00C139F0" w:rsidRPr="00C139F0" w:rsidRDefault="00C139F0" w:rsidP="00C139F0">
            <w:pPr>
              <w:spacing w:after="0"/>
              <w:jc w:val="center"/>
              <w:rPr>
                <w:sz w:val="18"/>
                <w:szCs w:val="18"/>
              </w:rPr>
            </w:pPr>
            <w:r w:rsidRPr="00C139F0">
              <w:rPr>
                <w:sz w:val="18"/>
                <w:szCs w:val="18"/>
              </w:rPr>
              <w:t>8,627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1996</w:t>
            </w:r>
          </w:p>
        </w:tc>
        <w:tc>
          <w:tcPr>
            <w:tcW w:w="337" w:type="pct"/>
            <w:vAlign w:val="bottom"/>
          </w:tcPr>
          <w:p w:rsidR="00C139F0" w:rsidRPr="00C139F0" w:rsidRDefault="00C139F0" w:rsidP="00C139F0">
            <w:pPr>
              <w:spacing w:after="0"/>
              <w:jc w:val="center"/>
              <w:rPr>
                <w:sz w:val="18"/>
                <w:szCs w:val="18"/>
              </w:rPr>
            </w:pPr>
            <w:r w:rsidRPr="00C139F0">
              <w:rPr>
                <w:sz w:val="18"/>
                <w:szCs w:val="18"/>
              </w:rPr>
              <w:t>515</w:t>
            </w:r>
          </w:p>
        </w:tc>
        <w:tc>
          <w:tcPr>
            <w:tcW w:w="442" w:type="pct"/>
            <w:vAlign w:val="bottom"/>
          </w:tcPr>
          <w:p w:rsidR="00C139F0" w:rsidRPr="00C139F0" w:rsidRDefault="00C139F0" w:rsidP="00C139F0">
            <w:pPr>
              <w:spacing w:after="0"/>
              <w:jc w:val="center"/>
              <w:rPr>
                <w:sz w:val="18"/>
                <w:szCs w:val="18"/>
              </w:rPr>
            </w:pPr>
            <w:r w:rsidRPr="00C139F0">
              <w:rPr>
                <w:sz w:val="18"/>
                <w:szCs w:val="18"/>
              </w:rPr>
              <w:t>798</w:t>
            </w:r>
          </w:p>
        </w:tc>
        <w:tc>
          <w:tcPr>
            <w:tcW w:w="487" w:type="pct"/>
            <w:vAlign w:val="bottom"/>
          </w:tcPr>
          <w:p w:rsidR="00C139F0" w:rsidRPr="00C139F0" w:rsidRDefault="00C139F0" w:rsidP="00C139F0">
            <w:pPr>
              <w:spacing w:after="0"/>
              <w:jc w:val="center"/>
              <w:rPr>
                <w:sz w:val="18"/>
                <w:szCs w:val="18"/>
              </w:rPr>
            </w:pPr>
            <w:r w:rsidRPr="00C139F0">
              <w:rPr>
                <w:sz w:val="18"/>
                <w:szCs w:val="18"/>
              </w:rPr>
              <w:t>263</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37,331</w:t>
            </w:r>
          </w:p>
        </w:tc>
        <w:tc>
          <w:tcPr>
            <w:tcW w:w="489" w:type="pct"/>
            <w:vAlign w:val="bottom"/>
          </w:tcPr>
          <w:p w:rsidR="00C139F0" w:rsidRPr="00C139F0" w:rsidRDefault="00C139F0" w:rsidP="00C139F0">
            <w:pPr>
              <w:spacing w:after="0"/>
              <w:jc w:val="center"/>
              <w:rPr>
                <w:sz w:val="18"/>
                <w:szCs w:val="18"/>
              </w:rPr>
            </w:pPr>
            <w:r w:rsidRPr="00C139F0">
              <w:rPr>
                <w:sz w:val="18"/>
                <w:szCs w:val="18"/>
              </w:rPr>
              <w:t>44,635</w:t>
            </w:r>
          </w:p>
        </w:tc>
        <w:tc>
          <w:tcPr>
            <w:tcW w:w="391" w:type="pct"/>
            <w:vAlign w:val="bottom"/>
          </w:tcPr>
          <w:p w:rsidR="00C139F0" w:rsidRPr="00C139F0" w:rsidRDefault="00C139F0" w:rsidP="00C139F0">
            <w:pPr>
              <w:spacing w:after="0"/>
              <w:jc w:val="center"/>
              <w:rPr>
                <w:sz w:val="18"/>
                <w:szCs w:val="18"/>
              </w:rPr>
            </w:pPr>
            <w:r w:rsidRPr="00C139F0">
              <w:rPr>
                <w:sz w:val="18"/>
                <w:szCs w:val="18"/>
              </w:rPr>
              <w:t>2,500</w:t>
            </w:r>
          </w:p>
        </w:tc>
        <w:tc>
          <w:tcPr>
            <w:tcW w:w="440" w:type="pct"/>
            <w:vAlign w:val="bottom"/>
          </w:tcPr>
          <w:p w:rsidR="00C139F0" w:rsidRPr="00C139F0" w:rsidRDefault="00C139F0" w:rsidP="00C139F0">
            <w:pPr>
              <w:spacing w:after="0"/>
              <w:jc w:val="center"/>
              <w:rPr>
                <w:sz w:val="18"/>
                <w:szCs w:val="18"/>
              </w:rPr>
            </w:pPr>
            <w:r w:rsidRPr="00C139F0">
              <w:rPr>
                <w:sz w:val="18"/>
                <w:szCs w:val="18"/>
              </w:rPr>
              <w:t>1,451</w:t>
            </w:r>
          </w:p>
        </w:tc>
        <w:tc>
          <w:tcPr>
            <w:tcW w:w="440" w:type="pct"/>
            <w:vAlign w:val="bottom"/>
          </w:tcPr>
          <w:p w:rsidR="00C139F0" w:rsidRPr="00C139F0" w:rsidRDefault="00C139F0" w:rsidP="00C139F0">
            <w:pPr>
              <w:spacing w:after="0"/>
              <w:jc w:val="center"/>
              <w:rPr>
                <w:sz w:val="18"/>
                <w:szCs w:val="18"/>
              </w:rPr>
            </w:pPr>
            <w:r w:rsidRPr="00C139F0">
              <w:rPr>
                <w:sz w:val="18"/>
                <w:szCs w:val="18"/>
              </w:rPr>
              <w:t>950</w:t>
            </w:r>
          </w:p>
        </w:tc>
        <w:tc>
          <w:tcPr>
            <w:tcW w:w="688" w:type="pct"/>
            <w:vAlign w:val="bottom"/>
          </w:tcPr>
          <w:p w:rsidR="00C139F0" w:rsidRPr="00C139F0" w:rsidRDefault="00C139F0" w:rsidP="00C139F0">
            <w:pPr>
              <w:spacing w:after="0"/>
              <w:jc w:val="center"/>
              <w:rPr>
                <w:sz w:val="18"/>
                <w:szCs w:val="18"/>
              </w:rPr>
            </w:pPr>
            <w:r w:rsidRPr="00C139F0">
              <w:rPr>
                <w:sz w:val="18"/>
                <w:szCs w:val="18"/>
              </w:rPr>
              <w:t>8,831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1997</w:t>
            </w:r>
          </w:p>
        </w:tc>
        <w:tc>
          <w:tcPr>
            <w:tcW w:w="337" w:type="pct"/>
            <w:vAlign w:val="bottom"/>
          </w:tcPr>
          <w:p w:rsidR="00C139F0" w:rsidRPr="00C139F0" w:rsidRDefault="00C139F0" w:rsidP="00C139F0">
            <w:pPr>
              <w:spacing w:after="0"/>
              <w:jc w:val="center"/>
              <w:rPr>
                <w:sz w:val="18"/>
                <w:szCs w:val="18"/>
              </w:rPr>
            </w:pPr>
            <w:r w:rsidRPr="00C139F0">
              <w:rPr>
                <w:sz w:val="18"/>
                <w:szCs w:val="18"/>
              </w:rPr>
              <w:t>609</w:t>
            </w:r>
          </w:p>
        </w:tc>
        <w:tc>
          <w:tcPr>
            <w:tcW w:w="442" w:type="pct"/>
            <w:vAlign w:val="bottom"/>
          </w:tcPr>
          <w:p w:rsidR="00C139F0" w:rsidRPr="00C139F0" w:rsidRDefault="00C139F0" w:rsidP="00C139F0">
            <w:pPr>
              <w:spacing w:after="0"/>
              <w:jc w:val="center"/>
              <w:rPr>
                <w:sz w:val="18"/>
                <w:szCs w:val="18"/>
              </w:rPr>
            </w:pPr>
            <w:r w:rsidRPr="00C139F0">
              <w:rPr>
                <w:sz w:val="18"/>
                <w:szCs w:val="18"/>
              </w:rPr>
              <w:t>1,018</w:t>
            </w:r>
          </w:p>
        </w:tc>
        <w:tc>
          <w:tcPr>
            <w:tcW w:w="487" w:type="pct"/>
            <w:vAlign w:val="bottom"/>
          </w:tcPr>
          <w:p w:rsidR="00C139F0" w:rsidRPr="00C139F0" w:rsidRDefault="00C139F0" w:rsidP="00C139F0">
            <w:pPr>
              <w:spacing w:after="0"/>
              <w:jc w:val="center"/>
              <w:rPr>
                <w:sz w:val="18"/>
                <w:szCs w:val="18"/>
              </w:rPr>
            </w:pPr>
            <w:r w:rsidRPr="00C139F0">
              <w:rPr>
                <w:sz w:val="18"/>
                <w:szCs w:val="18"/>
              </w:rPr>
              <w:t>186</w:t>
            </w:r>
          </w:p>
        </w:tc>
        <w:tc>
          <w:tcPr>
            <w:tcW w:w="440" w:type="pct"/>
            <w:vAlign w:val="bottom"/>
          </w:tcPr>
          <w:p w:rsidR="00C139F0" w:rsidRPr="00C139F0" w:rsidRDefault="00C139F0" w:rsidP="00C139F0">
            <w:pPr>
              <w:spacing w:after="0"/>
              <w:jc w:val="center"/>
              <w:rPr>
                <w:sz w:val="18"/>
                <w:szCs w:val="18"/>
              </w:rPr>
            </w:pPr>
            <w:r w:rsidRPr="00C139F0">
              <w:rPr>
                <w:sz w:val="18"/>
                <w:szCs w:val="18"/>
              </w:rPr>
              <w:t>10,050</w:t>
            </w:r>
          </w:p>
        </w:tc>
        <w:tc>
          <w:tcPr>
            <w:tcW w:w="440" w:type="pct"/>
            <w:vAlign w:val="bottom"/>
          </w:tcPr>
          <w:p w:rsidR="00C139F0" w:rsidRPr="00C139F0" w:rsidRDefault="00C139F0" w:rsidP="00C139F0">
            <w:pPr>
              <w:spacing w:after="0"/>
              <w:jc w:val="center"/>
              <w:rPr>
                <w:sz w:val="18"/>
                <w:szCs w:val="18"/>
              </w:rPr>
            </w:pPr>
            <w:r w:rsidRPr="00C139F0">
              <w:rPr>
                <w:sz w:val="18"/>
                <w:szCs w:val="18"/>
              </w:rPr>
              <w:t>43,519</w:t>
            </w:r>
          </w:p>
        </w:tc>
        <w:tc>
          <w:tcPr>
            <w:tcW w:w="489" w:type="pct"/>
            <w:vAlign w:val="bottom"/>
          </w:tcPr>
          <w:p w:rsidR="00C139F0" w:rsidRPr="00C139F0" w:rsidRDefault="00C139F0" w:rsidP="00C139F0">
            <w:pPr>
              <w:spacing w:after="0"/>
              <w:jc w:val="center"/>
              <w:rPr>
                <w:sz w:val="18"/>
                <w:szCs w:val="18"/>
              </w:rPr>
            </w:pPr>
            <w:r w:rsidRPr="00C139F0">
              <w:rPr>
                <w:sz w:val="18"/>
                <w:szCs w:val="18"/>
              </w:rPr>
              <w:t>32,345</w:t>
            </w:r>
          </w:p>
        </w:tc>
        <w:tc>
          <w:tcPr>
            <w:tcW w:w="391" w:type="pct"/>
            <w:vAlign w:val="bottom"/>
          </w:tcPr>
          <w:p w:rsidR="00C139F0" w:rsidRPr="00C139F0" w:rsidRDefault="00C139F0" w:rsidP="00C139F0">
            <w:pPr>
              <w:spacing w:after="0"/>
              <w:jc w:val="center"/>
              <w:rPr>
                <w:sz w:val="18"/>
                <w:szCs w:val="18"/>
              </w:rPr>
            </w:pPr>
            <w:r w:rsidRPr="00C139F0">
              <w:rPr>
                <w:sz w:val="18"/>
                <w:szCs w:val="18"/>
              </w:rPr>
              <w:t>4,718</w:t>
            </w:r>
          </w:p>
        </w:tc>
        <w:tc>
          <w:tcPr>
            <w:tcW w:w="440" w:type="pct"/>
            <w:vAlign w:val="bottom"/>
          </w:tcPr>
          <w:p w:rsidR="00C139F0" w:rsidRPr="00C139F0" w:rsidRDefault="00C139F0" w:rsidP="00C139F0">
            <w:pPr>
              <w:spacing w:after="0"/>
              <w:jc w:val="center"/>
              <w:rPr>
                <w:sz w:val="18"/>
                <w:szCs w:val="18"/>
              </w:rPr>
            </w:pPr>
            <w:r w:rsidRPr="00C139F0">
              <w:rPr>
                <w:sz w:val="18"/>
                <w:szCs w:val="18"/>
              </w:rPr>
              <w:t>809</w:t>
            </w:r>
          </w:p>
        </w:tc>
        <w:tc>
          <w:tcPr>
            <w:tcW w:w="440" w:type="pct"/>
            <w:vAlign w:val="bottom"/>
          </w:tcPr>
          <w:p w:rsidR="00C139F0" w:rsidRPr="00C139F0" w:rsidRDefault="00C139F0" w:rsidP="00C139F0">
            <w:pPr>
              <w:spacing w:after="0"/>
              <w:jc w:val="center"/>
              <w:rPr>
                <w:sz w:val="18"/>
                <w:szCs w:val="18"/>
              </w:rPr>
            </w:pPr>
            <w:r w:rsidRPr="00C139F0">
              <w:rPr>
                <w:sz w:val="18"/>
                <w:szCs w:val="18"/>
              </w:rPr>
              <w:t>732</w:t>
            </w:r>
          </w:p>
        </w:tc>
        <w:tc>
          <w:tcPr>
            <w:tcW w:w="688" w:type="pct"/>
            <w:vAlign w:val="bottom"/>
          </w:tcPr>
          <w:p w:rsidR="00C139F0" w:rsidRPr="00C139F0" w:rsidRDefault="00C139F0" w:rsidP="00C139F0">
            <w:pPr>
              <w:spacing w:after="0"/>
              <w:jc w:val="center"/>
              <w:rPr>
                <w:sz w:val="18"/>
                <w:szCs w:val="18"/>
              </w:rPr>
            </w:pPr>
            <w:r w:rsidRPr="00C139F0">
              <w:rPr>
                <w:sz w:val="18"/>
                <w:szCs w:val="18"/>
              </w:rPr>
              <w:t>5,025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1998</w:t>
            </w:r>
          </w:p>
        </w:tc>
        <w:tc>
          <w:tcPr>
            <w:tcW w:w="337" w:type="pct"/>
            <w:vAlign w:val="bottom"/>
          </w:tcPr>
          <w:p w:rsidR="00C139F0" w:rsidRPr="00C139F0" w:rsidRDefault="00C139F0" w:rsidP="00C139F0">
            <w:pPr>
              <w:spacing w:after="0"/>
              <w:jc w:val="center"/>
              <w:rPr>
                <w:sz w:val="18"/>
                <w:szCs w:val="18"/>
              </w:rPr>
            </w:pPr>
            <w:r w:rsidRPr="00C139F0">
              <w:rPr>
                <w:sz w:val="18"/>
                <w:szCs w:val="18"/>
              </w:rPr>
              <w:t>862</w:t>
            </w:r>
          </w:p>
        </w:tc>
        <w:tc>
          <w:tcPr>
            <w:tcW w:w="442" w:type="pct"/>
            <w:vAlign w:val="bottom"/>
          </w:tcPr>
          <w:p w:rsidR="00C139F0" w:rsidRPr="00C139F0" w:rsidRDefault="00C139F0" w:rsidP="00C139F0">
            <w:pPr>
              <w:spacing w:after="0"/>
              <w:jc w:val="center"/>
              <w:rPr>
                <w:sz w:val="18"/>
                <w:szCs w:val="18"/>
              </w:rPr>
            </w:pPr>
            <w:r w:rsidRPr="00C139F0">
              <w:rPr>
                <w:sz w:val="18"/>
                <w:szCs w:val="18"/>
              </w:rPr>
              <w:t>1,160</w:t>
            </w:r>
          </w:p>
        </w:tc>
        <w:tc>
          <w:tcPr>
            <w:tcW w:w="487" w:type="pct"/>
            <w:vAlign w:val="bottom"/>
          </w:tcPr>
          <w:p w:rsidR="00C139F0" w:rsidRPr="00C139F0" w:rsidRDefault="00C139F0" w:rsidP="00C139F0">
            <w:pPr>
              <w:spacing w:after="0"/>
              <w:jc w:val="center"/>
              <w:rPr>
                <w:sz w:val="18"/>
                <w:szCs w:val="18"/>
              </w:rPr>
            </w:pPr>
            <w:r w:rsidRPr="00C139F0">
              <w:rPr>
                <w:sz w:val="18"/>
                <w:szCs w:val="18"/>
              </w:rPr>
              <w:t>102</w:t>
            </w:r>
          </w:p>
        </w:tc>
        <w:tc>
          <w:tcPr>
            <w:tcW w:w="440" w:type="pct"/>
            <w:vAlign w:val="bottom"/>
          </w:tcPr>
          <w:p w:rsidR="00C139F0" w:rsidRPr="00C139F0" w:rsidRDefault="00C139F0" w:rsidP="00C139F0">
            <w:pPr>
              <w:spacing w:after="0"/>
              <w:jc w:val="center"/>
              <w:rPr>
                <w:sz w:val="18"/>
                <w:szCs w:val="18"/>
              </w:rPr>
            </w:pPr>
            <w:r w:rsidRPr="00C139F0">
              <w:rPr>
                <w:sz w:val="18"/>
                <w:szCs w:val="18"/>
              </w:rPr>
              <w:t>6,802</w:t>
            </w:r>
          </w:p>
        </w:tc>
        <w:tc>
          <w:tcPr>
            <w:tcW w:w="440" w:type="pct"/>
            <w:vAlign w:val="bottom"/>
          </w:tcPr>
          <w:p w:rsidR="00C139F0" w:rsidRPr="00C139F0" w:rsidRDefault="00C139F0" w:rsidP="00C139F0">
            <w:pPr>
              <w:spacing w:after="0"/>
              <w:jc w:val="center"/>
              <w:rPr>
                <w:sz w:val="18"/>
                <w:szCs w:val="18"/>
              </w:rPr>
            </w:pPr>
            <w:r w:rsidRPr="00C139F0">
              <w:rPr>
                <w:sz w:val="18"/>
                <w:szCs w:val="18"/>
              </w:rPr>
              <w:t>50,758</w:t>
            </w:r>
          </w:p>
        </w:tc>
        <w:tc>
          <w:tcPr>
            <w:tcW w:w="489" w:type="pct"/>
            <w:vAlign w:val="bottom"/>
          </w:tcPr>
          <w:p w:rsidR="00C139F0" w:rsidRPr="00C139F0" w:rsidRDefault="00C139F0" w:rsidP="00C139F0">
            <w:pPr>
              <w:spacing w:after="0"/>
              <w:jc w:val="center"/>
              <w:rPr>
                <w:sz w:val="18"/>
                <w:szCs w:val="18"/>
              </w:rPr>
            </w:pPr>
            <w:r w:rsidRPr="00C139F0">
              <w:rPr>
                <w:sz w:val="18"/>
                <w:szCs w:val="18"/>
              </w:rPr>
              <w:t>61,382</w:t>
            </w:r>
          </w:p>
        </w:tc>
        <w:tc>
          <w:tcPr>
            <w:tcW w:w="391" w:type="pct"/>
            <w:vAlign w:val="bottom"/>
          </w:tcPr>
          <w:p w:rsidR="00C139F0" w:rsidRPr="00C139F0" w:rsidRDefault="00C139F0" w:rsidP="00C139F0">
            <w:pPr>
              <w:spacing w:after="0"/>
              <w:jc w:val="center"/>
              <w:rPr>
                <w:sz w:val="18"/>
                <w:szCs w:val="18"/>
              </w:rPr>
            </w:pPr>
            <w:r w:rsidRPr="00C139F0">
              <w:rPr>
                <w:sz w:val="18"/>
                <w:szCs w:val="18"/>
              </w:rPr>
              <w:t>7,049</w:t>
            </w:r>
          </w:p>
        </w:tc>
        <w:tc>
          <w:tcPr>
            <w:tcW w:w="440" w:type="pct"/>
            <w:vAlign w:val="bottom"/>
          </w:tcPr>
          <w:p w:rsidR="00C139F0" w:rsidRPr="00C139F0" w:rsidRDefault="00C139F0" w:rsidP="00C139F0">
            <w:pPr>
              <w:spacing w:after="0"/>
              <w:jc w:val="center"/>
              <w:rPr>
                <w:sz w:val="18"/>
                <w:szCs w:val="18"/>
              </w:rPr>
            </w:pPr>
            <w:r w:rsidRPr="00C139F0">
              <w:rPr>
                <w:sz w:val="18"/>
                <w:szCs w:val="18"/>
              </w:rPr>
              <w:t>1,242</w:t>
            </w:r>
          </w:p>
        </w:tc>
        <w:tc>
          <w:tcPr>
            <w:tcW w:w="440" w:type="pct"/>
            <w:vAlign w:val="bottom"/>
          </w:tcPr>
          <w:p w:rsidR="00C139F0" w:rsidRPr="00C139F0" w:rsidRDefault="00C139F0" w:rsidP="00C139F0">
            <w:pPr>
              <w:spacing w:after="0"/>
              <w:jc w:val="center"/>
              <w:rPr>
                <w:sz w:val="18"/>
                <w:szCs w:val="18"/>
              </w:rPr>
            </w:pPr>
            <w:r w:rsidRPr="00C139F0">
              <w:rPr>
                <w:sz w:val="18"/>
                <w:szCs w:val="18"/>
              </w:rPr>
              <w:t>983</w:t>
            </w:r>
          </w:p>
        </w:tc>
        <w:tc>
          <w:tcPr>
            <w:tcW w:w="688" w:type="pct"/>
            <w:vAlign w:val="bottom"/>
          </w:tcPr>
          <w:p w:rsidR="00C139F0" w:rsidRPr="00C139F0" w:rsidRDefault="00C139F0" w:rsidP="00C139F0">
            <w:pPr>
              <w:spacing w:after="0"/>
              <w:jc w:val="center"/>
              <w:rPr>
                <w:sz w:val="18"/>
                <w:szCs w:val="18"/>
              </w:rPr>
            </w:pPr>
            <w:r w:rsidRPr="00C139F0">
              <w:rPr>
                <w:sz w:val="18"/>
                <w:szCs w:val="18"/>
              </w:rPr>
              <w:t>7,095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1999</w:t>
            </w:r>
          </w:p>
        </w:tc>
        <w:tc>
          <w:tcPr>
            <w:tcW w:w="337" w:type="pct"/>
            <w:vAlign w:val="bottom"/>
          </w:tcPr>
          <w:p w:rsidR="00C139F0" w:rsidRPr="00C139F0" w:rsidRDefault="00C139F0" w:rsidP="00C139F0">
            <w:pPr>
              <w:spacing w:after="0"/>
              <w:jc w:val="center"/>
              <w:rPr>
                <w:sz w:val="18"/>
                <w:szCs w:val="18"/>
              </w:rPr>
            </w:pPr>
            <w:r w:rsidRPr="00C139F0">
              <w:rPr>
                <w:sz w:val="18"/>
                <w:szCs w:val="18"/>
              </w:rPr>
              <w:t>845</w:t>
            </w:r>
          </w:p>
        </w:tc>
        <w:tc>
          <w:tcPr>
            <w:tcW w:w="442" w:type="pct"/>
            <w:vAlign w:val="bottom"/>
          </w:tcPr>
          <w:p w:rsidR="00C139F0" w:rsidRPr="00C139F0" w:rsidRDefault="00C139F0" w:rsidP="00C139F0">
            <w:pPr>
              <w:spacing w:after="0"/>
              <w:jc w:val="center"/>
              <w:rPr>
                <w:sz w:val="18"/>
                <w:szCs w:val="18"/>
              </w:rPr>
            </w:pPr>
            <w:r w:rsidRPr="00C139F0">
              <w:rPr>
                <w:sz w:val="18"/>
                <w:szCs w:val="18"/>
              </w:rPr>
              <w:t>1,000</w:t>
            </w:r>
          </w:p>
        </w:tc>
        <w:tc>
          <w:tcPr>
            <w:tcW w:w="487" w:type="pct"/>
            <w:vAlign w:val="bottom"/>
          </w:tcPr>
          <w:p w:rsidR="00C139F0" w:rsidRPr="00C139F0" w:rsidRDefault="00C139F0" w:rsidP="00C139F0">
            <w:pPr>
              <w:spacing w:after="0"/>
              <w:jc w:val="center"/>
              <w:rPr>
                <w:sz w:val="18"/>
                <w:szCs w:val="18"/>
              </w:rPr>
            </w:pPr>
            <w:r w:rsidRPr="00C139F0">
              <w:rPr>
                <w:sz w:val="18"/>
                <w:szCs w:val="18"/>
              </w:rPr>
              <w:t>272</w:t>
            </w:r>
          </w:p>
        </w:tc>
        <w:tc>
          <w:tcPr>
            <w:tcW w:w="440" w:type="pct"/>
            <w:vAlign w:val="bottom"/>
          </w:tcPr>
          <w:p w:rsidR="00C139F0" w:rsidRPr="00C139F0" w:rsidRDefault="00C139F0" w:rsidP="00C139F0">
            <w:pPr>
              <w:spacing w:after="0"/>
              <w:jc w:val="center"/>
              <w:rPr>
                <w:sz w:val="18"/>
                <w:szCs w:val="18"/>
              </w:rPr>
            </w:pPr>
            <w:r w:rsidRPr="00C139F0">
              <w:rPr>
                <w:sz w:val="18"/>
                <w:szCs w:val="18"/>
              </w:rPr>
              <w:t>9,920</w:t>
            </w:r>
          </w:p>
        </w:tc>
        <w:tc>
          <w:tcPr>
            <w:tcW w:w="440" w:type="pct"/>
            <w:vAlign w:val="bottom"/>
          </w:tcPr>
          <w:p w:rsidR="00C139F0" w:rsidRPr="00C139F0" w:rsidRDefault="00C139F0" w:rsidP="00C139F0">
            <w:pPr>
              <w:spacing w:after="0"/>
              <w:jc w:val="center"/>
              <w:rPr>
                <w:sz w:val="18"/>
                <w:szCs w:val="18"/>
              </w:rPr>
            </w:pPr>
            <w:r w:rsidRPr="00C139F0">
              <w:rPr>
                <w:sz w:val="18"/>
                <w:szCs w:val="18"/>
              </w:rPr>
              <w:t>57,140</w:t>
            </w:r>
          </w:p>
        </w:tc>
        <w:tc>
          <w:tcPr>
            <w:tcW w:w="489" w:type="pct"/>
            <w:vAlign w:val="bottom"/>
          </w:tcPr>
          <w:p w:rsidR="00C139F0" w:rsidRPr="00C139F0" w:rsidRDefault="00C139F0" w:rsidP="00C139F0">
            <w:pPr>
              <w:spacing w:after="0"/>
              <w:jc w:val="center"/>
              <w:rPr>
                <w:sz w:val="18"/>
                <w:szCs w:val="18"/>
              </w:rPr>
            </w:pPr>
            <w:r w:rsidRPr="00C139F0">
              <w:rPr>
                <w:sz w:val="18"/>
                <w:szCs w:val="18"/>
              </w:rPr>
              <w:t>60,768</w:t>
            </w:r>
          </w:p>
        </w:tc>
        <w:tc>
          <w:tcPr>
            <w:tcW w:w="391" w:type="pct"/>
            <w:vAlign w:val="bottom"/>
          </w:tcPr>
          <w:p w:rsidR="00C139F0" w:rsidRPr="00C139F0" w:rsidRDefault="00C139F0" w:rsidP="00C139F0">
            <w:pPr>
              <w:spacing w:after="0"/>
              <w:jc w:val="center"/>
              <w:rPr>
                <w:sz w:val="18"/>
                <w:szCs w:val="18"/>
              </w:rPr>
            </w:pPr>
            <w:r w:rsidRPr="00C139F0">
              <w:rPr>
                <w:sz w:val="18"/>
                <w:szCs w:val="18"/>
              </w:rPr>
              <w:t>3,800</w:t>
            </w:r>
          </w:p>
        </w:tc>
        <w:tc>
          <w:tcPr>
            <w:tcW w:w="440" w:type="pct"/>
            <w:vAlign w:val="bottom"/>
          </w:tcPr>
          <w:p w:rsidR="00C139F0" w:rsidRPr="00C139F0" w:rsidRDefault="00C139F0" w:rsidP="00C139F0">
            <w:pPr>
              <w:spacing w:after="0"/>
              <w:jc w:val="center"/>
              <w:rPr>
                <w:sz w:val="18"/>
                <w:szCs w:val="18"/>
              </w:rPr>
            </w:pPr>
            <w:r w:rsidRPr="00C139F0">
              <w:rPr>
                <w:sz w:val="18"/>
                <w:szCs w:val="18"/>
              </w:rPr>
              <w:t>776</w:t>
            </w:r>
          </w:p>
        </w:tc>
        <w:tc>
          <w:tcPr>
            <w:tcW w:w="440" w:type="pct"/>
            <w:vAlign w:val="bottom"/>
          </w:tcPr>
          <w:p w:rsidR="00C139F0" w:rsidRPr="00C139F0" w:rsidRDefault="00C139F0" w:rsidP="00C139F0">
            <w:pPr>
              <w:spacing w:after="0"/>
              <w:jc w:val="center"/>
              <w:rPr>
                <w:sz w:val="18"/>
                <w:szCs w:val="18"/>
              </w:rPr>
            </w:pPr>
            <w:r w:rsidRPr="00C139F0">
              <w:rPr>
                <w:sz w:val="18"/>
                <w:szCs w:val="18"/>
              </w:rPr>
              <w:t>1,246</w:t>
            </w:r>
          </w:p>
        </w:tc>
        <w:tc>
          <w:tcPr>
            <w:tcW w:w="688" w:type="pct"/>
            <w:vAlign w:val="bottom"/>
          </w:tcPr>
          <w:p w:rsidR="00C139F0" w:rsidRPr="00C139F0" w:rsidRDefault="00C139F0" w:rsidP="00C139F0">
            <w:pPr>
              <w:spacing w:after="0"/>
              <w:jc w:val="center"/>
              <w:rPr>
                <w:sz w:val="18"/>
                <w:szCs w:val="18"/>
              </w:rPr>
            </w:pPr>
            <w:r w:rsidRPr="00C139F0">
              <w:rPr>
                <w:sz w:val="18"/>
                <w:szCs w:val="18"/>
              </w:rPr>
              <w:t>8,038</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2000</w:t>
            </w:r>
          </w:p>
        </w:tc>
        <w:tc>
          <w:tcPr>
            <w:tcW w:w="337" w:type="pct"/>
            <w:vAlign w:val="bottom"/>
          </w:tcPr>
          <w:p w:rsidR="00C139F0" w:rsidRPr="00C139F0" w:rsidRDefault="00C139F0" w:rsidP="00C139F0">
            <w:pPr>
              <w:spacing w:after="0"/>
              <w:jc w:val="center"/>
              <w:rPr>
                <w:sz w:val="18"/>
                <w:szCs w:val="18"/>
              </w:rPr>
            </w:pPr>
            <w:r w:rsidRPr="00C139F0">
              <w:rPr>
                <w:sz w:val="18"/>
                <w:szCs w:val="18"/>
              </w:rPr>
              <w:t>683</w:t>
            </w:r>
          </w:p>
        </w:tc>
        <w:tc>
          <w:tcPr>
            <w:tcW w:w="442" w:type="pct"/>
            <w:vAlign w:val="bottom"/>
          </w:tcPr>
          <w:p w:rsidR="00C139F0" w:rsidRPr="00C139F0" w:rsidRDefault="00C139F0" w:rsidP="00C139F0">
            <w:pPr>
              <w:spacing w:after="0"/>
              <w:jc w:val="center"/>
              <w:rPr>
                <w:sz w:val="18"/>
                <w:szCs w:val="18"/>
              </w:rPr>
            </w:pPr>
            <w:r w:rsidRPr="00C139F0">
              <w:rPr>
                <w:sz w:val="18"/>
                <w:szCs w:val="18"/>
              </w:rPr>
              <w:t>961</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10,650</w:t>
            </w:r>
          </w:p>
        </w:tc>
        <w:tc>
          <w:tcPr>
            <w:tcW w:w="440" w:type="pct"/>
            <w:vAlign w:val="bottom"/>
          </w:tcPr>
          <w:p w:rsidR="00C139F0" w:rsidRPr="00C139F0" w:rsidRDefault="00C139F0" w:rsidP="00C139F0">
            <w:pPr>
              <w:spacing w:after="0"/>
              <w:jc w:val="center"/>
              <w:rPr>
                <w:sz w:val="18"/>
                <w:szCs w:val="18"/>
              </w:rPr>
            </w:pPr>
            <w:r w:rsidRPr="00C139F0">
              <w:rPr>
                <w:sz w:val="18"/>
                <w:szCs w:val="18"/>
              </w:rPr>
              <w:t>84,843</w:t>
            </w:r>
          </w:p>
        </w:tc>
        <w:tc>
          <w:tcPr>
            <w:tcW w:w="489" w:type="pct"/>
            <w:vAlign w:val="bottom"/>
          </w:tcPr>
          <w:p w:rsidR="00C139F0" w:rsidRPr="00C139F0" w:rsidRDefault="00C139F0" w:rsidP="00C139F0">
            <w:pPr>
              <w:spacing w:after="0"/>
              <w:jc w:val="center"/>
              <w:rPr>
                <w:sz w:val="18"/>
                <w:szCs w:val="18"/>
              </w:rPr>
            </w:pPr>
            <w:r w:rsidRPr="00C139F0">
              <w:rPr>
                <w:sz w:val="18"/>
                <w:szCs w:val="18"/>
              </w:rPr>
              <w:t>64,700</w:t>
            </w:r>
          </w:p>
        </w:tc>
        <w:tc>
          <w:tcPr>
            <w:tcW w:w="391" w:type="pct"/>
            <w:vAlign w:val="bottom"/>
          </w:tcPr>
          <w:p w:rsidR="00C139F0" w:rsidRPr="00C139F0" w:rsidRDefault="00C139F0" w:rsidP="00C139F0">
            <w:pPr>
              <w:spacing w:after="0"/>
              <w:jc w:val="center"/>
              <w:rPr>
                <w:sz w:val="18"/>
                <w:szCs w:val="18"/>
              </w:rPr>
            </w:pPr>
            <w:r w:rsidRPr="00C139F0">
              <w:rPr>
                <w:sz w:val="18"/>
                <w:szCs w:val="18"/>
              </w:rPr>
              <w:t>2,304</w:t>
            </w:r>
          </w:p>
        </w:tc>
        <w:tc>
          <w:tcPr>
            <w:tcW w:w="440" w:type="pct"/>
            <w:vAlign w:val="bottom"/>
          </w:tcPr>
          <w:p w:rsidR="00C139F0" w:rsidRPr="00C139F0" w:rsidRDefault="00C139F0" w:rsidP="00C139F0">
            <w:pPr>
              <w:spacing w:after="0"/>
              <w:jc w:val="center"/>
              <w:rPr>
                <w:sz w:val="18"/>
                <w:szCs w:val="18"/>
              </w:rPr>
            </w:pPr>
            <w:r w:rsidRPr="00C139F0">
              <w:rPr>
                <w:sz w:val="18"/>
                <w:szCs w:val="18"/>
              </w:rPr>
              <w:t>803</w:t>
            </w:r>
          </w:p>
        </w:tc>
        <w:tc>
          <w:tcPr>
            <w:tcW w:w="440" w:type="pct"/>
            <w:vAlign w:val="bottom"/>
          </w:tcPr>
          <w:p w:rsidR="00C139F0" w:rsidRPr="00C139F0" w:rsidRDefault="00C139F0" w:rsidP="00C139F0">
            <w:pPr>
              <w:spacing w:after="0"/>
              <w:jc w:val="center"/>
              <w:rPr>
                <w:sz w:val="18"/>
                <w:szCs w:val="18"/>
              </w:rPr>
            </w:pPr>
            <w:r w:rsidRPr="00C139F0">
              <w:rPr>
                <w:sz w:val="18"/>
                <w:szCs w:val="18"/>
              </w:rPr>
              <w:t>600</w:t>
            </w:r>
          </w:p>
        </w:tc>
        <w:tc>
          <w:tcPr>
            <w:tcW w:w="688" w:type="pct"/>
            <w:vAlign w:val="bottom"/>
          </w:tcPr>
          <w:p w:rsidR="00C139F0" w:rsidRPr="00C139F0" w:rsidRDefault="00C139F0" w:rsidP="00C139F0">
            <w:pPr>
              <w:spacing w:after="0"/>
              <w:jc w:val="center"/>
              <w:rPr>
                <w:sz w:val="18"/>
                <w:szCs w:val="18"/>
              </w:rPr>
            </w:pPr>
            <w:r w:rsidRPr="00C139F0">
              <w:rPr>
                <w:sz w:val="18"/>
                <w:szCs w:val="18"/>
              </w:rPr>
              <w:t>8,634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2001</w:t>
            </w:r>
          </w:p>
        </w:tc>
        <w:tc>
          <w:tcPr>
            <w:tcW w:w="337" w:type="pct"/>
            <w:vAlign w:val="bottom"/>
          </w:tcPr>
          <w:p w:rsidR="00C139F0" w:rsidRPr="00C139F0" w:rsidRDefault="00C139F0" w:rsidP="00C139F0">
            <w:pPr>
              <w:spacing w:after="0"/>
              <w:jc w:val="center"/>
              <w:rPr>
                <w:sz w:val="18"/>
                <w:szCs w:val="18"/>
              </w:rPr>
            </w:pPr>
            <w:r w:rsidRPr="00C139F0">
              <w:rPr>
                <w:sz w:val="18"/>
                <w:szCs w:val="18"/>
              </w:rPr>
              <w:t>865</w:t>
            </w:r>
          </w:p>
        </w:tc>
        <w:tc>
          <w:tcPr>
            <w:tcW w:w="442" w:type="pct"/>
            <w:vAlign w:val="bottom"/>
          </w:tcPr>
          <w:p w:rsidR="00C139F0" w:rsidRPr="00C139F0" w:rsidRDefault="00C139F0" w:rsidP="00C139F0">
            <w:pPr>
              <w:spacing w:after="0"/>
              <w:jc w:val="center"/>
              <w:rPr>
                <w:sz w:val="18"/>
                <w:szCs w:val="18"/>
              </w:rPr>
            </w:pPr>
            <w:r w:rsidRPr="00C139F0">
              <w:rPr>
                <w:sz w:val="18"/>
                <w:szCs w:val="18"/>
              </w:rPr>
              <w:t>1,119</w:t>
            </w:r>
          </w:p>
        </w:tc>
        <w:tc>
          <w:tcPr>
            <w:tcW w:w="487" w:type="pct"/>
            <w:vAlign w:val="bottom"/>
          </w:tcPr>
          <w:p w:rsidR="00C139F0" w:rsidRPr="00C139F0" w:rsidRDefault="00C139F0" w:rsidP="00C139F0">
            <w:pPr>
              <w:spacing w:after="0"/>
              <w:jc w:val="center"/>
              <w:rPr>
                <w:sz w:val="18"/>
                <w:szCs w:val="18"/>
              </w:rPr>
            </w:pPr>
            <w:r w:rsidRPr="00C139F0">
              <w:rPr>
                <w:sz w:val="18"/>
                <w:szCs w:val="18"/>
              </w:rPr>
              <w:t>106</w:t>
            </w:r>
          </w:p>
        </w:tc>
        <w:tc>
          <w:tcPr>
            <w:tcW w:w="440" w:type="pct"/>
            <w:vAlign w:val="bottom"/>
          </w:tcPr>
          <w:p w:rsidR="00C139F0" w:rsidRPr="00C139F0" w:rsidRDefault="00C139F0" w:rsidP="00C139F0">
            <w:pPr>
              <w:spacing w:after="0"/>
              <w:jc w:val="center"/>
              <w:rPr>
                <w:sz w:val="18"/>
                <w:szCs w:val="18"/>
              </w:rPr>
            </w:pPr>
            <w:r w:rsidRPr="00C139F0">
              <w:rPr>
                <w:sz w:val="18"/>
                <w:szCs w:val="18"/>
              </w:rPr>
              <w:t>19,290</w:t>
            </w:r>
          </w:p>
        </w:tc>
        <w:tc>
          <w:tcPr>
            <w:tcW w:w="440" w:type="pct"/>
            <w:vAlign w:val="bottom"/>
          </w:tcPr>
          <w:p w:rsidR="00C139F0" w:rsidRPr="00C139F0" w:rsidRDefault="00C139F0" w:rsidP="00C139F0">
            <w:pPr>
              <w:spacing w:after="0"/>
              <w:jc w:val="center"/>
              <w:rPr>
                <w:sz w:val="18"/>
                <w:szCs w:val="18"/>
              </w:rPr>
            </w:pPr>
            <w:r w:rsidRPr="00C139F0">
              <w:rPr>
                <w:sz w:val="18"/>
                <w:szCs w:val="18"/>
              </w:rPr>
              <w:t>107,697</w:t>
            </w:r>
          </w:p>
        </w:tc>
        <w:tc>
          <w:tcPr>
            <w:tcW w:w="489" w:type="pct"/>
            <w:vAlign w:val="bottom"/>
          </w:tcPr>
          <w:p w:rsidR="00C139F0" w:rsidRPr="00C139F0" w:rsidRDefault="00C139F0" w:rsidP="00C139F0">
            <w:pPr>
              <w:spacing w:after="0"/>
              <w:jc w:val="center"/>
              <w:rPr>
                <w:sz w:val="18"/>
                <w:szCs w:val="18"/>
              </w:rPr>
            </w:pPr>
            <w:r w:rsidRPr="00C139F0">
              <w:rPr>
                <w:sz w:val="18"/>
                <w:szCs w:val="18"/>
              </w:rPr>
              <w:t>104,394</w:t>
            </w:r>
          </w:p>
        </w:tc>
        <w:tc>
          <w:tcPr>
            <w:tcW w:w="391" w:type="pct"/>
            <w:vAlign w:val="bottom"/>
          </w:tcPr>
          <w:p w:rsidR="00C139F0" w:rsidRPr="00C139F0" w:rsidRDefault="00C139F0" w:rsidP="00C139F0">
            <w:pPr>
              <w:spacing w:after="0"/>
              <w:jc w:val="center"/>
              <w:rPr>
                <w:sz w:val="18"/>
                <w:szCs w:val="18"/>
              </w:rPr>
            </w:pPr>
            <w:r w:rsidRPr="00C139F0">
              <w:rPr>
                <w:sz w:val="18"/>
                <w:szCs w:val="18"/>
              </w:rPr>
              <w:t>2,209</w:t>
            </w:r>
          </w:p>
        </w:tc>
        <w:tc>
          <w:tcPr>
            <w:tcW w:w="440" w:type="pct"/>
            <w:vAlign w:val="bottom"/>
          </w:tcPr>
          <w:p w:rsidR="00C139F0" w:rsidRPr="00C139F0" w:rsidRDefault="00C139F0" w:rsidP="00C139F0">
            <w:pPr>
              <w:spacing w:after="0"/>
              <w:jc w:val="center"/>
              <w:rPr>
                <w:sz w:val="18"/>
                <w:szCs w:val="18"/>
              </w:rPr>
            </w:pPr>
            <w:r w:rsidRPr="00C139F0">
              <w:rPr>
                <w:sz w:val="18"/>
                <w:szCs w:val="18"/>
              </w:rPr>
              <w:t>1,515</w:t>
            </w:r>
          </w:p>
        </w:tc>
        <w:tc>
          <w:tcPr>
            <w:tcW w:w="440" w:type="pct"/>
            <w:vAlign w:val="bottom"/>
          </w:tcPr>
          <w:p w:rsidR="00C139F0" w:rsidRPr="00C139F0" w:rsidRDefault="00C139F0" w:rsidP="00C139F0">
            <w:pPr>
              <w:spacing w:after="0"/>
              <w:jc w:val="center"/>
              <w:rPr>
                <w:sz w:val="18"/>
                <w:szCs w:val="18"/>
              </w:rPr>
            </w:pPr>
            <w:r w:rsidRPr="00C139F0">
              <w:rPr>
                <w:sz w:val="18"/>
                <w:szCs w:val="18"/>
              </w:rPr>
              <w:t>1,580</w:t>
            </w:r>
          </w:p>
        </w:tc>
        <w:tc>
          <w:tcPr>
            <w:tcW w:w="688" w:type="pct"/>
            <w:vAlign w:val="bottom"/>
          </w:tcPr>
          <w:p w:rsidR="00C139F0" w:rsidRPr="00C139F0" w:rsidRDefault="00C139F0" w:rsidP="00C139F0">
            <w:pPr>
              <w:spacing w:after="0"/>
              <w:jc w:val="center"/>
              <w:rPr>
                <w:sz w:val="18"/>
                <w:szCs w:val="18"/>
              </w:rPr>
            </w:pPr>
            <w:r w:rsidRPr="00C139F0">
              <w:rPr>
                <w:sz w:val="18"/>
                <w:szCs w:val="18"/>
              </w:rPr>
              <w:t>11,267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2002</w:t>
            </w:r>
          </w:p>
        </w:tc>
        <w:tc>
          <w:tcPr>
            <w:tcW w:w="337" w:type="pct"/>
            <w:vAlign w:val="bottom"/>
          </w:tcPr>
          <w:p w:rsidR="00C139F0" w:rsidRPr="00C139F0" w:rsidRDefault="00C139F0" w:rsidP="00C139F0">
            <w:pPr>
              <w:spacing w:after="0"/>
              <w:jc w:val="center"/>
              <w:rPr>
                <w:sz w:val="18"/>
                <w:szCs w:val="18"/>
              </w:rPr>
            </w:pPr>
            <w:r w:rsidRPr="00C139F0">
              <w:rPr>
                <w:sz w:val="18"/>
                <w:szCs w:val="18"/>
              </w:rPr>
              <w:t>1,176</w:t>
            </w:r>
          </w:p>
        </w:tc>
        <w:tc>
          <w:tcPr>
            <w:tcW w:w="442" w:type="pct"/>
            <w:vAlign w:val="bottom"/>
          </w:tcPr>
          <w:p w:rsidR="00C139F0" w:rsidRPr="00C139F0" w:rsidRDefault="00C139F0" w:rsidP="00C139F0">
            <w:pPr>
              <w:spacing w:after="0"/>
              <w:jc w:val="center"/>
              <w:rPr>
                <w:sz w:val="18"/>
                <w:szCs w:val="18"/>
              </w:rPr>
            </w:pPr>
            <w:r w:rsidRPr="00C139F0">
              <w:rPr>
                <w:sz w:val="18"/>
                <w:szCs w:val="18"/>
              </w:rPr>
              <w:t>2,448</w:t>
            </w:r>
          </w:p>
        </w:tc>
        <w:tc>
          <w:tcPr>
            <w:tcW w:w="487" w:type="pct"/>
            <w:vAlign w:val="bottom"/>
          </w:tcPr>
          <w:p w:rsidR="00C139F0" w:rsidRPr="00C139F0" w:rsidRDefault="00C139F0" w:rsidP="00C139F0">
            <w:pPr>
              <w:spacing w:after="0"/>
              <w:jc w:val="center"/>
              <w:rPr>
                <w:sz w:val="18"/>
                <w:szCs w:val="18"/>
              </w:rPr>
            </w:pPr>
            <w:r w:rsidRPr="00C139F0">
              <w:rPr>
                <w:sz w:val="18"/>
                <w:szCs w:val="18"/>
              </w:rPr>
              <w:t>195</w:t>
            </w:r>
          </w:p>
        </w:tc>
        <w:tc>
          <w:tcPr>
            <w:tcW w:w="440" w:type="pct"/>
            <w:vAlign w:val="bottom"/>
          </w:tcPr>
          <w:p w:rsidR="00C139F0" w:rsidRPr="00C139F0" w:rsidRDefault="00C139F0" w:rsidP="00C139F0">
            <w:pPr>
              <w:spacing w:after="0"/>
              <w:jc w:val="center"/>
              <w:rPr>
                <w:sz w:val="18"/>
                <w:szCs w:val="18"/>
              </w:rPr>
            </w:pPr>
            <w:r w:rsidRPr="00C139F0">
              <w:rPr>
                <w:sz w:val="18"/>
                <w:szCs w:val="18"/>
              </w:rPr>
              <w:t>27,700</w:t>
            </w:r>
          </w:p>
        </w:tc>
        <w:tc>
          <w:tcPr>
            <w:tcW w:w="440" w:type="pct"/>
            <w:vAlign w:val="bottom"/>
          </w:tcPr>
          <w:p w:rsidR="00C139F0" w:rsidRPr="00C139F0" w:rsidRDefault="00C139F0" w:rsidP="00C139F0">
            <w:pPr>
              <w:spacing w:after="0"/>
              <w:jc w:val="center"/>
              <w:rPr>
                <w:sz w:val="18"/>
                <w:szCs w:val="18"/>
              </w:rPr>
            </w:pPr>
            <w:r w:rsidRPr="00C139F0">
              <w:rPr>
                <w:sz w:val="18"/>
                <w:szCs w:val="18"/>
              </w:rPr>
              <w:t>204,805</w:t>
            </w:r>
          </w:p>
        </w:tc>
        <w:tc>
          <w:tcPr>
            <w:tcW w:w="489" w:type="pct"/>
            <w:vAlign w:val="bottom"/>
          </w:tcPr>
          <w:p w:rsidR="00C139F0" w:rsidRPr="00C139F0" w:rsidRDefault="00C139F0" w:rsidP="00C139F0">
            <w:pPr>
              <w:spacing w:after="0"/>
              <w:jc w:val="center"/>
              <w:rPr>
                <w:sz w:val="18"/>
                <w:szCs w:val="18"/>
              </w:rPr>
            </w:pPr>
            <w:r w:rsidRPr="00C139F0">
              <w:rPr>
                <w:sz w:val="18"/>
                <w:szCs w:val="18"/>
              </w:rPr>
              <w:t>219,360</w:t>
            </w:r>
          </w:p>
        </w:tc>
        <w:tc>
          <w:tcPr>
            <w:tcW w:w="391" w:type="pct"/>
            <w:vAlign w:val="bottom"/>
          </w:tcPr>
          <w:p w:rsidR="00C139F0" w:rsidRPr="00C139F0" w:rsidRDefault="00C139F0" w:rsidP="00C139F0">
            <w:pPr>
              <w:spacing w:after="0"/>
              <w:jc w:val="center"/>
              <w:rPr>
                <w:sz w:val="18"/>
                <w:szCs w:val="18"/>
              </w:rPr>
            </w:pPr>
            <w:r w:rsidRPr="00C139F0">
              <w:rPr>
                <w:sz w:val="18"/>
                <w:szCs w:val="18"/>
              </w:rPr>
              <w:t>7,109</w:t>
            </w:r>
          </w:p>
        </w:tc>
        <w:tc>
          <w:tcPr>
            <w:tcW w:w="440" w:type="pct"/>
            <w:vAlign w:val="bottom"/>
          </w:tcPr>
          <w:p w:rsidR="00C139F0" w:rsidRPr="00C139F0" w:rsidRDefault="00C139F0" w:rsidP="00C139F0">
            <w:pPr>
              <w:spacing w:after="0"/>
              <w:jc w:val="center"/>
              <w:rPr>
                <w:sz w:val="18"/>
                <w:szCs w:val="18"/>
              </w:rPr>
            </w:pPr>
            <w:r w:rsidRPr="00C139F0">
              <w:rPr>
                <w:sz w:val="18"/>
                <w:szCs w:val="18"/>
              </w:rPr>
              <w:t>1,868</w:t>
            </w:r>
          </w:p>
        </w:tc>
        <w:tc>
          <w:tcPr>
            <w:tcW w:w="440" w:type="pct"/>
            <w:vAlign w:val="bottom"/>
          </w:tcPr>
          <w:p w:rsidR="00C139F0" w:rsidRPr="00C139F0" w:rsidRDefault="00C139F0" w:rsidP="00C139F0">
            <w:pPr>
              <w:spacing w:after="0"/>
              <w:jc w:val="center"/>
              <w:rPr>
                <w:sz w:val="18"/>
                <w:szCs w:val="18"/>
              </w:rPr>
            </w:pPr>
            <w:r w:rsidRPr="00C139F0">
              <w:rPr>
                <w:sz w:val="18"/>
                <w:szCs w:val="18"/>
              </w:rPr>
              <w:t>3,291</w:t>
            </w:r>
          </w:p>
        </w:tc>
        <w:tc>
          <w:tcPr>
            <w:tcW w:w="688" w:type="pct"/>
            <w:vAlign w:val="bottom"/>
          </w:tcPr>
          <w:p w:rsidR="00C139F0" w:rsidRPr="00C139F0" w:rsidRDefault="00C139F0" w:rsidP="00C139F0">
            <w:pPr>
              <w:spacing w:after="0"/>
              <w:jc w:val="center"/>
              <w:rPr>
                <w:sz w:val="18"/>
                <w:szCs w:val="18"/>
              </w:rPr>
            </w:pPr>
            <w:r w:rsidRPr="00C139F0">
              <w:rPr>
                <w:sz w:val="18"/>
                <w:szCs w:val="18"/>
              </w:rPr>
              <w:t>12,223</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2003</w:t>
            </w:r>
          </w:p>
        </w:tc>
        <w:tc>
          <w:tcPr>
            <w:tcW w:w="337" w:type="pct"/>
            <w:vAlign w:val="bottom"/>
          </w:tcPr>
          <w:p w:rsidR="00C139F0" w:rsidRPr="00C139F0" w:rsidRDefault="00C139F0" w:rsidP="00C139F0">
            <w:pPr>
              <w:spacing w:after="0"/>
              <w:jc w:val="center"/>
              <w:rPr>
                <w:sz w:val="18"/>
                <w:szCs w:val="18"/>
              </w:rPr>
            </w:pPr>
            <w:r w:rsidRPr="00C139F0">
              <w:rPr>
                <w:sz w:val="18"/>
                <w:szCs w:val="18"/>
              </w:rPr>
              <w:t>585</w:t>
            </w:r>
          </w:p>
        </w:tc>
        <w:tc>
          <w:tcPr>
            <w:tcW w:w="442" w:type="pct"/>
            <w:vAlign w:val="bottom"/>
          </w:tcPr>
          <w:p w:rsidR="00C139F0" w:rsidRPr="00C139F0" w:rsidRDefault="00C139F0" w:rsidP="00C139F0">
            <w:pPr>
              <w:spacing w:after="0"/>
              <w:jc w:val="center"/>
              <w:rPr>
                <w:sz w:val="18"/>
                <w:szCs w:val="18"/>
              </w:rPr>
            </w:pPr>
            <w:r w:rsidRPr="00C139F0">
              <w:rPr>
                <w:sz w:val="18"/>
                <w:szCs w:val="18"/>
              </w:rPr>
              <w:t>808</w:t>
            </w:r>
          </w:p>
        </w:tc>
        <w:tc>
          <w:tcPr>
            <w:tcW w:w="487" w:type="pct"/>
            <w:vAlign w:val="bottom"/>
          </w:tcPr>
          <w:p w:rsidR="00C139F0" w:rsidRPr="00C139F0" w:rsidRDefault="00C139F0" w:rsidP="00C139F0">
            <w:pPr>
              <w:spacing w:after="0"/>
              <w:jc w:val="center"/>
              <w:rPr>
                <w:sz w:val="18"/>
                <w:szCs w:val="18"/>
              </w:rPr>
            </w:pPr>
            <w:r w:rsidRPr="00C139F0">
              <w:rPr>
                <w:sz w:val="18"/>
                <w:szCs w:val="18"/>
              </w:rPr>
              <w:t>203</w:t>
            </w:r>
          </w:p>
        </w:tc>
        <w:tc>
          <w:tcPr>
            <w:tcW w:w="440" w:type="pct"/>
            <w:vAlign w:val="bottom"/>
          </w:tcPr>
          <w:p w:rsidR="00C139F0" w:rsidRPr="00C139F0" w:rsidRDefault="00C139F0" w:rsidP="00C139F0">
            <w:pPr>
              <w:spacing w:after="0"/>
              <w:jc w:val="center"/>
              <w:rPr>
                <w:sz w:val="18"/>
                <w:szCs w:val="18"/>
              </w:rPr>
            </w:pPr>
            <w:r w:rsidRPr="00C139F0">
              <w:rPr>
                <w:sz w:val="18"/>
                <w:szCs w:val="18"/>
              </w:rPr>
              <w:t>10,110</w:t>
            </w:r>
          </w:p>
        </w:tc>
        <w:tc>
          <w:tcPr>
            <w:tcW w:w="440" w:type="pct"/>
            <w:vAlign w:val="bottom"/>
          </w:tcPr>
          <w:p w:rsidR="00C139F0" w:rsidRPr="00C139F0" w:rsidRDefault="00C139F0" w:rsidP="00C139F0">
            <w:pPr>
              <w:spacing w:after="0"/>
              <w:jc w:val="center"/>
              <w:rPr>
                <w:sz w:val="18"/>
                <w:szCs w:val="18"/>
              </w:rPr>
            </w:pPr>
            <w:r w:rsidRPr="00C139F0">
              <w:rPr>
                <w:sz w:val="18"/>
                <w:szCs w:val="18"/>
              </w:rPr>
              <w:t>133,045</w:t>
            </w:r>
          </w:p>
        </w:tc>
        <w:tc>
          <w:tcPr>
            <w:tcW w:w="489" w:type="pct"/>
            <w:vAlign w:val="bottom"/>
          </w:tcPr>
          <w:p w:rsidR="00C139F0" w:rsidRPr="00C139F0" w:rsidRDefault="00C139F0" w:rsidP="00C139F0">
            <w:pPr>
              <w:spacing w:after="0"/>
              <w:jc w:val="center"/>
              <w:rPr>
                <w:sz w:val="18"/>
                <w:szCs w:val="18"/>
              </w:rPr>
            </w:pPr>
            <w:r w:rsidRPr="00C139F0">
              <w:rPr>
                <w:sz w:val="18"/>
                <w:szCs w:val="18"/>
              </w:rPr>
              <w:t>183,112</w:t>
            </w:r>
          </w:p>
        </w:tc>
        <w:tc>
          <w:tcPr>
            <w:tcW w:w="391" w:type="pct"/>
            <w:vAlign w:val="bottom"/>
          </w:tcPr>
          <w:p w:rsidR="00C139F0" w:rsidRPr="00C139F0" w:rsidRDefault="00C139F0" w:rsidP="00C139F0">
            <w:pPr>
              <w:spacing w:after="0"/>
              <w:jc w:val="center"/>
              <w:rPr>
                <w:sz w:val="18"/>
                <w:szCs w:val="18"/>
              </w:rPr>
            </w:pPr>
            <w:r w:rsidRPr="00C139F0">
              <w:rPr>
                <w:sz w:val="18"/>
                <w:szCs w:val="18"/>
              </w:rPr>
              <w:t>6,789</w:t>
            </w:r>
          </w:p>
        </w:tc>
        <w:tc>
          <w:tcPr>
            <w:tcW w:w="440" w:type="pct"/>
            <w:vAlign w:val="bottom"/>
          </w:tcPr>
          <w:p w:rsidR="00C139F0" w:rsidRPr="00C139F0" w:rsidRDefault="00C139F0" w:rsidP="00C139F0">
            <w:pPr>
              <w:spacing w:after="0"/>
              <w:jc w:val="center"/>
              <w:rPr>
                <w:sz w:val="18"/>
                <w:szCs w:val="18"/>
              </w:rPr>
            </w:pPr>
            <w:r w:rsidRPr="00C139F0">
              <w:rPr>
                <w:sz w:val="18"/>
                <w:szCs w:val="18"/>
              </w:rPr>
              <w:t>1,101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688" w:type="pct"/>
            <w:vAlign w:val="bottom"/>
          </w:tcPr>
          <w:p w:rsidR="00C139F0" w:rsidRPr="00C139F0" w:rsidRDefault="00C139F0" w:rsidP="00C139F0">
            <w:pPr>
              <w:spacing w:after="0"/>
              <w:jc w:val="center"/>
              <w:rPr>
                <w:sz w:val="18"/>
                <w:szCs w:val="18"/>
              </w:rPr>
            </w:pPr>
            <w:r w:rsidRPr="00C139F0">
              <w:rPr>
                <w:sz w:val="18"/>
                <w:szCs w:val="18"/>
              </w:rPr>
              <w:t>11,899</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2004</w:t>
            </w:r>
          </w:p>
        </w:tc>
        <w:tc>
          <w:tcPr>
            <w:tcW w:w="337" w:type="pct"/>
            <w:vAlign w:val="bottom"/>
          </w:tcPr>
          <w:p w:rsidR="00C139F0" w:rsidRPr="00C139F0" w:rsidRDefault="00C139F0" w:rsidP="00C139F0">
            <w:pPr>
              <w:spacing w:after="0"/>
              <w:jc w:val="center"/>
              <w:rPr>
                <w:sz w:val="18"/>
                <w:szCs w:val="18"/>
              </w:rPr>
            </w:pPr>
            <w:r w:rsidRPr="00C139F0">
              <w:rPr>
                <w:sz w:val="18"/>
                <w:szCs w:val="18"/>
              </w:rPr>
              <w:t>416</w:t>
            </w:r>
          </w:p>
        </w:tc>
        <w:tc>
          <w:tcPr>
            <w:tcW w:w="442" w:type="pct"/>
            <w:vAlign w:val="bottom"/>
          </w:tcPr>
          <w:p w:rsidR="00C139F0" w:rsidRPr="00C139F0" w:rsidRDefault="00C139F0" w:rsidP="00C139F0">
            <w:pPr>
              <w:spacing w:after="0"/>
              <w:jc w:val="center"/>
              <w:rPr>
                <w:sz w:val="18"/>
                <w:szCs w:val="18"/>
              </w:rPr>
            </w:pPr>
            <w:r w:rsidRPr="00C139F0">
              <w:rPr>
                <w:sz w:val="18"/>
                <w:szCs w:val="18"/>
              </w:rPr>
              <w:t>364</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14,450</w:t>
            </w:r>
          </w:p>
        </w:tc>
        <w:tc>
          <w:tcPr>
            <w:tcW w:w="440" w:type="pct"/>
            <w:vAlign w:val="bottom"/>
          </w:tcPr>
          <w:p w:rsidR="00C139F0" w:rsidRPr="00C139F0" w:rsidRDefault="00C139F0" w:rsidP="00C139F0">
            <w:pPr>
              <w:spacing w:after="0"/>
              <w:jc w:val="center"/>
              <w:rPr>
                <w:sz w:val="18"/>
                <w:szCs w:val="18"/>
              </w:rPr>
            </w:pPr>
            <w:r w:rsidRPr="00C139F0">
              <w:rPr>
                <w:sz w:val="18"/>
                <w:szCs w:val="18"/>
              </w:rPr>
              <w:t>67,053</w:t>
            </w:r>
          </w:p>
        </w:tc>
        <w:tc>
          <w:tcPr>
            <w:tcW w:w="489" w:type="pct"/>
            <w:vAlign w:val="bottom"/>
          </w:tcPr>
          <w:p w:rsidR="00C139F0" w:rsidRPr="00C139F0" w:rsidRDefault="00C139F0" w:rsidP="00C139F0">
            <w:pPr>
              <w:spacing w:after="0"/>
              <w:jc w:val="center"/>
              <w:rPr>
                <w:sz w:val="18"/>
                <w:szCs w:val="18"/>
              </w:rPr>
            </w:pPr>
            <w:r w:rsidRPr="00C139F0">
              <w:rPr>
                <w:sz w:val="18"/>
                <w:szCs w:val="18"/>
              </w:rPr>
              <w:t>129,327</w:t>
            </w:r>
          </w:p>
        </w:tc>
        <w:tc>
          <w:tcPr>
            <w:tcW w:w="391" w:type="pct"/>
            <w:vAlign w:val="bottom"/>
          </w:tcPr>
          <w:p w:rsidR="00C139F0" w:rsidRPr="00C139F0" w:rsidRDefault="00C139F0" w:rsidP="00C139F0">
            <w:pPr>
              <w:spacing w:after="0"/>
              <w:jc w:val="center"/>
              <w:rPr>
                <w:sz w:val="18"/>
                <w:szCs w:val="18"/>
              </w:rPr>
            </w:pPr>
            <w:r w:rsidRPr="00C139F0">
              <w:rPr>
                <w:sz w:val="18"/>
                <w:szCs w:val="18"/>
              </w:rPr>
              <w:t>3,539</w:t>
            </w:r>
          </w:p>
        </w:tc>
        <w:tc>
          <w:tcPr>
            <w:tcW w:w="440" w:type="pct"/>
            <w:vAlign w:val="bottom"/>
          </w:tcPr>
          <w:p w:rsidR="00C139F0" w:rsidRPr="00C139F0" w:rsidRDefault="00C139F0" w:rsidP="00C139F0">
            <w:pPr>
              <w:spacing w:after="0"/>
              <w:jc w:val="center"/>
              <w:rPr>
                <w:sz w:val="18"/>
                <w:szCs w:val="18"/>
              </w:rPr>
            </w:pPr>
            <w:r w:rsidRPr="00C139F0">
              <w:rPr>
                <w:sz w:val="18"/>
                <w:szCs w:val="18"/>
              </w:rPr>
              <w:t>1,124</w:t>
            </w:r>
          </w:p>
        </w:tc>
        <w:tc>
          <w:tcPr>
            <w:tcW w:w="440" w:type="pct"/>
            <w:vAlign w:val="bottom"/>
          </w:tcPr>
          <w:p w:rsidR="00C139F0" w:rsidRPr="00C139F0" w:rsidRDefault="00C139F0" w:rsidP="00C139F0">
            <w:pPr>
              <w:spacing w:after="0"/>
              <w:jc w:val="center"/>
              <w:rPr>
                <w:sz w:val="18"/>
                <w:szCs w:val="18"/>
              </w:rPr>
            </w:pPr>
            <w:r w:rsidRPr="00C139F0">
              <w:rPr>
                <w:sz w:val="18"/>
                <w:szCs w:val="18"/>
              </w:rPr>
              <w:t>840</w:t>
            </w:r>
          </w:p>
        </w:tc>
        <w:tc>
          <w:tcPr>
            <w:tcW w:w="688" w:type="pct"/>
            <w:vAlign w:val="bottom"/>
          </w:tcPr>
          <w:p w:rsidR="00C139F0" w:rsidRPr="00C139F0" w:rsidRDefault="00C139F0" w:rsidP="00C139F0">
            <w:pPr>
              <w:spacing w:after="0"/>
              <w:jc w:val="center"/>
              <w:rPr>
                <w:sz w:val="18"/>
                <w:szCs w:val="18"/>
              </w:rPr>
            </w:pPr>
            <w:r w:rsidRPr="00C139F0">
              <w:rPr>
                <w:sz w:val="18"/>
                <w:szCs w:val="18"/>
              </w:rPr>
              <w:t>9,904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2005</w:t>
            </w:r>
          </w:p>
        </w:tc>
        <w:tc>
          <w:tcPr>
            <w:tcW w:w="337" w:type="pct"/>
            <w:vAlign w:val="bottom"/>
          </w:tcPr>
          <w:p w:rsidR="00C139F0" w:rsidRPr="00C139F0" w:rsidRDefault="00C139F0" w:rsidP="00C139F0">
            <w:pPr>
              <w:spacing w:after="0"/>
              <w:jc w:val="center"/>
              <w:rPr>
                <w:sz w:val="18"/>
                <w:szCs w:val="18"/>
              </w:rPr>
            </w:pPr>
            <w:r w:rsidRPr="00C139F0">
              <w:rPr>
                <w:sz w:val="18"/>
                <w:szCs w:val="18"/>
              </w:rPr>
              <w:t>450</w:t>
            </w:r>
          </w:p>
        </w:tc>
        <w:tc>
          <w:tcPr>
            <w:tcW w:w="442" w:type="pct"/>
            <w:vAlign w:val="bottom"/>
          </w:tcPr>
          <w:p w:rsidR="00C139F0" w:rsidRPr="00C139F0" w:rsidRDefault="00C139F0" w:rsidP="00C139F0">
            <w:pPr>
              <w:spacing w:after="0"/>
              <w:jc w:val="center"/>
              <w:rPr>
                <w:sz w:val="18"/>
                <w:szCs w:val="18"/>
              </w:rPr>
            </w:pPr>
            <w:r w:rsidRPr="00C139F0">
              <w:rPr>
                <w:sz w:val="18"/>
                <w:szCs w:val="18"/>
              </w:rPr>
              <w:t>351</w:t>
            </w:r>
          </w:p>
        </w:tc>
        <w:tc>
          <w:tcPr>
            <w:tcW w:w="487" w:type="pct"/>
            <w:vAlign w:val="bottom"/>
          </w:tcPr>
          <w:p w:rsidR="00C139F0" w:rsidRPr="00C139F0" w:rsidRDefault="00C139F0" w:rsidP="00C139F0">
            <w:pPr>
              <w:spacing w:after="0"/>
              <w:jc w:val="center"/>
              <w:rPr>
                <w:sz w:val="18"/>
                <w:szCs w:val="18"/>
              </w:rPr>
            </w:pPr>
            <w:r w:rsidRPr="00C139F0">
              <w:rPr>
                <w:sz w:val="18"/>
                <w:szCs w:val="18"/>
              </w:rPr>
              <w:t>139</w:t>
            </w:r>
          </w:p>
        </w:tc>
        <w:tc>
          <w:tcPr>
            <w:tcW w:w="440" w:type="pct"/>
            <w:vAlign w:val="bottom"/>
          </w:tcPr>
          <w:p w:rsidR="00C139F0" w:rsidRPr="00C139F0" w:rsidRDefault="00C139F0" w:rsidP="00C139F0">
            <w:pPr>
              <w:spacing w:after="0"/>
              <w:jc w:val="center"/>
              <w:rPr>
                <w:sz w:val="18"/>
                <w:szCs w:val="18"/>
              </w:rPr>
            </w:pPr>
            <w:r w:rsidRPr="00C139F0">
              <w:rPr>
                <w:sz w:val="18"/>
                <w:szCs w:val="18"/>
              </w:rPr>
              <w:t>5,220</w:t>
            </w:r>
          </w:p>
        </w:tc>
        <w:tc>
          <w:tcPr>
            <w:tcW w:w="440" w:type="pct"/>
            <w:vAlign w:val="bottom"/>
          </w:tcPr>
          <w:p w:rsidR="00C139F0" w:rsidRPr="00C139F0" w:rsidRDefault="00C139F0" w:rsidP="00C139F0">
            <w:pPr>
              <w:spacing w:after="0"/>
              <w:jc w:val="center"/>
              <w:rPr>
                <w:sz w:val="18"/>
                <w:szCs w:val="18"/>
              </w:rPr>
            </w:pPr>
            <w:r w:rsidRPr="00C139F0">
              <w:rPr>
                <w:sz w:val="18"/>
                <w:szCs w:val="18"/>
              </w:rPr>
              <w:t>34,575</w:t>
            </w:r>
          </w:p>
        </w:tc>
        <w:tc>
          <w:tcPr>
            <w:tcW w:w="489" w:type="pct"/>
            <w:vAlign w:val="bottom"/>
          </w:tcPr>
          <w:p w:rsidR="00C139F0" w:rsidRPr="00C139F0" w:rsidRDefault="00C139F0" w:rsidP="00C139F0">
            <w:pPr>
              <w:spacing w:after="0"/>
              <w:jc w:val="center"/>
              <w:rPr>
                <w:sz w:val="18"/>
                <w:szCs w:val="18"/>
              </w:rPr>
            </w:pPr>
            <w:r w:rsidRPr="00C139F0">
              <w:rPr>
                <w:sz w:val="18"/>
                <w:szCs w:val="18"/>
              </w:rPr>
              <w:t>135,558</w:t>
            </w:r>
          </w:p>
        </w:tc>
        <w:tc>
          <w:tcPr>
            <w:tcW w:w="391" w:type="pct"/>
            <w:vAlign w:val="bottom"/>
          </w:tcPr>
          <w:p w:rsidR="00C139F0" w:rsidRPr="00C139F0" w:rsidRDefault="00C139F0" w:rsidP="00C139F0">
            <w:pPr>
              <w:spacing w:after="0"/>
              <w:jc w:val="center"/>
              <w:rPr>
                <w:sz w:val="18"/>
                <w:szCs w:val="18"/>
              </w:rPr>
            </w:pPr>
            <w:r w:rsidRPr="00C139F0">
              <w:rPr>
                <w:sz w:val="18"/>
                <w:szCs w:val="18"/>
              </w:rPr>
              <w:t>4,257</w:t>
            </w:r>
          </w:p>
        </w:tc>
        <w:tc>
          <w:tcPr>
            <w:tcW w:w="440" w:type="pct"/>
            <w:vAlign w:val="bottom"/>
          </w:tcPr>
          <w:p w:rsidR="00C139F0" w:rsidRPr="00C139F0" w:rsidRDefault="00C139F0" w:rsidP="00C139F0">
            <w:pPr>
              <w:spacing w:after="0"/>
              <w:jc w:val="center"/>
              <w:rPr>
                <w:sz w:val="18"/>
                <w:szCs w:val="18"/>
              </w:rPr>
            </w:pPr>
            <w:r w:rsidRPr="00C139F0">
              <w:rPr>
                <w:sz w:val="18"/>
                <w:szCs w:val="18"/>
              </w:rPr>
              <w:t>1,668</w:t>
            </w:r>
          </w:p>
        </w:tc>
        <w:tc>
          <w:tcPr>
            <w:tcW w:w="440" w:type="pct"/>
            <w:vAlign w:val="bottom"/>
          </w:tcPr>
          <w:p w:rsidR="00C139F0" w:rsidRPr="00C139F0" w:rsidRDefault="00C139F0" w:rsidP="00C139F0">
            <w:pPr>
              <w:spacing w:after="0"/>
              <w:jc w:val="center"/>
              <w:rPr>
                <w:sz w:val="18"/>
                <w:szCs w:val="18"/>
              </w:rPr>
            </w:pPr>
            <w:r w:rsidRPr="00C139F0">
              <w:rPr>
                <w:sz w:val="18"/>
                <w:szCs w:val="18"/>
              </w:rPr>
              <w:t>1,732</w:t>
            </w:r>
          </w:p>
        </w:tc>
        <w:tc>
          <w:tcPr>
            <w:tcW w:w="688" w:type="pct"/>
            <w:vAlign w:val="bottom"/>
          </w:tcPr>
          <w:p w:rsidR="00C139F0" w:rsidRPr="00C139F0" w:rsidRDefault="00C139F0" w:rsidP="00C139F0">
            <w:pPr>
              <w:spacing w:after="0"/>
              <w:jc w:val="center"/>
              <w:rPr>
                <w:sz w:val="18"/>
                <w:szCs w:val="18"/>
              </w:rPr>
            </w:pPr>
            <w:r w:rsidRPr="00C139F0">
              <w:rPr>
                <w:sz w:val="18"/>
                <w:szCs w:val="18"/>
              </w:rPr>
              <w:t>14,840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2006</w:t>
            </w:r>
          </w:p>
        </w:tc>
        <w:tc>
          <w:tcPr>
            <w:tcW w:w="337" w:type="pct"/>
            <w:vAlign w:val="bottom"/>
          </w:tcPr>
          <w:p w:rsidR="00C139F0" w:rsidRPr="00C139F0" w:rsidRDefault="00C139F0" w:rsidP="00C139F0">
            <w:pPr>
              <w:spacing w:after="0"/>
              <w:jc w:val="center"/>
              <w:rPr>
                <w:sz w:val="18"/>
                <w:szCs w:val="18"/>
              </w:rPr>
            </w:pPr>
            <w:r w:rsidRPr="00C139F0">
              <w:rPr>
                <w:sz w:val="18"/>
                <w:szCs w:val="18"/>
              </w:rPr>
              <w:t>581</w:t>
            </w:r>
          </w:p>
        </w:tc>
        <w:tc>
          <w:tcPr>
            <w:tcW w:w="442" w:type="pct"/>
            <w:vAlign w:val="bottom"/>
          </w:tcPr>
          <w:p w:rsidR="00C139F0" w:rsidRPr="00C139F0" w:rsidRDefault="00C139F0" w:rsidP="00C139F0">
            <w:pPr>
              <w:spacing w:after="0"/>
              <w:jc w:val="center"/>
              <w:rPr>
                <w:sz w:val="18"/>
                <w:szCs w:val="18"/>
              </w:rPr>
            </w:pPr>
            <w:r w:rsidRPr="00C139F0">
              <w:rPr>
                <w:sz w:val="18"/>
                <w:szCs w:val="18"/>
              </w:rPr>
              <w:t>1,110</w:t>
            </w:r>
          </w:p>
        </w:tc>
        <w:tc>
          <w:tcPr>
            <w:tcW w:w="487" w:type="pct"/>
            <w:vAlign w:val="bottom"/>
          </w:tcPr>
          <w:p w:rsidR="00C139F0" w:rsidRPr="00C139F0" w:rsidRDefault="00C139F0" w:rsidP="00C139F0">
            <w:pPr>
              <w:spacing w:after="0"/>
              <w:jc w:val="center"/>
              <w:rPr>
                <w:sz w:val="18"/>
                <w:szCs w:val="18"/>
              </w:rPr>
            </w:pPr>
            <w:r w:rsidRPr="00C139F0">
              <w:rPr>
                <w:sz w:val="18"/>
                <w:szCs w:val="18"/>
              </w:rPr>
              <w:t>439</w:t>
            </w:r>
          </w:p>
        </w:tc>
        <w:tc>
          <w:tcPr>
            <w:tcW w:w="440" w:type="pct"/>
            <w:vAlign w:val="bottom"/>
          </w:tcPr>
          <w:p w:rsidR="00C139F0" w:rsidRPr="00C139F0" w:rsidRDefault="00C139F0" w:rsidP="00C139F0">
            <w:pPr>
              <w:spacing w:after="0"/>
              <w:jc w:val="center"/>
              <w:rPr>
                <w:sz w:val="18"/>
                <w:szCs w:val="18"/>
              </w:rPr>
            </w:pPr>
            <w:r w:rsidRPr="00C139F0">
              <w:rPr>
                <w:sz w:val="18"/>
                <w:szCs w:val="18"/>
              </w:rPr>
              <w:t>5,470</w:t>
            </w:r>
          </w:p>
        </w:tc>
        <w:tc>
          <w:tcPr>
            <w:tcW w:w="440" w:type="pct"/>
            <w:vAlign w:val="bottom"/>
          </w:tcPr>
          <w:p w:rsidR="00C139F0" w:rsidRPr="00C139F0" w:rsidRDefault="00C139F0" w:rsidP="00C139F0">
            <w:pPr>
              <w:spacing w:after="0"/>
              <w:jc w:val="center"/>
              <w:rPr>
                <w:sz w:val="18"/>
                <w:szCs w:val="18"/>
              </w:rPr>
            </w:pPr>
            <w:r w:rsidRPr="00C139F0">
              <w:rPr>
                <w:sz w:val="18"/>
                <w:szCs w:val="18"/>
              </w:rPr>
              <w:t>79,050</w:t>
            </w:r>
          </w:p>
        </w:tc>
        <w:tc>
          <w:tcPr>
            <w:tcW w:w="489" w:type="pct"/>
            <w:vAlign w:val="bottom"/>
          </w:tcPr>
          <w:p w:rsidR="00C139F0" w:rsidRPr="00C139F0" w:rsidRDefault="00C139F0" w:rsidP="00C139F0">
            <w:pPr>
              <w:spacing w:after="0"/>
              <w:jc w:val="center"/>
              <w:rPr>
                <w:sz w:val="18"/>
                <w:szCs w:val="18"/>
              </w:rPr>
            </w:pPr>
            <w:r w:rsidRPr="00C139F0">
              <w:rPr>
                <w:sz w:val="18"/>
                <w:szCs w:val="18"/>
              </w:rPr>
              <w:t>122,384</w:t>
            </w:r>
          </w:p>
        </w:tc>
        <w:tc>
          <w:tcPr>
            <w:tcW w:w="391" w:type="pct"/>
            <w:vAlign w:val="bottom"/>
          </w:tcPr>
          <w:p w:rsidR="00C139F0" w:rsidRPr="00C139F0" w:rsidRDefault="00C139F0" w:rsidP="00C139F0">
            <w:pPr>
              <w:spacing w:after="0"/>
              <w:jc w:val="center"/>
              <w:rPr>
                <w:sz w:val="18"/>
                <w:szCs w:val="18"/>
              </w:rPr>
            </w:pPr>
            <w:r w:rsidRPr="00C139F0">
              <w:rPr>
                <w:sz w:val="18"/>
                <w:szCs w:val="18"/>
              </w:rPr>
              <w:t>4,737</w:t>
            </w:r>
          </w:p>
        </w:tc>
        <w:tc>
          <w:tcPr>
            <w:tcW w:w="440" w:type="pct"/>
            <w:vAlign w:val="bottom"/>
          </w:tcPr>
          <w:p w:rsidR="00C139F0" w:rsidRPr="00C139F0" w:rsidRDefault="00C139F0" w:rsidP="00C139F0">
            <w:pPr>
              <w:spacing w:after="0"/>
              <w:jc w:val="center"/>
              <w:rPr>
                <w:sz w:val="18"/>
                <w:szCs w:val="18"/>
              </w:rPr>
            </w:pPr>
            <w:r w:rsidRPr="00C139F0">
              <w:rPr>
                <w:sz w:val="18"/>
                <w:szCs w:val="18"/>
              </w:rPr>
              <w:t>2,647</w:t>
            </w:r>
          </w:p>
        </w:tc>
        <w:tc>
          <w:tcPr>
            <w:tcW w:w="440" w:type="pct"/>
            <w:vAlign w:val="bottom"/>
          </w:tcPr>
          <w:p w:rsidR="00C139F0" w:rsidRPr="00C139F0" w:rsidRDefault="00C139F0" w:rsidP="00C139F0">
            <w:pPr>
              <w:spacing w:after="0"/>
              <w:jc w:val="center"/>
              <w:rPr>
                <w:sz w:val="18"/>
                <w:szCs w:val="18"/>
              </w:rPr>
            </w:pPr>
            <w:r w:rsidRPr="00C139F0">
              <w:rPr>
                <w:sz w:val="18"/>
                <w:szCs w:val="18"/>
              </w:rPr>
              <w:t>891</w:t>
            </w:r>
          </w:p>
        </w:tc>
        <w:tc>
          <w:tcPr>
            <w:tcW w:w="688" w:type="pct"/>
            <w:vAlign w:val="bottom"/>
          </w:tcPr>
          <w:p w:rsidR="00C139F0" w:rsidRPr="00C139F0" w:rsidRDefault="00C139F0" w:rsidP="00C139F0">
            <w:pPr>
              <w:spacing w:after="0"/>
              <w:jc w:val="center"/>
              <w:rPr>
                <w:sz w:val="18"/>
                <w:szCs w:val="18"/>
              </w:rPr>
            </w:pPr>
            <w:r w:rsidRPr="00C139F0">
              <w:rPr>
                <w:sz w:val="18"/>
                <w:szCs w:val="18"/>
              </w:rPr>
              <w:t>6,901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2007</w:t>
            </w:r>
          </w:p>
        </w:tc>
        <w:tc>
          <w:tcPr>
            <w:tcW w:w="337" w:type="pct"/>
            <w:vAlign w:val="bottom"/>
          </w:tcPr>
          <w:p w:rsidR="00C139F0" w:rsidRPr="00C139F0" w:rsidRDefault="00C139F0" w:rsidP="00C139F0">
            <w:pPr>
              <w:spacing w:after="0"/>
              <w:jc w:val="center"/>
              <w:rPr>
                <w:sz w:val="18"/>
                <w:szCs w:val="18"/>
              </w:rPr>
            </w:pPr>
            <w:r w:rsidRPr="00C139F0">
              <w:rPr>
                <w:sz w:val="18"/>
                <w:szCs w:val="18"/>
              </w:rPr>
              <w:t>352</w:t>
            </w:r>
          </w:p>
        </w:tc>
        <w:tc>
          <w:tcPr>
            <w:tcW w:w="442" w:type="pct"/>
            <w:vAlign w:val="bottom"/>
          </w:tcPr>
          <w:p w:rsidR="00C139F0" w:rsidRPr="00C139F0" w:rsidRDefault="00C139F0" w:rsidP="00C139F0">
            <w:pPr>
              <w:spacing w:after="0"/>
              <w:jc w:val="center"/>
              <w:rPr>
                <w:sz w:val="18"/>
                <w:szCs w:val="18"/>
              </w:rPr>
            </w:pPr>
            <w:r w:rsidRPr="00C139F0">
              <w:rPr>
                <w:sz w:val="18"/>
                <w:szCs w:val="18"/>
              </w:rPr>
              <w:t>324</w:t>
            </w:r>
          </w:p>
        </w:tc>
        <w:tc>
          <w:tcPr>
            <w:tcW w:w="487" w:type="pct"/>
            <w:vAlign w:val="bottom"/>
          </w:tcPr>
          <w:p w:rsidR="00C139F0" w:rsidRPr="00C139F0" w:rsidRDefault="00C139F0" w:rsidP="00C139F0">
            <w:pPr>
              <w:spacing w:after="0"/>
              <w:jc w:val="center"/>
              <w:rPr>
                <w:sz w:val="18"/>
                <w:szCs w:val="18"/>
              </w:rPr>
            </w:pPr>
            <w:r w:rsidRPr="00C139F0">
              <w:rPr>
                <w:sz w:val="18"/>
                <w:szCs w:val="18"/>
              </w:rPr>
              <w:t>226</w:t>
            </w:r>
          </w:p>
        </w:tc>
        <w:tc>
          <w:tcPr>
            <w:tcW w:w="440" w:type="pct"/>
            <w:vAlign w:val="bottom"/>
          </w:tcPr>
          <w:p w:rsidR="00C139F0" w:rsidRPr="00C139F0" w:rsidRDefault="00C139F0" w:rsidP="00C139F0">
            <w:pPr>
              <w:spacing w:after="0"/>
              <w:jc w:val="center"/>
              <w:rPr>
                <w:sz w:val="18"/>
                <w:szCs w:val="18"/>
              </w:rPr>
            </w:pPr>
            <w:r w:rsidRPr="00C139F0">
              <w:rPr>
                <w:sz w:val="18"/>
                <w:szCs w:val="18"/>
              </w:rPr>
              <w:t>3,915</w:t>
            </w:r>
          </w:p>
        </w:tc>
        <w:tc>
          <w:tcPr>
            <w:tcW w:w="440" w:type="pct"/>
            <w:vAlign w:val="bottom"/>
          </w:tcPr>
          <w:p w:rsidR="00C139F0" w:rsidRPr="00C139F0" w:rsidRDefault="00C139F0" w:rsidP="00C139F0">
            <w:pPr>
              <w:spacing w:after="0"/>
              <w:jc w:val="center"/>
              <w:rPr>
                <w:sz w:val="18"/>
                <w:szCs w:val="18"/>
              </w:rPr>
            </w:pPr>
            <w:r w:rsidRPr="00C139F0">
              <w:rPr>
                <w:sz w:val="18"/>
                <w:szCs w:val="18"/>
              </w:rPr>
              <w:t>24,770</w:t>
            </w:r>
          </w:p>
        </w:tc>
        <w:tc>
          <w:tcPr>
            <w:tcW w:w="489" w:type="pct"/>
            <w:vAlign w:val="bottom"/>
          </w:tcPr>
          <w:p w:rsidR="00C139F0" w:rsidRPr="00C139F0" w:rsidRDefault="00C139F0" w:rsidP="00C139F0">
            <w:pPr>
              <w:spacing w:after="0"/>
              <w:jc w:val="center"/>
              <w:rPr>
                <w:sz w:val="18"/>
                <w:szCs w:val="18"/>
              </w:rPr>
            </w:pPr>
            <w:r w:rsidRPr="00C139F0">
              <w:rPr>
                <w:sz w:val="18"/>
                <w:szCs w:val="18"/>
              </w:rPr>
              <w:t>74,246</w:t>
            </w:r>
          </w:p>
        </w:tc>
        <w:tc>
          <w:tcPr>
            <w:tcW w:w="391" w:type="pct"/>
            <w:vAlign w:val="bottom"/>
          </w:tcPr>
          <w:p w:rsidR="00C139F0" w:rsidRPr="00C139F0" w:rsidRDefault="00C139F0" w:rsidP="00C139F0">
            <w:pPr>
              <w:spacing w:after="0"/>
              <w:jc w:val="center"/>
              <w:rPr>
                <w:sz w:val="18"/>
                <w:szCs w:val="18"/>
              </w:rPr>
            </w:pPr>
            <w:r w:rsidRPr="00C139F0">
              <w:rPr>
                <w:sz w:val="18"/>
                <w:szCs w:val="18"/>
              </w:rPr>
              <w:t>2,567</w:t>
            </w:r>
          </w:p>
        </w:tc>
        <w:tc>
          <w:tcPr>
            <w:tcW w:w="440" w:type="pct"/>
            <w:vAlign w:val="bottom"/>
          </w:tcPr>
          <w:p w:rsidR="00C139F0" w:rsidRPr="00C139F0" w:rsidRDefault="00C139F0" w:rsidP="00C139F0">
            <w:pPr>
              <w:spacing w:after="0"/>
              <w:jc w:val="center"/>
              <w:rPr>
                <w:sz w:val="18"/>
                <w:szCs w:val="18"/>
              </w:rPr>
            </w:pPr>
            <w:r w:rsidRPr="00C139F0">
              <w:rPr>
                <w:sz w:val="18"/>
                <w:szCs w:val="18"/>
              </w:rPr>
              <w:t>1,066</w:t>
            </w:r>
          </w:p>
        </w:tc>
        <w:tc>
          <w:tcPr>
            <w:tcW w:w="440" w:type="pct"/>
            <w:vAlign w:val="bottom"/>
          </w:tcPr>
          <w:p w:rsidR="00C139F0" w:rsidRPr="00C139F0" w:rsidRDefault="00C139F0" w:rsidP="00C139F0">
            <w:pPr>
              <w:spacing w:after="0"/>
              <w:jc w:val="center"/>
              <w:rPr>
                <w:sz w:val="18"/>
                <w:szCs w:val="18"/>
              </w:rPr>
            </w:pPr>
            <w:r w:rsidRPr="00C139F0">
              <w:rPr>
                <w:sz w:val="18"/>
                <w:szCs w:val="18"/>
              </w:rPr>
              <w:t>1,244</w:t>
            </w:r>
          </w:p>
        </w:tc>
        <w:tc>
          <w:tcPr>
            <w:tcW w:w="688" w:type="pct"/>
            <w:vAlign w:val="bottom"/>
          </w:tcPr>
          <w:p w:rsidR="00C139F0" w:rsidRPr="00C139F0" w:rsidRDefault="00C139F0" w:rsidP="00C139F0">
            <w:pPr>
              <w:spacing w:after="0"/>
              <w:jc w:val="center"/>
              <w:rPr>
                <w:sz w:val="18"/>
                <w:szCs w:val="18"/>
              </w:rPr>
            </w:pPr>
            <w:r w:rsidRPr="00C139F0">
              <w:rPr>
                <w:sz w:val="18"/>
                <w:szCs w:val="18"/>
              </w:rPr>
              <w:t>4,316</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2008</w:t>
            </w:r>
          </w:p>
        </w:tc>
        <w:tc>
          <w:tcPr>
            <w:tcW w:w="337" w:type="pct"/>
            <w:vAlign w:val="bottom"/>
          </w:tcPr>
          <w:p w:rsidR="00C139F0" w:rsidRPr="00C139F0" w:rsidRDefault="00C139F0" w:rsidP="00C139F0">
            <w:pPr>
              <w:spacing w:after="0"/>
              <w:jc w:val="center"/>
              <w:rPr>
                <w:sz w:val="18"/>
                <w:szCs w:val="18"/>
              </w:rPr>
            </w:pPr>
            <w:r w:rsidRPr="00C139F0">
              <w:rPr>
                <w:sz w:val="18"/>
                <w:szCs w:val="18"/>
              </w:rPr>
              <w:t>600</w:t>
            </w:r>
          </w:p>
        </w:tc>
        <w:tc>
          <w:tcPr>
            <w:tcW w:w="442" w:type="pct"/>
            <w:vAlign w:val="bottom"/>
          </w:tcPr>
          <w:p w:rsidR="00C139F0" w:rsidRPr="00C139F0" w:rsidRDefault="00C139F0" w:rsidP="00C139F0">
            <w:pPr>
              <w:spacing w:after="0"/>
              <w:jc w:val="center"/>
              <w:rPr>
                <w:sz w:val="18"/>
                <w:szCs w:val="18"/>
              </w:rPr>
            </w:pPr>
            <w:r w:rsidRPr="00C139F0">
              <w:rPr>
                <w:sz w:val="18"/>
                <w:szCs w:val="18"/>
              </w:rPr>
              <w:t>405</w:t>
            </w:r>
          </w:p>
        </w:tc>
        <w:tc>
          <w:tcPr>
            <w:tcW w:w="487" w:type="pct"/>
            <w:vAlign w:val="bottom"/>
          </w:tcPr>
          <w:p w:rsidR="00C139F0" w:rsidRPr="00C139F0" w:rsidRDefault="00C139F0" w:rsidP="00C139F0">
            <w:pPr>
              <w:spacing w:after="0"/>
              <w:jc w:val="center"/>
              <w:rPr>
                <w:sz w:val="18"/>
                <w:szCs w:val="18"/>
              </w:rPr>
            </w:pPr>
            <w:r w:rsidRPr="00C139F0">
              <w:rPr>
                <w:sz w:val="18"/>
                <w:szCs w:val="18"/>
              </w:rPr>
              <w:t>660</w:t>
            </w:r>
          </w:p>
        </w:tc>
        <w:tc>
          <w:tcPr>
            <w:tcW w:w="440" w:type="pct"/>
            <w:vAlign w:val="bottom"/>
          </w:tcPr>
          <w:p w:rsidR="00C139F0" w:rsidRPr="00C139F0" w:rsidRDefault="00C139F0" w:rsidP="00C139F0">
            <w:pPr>
              <w:spacing w:after="0"/>
              <w:jc w:val="center"/>
              <w:rPr>
                <w:sz w:val="18"/>
                <w:szCs w:val="18"/>
              </w:rPr>
            </w:pPr>
            <w:r w:rsidRPr="00C139F0">
              <w:rPr>
                <w:sz w:val="18"/>
                <w:szCs w:val="18"/>
              </w:rPr>
              <w:t>6,870</w:t>
            </w:r>
          </w:p>
        </w:tc>
        <w:tc>
          <w:tcPr>
            <w:tcW w:w="440" w:type="pct"/>
            <w:vAlign w:val="bottom"/>
          </w:tcPr>
          <w:p w:rsidR="00C139F0" w:rsidRPr="00C139F0" w:rsidRDefault="00C139F0" w:rsidP="00C139F0">
            <w:pPr>
              <w:spacing w:after="0"/>
              <w:jc w:val="center"/>
              <w:rPr>
                <w:sz w:val="18"/>
                <w:szCs w:val="18"/>
              </w:rPr>
            </w:pPr>
            <w:r w:rsidRPr="00C139F0">
              <w:rPr>
                <w:sz w:val="18"/>
                <w:szCs w:val="18"/>
              </w:rPr>
              <w:t>56,369</w:t>
            </w:r>
          </w:p>
        </w:tc>
        <w:tc>
          <w:tcPr>
            <w:tcW w:w="489" w:type="pct"/>
            <w:vAlign w:val="bottom"/>
          </w:tcPr>
          <w:p w:rsidR="00C139F0" w:rsidRPr="00C139F0" w:rsidRDefault="00C139F0" w:rsidP="00C139F0">
            <w:pPr>
              <w:spacing w:after="0"/>
              <w:jc w:val="center"/>
              <w:rPr>
                <w:sz w:val="18"/>
                <w:szCs w:val="18"/>
              </w:rPr>
            </w:pPr>
            <w:r w:rsidRPr="00C139F0">
              <w:rPr>
                <w:sz w:val="18"/>
                <w:szCs w:val="18"/>
              </w:rPr>
              <w:t>95,226</w:t>
            </w:r>
          </w:p>
        </w:tc>
        <w:tc>
          <w:tcPr>
            <w:tcW w:w="391" w:type="pct"/>
            <w:vAlign w:val="bottom"/>
          </w:tcPr>
          <w:p w:rsidR="00C139F0" w:rsidRPr="00C139F0" w:rsidRDefault="00C139F0" w:rsidP="00C139F0">
            <w:pPr>
              <w:spacing w:after="0"/>
              <w:jc w:val="center"/>
              <w:rPr>
                <w:sz w:val="18"/>
                <w:szCs w:val="18"/>
              </w:rPr>
            </w:pPr>
            <w:r w:rsidRPr="00C139F0">
              <w:rPr>
                <w:sz w:val="18"/>
                <w:szCs w:val="18"/>
              </w:rPr>
              <w:t>5,173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440" w:type="pct"/>
            <w:vAlign w:val="bottom"/>
          </w:tcPr>
          <w:p w:rsidR="00C139F0" w:rsidRPr="00C139F0" w:rsidRDefault="00C139F0" w:rsidP="00C139F0">
            <w:pPr>
              <w:spacing w:after="0"/>
              <w:jc w:val="center"/>
              <w:rPr>
                <w:sz w:val="18"/>
                <w:szCs w:val="18"/>
              </w:rPr>
            </w:pPr>
            <w:r w:rsidRPr="00C139F0">
              <w:rPr>
                <w:sz w:val="18"/>
                <w:szCs w:val="18"/>
              </w:rPr>
              <w:t>1,741</w:t>
            </w:r>
          </w:p>
        </w:tc>
        <w:tc>
          <w:tcPr>
            <w:tcW w:w="688" w:type="pct"/>
            <w:vAlign w:val="bottom"/>
          </w:tcPr>
          <w:p w:rsidR="00C139F0" w:rsidRPr="00C139F0" w:rsidRDefault="00C139F0" w:rsidP="00C139F0">
            <w:pPr>
              <w:spacing w:after="0"/>
              <w:jc w:val="center"/>
              <w:rPr>
                <w:sz w:val="18"/>
                <w:szCs w:val="18"/>
              </w:rPr>
            </w:pPr>
            <w:r w:rsidRPr="00C139F0">
              <w:rPr>
                <w:sz w:val="18"/>
                <w:szCs w:val="18"/>
              </w:rPr>
              <w:t>16,752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2009</w:t>
            </w:r>
          </w:p>
        </w:tc>
        <w:tc>
          <w:tcPr>
            <w:tcW w:w="337" w:type="pct"/>
            <w:vAlign w:val="bottom"/>
          </w:tcPr>
          <w:p w:rsidR="00C139F0" w:rsidRPr="00C139F0" w:rsidRDefault="00C139F0" w:rsidP="00C139F0">
            <w:pPr>
              <w:spacing w:after="0"/>
              <w:jc w:val="center"/>
              <w:rPr>
                <w:sz w:val="18"/>
                <w:szCs w:val="18"/>
              </w:rPr>
            </w:pPr>
            <w:r w:rsidRPr="00C139F0">
              <w:rPr>
                <w:sz w:val="18"/>
                <w:szCs w:val="18"/>
              </w:rPr>
              <w:t>360</w:t>
            </w:r>
          </w:p>
        </w:tc>
        <w:tc>
          <w:tcPr>
            <w:tcW w:w="442" w:type="pct"/>
            <w:vAlign w:val="bottom"/>
          </w:tcPr>
          <w:p w:rsidR="00C139F0" w:rsidRPr="00C139F0" w:rsidRDefault="00C139F0" w:rsidP="00C139F0">
            <w:pPr>
              <w:spacing w:after="0"/>
              <w:jc w:val="center"/>
              <w:rPr>
                <w:sz w:val="18"/>
                <w:szCs w:val="18"/>
              </w:rPr>
            </w:pPr>
            <w:r w:rsidRPr="00C139F0">
              <w:rPr>
                <w:sz w:val="18"/>
                <w:szCs w:val="18"/>
              </w:rPr>
              <w:t>698</w:t>
            </w:r>
          </w:p>
        </w:tc>
        <w:tc>
          <w:tcPr>
            <w:tcW w:w="487" w:type="pct"/>
            <w:vAlign w:val="bottom"/>
          </w:tcPr>
          <w:p w:rsidR="00C139F0" w:rsidRPr="00C139F0" w:rsidRDefault="00C139F0" w:rsidP="00C139F0">
            <w:pPr>
              <w:spacing w:after="0"/>
              <w:jc w:val="center"/>
              <w:rPr>
                <w:sz w:val="18"/>
                <w:szCs w:val="18"/>
              </w:rPr>
            </w:pPr>
            <w:r w:rsidRPr="00C139F0">
              <w:rPr>
                <w:sz w:val="18"/>
                <w:szCs w:val="18"/>
              </w:rPr>
              <w:t>123</w:t>
            </w:r>
          </w:p>
        </w:tc>
        <w:tc>
          <w:tcPr>
            <w:tcW w:w="440" w:type="pct"/>
            <w:vAlign w:val="bottom"/>
          </w:tcPr>
          <w:p w:rsidR="00C139F0" w:rsidRPr="00C139F0" w:rsidRDefault="00C139F0" w:rsidP="00C139F0">
            <w:pPr>
              <w:spacing w:after="0"/>
              <w:jc w:val="center"/>
              <w:rPr>
                <w:sz w:val="18"/>
                <w:szCs w:val="18"/>
              </w:rPr>
            </w:pPr>
            <w:r w:rsidRPr="00C139F0">
              <w:rPr>
                <w:sz w:val="18"/>
                <w:szCs w:val="18"/>
              </w:rPr>
              <w:t>4,230</w:t>
            </w:r>
          </w:p>
        </w:tc>
        <w:tc>
          <w:tcPr>
            <w:tcW w:w="440" w:type="pct"/>
            <w:vAlign w:val="bottom"/>
          </w:tcPr>
          <w:p w:rsidR="00C139F0" w:rsidRPr="00C139F0" w:rsidRDefault="00C139F0" w:rsidP="00C139F0">
            <w:pPr>
              <w:spacing w:after="0"/>
              <w:jc w:val="center"/>
              <w:rPr>
                <w:sz w:val="18"/>
                <w:szCs w:val="18"/>
              </w:rPr>
            </w:pPr>
            <w:r w:rsidRPr="00C139F0">
              <w:rPr>
                <w:sz w:val="18"/>
                <w:szCs w:val="18"/>
              </w:rPr>
              <w:t>47,911</w:t>
            </w:r>
          </w:p>
        </w:tc>
        <w:tc>
          <w:tcPr>
            <w:tcW w:w="489" w:type="pct"/>
            <w:vAlign w:val="bottom"/>
          </w:tcPr>
          <w:p w:rsidR="00C139F0" w:rsidRPr="00C139F0" w:rsidRDefault="00C139F0" w:rsidP="00C139F0">
            <w:pPr>
              <w:spacing w:after="0"/>
              <w:jc w:val="center"/>
              <w:rPr>
                <w:sz w:val="18"/>
                <w:szCs w:val="18"/>
              </w:rPr>
            </w:pPr>
            <w:r w:rsidRPr="00C139F0">
              <w:rPr>
                <w:sz w:val="18"/>
                <w:szCs w:val="18"/>
              </w:rPr>
              <w:t>103,950</w:t>
            </w:r>
          </w:p>
        </w:tc>
        <w:tc>
          <w:tcPr>
            <w:tcW w:w="391" w:type="pct"/>
            <w:vAlign w:val="bottom"/>
          </w:tcPr>
          <w:p w:rsidR="00C139F0" w:rsidRPr="00C139F0" w:rsidRDefault="00C139F0" w:rsidP="00C139F0">
            <w:pPr>
              <w:spacing w:after="0"/>
              <w:jc w:val="center"/>
              <w:rPr>
                <w:sz w:val="18"/>
                <w:szCs w:val="18"/>
              </w:rPr>
            </w:pPr>
            <w:r w:rsidRPr="00C139F0">
              <w:rPr>
                <w:sz w:val="18"/>
                <w:szCs w:val="18"/>
              </w:rPr>
              <w:t>2,181</w:t>
            </w:r>
          </w:p>
        </w:tc>
        <w:tc>
          <w:tcPr>
            <w:tcW w:w="440" w:type="pct"/>
            <w:vAlign w:val="bottom"/>
          </w:tcPr>
          <w:p w:rsidR="00C139F0" w:rsidRPr="00C139F0" w:rsidRDefault="00C139F0" w:rsidP="00C139F0">
            <w:pPr>
              <w:spacing w:after="0"/>
              <w:jc w:val="center"/>
              <w:rPr>
                <w:sz w:val="18"/>
                <w:szCs w:val="18"/>
              </w:rPr>
            </w:pPr>
            <w:r w:rsidRPr="00C139F0">
              <w:rPr>
                <w:sz w:val="18"/>
                <w:szCs w:val="18"/>
              </w:rPr>
              <w:t>1,156</w:t>
            </w:r>
          </w:p>
        </w:tc>
        <w:tc>
          <w:tcPr>
            <w:tcW w:w="440" w:type="pct"/>
            <w:vAlign w:val="bottom"/>
          </w:tcPr>
          <w:p w:rsidR="00C139F0" w:rsidRPr="00C139F0" w:rsidRDefault="00C139F0" w:rsidP="00C139F0">
            <w:pPr>
              <w:spacing w:after="0"/>
              <w:jc w:val="center"/>
              <w:rPr>
                <w:sz w:val="18"/>
                <w:szCs w:val="18"/>
              </w:rPr>
            </w:pPr>
            <w:r w:rsidRPr="00C139F0">
              <w:rPr>
                <w:sz w:val="18"/>
                <w:szCs w:val="18"/>
              </w:rPr>
              <w:t>2,281</w:t>
            </w:r>
          </w:p>
        </w:tc>
        <w:tc>
          <w:tcPr>
            <w:tcW w:w="688" w:type="pct"/>
            <w:vAlign w:val="bottom"/>
          </w:tcPr>
          <w:p w:rsidR="00C139F0" w:rsidRPr="00C139F0" w:rsidRDefault="00C139F0" w:rsidP="00C139F0">
            <w:pPr>
              <w:spacing w:after="0"/>
              <w:jc w:val="center"/>
              <w:rPr>
                <w:sz w:val="18"/>
                <w:szCs w:val="18"/>
              </w:rPr>
            </w:pPr>
            <w:r w:rsidRPr="00C139F0">
              <w:rPr>
                <w:sz w:val="18"/>
                <w:szCs w:val="18"/>
              </w:rPr>
              <w:t>8,710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2010</w:t>
            </w:r>
          </w:p>
        </w:tc>
        <w:tc>
          <w:tcPr>
            <w:tcW w:w="337" w:type="pct"/>
            <w:vAlign w:val="bottom"/>
          </w:tcPr>
          <w:p w:rsidR="00C139F0" w:rsidRPr="00C139F0" w:rsidRDefault="00C139F0" w:rsidP="00C139F0">
            <w:pPr>
              <w:spacing w:after="0"/>
              <w:jc w:val="center"/>
              <w:rPr>
                <w:sz w:val="18"/>
                <w:szCs w:val="18"/>
              </w:rPr>
            </w:pPr>
            <w:r w:rsidRPr="00C139F0">
              <w:rPr>
                <w:sz w:val="18"/>
                <w:szCs w:val="18"/>
              </w:rPr>
              <w:t>417</w:t>
            </w:r>
          </w:p>
        </w:tc>
        <w:tc>
          <w:tcPr>
            <w:tcW w:w="442" w:type="pct"/>
            <w:vAlign w:val="bottom"/>
          </w:tcPr>
          <w:p w:rsidR="00C139F0" w:rsidRPr="00C139F0" w:rsidRDefault="00C139F0" w:rsidP="00C139F0">
            <w:pPr>
              <w:spacing w:after="0"/>
              <w:jc w:val="center"/>
              <w:rPr>
                <w:sz w:val="18"/>
                <w:szCs w:val="18"/>
              </w:rPr>
            </w:pPr>
            <w:r w:rsidRPr="00C139F0">
              <w:rPr>
                <w:sz w:val="18"/>
                <w:szCs w:val="18"/>
              </w:rPr>
              <w:t>630</w:t>
            </w:r>
          </w:p>
        </w:tc>
        <w:tc>
          <w:tcPr>
            <w:tcW w:w="487" w:type="pct"/>
            <w:vAlign w:val="bottom"/>
          </w:tcPr>
          <w:p w:rsidR="00C139F0" w:rsidRPr="00C139F0" w:rsidRDefault="00C139F0" w:rsidP="00C139F0">
            <w:pPr>
              <w:spacing w:after="0"/>
              <w:jc w:val="center"/>
              <w:rPr>
                <w:sz w:val="18"/>
                <w:szCs w:val="18"/>
              </w:rPr>
            </w:pPr>
            <w:r w:rsidRPr="00C139F0">
              <w:rPr>
                <w:sz w:val="18"/>
                <w:szCs w:val="18"/>
              </w:rPr>
              <w:t>467</w:t>
            </w:r>
          </w:p>
        </w:tc>
        <w:tc>
          <w:tcPr>
            <w:tcW w:w="440" w:type="pct"/>
            <w:vAlign w:val="bottom"/>
          </w:tcPr>
          <w:p w:rsidR="00C139F0" w:rsidRPr="00C139F0" w:rsidRDefault="00C139F0" w:rsidP="00C139F0">
            <w:pPr>
              <w:spacing w:after="0"/>
              <w:jc w:val="center"/>
              <w:rPr>
                <w:sz w:val="18"/>
                <w:szCs w:val="18"/>
              </w:rPr>
            </w:pPr>
            <w:r w:rsidRPr="00C139F0">
              <w:rPr>
                <w:sz w:val="18"/>
                <w:szCs w:val="18"/>
              </w:rPr>
              <w:t>7,520</w:t>
            </w:r>
          </w:p>
        </w:tc>
        <w:tc>
          <w:tcPr>
            <w:tcW w:w="440" w:type="pct"/>
            <w:vAlign w:val="bottom"/>
          </w:tcPr>
          <w:p w:rsidR="00C139F0" w:rsidRPr="00C139F0" w:rsidRDefault="00C139F0" w:rsidP="00C139F0">
            <w:pPr>
              <w:spacing w:after="0"/>
              <w:jc w:val="center"/>
              <w:rPr>
                <w:sz w:val="18"/>
                <w:szCs w:val="18"/>
              </w:rPr>
            </w:pPr>
            <w:r w:rsidRPr="00C139F0">
              <w:rPr>
                <w:sz w:val="18"/>
                <w:szCs w:val="18"/>
              </w:rPr>
              <w:t>84,909</w:t>
            </w:r>
          </w:p>
        </w:tc>
        <w:tc>
          <w:tcPr>
            <w:tcW w:w="489" w:type="pct"/>
            <w:vAlign w:val="bottom"/>
          </w:tcPr>
          <w:p w:rsidR="00C139F0" w:rsidRPr="00C139F0" w:rsidRDefault="00C139F0" w:rsidP="00C139F0">
            <w:pPr>
              <w:spacing w:after="0"/>
              <w:jc w:val="center"/>
              <w:rPr>
                <w:sz w:val="18"/>
                <w:szCs w:val="18"/>
              </w:rPr>
            </w:pPr>
            <w:r w:rsidRPr="00C139F0">
              <w:rPr>
                <w:sz w:val="18"/>
                <w:szCs w:val="18"/>
              </w:rPr>
              <w:t>126,830</w:t>
            </w:r>
          </w:p>
        </w:tc>
        <w:tc>
          <w:tcPr>
            <w:tcW w:w="391" w:type="pct"/>
            <w:vAlign w:val="bottom"/>
          </w:tcPr>
          <w:p w:rsidR="00C139F0" w:rsidRPr="00C139F0" w:rsidRDefault="00C139F0" w:rsidP="00C139F0">
            <w:pPr>
              <w:spacing w:after="0"/>
              <w:jc w:val="center"/>
              <w:rPr>
                <w:sz w:val="18"/>
                <w:szCs w:val="18"/>
              </w:rPr>
            </w:pPr>
            <w:r w:rsidRPr="00C139F0">
              <w:rPr>
                <w:sz w:val="18"/>
                <w:szCs w:val="18"/>
              </w:rPr>
              <w:t>1,610</w:t>
            </w:r>
          </w:p>
        </w:tc>
        <w:tc>
          <w:tcPr>
            <w:tcW w:w="440" w:type="pct"/>
            <w:vAlign w:val="bottom"/>
          </w:tcPr>
          <w:p w:rsidR="00C139F0" w:rsidRPr="00C139F0" w:rsidRDefault="00C139F0" w:rsidP="00C139F0">
            <w:pPr>
              <w:spacing w:after="0"/>
              <w:jc w:val="center"/>
              <w:rPr>
                <w:sz w:val="18"/>
                <w:szCs w:val="18"/>
              </w:rPr>
            </w:pPr>
            <w:r w:rsidRPr="00C139F0">
              <w:rPr>
                <w:sz w:val="18"/>
                <w:szCs w:val="18"/>
              </w:rPr>
              <w:t>1,273</w:t>
            </w:r>
          </w:p>
        </w:tc>
        <w:tc>
          <w:tcPr>
            <w:tcW w:w="440" w:type="pct"/>
            <w:vAlign w:val="bottom"/>
          </w:tcPr>
          <w:p w:rsidR="00C139F0" w:rsidRPr="00C139F0" w:rsidRDefault="00C139F0" w:rsidP="00C139F0">
            <w:pPr>
              <w:spacing w:after="0"/>
              <w:jc w:val="center"/>
              <w:rPr>
                <w:sz w:val="18"/>
                <w:szCs w:val="18"/>
              </w:rPr>
            </w:pPr>
            <w:r w:rsidRPr="00C139F0">
              <w:rPr>
                <w:sz w:val="18"/>
                <w:szCs w:val="18"/>
              </w:rPr>
              <w:t>2,878</w:t>
            </w:r>
          </w:p>
        </w:tc>
        <w:tc>
          <w:tcPr>
            <w:tcW w:w="688" w:type="pct"/>
            <w:vAlign w:val="bottom"/>
          </w:tcPr>
          <w:p w:rsidR="00C139F0" w:rsidRPr="00C139F0" w:rsidRDefault="00C139F0" w:rsidP="00C139F0">
            <w:pPr>
              <w:spacing w:after="0"/>
              <w:jc w:val="center"/>
              <w:rPr>
                <w:sz w:val="18"/>
                <w:szCs w:val="18"/>
              </w:rPr>
            </w:pPr>
            <w:r w:rsidRPr="00C139F0">
              <w:rPr>
                <w:sz w:val="18"/>
                <w:szCs w:val="18"/>
              </w:rPr>
              <w:t>4,563</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2011</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709</w:t>
            </w:r>
          </w:p>
        </w:tc>
        <w:tc>
          <w:tcPr>
            <w:tcW w:w="487" w:type="pct"/>
            <w:vAlign w:val="bottom"/>
          </w:tcPr>
          <w:p w:rsidR="00C139F0" w:rsidRPr="00C139F0" w:rsidRDefault="00C139F0" w:rsidP="00C139F0">
            <w:pPr>
              <w:spacing w:after="0"/>
              <w:jc w:val="center"/>
              <w:rPr>
                <w:sz w:val="18"/>
                <w:szCs w:val="18"/>
              </w:rPr>
            </w:pPr>
            <w:r w:rsidRPr="00C139F0">
              <w:rPr>
                <w:sz w:val="18"/>
                <w:szCs w:val="18"/>
              </w:rPr>
              <w:t>138</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61,099</w:t>
            </w:r>
          </w:p>
        </w:tc>
        <w:tc>
          <w:tcPr>
            <w:tcW w:w="489" w:type="pct"/>
            <w:vAlign w:val="bottom"/>
          </w:tcPr>
          <w:p w:rsidR="00C139F0" w:rsidRPr="00C139F0" w:rsidRDefault="00C139F0" w:rsidP="00C139F0">
            <w:pPr>
              <w:spacing w:after="0"/>
              <w:jc w:val="center"/>
              <w:rPr>
                <w:sz w:val="18"/>
                <w:szCs w:val="18"/>
              </w:rPr>
            </w:pPr>
            <w:r w:rsidRPr="00C139F0">
              <w:rPr>
                <w:sz w:val="18"/>
                <w:szCs w:val="18"/>
              </w:rPr>
              <w:t>70,871</w:t>
            </w:r>
          </w:p>
        </w:tc>
        <w:tc>
          <w:tcPr>
            <w:tcW w:w="391" w:type="pct"/>
            <w:vAlign w:val="bottom"/>
          </w:tcPr>
          <w:p w:rsidR="00C139F0" w:rsidRPr="00C139F0" w:rsidRDefault="00C139F0" w:rsidP="00C139F0">
            <w:pPr>
              <w:spacing w:after="0"/>
              <w:jc w:val="center"/>
              <w:rPr>
                <w:sz w:val="18"/>
                <w:szCs w:val="18"/>
              </w:rPr>
            </w:pPr>
            <w:r w:rsidRPr="00C139F0">
              <w:rPr>
                <w:sz w:val="18"/>
                <w:szCs w:val="18"/>
              </w:rPr>
              <w:t>1,908</w:t>
            </w:r>
          </w:p>
        </w:tc>
        <w:tc>
          <w:tcPr>
            <w:tcW w:w="440" w:type="pct"/>
            <w:vAlign w:val="bottom"/>
          </w:tcPr>
          <w:p w:rsidR="00C139F0" w:rsidRPr="00C139F0" w:rsidRDefault="00C139F0" w:rsidP="00C139F0">
            <w:pPr>
              <w:spacing w:after="0"/>
              <w:jc w:val="center"/>
              <w:rPr>
                <w:sz w:val="18"/>
                <w:szCs w:val="18"/>
              </w:rPr>
            </w:pPr>
            <w:r w:rsidRPr="00C139F0">
              <w:rPr>
                <w:sz w:val="18"/>
                <w:szCs w:val="18"/>
              </w:rPr>
              <w:t>2,222</w:t>
            </w:r>
          </w:p>
        </w:tc>
        <w:tc>
          <w:tcPr>
            <w:tcW w:w="440" w:type="pct"/>
            <w:vAlign w:val="bottom"/>
          </w:tcPr>
          <w:p w:rsidR="00C139F0" w:rsidRPr="00C139F0" w:rsidRDefault="00C139F0" w:rsidP="00C139F0">
            <w:pPr>
              <w:spacing w:after="0"/>
              <w:jc w:val="center"/>
              <w:rPr>
                <w:sz w:val="18"/>
                <w:szCs w:val="18"/>
              </w:rPr>
            </w:pPr>
            <w:r w:rsidRPr="00C139F0">
              <w:rPr>
                <w:sz w:val="18"/>
                <w:szCs w:val="18"/>
              </w:rPr>
              <w:t>2,137</w:t>
            </w:r>
          </w:p>
        </w:tc>
        <w:tc>
          <w:tcPr>
            <w:tcW w:w="688" w:type="pct"/>
            <w:vAlign w:val="bottom"/>
          </w:tcPr>
          <w:p w:rsidR="00C139F0" w:rsidRPr="00C139F0" w:rsidRDefault="00C139F0" w:rsidP="00C139F0">
            <w:pPr>
              <w:spacing w:after="0"/>
              <w:jc w:val="center"/>
              <w:rPr>
                <w:sz w:val="18"/>
                <w:szCs w:val="18"/>
              </w:rPr>
            </w:pPr>
            <w:r w:rsidRPr="00C139F0">
              <w:rPr>
                <w:sz w:val="18"/>
                <w:szCs w:val="18"/>
              </w:rPr>
              <w:t>5,098</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2012</w:t>
            </w:r>
          </w:p>
        </w:tc>
        <w:tc>
          <w:tcPr>
            <w:tcW w:w="337" w:type="pct"/>
            <w:vAlign w:val="bottom"/>
          </w:tcPr>
          <w:p w:rsidR="00C139F0" w:rsidRPr="00C139F0" w:rsidRDefault="00C139F0" w:rsidP="00C139F0">
            <w:pPr>
              <w:spacing w:after="0"/>
              <w:jc w:val="center"/>
              <w:rPr>
                <w:sz w:val="18"/>
                <w:szCs w:val="18"/>
              </w:rPr>
            </w:pPr>
            <w:r w:rsidRPr="00C139F0">
              <w:rPr>
                <w:sz w:val="18"/>
                <w:szCs w:val="18"/>
              </w:rPr>
              <w:t>837</w:t>
            </w:r>
          </w:p>
        </w:tc>
        <w:tc>
          <w:tcPr>
            <w:tcW w:w="442" w:type="pct"/>
            <w:vAlign w:val="bottom"/>
          </w:tcPr>
          <w:p w:rsidR="00C139F0" w:rsidRPr="00C139F0" w:rsidRDefault="00C139F0" w:rsidP="00C139F0">
            <w:pPr>
              <w:spacing w:after="0"/>
              <w:jc w:val="center"/>
              <w:rPr>
                <w:sz w:val="18"/>
                <w:szCs w:val="18"/>
              </w:rPr>
            </w:pPr>
            <w:r w:rsidRPr="00C139F0">
              <w:rPr>
                <w:sz w:val="18"/>
                <w:szCs w:val="18"/>
              </w:rPr>
              <w:t>394</w:t>
            </w:r>
          </w:p>
        </w:tc>
        <w:tc>
          <w:tcPr>
            <w:tcW w:w="487" w:type="pct"/>
            <w:vAlign w:val="bottom"/>
          </w:tcPr>
          <w:p w:rsidR="00C139F0" w:rsidRPr="00C139F0" w:rsidRDefault="00C139F0" w:rsidP="00C139F0">
            <w:pPr>
              <w:spacing w:after="0"/>
              <w:jc w:val="center"/>
              <w:rPr>
                <w:sz w:val="18"/>
                <w:szCs w:val="18"/>
              </w:rPr>
            </w:pPr>
            <w:r w:rsidRPr="00C139F0">
              <w:rPr>
                <w:sz w:val="18"/>
                <w:szCs w:val="18"/>
              </w:rPr>
              <w:t>190</w:t>
            </w:r>
          </w:p>
        </w:tc>
        <w:tc>
          <w:tcPr>
            <w:tcW w:w="440" w:type="pct"/>
            <w:vAlign w:val="bottom"/>
          </w:tcPr>
          <w:p w:rsidR="00C139F0" w:rsidRPr="00C139F0" w:rsidRDefault="00C139F0" w:rsidP="00C139F0">
            <w:pPr>
              <w:spacing w:after="0"/>
              <w:jc w:val="center"/>
              <w:rPr>
                <w:sz w:val="18"/>
                <w:szCs w:val="18"/>
              </w:rPr>
            </w:pPr>
            <w:r w:rsidRPr="00C139F0">
              <w:rPr>
                <w:sz w:val="18"/>
                <w:szCs w:val="18"/>
              </w:rPr>
              <w:t>5,480</w:t>
            </w:r>
          </w:p>
        </w:tc>
        <w:tc>
          <w:tcPr>
            <w:tcW w:w="440" w:type="pct"/>
            <w:vAlign w:val="bottom"/>
          </w:tcPr>
          <w:p w:rsidR="00C139F0" w:rsidRPr="00C139F0" w:rsidRDefault="00C139F0" w:rsidP="00C139F0">
            <w:pPr>
              <w:spacing w:after="0"/>
              <w:jc w:val="center"/>
              <w:rPr>
                <w:sz w:val="18"/>
                <w:szCs w:val="18"/>
              </w:rPr>
            </w:pPr>
            <w:r w:rsidRPr="00C139F0">
              <w:rPr>
                <w:sz w:val="18"/>
                <w:szCs w:val="18"/>
              </w:rPr>
              <w:t>36,961</w:t>
            </w:r>
          </w:p>
        </w:tc>
        <w:tc>
          <w:tcPr>
            <w:tcW w:w="489" w:type="pct"/>
            <w:vAlign w:val="bottom"/>
          </w:tcPr>
          <w:p w:rsidR="00C139F0" w:rsidRPr="00C139F0" w:rsidRDefault="00C139F0" w:rsidP="00C139F0">
            <w:pPr>
              <w:spacing w:after="0"/>
              <w:jc w:val="center"/>
              <w:rPr>
                <w:sz w:val="18"/>
                <w:szCs w:val="18"/>
              </w:rPr>
            </w:pPr>
            <w:r w:rsidRPr="00C139F0">
              <w:rPr>
                <w:sz w:val="18"/>
                <w:szCs w:val="18"/>
              </w:rPr>
              <w:t>70,775</w:t>
            </w:r>
          </w:p>
        </w:tc>
        <w:tc>
          <w:tcPr>
            <w:tcW w:w="391" w:type="pct"/>
            <w:vAlign w:val="bottom"/>
          </w:tcPr>
          <w:p w:rsidR="00C139F0" w:rsidRPr="00C139F0" w:rsidRDefault="00C139F0" w:rsidP="00C139F0">
            <w:pPr>
              <w:spacing w:after="0"/>
              <w:jc w:val="center"/>
              <w:rPr>
                <w:sz w:val="18"/>
                <w:szCs w:val="18"/>
              </w:rPr>
            </w:pPr>
            <w:r w:rsidRPr="00C139F0">
              <w:rPr>
                <w:sz w:val="18"/>
                <w:szCs w:val="18"/>
              </w:rPr>
              <w:t>2,282</w:t>
            </w:r>
          </w:p>
        </w:tc>
        <w:tc>
          <w:tcPr>
            <w:tcW w:w="440" w:type="pct"/>
            <w:vAlign w:val="bottom"/>
          </w:tcPr>
          <w:p w:rsidR="00C139F0" w:rsidRPr="00C139F0" w:rsidRDefault="00C139F0" w:rsidP="00C139F0">
            <w:pPr>
              <w:spacing w:after="0"/>
              <w:jc w:val="center"/>
              <w:rPr>
                <w:sz w:val="18"/>
                <w:szCs w:val="18"/>
              </w:rPr>
            </w:pPr>
            <w:r w:rsidRPr="00C139F0">
              <w:rPr>
                <w:sz w:val="18"/>
                <w:szCs w:val="18"/>
              </w:rPr>
              <w:t>1,157</w:t>
            </w:r>
          </w:p>
        </w:tc>
        <w:tc>
          <w:tcPr>
            <w:tcW w:w="440" w:type="pct"/>
            <w:vAlign w:val="bottom"/>
          </w:tcPr>
          <w:p w:rsidR="00C139F0" w:rsidRPr="00C139F0" w:rsidRDefault="00C139F0" w:rsidP="00C139F0">
            <w:pPr>
              <w:spacing w:after="0"/>
              <w:jc w:val="center"/>
              <w:rPr>
                <w:sz w:val="18"/>
                <w:szCs w:val="18"/>
              </w:rPr>
            </w:pPr>
            <w:r w:rsidRPr="00C139F0">
              <w:rPr>
                <w:sz w:val="18"/>
                <w:szCs w:val="18"/>
              </w:rPr>
              <w:t>1,908</w:t>
            </w:r>
          </w:p>
        </w:tc>
        <w:tc>
          <w:tcPr>
            <w:tcW w:w="688" w:type="pct"/>
            <w:vAlign w:val="bottom"/>
          </w:tcPr>
          <w:p w:rsidR="00C139F0" w:rsidRPr="00C139F0" w:rsidRDefault="00C139F0" w:rsidP="00C139F0">
            <w:pPr>
              <w:spacing w:after="0"/>
              <w:jc w:val="center"/>
              <w:rPr>
                <w:sz w:val="18"/>
                <w:szCs w:val="18"/>
              </w:rPr>
            </w:pPr>
            <w:r w:rsidRPr="00C139F0">
              <w:rPr>
                <w:sz w:val="18"/>
                <w:szCs w:val="18"/>
              </w:rPr>
              <w:t>11,960</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2013</w:t>
            </w:r>
          </w:p>
        </w:tc>
        <w:tc>
          <w:tcPr>
            <w:tcW w:w="337" w:type="pct"/>
            <w:vAlign w:val="bottom"/>
          </w:tcPr>
          <w:p w:rsidR="00C139F0" w:rsidRPr="00C139F0" w:rsidRDefault="00C139F0" w:rsidP="00C139F0">
            <w:pPr>
              <w:spacing w:after="0"/>
              <w:jc w:val="center"/>
              <w:rPr>
                <w:sz w:val="18"/>
                <w:szCs w:val="18"/>
              </w:rPr>
            </w:pPr>
            <w:r w:rsidRPr="00C139F0">
              <w:rPr>
                <w:sz w:val="18"/>
                <w:szCs w:val="18"/>
              </w:rPr>
              <w:t>736</w:t>
            </w:r>
          </w:p>
        </w:tc>
        <w:tc>
          <w:tcPr>
            <w:tcW w:w="442" w:type="pct"/>
            <w:vAlign w:val="bottom"/>
          </w:tcPr>
          <w:p w:rsidR="00C139F0" w:rsidRPr="00C139F0" w:rsidRDefault="00C139F0" w:rsidP="00C139F0">
            <w:pPr>
              <w:spacing w:after="0"/>
              <w:jc w:val="center"/>
              <w:rPr>
                <w:sz w:val="18"/>
                <w:szCs w:val="18"/>
              </w:rPr>
            </w:pPr>
            <w:r w:rsidRPr="00C139F0">
              <w:rPr>
                <w:sz w:val="18"/>
                <w:szCs w:val="18"/>
              </w:rPr>
              <w:t>367</w:t>
            </w:r>
          </w:p>
        </w:tc>
        <w:tc>
          <w:tcPr>
            <w:tcW w:w="487" w:type="pct"/>
            <w:vAlign w:val="bottom"/>
          </w:tcPr>
          <w:p w:rsidR="00C139F0" w:rsidRPr="00C139F0" w:rsidRDefault="00C139F0" w:rsidP="00C139F0">
            <w:pPr>
              <w:spacing w:after="0"/>
              <w:jc w:val="center"/>
              <w:rPr>
                <w:sz w:val="18"/>
                <w:szCs w:val="18"/>
              </w:rPr>
            </w:pPr>
            <w:r w:rsidRPr="00C139F0">
              <w:rPr>
                <w:sz w:val="18"/>
                <w:szCs w:val="18"/>
              </w:rPr>
              <w:t>126</w:t>
            </w:r>
          </w:p>
        </w:tc>
        <w:tc>
          <w:tcPr>
            <w:tcW w:w="440" w:type="pct"/>
            <w:vAlign w:val="bottom"/>
          </w:tcPr>
          <w:p w:rsidR="00C139F0" w:rsidRPr="00C139F0" w:rsidRDefault="00C139F0" w:rsidP="00C139F0">
            <w:pPr>
              <w:spacing w:after="0"/>
              <w:jc w:val="center"/>
              <w:rPr>
                <w:sz w:val="18"/>
                <w:szCs w:val="18"/>
              </w:rPr>
            </w:pPr>
            <w:r w:rsidRPr="00C139F0">
              <w:rPr>
                <w:sz w:val="18"/>
                <w:szCs w:val="18"/>
              </w:rPr>
              <w:t>6,280</w:t>
            </w:r>
          </w:p>
        </w:tc>
        <w:tc>
          <w:tcPr>
            <w:tcW w:w="440" w:type="pct"/>
            <w:vAlign w:val="bottom"/>
          </w:tcPr>
          <w:p w:rsidR="00C139F0" w:rsidRPr="00C139F0" w:rsidRDefault="00C139F0" w:rsidP="00C139F0">
            <w:pPr>
              <w:spacing w:after="0"/>
              <w:jc w:val="center"/>
              <w:rPr>
                <w:sz w:val="18"/>
                <w:szCs w:val="18"/>
              </w:rPr>
            </w:pPr>
            <w:r w:rsidRPr="00C139F0">
              <w:rPr>
                <w:sz w:val="18"/>
                <w:szCs w:val="18"/>
              </w:rPr>
              <w:t>51,324</w:t>
            </w:r>
          </w:p>
        </w:tc>
        <w:tc>
          <w:tcPr>
            <w:tcW w:w="489" w:type="pct"/>
            <w:vAlign w:val="bottom"/>
          </w:tcPr>
          <w:p w:rsidR="00C139F0" w:rsidRPr="00C139F0" w:rsidRDefault="00C139F0" w:rsidP="00C139F0">
            <w:pPr>
              <w:spacing w:after="0"/>
              <w:jc w:val="center"/>
              <w:rPr>
                <w:sz w:val="18"/>
                <w:szCs w:val="18"/>
              </w:rPr>
            </w:pPr>
            <w:r w:rsidRPr="00C139F0">
              <w:rPr>
                <w:sz w:val="18"/>
                <w:szCs w:val="18"/>
              </w:rPr>
              <w:t>68,117</w:t>
            </w:r>
          </w:p>
        </w:tc>
        <w:tc>
          <w:tcPr>
            <w:tcW w:w="391" w:type="pct"/>
            <w:vAlign w:val="bottom"/>
          </w:tcPr>
          <w:p w:rsidR="00C139F0" w:rsidRPr="00C139F0" w:rsidRDefault="00C139F0" w:rsidP="00C139F0">
            <w:pPr>
              <w:spacing w:after="0"/>
              <w:jc w:val="center"/>
              <w:rPr>
                <w:sz w:val="18"/>
                <w:szCs w:val="18"/>
              </w:rPr>
            </w:pPr>
            <w:r w:rsidRPr="00C139F0">
              <w:rPr>
                <w:sz w:val="18"/>
                <w:szCs w:val="18"/>
              </w:rPr>
              <w:t>1,573</w:t>
            </w:r>
          </w:p>
        </w:tc>
        <w:tc>
          <w:tcPr>
            <w:tcW w:w="440" w:type="pct"/>
            <w:vAlign w:val="bottom"/>
          </w:tcPr>
          <w:p w:rsidR="00C139F0" w:rsidRPr="00C139F0" w:rsidRDefault="00C139F0" w:rsidP="00C139F0">
            <w:pPr>
              <w:spacing w:after="0"/>
              <w:jc w:val="center"/>
              <w:rPr>
                <w:sz w:val="18"/>
                <w:szCs w:val="18"/>
              </w:rPr>
            </w:pPr>
            <w:r w:rsidRPr="00C139F0">
              <w:rPr>
                <w:sz w:val="18"/>
                <w:szCs w:val="18"/>
              </w:rPr>
              <w:t>1,414</w:t>
            </w:r>
          </w:p>
        </w:tc>
        <w:tc>
          <w:tcPr>
            <w:tcW w:w="440" w:type="pct"/>
            <w:vAlign w:val="bottom"/>
          </w:tcPr>
          <w:p w:rsidR="00C139F0" w:rsidRPr="00C139F0" w:rsidRDefault="00C139F0" w:rsidP="00C139F0">
            <w:pPr>
              <w:spacing w:after="0"/>
              <w:jc w:val="center"/>
              <w:rPr>
                <w:sz w:val="18"/>
                <w:szCs w:val="18"/>
              </w:rPr>
            </w:pPr>
            <w:r w:rsidRPr="00C139F0">
              <w:rPr>
                <w:sz w:val="18"/>
                <w:szCs w:val="18"/>
              </w:rPr>
              <w:t>3,048</w:t>
            </w:r>
          </w:p>
        </w:tc>
        <w:tc>
          <w:tcPr>
            <w:tcW w:w="688" w:type="pct"/>
            <w:vAlign w:val="bottom"/>
          </w:tcPr>
          <w:p w:rsidR="00C139F0" w:rsidRPr="00C139F0" w:rsidRDefault="00C139F0" w:rsidP="00C139F0">
            <w:pPr>
              <w:spacing w:after="0"/>
              <w:jc w:val="center"/>
              <w:rPr>
                <w:sz w:val="18"/>
                <w:szCs w:val="18"/>
              </w:rPr>
            </w:pPr>
            <w:r w:rsidRPr="00C139F0">
              <w:rPr>
                <w:sz w:val="18"/>
                <w:szCs w:val="18"/>
              </w:rPr>
              <w:t>11,295</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2014</w:t>
            </w:r>
          </w:p>
        </w:tc>
        <w:tc>
          <w:tcPr>
            <w:tcW w:w="337" w:type="pct"/>
            <w:vAlign w:val="bottom"/>
          </w:tcPr>
          <w:p w:rsidR="00C139F0" w:rsidRPr="00C139F0" w:rsidRDefault="00C139F0" w:rsidP="00C139F0">
            <w:pPr>
              <w:spacing w:after="0"/>
              <w:jc w:val="center"/>
              <w:rPr>
                <w:sz w:val="18"/>
                <w:szCs w:val="18"/>
              </w:rPr>
            </w:pPr>
            <w:r w:rsidRPr="00C139F0">
              <w:rPr>
                <w:sz w:val="18"/>
                <w:szCs w:val="18"/>
              </w:rPr>
              <w:t>1,533</w:t>
            </w:r>
          </w:p>
        </w:tc>
        <w:tc>
          <w:tcPr>
            <w:tcW w:w="442" w:type="pct"/>
            <w:vAlign w:val="bottom"/>
          </w:tcPr>
          <w:p w:rsidR="00C139F0" w:rsidRPr="00C139F0" w:rsidRDefault="00C139F0" w:rsidP="00C139F0">
            <w:pPr>
              <w:spacing w:after="0"/>
              <w:jc w:val="center"/>
              <w:rPr>
                <w:sz w:val="18"/>
                <w:szCs w:val="18"/>
              </w:rPr>
            </w:pPr>
            <w:r w:rsidRPr="00C139F0">
              <w:rPr>
                <w:sz w:val="18"/>
                <w:szCs w:val="18"/>
              </w:rPr>
              <w:t>911</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15,480</w:t>
            </w:r>
          </w:p>
        </w:tc>
        <w:tc>
          <w:tcPr>
            <w:tcW w:w="440" w:type="pct"/>
            <w:vAlign w:val="bottom"/>
          </w:tcPr>
          <w:p w:rsidR="00C139F0" w:rsidRPr="00C139F0" w:rsidRDefault="00C139F0" w:rsidP="00C139F0">
            <w:pPr>
              <w:spacing w:after="0"/>
              <w:jc w:val="center"/>
              <w:rPr>
                <w:sz w:val="18"/>
                <w:szCs w:val="18"/>
              </w:rPr>
            </w:pPr>
            <w:r w:rsidRPr="00C139F0">
              <w:rPr>
                <w:sz w:val="18"/>
                <w:szCs w:val="18"/>
              </w:rPr>
              <w:t>130,200</w:t>
            </w:r>
          </w:p>
        </w:tc>
        <w:tc>
          <w:tcPr>
            <w:tcW w:w="489" w:type="pct"/>
            <w:vAlign w:val="bottom"/>
          </w:tcPr>
          <w:p w:rsidR="00C139F0" w:rsidRPr="00C139F0" w:rsidRDefault="00C139F0" w:rsidP="00C139F0">
            <w:pPr>
              <w:spacing w:after="0"/>
              <w:jc w:val="center"/>
              <w:rPr>
                <w:sz w:val="18"/>
                <w:szCs w:val="18"/>
              </w:rPr>
            </w:pPr>
            <w:r w:rsidRPr="00C139F0">
              <w:rPr>
                <w:sz w:val="18"/>
                <w:szCs w:val="18"/>
              </w:rPr>
              <w:t>124,171</w:t>
            </w:r>
          </w:p>
        </w:tc>
        <w:tc>
          <w:tcPr>
            <w:tcW w:w="391" w:type="pct"/>
            <w:vAlign w:val="bottom"/>
          </w:tcPr>
          <w:p w:rsidR="00C139F0" w:rsidRPr="00C139F0" w:rsidRDefault="00C139F0" w:rsidP="00C139F0">
            <w:pPr>
              <w:spacing w:after="0"/>
              <w:jc w:val="center"/>
              <w:rPr>
                <w:sz w:val="18"/>
                <w:szCs w:val="18"/>
              </w:rPr>
            </w:pPr>
            <w:r w:rsidRPr="00C139F0">
              <w:rPr>
                <w:sz w:val="18"/>
                <w:szCs w:val="18"/>
              </w:rPr>
              <w:t>3,025</w:t>
            </w:r>
          </w:p>
        </w:tc>
        <w:tc>
          <w:tcPr>
            <w:tcW w:w="440" w:type="pct"/>
            <w:vAlign w:val="bottom"/>
          </w:tcPr>
          <w:p w:rsidR="00C139F0" w:rsidRPr="00C139F0" w:rsidRDefault="00C139F0" w:rsidP="00C139F0">
            <w:pPr>
              <w:spacing w:after="0"/>
              <w:jc w:val="center"/>
              <w:rPr>
                <w:sz w:val="18"/>
                <w:szCs w:val="18"/>
              </w:rPr>
            </w:pPr>
            <w:r w:rsidRPr="00C139F0">
              <w:rPr>
                <w:sz w:val="18"/>
                <w:szCs w:val="18"/>
              </w:rPr>
              <w:t>2,161</w:t>
            </w:r>
          </w:p>
        </w:tc>
        <w:tc>
          <w:tcPr>
            <w:tcW w:w="440" w:type="pct"/>
            <w:vAlign w:val="bottom"/>
          </w:tcPr>
          <w:p w:rsidR="00C139F0" w:rsidRPr="00C139F0" w:rsidRDefault="00C139F0" w:rsidP="00C139F0">
            <w:pPr>
              <w:spacing w:after="0"/>
              <w:jc w:val="center"/>
              <w:rPr>
                <w:sz w:val="18"/>
                <w:szCs w:val="18"/>
              </w:rPr>
            </w:pPr>
            <w:r w:rsidRPr="00C139F0">
              <w:rPr>
                <w:sz w:val="18"/>
                <w:szCs w:val="18"/>
              </w:rPr>
              <w:t>4,110</w:t>
            </w:r>
          </w:p>
        </w:tc>
        <w:tc>
          <w:tcPr>
            <w:tcW w:w="688" w:type="pct"/>
            <w:vAlign w:val="bottom"/>
          </w:tcPr>
          <w:p w:rsidR="00C139F0" w:rsidRPr="00C139F0" w:rsidRDefault="00C139F0" w:rsidP="00C139F0">
            <w:pPr>
              <w:spacing w:after="0"/>
              <w:jc w:val="center"/>
              <w:rPr>
                <w:sz w:val="18"/>
                <w:szCs w:val="18"/>
              </w:rPr>
            </w:pPr>
            <w:r w:rsidRPr="00C139F0">
              <w:rPr>
                <w:sz w:val="18"/>
                <w:szCs w:val="18"/>
              </w:rPr>
              <w:t>16,675</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2015</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1,204</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9,940</w:t>
            </w:r>
          </w:p>
        </w:tc>
        <w:tc>
          <w:tcPr>
            <w:tcW w:w="440" w:type="pct"/>
            <w:vAlign w:val="bottom"/>
          </w:tcPr>
          <w:p w:rsidR="00C139F0" w:rsidRPr="00C139F0" w:rsidRDefault="00C139F0" w:rsidP="00C139F0">
            <w:pPr>
              <w:spacing w:after="0"/>
              <w:jc w:val="center"/>
              <w:rPr>
                <w:sz w:val="18"/>
                <w:szCs w:val="18"/>
              </w:rPr>
            </w:pPr>
            <w:r w:rsidRPr="00C139F0">
              <w:rPr>
                <w:sz w:val="18"/>
                <w:szCs w:val="18"/>
              </w:rPr>
              <w:t>47,372</w:t>
            </w:r>
          </w:p>
        </w:tc>
        <w:tc>
          <w:tcPr>
            <w:tcW w:w="489" w:type="pct"/>
            <w:vAlign w:val="bottom"/>
          </w:tcPr>
          <w:p w:rsidR="00C139F0" w:rsidRPr="00C139F0" w:rsidRDefault="00C139F0" w:rsidP="00C139F0">
            <w:pPr>
              <w:spacing w:after="0"/>
              <w:jc w:val="center"/>
              <w:rPr>
                <w:sz w:val="18"/>
                <w:szCs w:val="18"/>
              </w:rPr>
            </w:pPr>
            <w:r w:rsidRPr="00C139F0">
              <w:rPr>
                <w:sz w:val="18"/>
                <w:szCs w:val="18"/>
              </w:rPr>
              <w:t>60,178</w:t>
            </w:r>
          </w:p>
        </w:tc>
        <w:tc>
          <w:tcPr>
            <w:tcW w:w="391" w:type="pct"/>
            <w:vAlign w:val="bottom"/>
          </w:tcPr>
          <w:p w:rsidR="00C139F0" w:rsidRPr="00C139F0" w:rsidRDefault="00C139F0" w:rsidP="00C139F0">
            <w:pPr>
              <w:spacing w:after="0"/>
              <w:jc w:val="center"/>
              <w:rPr>
                <w:sz w:val="18"/>
                <w:szCs w:val="18"/>
              </w:rPr>
            </w:pPr>
            <w:r w:rsidRPr="00C139F0">
              <w:rPr>
                <w:sz w:val="18"/>
                <w:szCs w:val="18"/>
              </w:rPr>
              <w:t>3,281</w:t>
            </w:r>
          </w:p>
        </w:tc>
        <w:tc>
          <w:tcPr>
            <w:tcW w:w="440" w:type="pct"/>
            <w:vAlign w:val="bottom"/>
          </w:tcPr>
          <w:p w:rsidR="00C139F0" w:rsidRPr="00C139F0" w:rsidRDefault="00C139F0" w:rsidP="00C139F0">
            <w:pPr>
              <w:spacing w:after="0"/>
              <w:jc w:val="center"/>
              <w:rPr>
                <w:sz w:val="18"/>
                <w:szCs w:val="18"/>
              </w:rPr>
            </w:pPr>
            <w:r w:rsidRPr="00C139F0">
              <w:rPr>
                <w:sz w:val="18"/>
                <w:szCs w:val="18"/>
              </w:rPr>
              <w:t>2,244</w:t>
            </w:r>
          </w:p>
        </w:tc>
        <w:tc>
          <w:tcPr>
            <w:tcW w:w="440" w:type="pct"/>
            <w:vAlign w:val="bottom"/>
          </w:tcPr>
          <w:p w:rsidR="00C139F0" w:rsidRPr="00C139F0" w:rsidRDefault="00C139F0" w:rsidP="00C139F0">
            <w:pPr>
              <w:spacing w:after="0"/>
              <w:jc w:val="center"/>
              <w:rPr>
                <w:sz w:val="18"/>
                <w:szCs w:val="18"/>
              </w:rPr>
            </w:pPr>
            <w:r w:rsidRPr="00C139F0">
              <w:rPr>
                <w:sz w:val="18"/>
                <w:szCs w:val="18"/>
              </w:rPr>
              <w:t>956</w:t>
            </w:r>
          </w:p>
        </w:tc>
        <w:tc>
          <w:tcPr>
            <w:tcW w:w="688" w:type="pct"/>
            <w:vAlign w:val="bottom"/>
          </w:tcPr>
          <w:p w:rsidR="00C139F0" w:rsidRPr="00C139F0" w:rsidRDefault="00C139F0" w:rsidP="00C139F0">
            <w:pPr>
              <w:spacing w:after="0"/>
              <w:jc w:val="center"/>
              <w:rPr>
                <w:sz w:val="18"/>
                <w:szCs w:val="18"/>
              </w:rPr>
            </w:pPr>
            <w:r w:rsidRPr="00C139F0">
              <w:rPr>
                <w:sz w:val="18"/>
                <w:szCs w:val="18"/>
              </w:rPr>
              <w:t>10,128</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2016</w:t>
            </w:r>
          </w:p>
        </w:tc>
        <w:tc>
          <w:tcPr>
            <w:tcW w:w="337" w:type="pct"/>
            <w:vAlign w:val="bottom"/>
          </w:tcPr>
          <w:p w:rsidR="00C139F0" w:rsidRPr="00C139F0" w:rsidRDefault="00C139F0" w:rsidP="00C139F0">
            <w:pPr>
              <w:spacing w:after="0"/>
              <w:jc w:val="center"/>
              <w:rPr>
                <w:sz w:val="18"/>
                <w:szCs w:val="18"/>
              </w:rPr>
            </w:pPr>
            <w:r w:rsidRPr="00C139F0">
              <w:rPr>
                <w:sz w:val="18"/>
                <w:szCs w:val="18"/>
              </w:rPr>
              <w:t>204</w:t>
            </w:r>
          </w:p>
        </w:tc>
        <w:tc>
          <w:tcPr>
            <w:tcW w:w="442" w:type="pct"/>
            <w:vAlign w:val="bottom"/>
          </w:tcPr>
          <w:p w:rsidR="00C139F0" w:rsidRPr="00C139F0" w:rsidRDefault="00C139F0" w:rsidP="00C139F0">
            <w:pPr>
              <w:spacing w:after="0"/>
              <w:jc w:val="center"/>
              <w:rPr>
                <w:sz w:val="18"/>
                <w:szCs w:val="18"/>
              </w:rPr>
            </w:pPr>
            <w:r w:rsidRPr="00C139F0">
              <w:rPr>
                <w:sz w:val="18"/>
                <w:szCs w:val="18"/>
              </w:rPr>
              <w:t>717</w:t>
            </w:r>
          </w:p>
        </w:tc>
        <w:tc>
          <w:tcPr>
            <w:tcW w:w="487" w:type="pct"/>
            <w:vAlign w:val="bottom"/>
          </w:tcPr>
          <w:p w:rsidR="00C139F0" w:rsidRPr="00C139F0" w:rsidRDefault="00C139F0" w:rsidP="00C139F0">
            <w:pPr>
              <w:spacing w:after="0"/>
              <w:jc w:val="center"/>
              <w:rPr>
                <w:sz w:val="18"/>
                <w:szCs w:val="18"/>
              </w:rPr>
            </w:pPr>
            <w:r w:rsidRPr="00C139F0">
              <w:rPr>
                <w:sz w:val="18"/>
                <w:szCs w:val="18"/>
              </w:rPr>
              <w:t>52</w:t>
            </w:r>
          </w:p>
        </w:tc>
        <w:tc>
          <w:tcPr>
            <w:tcW w:w="440" w:type="pct"/>
            <w:vAlign w:val="bottom"/>
          </w:tcPr>
          <w:p w:rsidR="00C139F0" w:rsidRPr="00C139F0" w:rsidRDefault="00C139F0" w:rsidP="00C139F0">
            <w:pPr>
              <w:spacing w:after="0"/>
              <w:jc w:val="center"/>
              <w:rPr>
                <w:sz w:val="18"/>
                <w:szCs w:val="18"/>
              </w:rPr>
            </w:pPr>
            <w:r w:rsidRPr="00C139F0">
              <w:rPr>
                <w:sz w:val="18"/>
                <w:szCs w:val="18"/>
              </w:rPr>
              <w:t>6,733</w:t>
            </w:r>
          </w:p>
        </w:tc>
        <w:tc>
          <w:tcPr>
            <w:tcW w:w="440" w:type="pct"/>
            <w:vAlign w:val="bottom"/>
          </w:tcPr>
          <w:p w:rsidR="00C139F0" w:rsidRPr="00C139F0" w:rsidRDefault="00C139F0" w:rsidP="00C139F0">
            <w:pPr>
              <w:spacing w:after="0"/>
              <w:jc w:val="center"/>
              <w:rPr>
                <w:sz w:val="18"/>
                <w:szCs w:val="18"/>
              </w:rPr>
            </w:pPr>
            <w:r w:rsidRPr="00C139F0">
              <w:rPr>
                <w:sz w:val="18"/>
                <w:szCs w:val="18"/>
              </w:rPr>
              <w:t>26,280</w:t>
            </w:r>
          </w:p>
        </w:tc>
        <w:tc>
          <w:tcPr>
            <w:tcW w:w="489" w:type="pct"/>
            <w:vAlign w:val="bottom"/>
          </w:tcPr>
          <w:p w:rsidR="00C139F0" w:rsidRPr="00C139F0" w:rsidRDefault="00C139F0" w:rsidP="00C139F0">
            <w:pPr>
              <w:spacing w:after="0"/>
              <w:jc w:val="center"/>
              <w:rPr>
                <w:sz w:val="18"/>
                <w:szCs w:val="18"/>
              </w:rPr>
            </w:pPr>
            <w:r w:rsidRPr="00C139F0">
              <w:rPr>
                <w:sz w:val="18"/>
                <w:szCs w:val="18"/>
              </w:rPr>
              <w:t>87,704</w:t>
            </w:r>
          </w:p>
        </w:tc>
        <w:tc>
          <w:tcPr>
            <w:tcW w:w="391" w:type="pct"/>
            <w:vAlign w:val="bottom"/>
          </w:tcPr>
          <w:p w:rsidR="00C139F0" w:rsidRPr="00C139F0" w:rsidRDefault="00C139F0" w:rsidP="00C139F0">
            <w:pPr>
              <w:spacing w:after="0"/>
              <w:jc w:val="center"/>
              <w:rPr>
                <w:sz w:val="18"/>
                <w:szCs w:val="18"/>
              </w:rPr>
            </w:pPr>
            <w:r w:rsidRPr="00C139F0">
              <w:rPr>
                <w:sz w:val="18"/>
                <w:szCs w:val="18"/>
              </w:rPr>
              <w:t>-</w:t>
            </w:r>
          </w:p>
        </w:tc>
        <w:tc>
          <w:tcPr>
            <w:tcW w:w="440" w:type="pct"/>
            <w:vAlign w:val="bottom"/>
          </w:tcPr>
          <w:p w:rsidR="00C139F0" w:rsidRPr="00C139F0" w:rsidRDefault="00C139F0" w:rsidP="00C139F0">
            <w:pPr>
              <w:spacing w:after="0"/>
              <w:jc w:val="center"/>
              <w:rPr>
                <w:sz w:val="18"/>
                <w:szCs w:val="18"/>
              </w:rPr>
            </w:pPr>
            <w:r w:rsidRPr="00C139F0">
              <w:rPr>
                <w:sz w:val="18"/>
                <w:szCs w:val="18"/>
              </w:rPr>
              <w:t>2,943</w:t>
            </w:r>
          </w:p>
        </w:tc>
        <w:tc>
          <w:tcPr>
            <w:tcW w:w="440" w:type="pct"/>
            <w:vAlign w:val="bottom"/>
          </w:tcPr>
          <w:p w:rsidR="00C139F0" w:rsidRPr="00C139F0" w:rsidRDefault="00C139F0" w:rsidP="00C139F0">
            <w:pPr>
              <w:spacing w:after="0"/>
              <w:jc w:val="center"/>
              <w:rPr>
                <w:sz w:val="18"/>
                <w:szCs w:val="18"/>
              </w:rPr>
            </w:pPr>
            <w:r w:rsidRPr="00C139F0">
              <w:rPr>
                <w:sz w:val="18"/>
                <w:szCs w:val="18"/>
              </w:rPr>
              <w:t>948</w:t>
            </w:r>
          </w:p>
        </w:tc>
        <w:tc>
          <w:tcPr>
            <w:tcW w:w="688" w:type="pct"/>
            <w:vAlign w:val="bottom"/>
          </w:tcPr>
          <w:p w:rsidR="00C139F0" w:rsidRPr="00C139F0" w:rsidRDefault="00C139F0" w:rsidP="00C139F0">
            <w:pPr>
              <w:spacing w:after="0"/>
              <w:jc w:val="center"/>
              <w:rPr>
                <w:sz w:val="18"/>
                <w:szCs w:val="18"/>
              </w:rPr>
            </w:pPr>
            <w:r w:rsidRPr="00C139F0">
              <w:rPr>
                <w:sz w:val="18"/>
                <w:szCs w:val="18"/>
              </w:rPr>
              <w:t>13,420</w:t>
            </w:r>
          </w:p>
        </w:tc>
      </w:tr>
      <w:tr w:rsidR="007A636A" w:rsidTr="007A636A">
        <w:trPr>
          <w:trHeight w:hRule="exact" w:val="331"/>
        </w:trPr>
        <w:tc>
          <w:tcPr>
            <w:tcW w:w="405" w:type="pct"/>
            <w:tcBorders>
              <w:bottom w:val="single" w:sz="4" w:space="0" w:color="auto"/>
            </w:tcBorders>
            <w:vAlign w:val="center"/>
          </w:tcPr>
          <w:p w:rsidR="007A636A" w:rsidRPr="00630BB3" w:rsidRDefault="007A636A" w:rsidP="00506CAA">
            <w:pPr>
              <w:spacing w:after="0"/>
              <w:jc w:val="center"/>
              <w:rPr>
                <w:sz w:val="18"/>
                <w:szCs w:val="18"/>
              </w:rPr>
            </w:pPr>
            <w:r>
              <w:rPr>
                <w:sz w:val="18"/>
                <w:szCs w:val="18"/>
              </w:rPr>
              <w:t>2017</w:t>
            </w:r>
          </w:p>
        </w:tc>
        <w:tc>
          <w:tcPr>
            <w:tcW w:w="33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283</w:t>
            </w:r>
          </w:p>
        </w:tc>
        <w:tc>
          <w:tcPr>
            <w:tcW w:w="442"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634</w:t>
            </w:r>
          </w:p>
        </w:tc>
        <w:tc>
          <w:tcPr>
            <w:tcW w:w="48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7,040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34,742</w:t>
            </w:r>
          </w:p>
        </w:tc>
        <w:tc>
          <w:tcPr>
            <w:tcW w:w="489"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57,868</w:t>
            </w:r>
          </w:p>
        </w:tc>
        <w:tc>
          <w:tcPr>
            <w:tcW w:w="391" w:type="pct"/>
            <w:tcBorders>
              <w:bottom w:val="single" w:sz="4" w:space="0" w:color="auto"/>
            </w:tcBorders>
            <w:vAlign w:val="center"/>
          </w:tcPr>
          <w:p w:rsidR="007A636A" w:rsidRPr="00C139F0" w:rsidRDefault="007A636A" w:rsidP="00506CAA">
            <w:pPr>
              <w:spacing w:after="0"/>
              <w:jc w:val="center"/>
              <w:rPr>
                <w:sz w:val="18"/>
                <w:szCs w:val="18"/>
              </w:rPr>
            </w:pPr>
            <w:r w:rsidRPr="00C139F0">
              <w:rPr>
                <w:sz w:val="18"/>
                <w:szCs w:val="18"/>
              </w:rPr>
              <w:t>-</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1,280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1,266</w:t>
            </w:r>
          </w:p>
        </w:tc>
        <w:tc>
          <w:tcPr>
            <w:tcW w:w="688"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11,557</w:t>
            </w:r>
          </w:p>
        </w:tc>
      </w:tr>
      <w:tr w:rsidR="007A636A" w:rsidTr="007C010D">
        <w:trPr>
          <w:trHeight w:val="259"/>
        </w:trPr>
        <w:tc>
          <w:tcPr>
            <w:tcW w:w="741" w:type="pct"/>
            <w:gridSpan w:val="2"/>
            <w:tcBorders>
              <w:top w:val="single" w:sz="4" w:space="0" w:color="auto"/>
            </w:tcBorders>
            <w:vAlign w:val="bottom"/>
          </w:tcPr>
          <w:p w:rsidR="007A636A" w:rsidRPr="00630BB3" w:rsidRDefault="007A636A" w:rsidP="00D90A0A">
            <w:pPr>
              <w:spacing w:after="0"/>
              <w:rPr>
                <w:sz w:val="18"/>
                <w:szCs w:val="18"/>
              </w:rPr>
            </w:pPr>
            <w:r w:rsidRPr="00630BB3">
              <w:rPr>
                <w:sz w:val="18"/>
                <w:szCs w:val="18"/>
              </w:rPr>
              <w:t>Goal Range</w:t>
            </w:r>
          </w:p>
        </w:tc>
        <w:tc>
          <w:tcPr>
            <w:tcW w:w="442" w:type="pct"/>
            <w:tcBorders>
              <w:top w:val="single" w:sz="4" w:space="0" w:color="auto"/>
            </w:tcBorders>
            <w:vAlign w:val="bottom"/>
          </w:tcPr>
          <w:p w:rsidR="007A636A" w:rsidRPr="00630BB3" w:rsidRDefault="007A636A" w:rsidP="00630BB3">
            <w:pPr>
              <w:spacing w:after="0"/>
              <w:jc w:val="center"/>
              <w:rPr>
                <w:sz w:val="18"/>
                <w:szCs w:val="18"/>
              </w:rPr>
            </w:pPr>
          </w:p>
        </w:tc>
        <w:tc>
          <w:tcPr>
            <w:tcW w:w="487"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89" w:type="pct"/>
            <w:tcBorders>
              <w:top w:val="single" w:sz="4" w:space="0" w:color="auto"/>
            </w:tcBorders>
            <w:vAlign w:val="bottom"/>
          </w:tcPr>
          <w:p w:rsidR="007A636A" w:rsidRPr="00630BB3" w:rsidRDefault="007A636A" w:rsidP="00630BB3">
            <w:pPr>
              <w:spacing w:after="0"/>
              <w:jc w:val="center"/>
              <w:rPr>
                <w:sz w:val="18"/>
                <w:szCs w:val="18"/>
              </w:rPr>
            </w:pPr>
          </w:p>
        </w:tc>
        <w:tc>
          <w:tcPr>
            <w:tcW w:w="391"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688" w:type="pct"/>
            <w:tcBorders>
              <w:top w:val="single" w:sz="4" w:space="0" w:color="auto"/>
            </w:tcBorders>
            <w:vAlign w:val="bottom"/>
          </w:tcPr>
          <w:p w:rsidR="007A636A" w:rsidRPr="00630BB3" w:rsidRDefault="007A636A" w:rsidP="00630BB3">
            <w:pPr>
              <w:spacing w:after="0"/>
              <w:jc w:val="center"/>
              <w:rPr>
                <w:sz w:val="18"/>
                <w:szCs w:val="18"/>
              </w:rPr>
            </w:pPr>
          </w:p>
        </w:tc>
      </w:tr>
      <w:tr w:rsidR="007A636A" w:rsidTr="007C010D">
        <w:trPr>
          <w:trHeight w:val="259"/>
        </w:trPr>
        <w:tc>
          <w:tcPr>
            <w:tcW w:w="405" w:type="pct"/>
            <w:vAlign w:val="bottom"/>
          </w:tcPr>
          <w:p w:rsidR="007A636A" w:rsidRPr="00630BB3" w:rsidRDefault="007A636A" w:rsidP="00630BB3">
            <w:pPr>
              <w:spacing w:after="0"/>
              <w:jc w:val="center"/>
              <w:rPr>
                <w:sz w:val="18"/>
                <w:szCs w:val="18"/>
              </w:rPr>
            </w:pPr>
            <w:r w:rsidRPr="00630BB3">
              <w:rPr>
                <w:sz w:val="18"/>
                <w:szCs w:val="18"/>
              </w:rPr>
              <w:t>Lower</w:t>
            </w:r>
          </w:p>
        </w:tc>
        <w:tc>
          <w:tcPr>
            <w:tcW w:w="337" w:type="pct"/>
            <w:vAlign w:val="bottom"/>
          </w:tcPr>
          <w:p w:rsidR="007A636A" w:rsidRPr="00630BB3" w:rsidRDefault="007A636A" w:rsidP="00630BB3">
            <w:pPr>
              <w:spacing w:after="0"/>
              <w:jc w:val="center"/>
              <w:rPr>
                <w:sz w:val="18"/>
                <w:szCs w:val="18"/>
              </w:rPr>
            </w:pPr>
            <w:r w:rsidRPr="00630BB3">
              <w:rPr>
                <w:sz w:val="18"/>
                <w:szCs w:val="18"/>
              </w:rPr>
              <w:t>200</w:t>
            </w:r>
          </w:p>
        </w:tc>
        <w:tc>
          <w:tcPr>
            <w:tcW w:w="442" w:type="pct"/>
            <w:vAlign w:val="bottom"/>
          </w:tcPr>
          <w:p w:rsidR="007A636A" w:rsidRPr="00630BB3" w:rsidRDefault="007A636A" w:rsidP="00630BB3">
            <w:pPr>
              <w:spacing w:after="0"/>
              <w:jc w:val="center"/>
              <w:rPr>
                <w:sz w:val="18"/>
                <w:szCs w:val="18"/>
              </w:rPr>
            </w:pPr>
            <w:r w:rsidRPr="00630BB3">
              <w:rPr>
                <w:sz w:val="18"/>
                <w:szCs w:val="18"/>
              </w:rPr>
              <w:t>400</w:t>
            </w:r>
          </w:p>
        </w:tc>
        <w:tc>
          <w:tcPr>
            <w:tcW w:w="487" w:type="pct"/>
            <w:vAlign w:val="bottom"/>
          </w:tcPr>
          <w:p w:rsidR="007A636A" w:rsidRPr="00630BB3" w:rsidRDefault="007A636A" w:rsidP="00630BB3">
            <w:pPr>
              <w:spacing w:after="0"/>
              <w:jc w:val="center"/>
              <w:rPr>
                <w:sz w:val="18"/>
                <w:szCs w:val="18"/>
              </w:rPr>
            </w:pPr>
            <w:r w:rsidRPr="00630BB3">
              <w:rPr>
                <w:sz w:val="18"/>
                <w:szCs w:val="18"/>
              </w:rPr>
              <w:t>100</w:t>
            </w:r>
          </w:p>
        </w:tc>
        <w:tc>
          <w:tcPr>
            <w:tcW w:w="440" w:type="pct"/>
            <w:vAlign w:val="bottom"/>
          </w:tcPr>
          <w:p w:rsidR="007A636A" w:rsidRPr="00630BB3" w:rsidRDefault="00413A63" w:rsidP="00630BB3">
            <w:pPr>
              <w:spacing w:after="0"/>
              <w:jc w:val="center"/>
              <w:rPr>
                <w:sz w:val="18"/>
                <w:szCs w:val="18"/>
              </w:rPr>
            </w:pPr>
            <w:r>
              <w:rPr>
                <w:sz w:val="18"/>
                <w:szCs w:val="18"/>
              </w:rPr>
              <w:t>3,600</w:t>
            </w:r>
          </w:p>
        </w:tc>
        <w:tc>
          <w:tcPr>
            <w:tcW w:w="440" w:type="pct"/>
            <w:vAlign w:val="bottom"/>
          </w:tcPr>
          <w:p w:rsidR="007A636A" w:rsidRPr="00630BB3" w:rsidRDefault="007A636A" w:rsidP="00630BB3">
            <w:pPr>
              <w:spacing w:after="0"/>
              <w:jc w:val="center"/>
              <w:rPr>
                <w:sz w:val="18"/>
                <w:szCs w:val="18"/>
              </w:rPr>
            </w:pPr>
            <w:r w:rsidRPr="00630BB3">
              <w:rPr>
                <w:sz w:val="18"/>
                <w:szCs w:val="18"/>
              </w:rPr>
              <w:t>30,000</w:t>
            </w:r>
          </w:p>
        </w:tc>
        <w:tc>
          <w:tcPr>
            <w:tcW w:w="489" w:type="pct"/>
            <w:shd w:val="clear" w:color="auto" w:fill="auto"/>
            <w:vAlign w:val="bottom"/>
          </w:tcPr>
          <w:p w:rsidR="007A636A" w:rsidRPr="00630BB3" w:rsidRDefault="007A636A" w:rsidP="00630BB3">
            <w:pPr>
              <w:spacing w:after="0"/>
              <w:jc w:val="center"/>
              <w:rPr>
                <w:sz w:val="18"/>
                <w:szCs w:val="18"/>
              </w:rPr>
            </w:pPr>
            <w:r w:rsidRPr="00630BB3">
              <w:rPr>
                <w:sz w:val="18"/>
                <w:szCs w:val="18"/>
              </w:rPr>
              <w:t>50,000</w:t>
            </w:r>
          </w:p>
        </w:tc>
        <w:tc>
          <w:tcPr>
            <w:tcW w:w="391" w:type="pct"/>
            <w:vAlign w:val="bottom"/>
          </w:tcPr>
          <w:p w:rsidR="007A636A" w:rsidRPr="00630BB3" w:rsidRDefault="007A636A" w:rsidP="00630BB3">
            <w:pPr>
              <w:spacing w:after="0"/>
              <w:jc w:val="center"/>
              <w:rPr>
                <w:sz w:val="18"/>
                <w:szCs w:val="18"/>
              </w:rPr>
            </w:pPr>
            <w:r w:rsidRPr="00630BB3">
              <w:rPr>
                <w:sz w:val="18"/>
                <w:szCs w:val="18"/>
              </w:rPr>
              <w:t>1,300</w:t>
            </w:r>
          </w:p>
        </w:tc>
        <w:tc>
          <w:tcPr>
            <w:tcW w:w="440" w:type="pct"/>
            <w:vAlign w:val="bottom"/>
          </w:tcPr>
          <w:p w:rsidR="007A636A" w:rsidRPr="00630BB3" w:rsidRDefault="007A636A" w:rsidP="00630BB3">
            <w:pPr>
              <w:spacing w:after="0"/>
              <w:jc w:val="center"/>
              <w:rPr>
                <w:sz w:val="18"/>
                <w:szCs w:val="18"/>
              </w:rPr>
            </w:pPr>
            <w:r w:rsidRPr="00630BB3">
              <w:rPr>
                <w:sz w:val="18"/>
                <w:szCs w:val="18"/>
              </w:rPr>
              <w:t>400</w:t>
            </w:r>
          </w:p>
        </w:tc>
        <w:tc>
          <w:tcPr>
            <w:tcW w:w="440" w:type="pct"/>
            <w:vAlign w:val="bottom"/>
          </w:tcPr>
          <w:p w:rsidR="007A636A" w:rsidRPr="00630BB3" w:rsidRDefault="007A636A" w:rsidP="00630BB3">
            <w:pPr>
              <w:spacing w:after="0"/>
              <w:jc w:val="center"/>
              <w:rPr>
                <w:sz w:val="18"/>
                <w:szCs w:val="18"/>
              </w:rPr>
            </w:pPr>
            <w:r w:rsidRPr="00630BB3">
              <w:rPr>
                <w:sz w:val="18"/>
                <w:szCs w:val="18"/>
              </w:rPr>
              <w:t>500</w:t>
            </w:r>
          </w:p>
        </w:tc>
        <w:tc>
          <w:tcPr>
            <w:tcW w:w="688" w:type="pct"/>
            <w:vAlign w:val="bottom"/>
          </w:tcPr>
          <w:p w:rsidR="007A636A" w:rsidRPr="00630BB3" w:rsidRDefault="007A636A" w:rsidP="00630BB3">
            <w:pPr>
              <w:spacing w:after="0"/>
              <w:jc w:val="center"/>
              <w:rPr>
                <w:sz w:val="18"/>
                <w:szCs w:val="18"/>
              </w:rPr>
            </w:pPr>
            <w:r w:rsidRPr="00630BB3">
              <w:rPr>
                <w:sz w:val="18"/>
                <w:szCs w:val="18"/>
              </w:rPr>
              <w:t>4,250</w:t>
            </w:r>
          </w:p>
        </w:tc>
      </w:tr>
      <w:tr w:rsidR="007A636A" w:rsidTr="007C010D">
        <w:trPr>
          <w:trHeight w:val="259"/>
        </w:trPr>
        <w:tc>
          <w:tcPr>
            <w:tcW w:w="405"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Upper</w:t>
            </w:r>
          </w:p>
        </w:tc>
        <w:tc>
          <w:tcPr>
            <w:tcW w:w="33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500</w:t>
            </w:r>
          </w:p>
        </w:tc>
        <w:tc>
          <w:tcPr>
            <w:tcW w:w="442"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1,200</w:t>
            </w:r>
          </w:p>
        </w:tc>
        <w:tc>
          <w:tcPr>
            <w:tcW w:w="48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250</w:t>
            </w:r>
          </w:p>
        </w:tc>
        <w:tc>
          <w:tcPr>
            <w:tcW w:w="440" w:type="pct"/>
            <w:tcBorders>
              <w:bottom w:val="single" w:sz="4" w:space="0" w:color="auto"/>
            </w:tcBorders>
            <w:vAlign w:val="bottom"/>
          </w:tcPr>
          <w:p w:rsidR="007A636A" w:rsidRPr="00630BB3" w:rsidRDefault="00413A63" w:rsidP="00630BB3">
            <w:pPr>
              <w:spacing w:after="0"/>
              <w:jc w:val="center"/>
              <w:rPr>
                <w:sz w:val="18"/>
                <w:szCs w:val="18"/>
              </w:rPr>
            </w:pPr>
            <w:r>
              <w:rPr>
                <w:sz w:val="18"/>
                <w:szCs w:val="18"/>
              </w:rPr>
              <w:t>8,100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70,000</w:t>
            </w:r>
          </w:p>
        </w:tc>
        <w:tc>
          <w:tcPr>
            <w:tcW w:w="489" w:type="pct"/>
            <w:tcBorders>
              <w:bottom w:val="single" w:sz="4" w:space="0" w:color="auto"/>
            </w:tcBorders>
            <w:shd w:val="clear" w:color="auto" w:fill="auto"/>
            <w:vAlign w:val="bottom"/>
          </w:tcPr>
          <w:p w:rsidR="007A636A" w:rsidRPr="00630BB3" w:rsidRDefault="007A636A" w:rsidP="00630BB3">
            <w:pPr>
              <w:spacing w:after="0"/>
              <w:jc w:val="center"/>
              <w:rPr>
                <w:sz w:val="18"/>
                <w:szCs w:val="18"/>
              </w:rPr>
            </w:pPr>
            <w:r w:rsidRPr="00630BB3">
              <w:rPr>
                <w:sz w:val="18"/>
                <w:szCs w:val="18"/>
              </w:rPr>
              <w:t>90,000</w:t>
            </w:r>
          </w:p>
        </w:tc>
        <w:tc>
          <w:tcPr>
            <w:tcW w:w="391"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2,900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1,600</w:t>
            </w:r>
          </w:p>
        </w:tc>
        <w:tc>
          <w:tcPr>
            <w:tcW w:w="688"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8,500</w:t>
            </w:r>
          </w:p>
        </w:tc>
      </w:tr>
    </w:tbl>
    <w:p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rsidR="00630BB3" w:rsidRDefault="004E29B5" w:rsidP="00F661C4">
      <w:pPr>
        <w:spacing w:after="0"/>
        <w:rPr>
          <w:sz w:val="18"/>
          <w:szCs w:val="18"/>
        </w:rPr>
      </w:pPr>
      <w:r w:rsidRPr="009B407F">
        <w:rPr>
          <w:sz w:val="18"/>
          <w:szCs w:val="18"/>
          <w:vertAlign w:val="superscript"/>
        </w:rPr>
        <w:t>b.</w:t>
      </w:r>
      <w:r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rsidR="00630BB3" w:rsidRDefault="004E29B5" w:rsidP="00F661C4">
      <w:pPr>
        <w:spacing w:after="0"/>
        <w:rPr>
          <w:sz w:val="18"/>
          <w:szCs w:val="18"/>
        </w:rPr>
      </w:pPr>
      <w:proofErr w:type="gramStart"/>
      <w:r w:rsidRPr="009B407F">
        <w:rPr>
          <w:sz w:val="18"/>
          <w:szCs w:val="18"/>
          <w:vertAlign w:val="superscript"/>
        </w:rPr>
        <w:t>c</w:t>
      </w:r>
      <w:r w:rsidR="009B407F" w:rsidRPr="009B407F">
        <w:rPr>
          <w:sz w:val="18"/>
          <w:szCs w:val="18"/>
          <w:vertAlign w:val="superscript"/>
        </w:rPr>
        <w:t>.</w:t>
      </w:r>
      <w:r w:rsidR="009B407F" w:rsidRPr="009B407F">
        <w:rPr>
          <w:sz w:val="18"/>
          <w:szCs w:val="18"/>
        </w:rPr>
        <w:t xml:space="preserve"> </w:t>
      </w:r>
      <w:r w:rsidR="00630BB3">
        <w:rPr>
          <w:sz w:val="18"/>
          <w:szCs w:val="18"/>
        </w:rPr>
        <w:t>For</w:t>
      </w:r>
      <w:r w:rsidR="001D757A">
        <w:rPr>
          <w:sz w:val="18"/>
          <w:szCs w:val="18"/>
        </w:rPr>
        <w:t>d</w:t>
      </w:r>
      <w:proofErr w:type="gramEnd"/>
      <w:r w:rsidR="00630BB3">
        <w:rPr>
          <w:sz w:val="18"/>
          <w:szCs w:val="18"/>
        </w:rPr>
        <w:t xml:space="preserve"> Arm Creek project discontinued after 2015. </w:t>
      </w:r>
    </w:p>
    <w:p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18"/>
    <w:bookmarkEnd w:id="19"/>
    <w:p w:rsidR="009B407F" w:rsidRDefault="0062783E" w:rsidP="00DF6519">
      <w:pPr>
        <w:jc w:val="center"/>
      </w:pPr>
      <w:r w:rsidRPr="0062783E">
        <w:rPr>
          <w:noProof/>
        </w:rPr>
        <w:lastRenderedPageBreak/>
        <w:drawing>
          <wp:inline distT="0" distB="0" distL="0" distR="0" wp14:anchorId="680B03B7" wp14:editId="099A63B1">
            <wp:extent cx="5729748" cy="7408637"/>
            <wp:effectExtent l="19050" t="19050"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598"/>
                    <a:stretch/>
                  </pic:blipFill>
                  <pic:spPr bwMode="auto">
                    <a:xfrm>
                      <a:off x="0" y="0"/>
                      <a:ext cx="5729748" cy="7408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C1E21" w:rsidRDefault="006C1E21" w:rsidP="00566B0D">
      <w:pPr>
        <w:pStyle w:val="Caption"/>
      </w:pPr>
      <w:bookmarkStart w:id="22" w:name="_Toc487183695"/>
      <w:r w:rsidRPr="00DD0EC1">
        <w:t xml:space="preserve">Figure </w:t>
      </w:r>
      <w:fldSimple w:instr=" SEQ Figure \* ARABIC ">
        <w:r w:rsidR="007C0681">
          <w:rPr>
            <w:noProof/>
          </w:rPr>
          <w:t>4</w:t>
        </w:r>
      </w:fldSimple>
      <w:r w:rsidRPr="00DD0EC1">
        <w:t>.–</w:t>
      </w:r>
      <w:r w:rsidR="00E43FFA" w:rsidRPr="007950A8">
        <w:t>Coho</w:t>
      </w:r>
      <w:r w:rsidR="00E43FFA" w:rsidRPr="00E43FFA">
        <w:t xml:space="preserve"> salmon escapement estimates and indices for streams in the Northern Inside area (</w:t>
      </w:r>
      <w:r w:rsidR="00454402">
        <w:t>D</w:t>
      </w:r>
      <w:r w:rsidR="00E43FFA" w:rsidRPr="00E43FFA">
        <w:t>istricts 111 and 115) with escapement goal bounds and 7 p</w:t>
      </w:r>
      <w:r w:rsidR="00A15D82">
        <w:t>oin</w:t>
      </w:r>
      <w:r w:rsidR="00E43FFA" w:rsidRPr="00E43FFA">
        <w:t>t LOESS trends, 1980</w:t>
      </w:r>
      <w:r w:rsidR="00E43FFA">
        <w:t>–</w:t>
      </w:r>
      <w:r w:rsidR="00726F5A">
        <w:t>2017</w:t>
      </w:r>
      <w:r w:rsidR="00E43FFA" w:rsidRPr="00E43FFA">
        <w:t>.</w:t>
      </w:r>
      <w:bookmarkEnd w:id="22"/>
    </w:p>
    <w:p w:rsidR="003F694F" w:rsidRPr="003F694F" w:rsidRDefault="003F694F" w:rsidP="003F694F"/>
    <w:p w:rsidR="006C1E21" w:rsidRDefault="006C1E21" w:rsidP="006C1E21">
      <w:pPr>
        <w:pStyle w:val="Caption"/>
      </w:pPr>
      <w:bookmarkStart w:id="23" w:name="_Toc487183667"/>
      <w:proofErr w:type="gramStart"/>
      <w:r>
        <w:lastRenderedPageBreak/>
        <w:t xml:space="preserve">Table </w:t>
      </w:r>
      <w:fldSimple w:instr=" SEQ Table \* ARABIC ">
        <w:r w:rsidR="007C0681">
          <w:rPr>
            <w:noProof/>
          </w:rPr>
          <w:t>3</w:t>
        </w:r>
      </w:fldSimple>
      <w:r>
        <w:t>.</w:t>
      </w:r>
      <w:r w:rsidRPr="00807558">
        <w:t>–</w:t>
      </w:r>
      <w:r w:rsidR="00013B36" w:rsidRPr="00807558">
        <w:t>Northern</w:t>
      </w:r>
      <w:r w:rsidR="00013B36" w:rsidRPr="00013B36">
        <w:t xml:space="preserve"> Inside area coho salmon escapements, 1980</w:t>
      </w:r>
      <w:r w:rsidR="00013B36">
        <w:t>–</w:t>
      </w:r>
      <w:r w:rsidR="00B42821">
        <w:t>2017</w:t>
      </w:r>
      <w:r w:rsidR="00013B36" w:rsidRPr="00013B36">
        <w:t>.</w:t>
      </w:r>
      <w:bookmarkEnd w:id="23"/>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137CC1" w:rsidRPr="006C1E21" w:rsidTr="007C010D">
        <w:trPr>
          <w:trHeight w:val="259"/>
        </w:trPr>
        <w:tc>
          <w:tcPr>
            <w:tcW w:w="1008" w:type="dxa"/>
            <w:tcBorders>
              <w:top w:val="single" w:sz="4" w:space="0" w:color="auto"/>
            </w:tcBorders>
            <w:vAlign w:val="center"/>
          </w:tcPr>
          <w:p w:rsidR="00137CC1" w:rsidRPr="00013B36" w:rsidRDefault="00137CC1" w:rsidP="00292BD9">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rsidR="00137CC1" w:rsidRPr="00013B36" w:rsidRDefault="00137CC1" w:rsidP="00CA4494">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rsidR="00137CC1" w:rsidRPr="00013B36" w:rsidRDefault="00137CC1" w:rsidP="00CA4494">
            <w:pPr>
              <w:spacing w:after="0"/>
              <w:jc w:val="center"/>
              <w:rPr>
                <w:color w:val="000000"/>
                <w:sz w:val="18"/>
                <w:szCs w:val="18"/>
              </w:rPr>
            </w:pPr>
          </w:p>
        </w:tc>
      </w:tr>
      <w:tr w:rsidR="00137CC1" w:rsidRPr="006C1E21" w:rsidTr="007C010D">
        <w:trPr>
          <w:trHeight w:val="259"/>
        </w:trPr>
        <w:tc>
          <w:tcPr>
            <w:tcW w:w="1008"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rsidR="00137CC1" w:rsidRPr="00013B36" w:rsidRDefault="00137CC1" w:rsidP="00A7415A">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rsidR="00137CC1" w:rsidRPr="00013B36" w:rsidRDefault="00137CC1" w:rsidP="00A7415A">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rsidR="00137CC1" w:rsidRPr="00013B36" w:rsidRDefault="00137CC1" w:rsidP="00CA4494">
            <w:pPr>
              <w:spacing w:after="0"/>
              <w:jc w:val="center"/>
              <w:rPr>
                <w:color w:val="000000"/>
                <w:sz w:val="18"/>
                <w:szCs w:val="18"/>
              </w:rPr>
            </w:pPr>
            <w:r w:rsidRPr="00013B36">
              <w:rPr>
                <w:color w:val="000000"/>
                <w:sz w:val="18"/>
                <w:szCs w:val="18"/>
              </w:rPr>
              <w:t>Taku River</w:t>
            </w:r>
          </w:p>
        </w:tc>
      </w:tr>
      <w:tr w:rsidR="00742AB4" w:rsidRPr="006C1E21" w:rsidTr="007C010D">
        <w:trPr>
          <w:trHeight w:val="259"/>
        </w:trPr>
        <w:tc>
          <w:tcPr>
            <w:tcW w:w="1008" w:type="dxa"/>
            <w:tcBorders>
              <w:top w:val="single" w:sz="4" w:space="0" w:color="auto"/>
            </w:tcBorders>
            <w:vAlign w:val="bottom"/>
          </w:tcPr>
          <w:p w:rsidR="00742AB4" w:rsidRPr="00013B36" w:rsidRDefault="00742AB4" w:rsidP="00CA4494">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rsidR="00742AB4" w:rsidRPr="00013B36" w:rsidRDefault="00742AB4" w:rsidP="00742AB4">
            <w:pPr>
              <w:spacing w:after="0"/>
              <w:jc w:val="center"/>
              <w:rPr>
                <w:sz w:val="18"/>
                <w:szCs w:val="18"/>
              </w:rPr>
            </w:pPr>
            <w:r w:rsidRPr="00013B36">
              <w:rPr>
                <w:sz w:val="18"/>
                <w:szCs w:val="18"/>
              </w:rPr>
              <w:t>698</w:t>
            </w:r>
          </w:p>
        </w:tc>
        <w:tc>
          <w:tcPr>
            <w:tcW w:w="1097"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rsidR="00742AB4" w:rsidRPr="00013B36" w:rsidRDefault="00742AB4" w:rsidP="00742AB4">
            <w:pPr>
              <w:spacing w:after="0"/>
              <w:jc w:val="center"/>
              <w:rPr>
                <w:sz w:val="18"/>
                <w:szCs w:val="18"/>
              </w:rPr>
            </w:pPr>
            <w:r w:rsidRPr="00013B36">
              <w:rPr>
                <w:sz w:val="18"/>
                <w:szCs w:val="18"/>
              </w:rPr>
              <w:t>-</w:t>
            </w:r>
          </w:p>
        </w:tc>
        <w:tc>
          <w:tcPr>
            <w:tcW w:w="1039"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1981</w:t>
            </w:r>
          </w:p>
        </w:tc>
        <w:tc>
          <w:tcPr>
            <w:tcW w:w="1131" w:type="dxa"/>
            <w:vAlign w:val="bottom"/>
          </w:tcPr>
          <w:p w:rsidR="00742AB4" w:rsidRPr="00013B36" w:rsidRDefault="00742AB4" w:rsidP="00742AB4">
            <w:pPr>
              <w:spacing w:after="0"/>
              <w:jc w:val="center"/>
              <w:rPr>
                <w:sz w:val="18"/>
                <w:szCs w:val="18"/>
              </w:rPr>
            </w:pPr>
            <w:r w:rsidRPr="00013B36">
              <w:rPr>
                <w:sz w:val="18"/>
                <w:szCs w:val="18"/>
              </w:rPr>
              <w:t>646</w:t>
            </w:r>
          </w:p>
        </w:tc>
        <w:tc>
          <w:tcPr>
            <w:tcW w:w="1097" w:type="dxa"/>
            <w:vAlign w:val="bottom"/>
          </w:tcPr>
          <w:p w:rsidR="00742AB4" w:rsidRPr="00013B36" w:rsidRDefault="00742AB4" w:rsidP="00742AB4">
            <w:pPr>
              <w:spacing w:after="0"/>
              <w:jc w:val="center"/>
              <w:rPr>
                <w:sz w:val="18"/>
                <w:szCs w:val="18"/>
              </w:rPr>
            </w:pPr>
            <w:r w:rsidRPr="00013B36">
              <w:rPr>
                <w:sz w:val="18"/>
                <w:szCs w:val="18"/>
              </w:rPr>
              <w:t>227</w:t>
            </w:r>
          </w:p>
        </w:tc>
        <w:tc>
          <w:tcPr>
            <w:tcW w:w="1091" w:type="dxa"/>
            <w:vAlign w:val="bottom"/>
          </w:tcPr>
          <w:p w:rsidR="00742AB4" w:rsidRPr="00013B36" w:rsidRDefault="00742AB4" w:rsidP="00742AB4">
            <w:pPr>
              <w:spacing w:after="0"/>
              <w:jc w:val="center"/>
              <w:rPr>
                <w:sz w:val="18"/>
                <w:szCs w:val="18"/>
              </w:rPr>
            </w:pPr>
            <w:r w:rsidRPr="00013B36">
              <w:rPr>
                <w:sz w:val="18"/>
                <w:szCs w:val="18"/>
              </w:rPr>
              <w:t>219</w:t>
            </w:r>
          </w:p>
        </w:tc>
        <w:tc>
          <w:tcPr>
            <w:tcW w:w="1073"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1982</w:t>
            </w:r>
          </w:p>
        </w:tc>
        <w:tc>
          <w:tcPr>
            <w:tcW w:w="1131" w:type="dxa"/>
            <w:vAlign w:val="bottom"/>
          </w:tcPr>
          <w:p w:rsidR="00742AB4" w:rsidRPr="00013B36" w:rsidRDefault="00742AB4" w:rsidP="00742AB4">
            <w:pPr>
              <w:spacing w:after="0"/>
              <w:jc w:val="center"/>
              <w:rPr>
                <w:sz w:val="18"/>
                <w:szCs w:val="18"/>
              </w:rPr>
            </w:pPr>
            <w:r w:rsidRPr="00013B36">
              <w:rPr>
                <w:sz w:val="18"/>
                <w:szCs w:val="18"/>
              </w:rPr>
              <w:t>447</w:t>
            </w:r>
          </w:p>
        </w:tc>
        <w:tc>
          <w:tcPr>
            <w:tcW w:w="1097" w:type="dxa"/>
            <w:vAlign w:val="bottom"/>
          </w:tcPr>
          <w:p w:rsidR="00742AB4" w:rsidRPr="00013B36" w:rsidRDefault="00742AB4" w:rsidP="00742AB4">
            <w:pPr>
              <w:spacing w:after="0"/>
              <w:jc w:val="center"/>
              <w:rPr>
                <w:sz w:val="18"/>
                <w:szCs w:val="18"/>
              </w:rPr>
            </w:pPr>
            <w:r w:rsidRPr="00013B36">
              <w:rPr>
                <w:sz w:val="18"/>
                <w:szCs w:val="18"/>
              </w:rPr>
              <w:t>545</w:t>
            </w:r>
          </w:p>
        </w:tc>
        <w:tc>
          <w:tcPr>
            <w:tcW w:w="1091" w:type="dxa"/>
            <w:vAlign w:val="bottom"/>
          </w:tcPr>
          <w:p w:rsidR="00742AB4" w:rsidRPr="00013B36" w:rsidRDefault="00742AB4" w:rsidP="00742AB4">
            <w:pPr>
              <w:spacing w:after="0"/>
              <w:jc w:val="center"/>
              <w:rPr>
                <w:sz w:val="18"/>
                <w:szCs w:val="18"/>
              </w:rPr>
            </w:pPr>
            <w:r w:rsidRPr="00013B36">
              <w:rPr>
                <w:sz w:val="18"/>
                <w:szCs w:val="18"/>
              </w:rPr>
              <w:t>320</w:t>
            </w:r>
          </w:p>
        </w:tc>
        <w:tc>
          <w:tcPr>
            <w:tcW w:w="1073" w:type="dxa"/>
            <w:vAlign w:val="bottom"/>
          </w:tcPr>
          <w:p w:rsidR="00742AB4" w:rsidRPr="00013B36" w:rsidRDefault="00742AB4" w:rsidP="00742AB4">
            <w:pPr>
              <w:spacing w:after="0"/>
              <w:jc w:val="center"/>
              <w:rPr>
                <w:sz w:val="18"/>
                <w:szCs w:val="18"/>
              </w:rPr>
            </w:pPr>
            <w:r w:rsidRPr="00013B36">
              <w:rPr>
                <w:sz w:val="18"/>
                <w:szCs w:val="18"/>
              </w:rPr>
              <w:t>7,505</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1983</w:t>
            </w:r>
          </w:p>
        </w:tc>
        <w:tc>
          <w:tcPr>
            <w:tcW w:w="1131" w:type="dxa"/>
            <w:vAlign w:val="bottom"/>
          </w:tcPr>
          <w:p w:rsidR="00742AB4" w:rsidRPr="00013B36" w:rsidRDefault="00742AB4" w:rsidP="00742AB4">
            <w:pPr>
              <w:spacing w:after="0"/>
              <w:jc w:val="center"/>
              <w:rPr>
                <w:sz w:val="18"/>
                <w:szCs w:val="18"/>
              </w:rPr>
            </w:pPr>
            <w:r w:rsidRPr="00013B36">
              <w:rPr>
                <w:sz w:val="18"/>
                <w:szCs w:val="18"/>
              </w:rPr>
              <w:t>694</w:t>
            </w:r>
          </w:p>
        </w:tc>
        <w:tc>
          <w:tcPr>
            <w:tcW w:w="1097" w:type="dxa"/>
            <w:vAlign w:val="bottom"/>
          </w:tcPr>
          <w:p w:rsidR="00742AB4" w:rsidRPr="00013B36" w:rsidRDefault="00742AB4" w:rsidP="00742AB4">
            <w:pPr>
              <w:spacing w:after="0"/>
              <w:jc w:val="center"/>
              <w:rPr>
                <w:sz w:val="18"/>
                <w:szCs w:val="18"/>
              </w:rPr>
            </w:pPr>
            <w:r w:rsidRPr="00013B36">
              <w:rPr>
                <w:sz w:val="18"/>
                <w:szCs w:val="18"/>
              </w:rPr>
              <w:t>636</w:t>
            </w:r>
          </w:p>
        </w:tc>
        <w:tc>
          <w:tcPr>
            <w:tcW w:w="1091" w:type="dxa"/>
            <w:vAlign w:val="bottom"/>
          </w:tcPr>
          <w:p w:rsidR="00742AB4" w:rsidRPr="00013B36" w:rsidRDefault="00742AB4" w:rsidP="00742AB4">
            <w:pPr>
              <w:spacing w:after="0"/>
              <w:jc w:val="center"/>
              <w:rPr>
                <w:sz w:val="18"/>
                <w:szCs w:val="18"/>
              </w:rPr>
            </w:pPr>
            <w:r w:rsidRPr="00013B36">
              <w:rPr>
                <w:sz w:val="18"/>
                <w:szCs w:val="18"/>
              </w:rPr>
              <w:t>219</w:t>
            </w:r>
          </w:p>
        </w:tc>
        <w:tc>
          <w:tcPr>
            <w:tcW w:w="1073" w:type="dxa"/>
            <w:vAlign w:val="bottom"/>
          </w:tcPr>
          <w:p w:rsidR="00742AB4" w:rsidRPr="00013B36" w:rsidRDefault="00742AB4" w:rsidP="00742AB4">
            <w:pPr>
              <w:spacing w:after="0"/>
              <w:jc w:val="center"/>
              <w:rPr>
                <w:sz w:val="18"/>
                <w:szCs w:val="18"/>
              </w:rPr>
            </w:pPr>
            <w:r w:rsidRPr="00013B36">
              <w:rPr>
                <w:sz w:val="18"/>
                <w:szCs w:val="18"/>
              </w:rPr>
              <w:t>9,840</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1984</w:t>
            </w:r>
          </w:p>
        </w:tc>
        <w:tc>
          <w:tcPr>
            <w:tcW w:w="1131" w:type="dxa"/>
            <w:vAlign w:val="bottom"/>
          </w:tcPr>
          <w:p w:rsidR="00742AB4" w:rsidRPr="00013B36" w:rsidRDefault="00742AB4" w:rsidP="00742AB4">
            <w:pPr>
              <w:spacing w:after="0"/>
              <w:jc w:val="center"/>
              <w:rPr>
                <w:sz w:val="18"/>
                <w:szCs w:val="18"/>
              </w:rPr>
            </w:pPr>
            <w:r w:rsidRPr="00013B36">
              <w:rPr>
                <w:sz w:val="18"/>
                <w:szCs w:val="18"/>
              </w:rPr>
              <w:t>651</w:t>
            </w:r>
          </w:p>
        </w:tc>
        <w:tc>
          <w:tcPr>
            <w:tcW w:w="1097" w:type="dxa"/>
            <w:vAlign w:val="bottom"/>
          </w:tcPr>
          <w:p w:rsidR="00742AB4" w:rsidRPr="00013B36" w:rsidRDefault="00742AB4" w:rsidP="00742AB4">
            <w:pPr>
              <w:spacing w:after="0"/>
              <w:jc w:val="center"/>
              <w:rPr>
                <w:sz w:val="18"/>
                <w:szCs w:val="18"/>
              </w:rPr>
            </w:pPr>
            <w:r w:rsidRPr="00013B36">
              <w:rPr>
                <w:sz w:val="18"/>
                <w:szCs w:val="18"/>
              </w:rPr>
              <w:t>581</w:t>
            </w:r>
          </w:p>
        </w:tc>
        <w:tc>
          <w:tcPr>
            <w:tcW w:w="1091" w:type="dxa"/>
            <w:vAlign w:val="bottom"/>
          </w:tcPr>
          <w:p w:rsidR="00742AB4" w:rsidRPr="00013B36" w:rsidRDefault="00742AB4" w:rsidP="00742AB4">
            <w:pPr>
              <w:spacing w:after="0"/>
              <w:jc w:val="center"/>
              <w:rPr>
                <w:sz w:val="18"/>
                <w:szCs w:val="18"/>
              </w:rPr>
            </w:pPr>
            <w:r w:rsidRPr="00013B36">
              <w:rPr>
                <w:sz w:val="18"/>
                <w:szCs w:val="18"/>
              </w:rPr>
              <w:t>189</w:t>
            </w:r>
          </w:p>
        </w:tc>
        <w:tc>
          <w:tcPr>
            <w:tcW w:w="1073" w:type="dxa"/>
            <w:vAlign w:val="bottom"/>
          </w:tcPr>
          <w:p w:rsidR="00742AB4" w:rsidRPr="00013B36" w:rsidRDefault="00742AB4" w:rsidP="00742AB4">
            <w:pPr>
              <w:spacing w:after="0"/>
              <w:jc w:val="center"/>
              <w:rPr>
                <w:sz w:val="18"/>
                <w:szCs w:val="18"/>
              </w:rPr>
            </w:pPr>
            <w:r w:rsidRPr="00013B36">
              <w:rPr>
                <w:sz w:val="18"/>
                <w:szCs w:val="18"/>
              </w:rPr>
              <w:t>2,825</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1985</w:t>
            </w:r>
          </w:p>
        </w:tc>
        <w:tc>
          <w:tcPr>
            <w:tcW w:w="1131" w:type="dxa"/>
            <w:vAlign w:val="bottom"/>
          </w:tcPr>
          <w:p w:rsidR="00742AB4" w:rsidRPr="00013B36" w:rsidRDefault="00742AB4" w:rsidP="00742AB4">
            <w:pPr>
              <w:spacing w:after="0"/>
              <w:jc w:val="center"/>
              <w:rPr>
                <w:sz w:val="18"/>
                <w:szCs w:val="18"/>
              </w:rPr>
            </w:pPr>
            <w:r w:rsidRPr="00013B36">
              <w:rPr>
                <w:sz w:val="18"/>
                <w:szCs w:val="18"/>
              </w:rPr>
              <w:t>942</w:t>
            </w:r>
          </w:p>
        </w:tc>
        <w:tc>
          <w:tcPr>
            <w:tcW w:w="1097" w:type="dxa"/>
            <w:vAlign w:val="bottom"/>
          </w:tcPr>
          <w:p w:rsidR="00742AB4" w:rsidRPr="00013B36" w:rsidRDefault="00742AB4" w:rsidP="00742AB4">
            <w:pPr>
              <w:spacing w:after="0"/>
              <w:jc w:val="center"/>
              <w:rPr>
                <w:sz w:val="18"/>
                <w:szCs w:val="18"/>
              </w:rPr>
            </w:pPr>
            <w:r w:rsidRPr="00013B36">
              <w:rPr>
                <w:sz w:val="18"/>
                <w:szCs w:val="18"/>
              </w:rPr>
              <w:t>810</w:t>
            </w:r>
          </w:p>
        </w:tc>
        <w:tc>
          <w:tcPr>
            <w:tcW w:w="1091" w:type="dxa"/>
            <w:vAlign w:val="bottom"/>
          </w:tcPr>
          <w:p w:rsidR="00742AB4" w:rsidRPr="00013B36" w:rsidRDefault="00742AB4" w:rsidP="00742AB4">
            <w:pPr>
              <w:spacing w:after="0"/>
              <w:jc w:val="center"/>
              <w:rPr>
                <w:sz w:val="18"/>
                <w:szCs w:val="18"/>
              </w:rPr>
            </w:pPr>
            <w:r w:rsidRPr="00013B36">
              <w:rPr>
                <w:sz w:val="18"/>
                <w:szCs w:val="18"/>
              </w:rPr>
              <w:t>276</w:t>
            </w:r>
          </w:p>
        </w:tc>
        <w:tc>
          <w:tcPr>
            <w:tcW w:w="1073" w:type="dxa"/>
            <w:vAlign w:val="bottom"/>
          </w:tcPr>
          <w:p w:rsidR="00742AB4" w:rsidRPr="00013B36" w:rsidRDefault="00742AB4" w:rsidP="00742AB4">
            <w:pPr>
              <w:spacing w:after="0"/>
              <w:jc w:val="center"/>
              <w:rPr>
                <w:sz w:val="18"/>
                <w:szCs w:val="18"/>
              </w:rPr>
            </w:pPr>
            <w:r w:rsidRPr="00013B36">
              <w:rPr>
                <w:sz w:val="18"/>
                <w:szCs w:val="18"/>
              </w:rPr>
              <w:t>6,169</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r>
      <w:tr w:rsidR="00742AB4" w:rsidRPr="006C1E21" w:rsidTr="007C010D">
        <w:trPr>
          <w:trHeight w:val="259"/>
        </w:trPr>
        <w:tc>
          <w:tcPr>
            <w:tcW w:w="1008" w:type="dxa"/>
            <w:vAlign w:val="bottom"/>
          </w:tcPr>
          <w:p w:rsidR="00742AB4" w:rsidRPr="00013B36" w:rsidRDefault="00742AB4" w:rsidP="00CA4494">
            <w:pPr>
              <w:spacing w:after="0"/>
              <w:jc w:val="center"/>
              <w:rPr>
                <w:color w:val="000000"/>
                <w:sz w:val="18"/>
                <w:szCs w:val="18"/>
              </w:rPr>
            </w:pPr>
            <w:r w:rsidRPr="00013B36">
              <w:rPr>
                <w:color w:val="000000"/>
                <w:sz w:val="18"/>
                <w:szCs w:val="18"/>
              </w:rPr>
              <w:t>1986</w:t>
            </w:r>
          </w:p>
        </w:tc>
        <w:tc>
          <w:tcPr>
            <w:tcW w:w="1131" w:type="dxa"/>
            <w:vAlign w:val="bottom"/>
          </w:tcPr>
          <w:p w:rsidR="00742AB4" w:rsidRPr="00013B36" w:rsidRDefault="00742AB4" w:rsidP="00742AB4">
            <w:pPr>
              <w:spacing w:after="0"/>
              <w:jc w:val="center"/>
              <w:rPr>
                <w:sz w:val="18"/>
                <w:szCs w:val="18"/>
              </w:rPr>
            </w:pPr>
            <w:r w:rsidRPr="00013B36">
              <w:rPr>
                <w:sz w:val="18"/>
                <w:szCs w:val="18"/>
              </w:rPr>
              <w:t>454</w:t>
            </w:r>
          </w:p>
        </w:tc>
        <w:tc>
          <w:tcPr>
            <w:tcW w:w="1097" w:type="dxa"/>
            <w:vAlign w:val="bottom"/>
          </w:tcPr>
          <w:p w:rsidR="00742AB4" w:rsidRPr="00013B36" w:rsidRDefault="00742AB4" w:rsidP="00742AB4">
            <w:pPr>
              <w:spacing w:after="0"/>
              <w:jc w:val="center"/>
              <w:rPr>
                <w:sz w:val="18"/>
                <w:szCs w:val="18"/>
              </w:rPr>
            </w:pPr>
            <w:r w:rsidRPr="00013B36">
              <w:rPr>
                <w:sz w:val="18"/>
                <w:szCs w:val="18"/>
              </w:rPr>
              <w:t>60</w:t>
            </w:r>
          </w:p>
        </w:tc>
        <w:tc>
          <w:tcPr>
            <w:tcW w:w="1091" w:type="dxa"/>
            <w:vAlign w:val="bottom"/>
          </w:tcPr>
          <w:p w:rsidR="00742AB4" w:rsidRPr="00013B36" w:rsidRDefault="00742AB4" w:rsidP="00742AB4">
            <w:pPr>
              <w:spacing w:after="0"/>
              <w:jc w:val="center"/>
              <w:rPr>
                <w:sz w:val="18"/>
                <w:szCs w:val="18"/>
              </w:rPr>
            </w:pPr>
            <w:r w:rsidRPr="00013B36">
              <w:rPr>
                <w:sz w:val="18"/>
                <w:szCs w:val="18"/>
              </w:rPr>
              <w:t>363</w:t>
            </w:r>
          </w:p>
        </w:tc>
        <w:tc>
          <w:tcPr>
            <w:tcW w:w="1073" w:type="dxa"/>
            <w:vAlign w:val="bottom"/>
          </w:tcPr>
          <w:p w:rsidR="00742AB4" w:rsidRPr="00013B36" w:rsidRDefault="00742AB4" w:rsidP="00742AB4">
            <w:pPr>
              <w:spacing w:after="0"/>
              <w:jc w:val="center"/>
              <w:rPr>
                <w:sz w:val="18"/>
                <w:szCs w:val="18"/>
              </w:rPr>
            </w:pPr>
            <w:r w:rsidRPr="00013B36">
              <w:rPr>
                <w:sz w:val="18"/>
                <w:szCs w:val="18"/>
              </w:rPr>
              <w:t>1,752</w:t>
            </w:r>
          </w:p>
        </w:tc>
        <w:tc>
          <w:tcPr>
            <w:tcW w:w="936" w:type="dxa"/>
            <w:vAlign w:val="bottom"/>
          </w:tcPr>
          <w:p w:rsidR="00742AB4" w:rsidRPr="00013B36" w:rsidRDefault="00742AB4" w:rsidP="00742AB4">
            <w:pPr>
              <w:spacing w:after="0"/>
              <w:jc w:val="center"/>
              <w:rPr>
                <w:sz w:val="18"/>
                <w:szCs w:val="18"/>
              </w:rPr>
            </w:pPr>
            <w:r w:rsidRPr="00013B36">
              <w:rPr>
                <w:sz w:val="18"/>
                <w:szCs w:val="18"/>
              </w:rPr>
              <w:t>-</w:t>
            </w:r>
          </w:p>
        </w:tc>
        <w:tc>
          <w:tcPr>
            <w:tcW w:w="1039" w:type="dxa"/>
            <w:vAlign w:val="bottom"/>
          </w:tcPr>
          <w:p w:rsidR="00742AB4" w:rsidRPr="00013B36" w:rsidRDefault="00742AB4" w:rsidP="00742AB4">
            <w:pPr>
              <w:spacing w:after="0"/>
              <w:jc w:val="center"/>
              <w:rPr>
                <w:color w:val="000000"/>
                <w:sz w:val="18"/>
                <w:szCs w:val="18"/>
              </w:rPr>
            </w:pPr>
            <w:r w:rsidRPr="00013B36">
              <w:rPr>
                <w:color w:val="000000"/>
                <w:sz w:val="18"/>
                <w:szCs w:val="18"/>
              </w:rPr>
              <w:t>–</w:t>
            </w:r>
          </w:p>
        </w:tc>
        <w:tc>
          <w:tcPr>
            <w:tcW w:w="1120" w:type="dxa"/>
            <w:vAlign w:val="bottom"/>
          </w:tcPr>
          <w:p w:rsidR="00742AB4" w:rsidRPr="00013B36" w:rsidRDefault="00742AB4" w:rsidP="00AF40F3">
            <w:pPr>
              <w:spacing w:after="0"/>
              <w:jc w:val="center"/>
              <w:rPr>
                <w:color w:val="000000"/>
                <w:sz w:val="18"/>
                <w:szCs w:val="18"/>
              </w:rPr>
            </w:pPr>
            <w:r w:rsidRPr="00013B36">
              <w:rPr>
                <w:color w:val="000000"/>
                <w:sz w:val="18"/>
                <w:szCs w:val="18"/>
              </w:rPr>
              <w:t>–</w:t>
            </w:r>
          </w:p>
        </w:tc>
        <w:tc>
          <w:tcPr>
            <w:tcW w:w="1081" w:type="dxa"/>
            <w:vAlign w:val="bottom"/>
          </w:tcPr>
          <w:p w:rsidR="00742AB4" w:rsidRPr="00013B36" w:rsidRDefault="00742AB4" w:rsidP="00AF40F3">
            <w:pPr>
              <w:spacing w:after="0"/>
              <w:jc w:val="center"/>
              <w:rPr>
                <w:color w:val="000000"/>
                <w:sz w:val="18"/>
                <w:szCs w:val="18"/>
              </w:rPr>
            </w:pPr>
            <w:r w:rsidRPr="00013B36">
              <w:rPr>
                <w:color w:val="000000"/>
                <w:sz w:val="18"/>
                <w:szCs w:val="18"/>
              </w:rPr>
              <w:t>–</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1987</w:t>
            </w:r>
          </w:p>
        </w:tc>
        <w:tc>
          <w:tcPr>
            <w:tcW w:w="1131" w:type="dxa"/>
            <w:vAlign w:val="bottom"/>
          </w:tcPr>
          <w:p w:rsidR="00AF40F3" w:rsidRPr="00013B36" w:rsidRDefault="00AF40F3" w:rsidP="00742AB4">
            <w:pPr>
              <w:spacing w:after="0"/>
              <w:jc w:val="center"/>
              <w:rPr>
                <w:sz w:val="18"/>
                <w:szCs w:val="18"/>
              </w:rPr>
            </w:pPr>
            <w:r w:rsidRPr="00013B36">
              <w:rPr>
                <w:sz w:val="18"/>
                <w:szCs w:val="18"/>
              </w:rPr>
              <w:t>668</w:t>
            </w:r>
          </w:p>
        </w:tc>
        <w:tc>
          <w:tcPr>
            <w:tcW w:w="1097" w:type="dxa"/>
            <w:vAlign w:val="bottom"/>
          </w:tcPr>
          <w:p w:rsidR="00AF40F3" w:rsidRPr="00013B36" w:rsidRDefault="00AF40F3" w:rsidP="00742AB4">
            <w:pPr>
              <w:spacing w:after="0"/>
              <w:jc w:val="center"/>
              <w:rPr>
                <w:sz w:val="18"/>
                <w:szCs w:val="18"/>
              </w:rPr>
            </w:pPr>
            <w:r w:rsidRPr="00013B36">
              <w:rPr>
                <w:sz w:val="18"/>
                <w:szCs w:val="18"/>
              </w:rPr>
              <w:t>314</w:t>
            </w:r>
          </w:p>
        </w:tc>
        <w:tc>
          <w:tcPr>
            <w:tcW w:w="1091" w:type="dxa"/>
            <w:vAlign w:val="bottom"/>
          </w:tcPr>
          <w:p w:rsidR="00AF40F3" w:rsidRPr="00013B36" w:rsidRDefault="00AF40F3" w:rsidP="00742AB4">
            <w:pPr>
              <w:spacing w:after="0"/>
              <w:jc w:val="center"/>
              <w:rPr>
                <w:sz w:val="18"/>
                <w:szCs w:val="18"/>
              </w:rPr>
            </w:pPr>
            <w:r w:rsidRPr="00013B36">
              <w:rPr>
                <w:sz w:val="18"/>
                <w:szCs w:val="18"/>
              </w:rPr>
              <w:t>204</w:t>
            </w:r>
          </w:p>
        </w:tc>
        <w:tc>
          <w:tcPr>
            <w:tcW w:w="1073" w:type="dxa"/>
            <w:vAlign w:val="bottom"/>
          </w:tcPr>
          <w:p w:rsidR="00AF40F3" w:rsidRPr="00013B36" w:rsidRDefault="00AF40F3" w:rsidP="00742AB4">
            <w:pPr>
              <w:spacing w:after="0"/>
              <w:jc w:val="center"/>
              <w:rPr>
                <w:sz w:val="18"/>
                <w:szCs w:val="18"/>
              </w:rPr>
            </w:pPr>
            <w:r w:rsidRPr="00013B36">
              <w:rPr>
                <w:sz w:val="18"/>
                <w:szCs w:val="18"/>
              </w:rPr>
              <w:t>3,260</w:t>
            </w:r>
          </w:p>
        </w:tc>
        <w:tc>
          <w:tcPr>
            <w:tcW w:w="936" w:type="dxa"/>
            <w:vAlign w:val="bottom"/>
          </w:tcPr>
          <w:p w:rsidR="00AF40F3" w:rsidRPr="00013B36" w:rsidRDefault="00AF40F3" w:rsidP="00742AB4">
            <w:pPr>
              <w:spacing w:after="0"/>
              <w:jc w:val="center"/>
              <w:rPr>
                <w:sz w:val="18"/>
                <w:szCs w:val="18"/>
              </w:rPr>
            </w:pPr>
            <w:r w:rsidRPr="00013B36">
              <w:rPr>
                <w:sz w:val="18"/>
                <w:szCs w:val="18"/>
              </w:rPr>
              <w:t>-</w:t>
            </w:r>
          </w:p>
        </w:tc>
        <w:tc>
          <w:tcPr>
            <w:tcW w:w="1039" w:type="dxa"/>
            <w:vAlign w:val="bottom"/>
          </w:tcPr>
          <w:p w:rsidR="00AF40F3" w:rsidRPr="00013B36" w:rsidRDefault="00AF40F3" w:rsidP="00742AB4">
            <w:pPr>
              <w:spacing w:after="0"/>
              <w:jc w:val="center"/>
              <w:rPr>
                <w:sz w:val="18"/>
                <w:szCs w:val="18"/>
              </w:rPr>
            </w:pPr>
            <w:r w:rsidRPr="00013B36">
              <w:rPr>
                <w:sz w:val="18"/>
                <w:szCs w:val="18"/>
              </w:rPr>
              <w:t>1,113</w:t>
            </w:r>
          </w:p>
        </w:tc>
        <w:tc>
          <w:tcPr>
            <w:tcW w:w="1120" w:type="dxa"/>
            <w:vAlign w:val="bottom"/>
          </w:tcPr>
          <w:p w:rsidR="00AF40F3" w:rsidRPr="00013B36" w:rsidRDefault="00AF40F3" w:rsidP="00AF40F3">
            <w:pPr>
              <w:spacing w:after="0"/>
              <w:jc w:val="center"/>
              <w:rPr>
                <w:sz w:val="18"/>
                <w:szCs w:val="18"/>
              </w:rPr>
            </w:pPr>
            <w:r w:rsidRPr="00013B36">
              <w:rPr>
                <w:sz w:val="18"/>
                <w:szCs w:val="18"/>
              </w:rPr>
              <w:t>37,432</w:t>
            </w:r>
          </w:p>
        </w:tc>
        <w:tc>
          <w:tcPr>
            <w:tcW w:w="1081" w:type="dxa"/>
            <w:vAlign w:val="bottom"/>
          </w:tcPr>
          <w:p w:rsidR="00AF40F3" w:rsidRPr="00013B36" w:rsidRDefault="00AF40F3" w:rsidP="00AF40F3">
            <w:pPr>
              <w:spacing w:after="0"/>
              <w:jc w:val="center"/>
              <w:rPr>
                <w:sz w:val="18"/>
                <w:szCs w:val="18"/>
              </w:rPr>
            </w:pPr>
            <w:r w:rsidRPr="00013B36">
              <w:rPr>
                <w:sz w:val="18"/>
                <w:szCs w:val="18"/>
              </w:rPr>
              <w:t>55,457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1988</w:t>
            </w:r>
          </w:p>
        </w:tc>
        <w:tc>
          <w:tcPr>
            <w:tcW w:w="1131" w:type="dxa"/>
            <w:vAlign w:val="bottom"/>
          </w:tcPr>
          <w:p w:rsidR="00AF40F3" w:rsidRPr="00013B36" w:rsidRDefault="00AF40F3" w:rsidP="00742AB4">
            <w:pPr>
              <w:spacing w:after="0"/>
              <w:jc w:val="center"/>
              <w:rPr>
                <w:sz w:val="18"/>
                <w:szCs w:val="18"/>
              </w:rPr>
            </w:pPr>
            <w:r w:rsidRPr="00013B36">
              <w:rPr>
                <w:sz w:val="18"/>
                <w:szCs w:val="18"/>
              </w:rPr>
              <w:t>756</w:t>
            </w:r>
          </w:p>
        </w:tc>
        <w:tc>
          <w:tcPr>
            <w:tcW w:w="1097" w:type="dxa"/>
            <w:vAlign w:val="bottom"/>
          </w:tcPr>
          <w:p w:rsidR="00AF40F3" w:rsidRPr="00013B36" w:rsidRDefault="00AF40F3" w:rsidP="00742AB4">
            <w:pPr>
              <w:spacing w:after="0"/>
              <w:jc w:val="center"/>
              <w:rPr>
                <w:sz w:val="18"/>
                <w:szCs w:val="18"/>
              </w:rPr>
            </w:pPr>
            <w:r w:rsidRPr="00013B36">
              <w:rPr>
                <w:sz w:val="18"/>
                <w:szCs w:val="18"/>
              </w:rPr>
              <w:t>164</w:t>
            </w:r>
          </w:p>
        </w:tc>
        <w:tc>
          <w:tcPr>
            <w:tcW w:w="1091" w:type="dxa"/>
            <w:vAlign w:val="bottom"/>
          </w:tcPr>
          <w:p w:rsidR="00AF40F3" w:rsidRPr="00013B36" w:rsidRDefault="00AF40F3" w:rsidP="00742AB4">
            <w:pPr>
              <w:spacing w:after="0"/>
              <w:jc w:val="center"/>
              <w:rPr>
                <w:sz w:val="18"/>
                <w:szCs w:val="18"/>
              </w:rPr>
            </w:pPr>
            <w:r w:rsidRPr="00013B36">
              <w:rPr>
                <w:sz w:val="18"/>
                <w:szCs w:val="18"/>
              </w:rPr>
              <w:t>542</w:t>
            </w:r>
          </w:p>
        </w:tc>
        <w:tc>
          <w:tcPr>
            <w:tcW w:w="1073" w:type="dxa"/>
            <w:vAlign w:val="bottom"/>
          </w:tcPr>
          <w:p w:rsidR="00AF40F3" w:rsidRPr="00013B36" w:rsidRDefault="00AF40F3" w:rsidP="00742AB4">
            <w:pPr>
              <w:spacing w:after="0"/>
              <w:jc w:val="center"/>
              <w:rPr>
                <w:sz w:val="18"/>
                <w:szCs w:val="18"/>
              </w:rPr>
            </w:pPr>
            <w:r w:rsidRPr="00013B36">
              <w:rPr>
                <w:sz w:val="18"/>
                <w:szCs w:val="18"/>
              </w:rPr>
              <w:t>2,724</w:t>
            </w:r>
          </w:p>
        </w:tc>
        <w:tc>
          <w:tcPr>
            <w:tcW w:w="936" w:type="dxa"/>
            <w:vAlign w:val="bottom"/>
          </w:tcPr>
          <w:p w:rsidR="00AF40F3" w:rsidRPr="00013B36" w:rsidRDefault="00AF40F3" w:rsidP="00742AB4">
            <w:pPr>
              <w:spacing w:after="0"/>
              <w:jc w:val="center"/>
              <w:rPr>
                <w:sz w:val="18"/>
                <w:szCs w:val="18"/>
              </w:rPr>
            </w:pPr>
            <w:r w:rsidRPr="00013B36">
              <w:rPr>
                <w:sz w:val="18"/>
                <w:szCs w:val="18"/>
              </w:rPr>
              <w:t>-</w:t>
            </w:r>
          </w:p>
        </w:tc>
        <w:tc>
          <w:tcPr>
            <w:tcW w:w="1039" w:type="dxa"/>
            <w:vAlign w:val="bottom"/>
          </w:tcPr>
          <w:p w:rsidR="00AF40F3" w:rsidRPr="00013B36" w:rsidRDefault="00AF40F3" w:rsidP="00742AB4">
            <w:pPr>
              <w:spacing w:after="0"/>
              <w:jc w:val="center"/>
              <w:rPr>
                <w:sz w:val="18"/>
                <w:szCs w:val="18"/>
              </w:rPr>
            </w:pPr>
            <w:r w:rsidRPr="00013B36">
              <w:rPr>
                <w:sz w:val="18"/>
                <w:szCs w:val="18"/>
              </w:rPr>
              <w:t>877</w:t>
            </w:r>
          </w:p>
        </w:tc>
        <w:tc>
          <w:tcPr>
            <w:tcW w:w="1120" w:type="dxa"/>
            <w:vAlign w:val="bottom"/>
          </w:tcPr>
          <w:p w:rsidR="00AF40F3" w:rsidRPr="00013B36" w:rsidRDefault="00AF40F3" w:rsidP="00AF40F3">
            <w:pPr>
              <w:spacing w:after="0"/>
              <w:jc w:val="center"/>
              <w:rPr>
                <w:sz w:val="18"/>
                <w:szCs w:val="18"/>
              </w:rPr>
            </w:pPr>
            <w:r w:rsidRPr="00013B36">
              <w:rPr>
                <w:sz w:val="18"/>
                <w:szCs w:val="18"/>
              </w:rPr>
              <w:t>29,495</w:t>
            </w:r>
          </w:p>
        </w:tc>
        <w:tc>
          <w:tcPr>
            <w:tcW w:w="1081" w:type="dxa"/>
            <w:vAlign w:val="bottom"/>
          </w:tcPr>
          <w:p w:rsidR="00AF40F3" w:rsidRPr="00013B36" w:rsidRDefault="00AF40F3" w:rsidP="00AF40F3">
            <w:pPr>
              <w:spacing w:after="0"/>
              <w:jc w:val="center"/>
              <w:rPr>
                <w:sz w:val="18"/>
                <w:szCs w:val="18"/>
              </w:rPr>
            </w:pPr>
            <w:r w:rsidRPr="00013B36">
              <w:rPr>
                <w:sz w:val="18"/>
                <w:szCs w:val="18"/>
              </w:rPr>
              <w:t>39,450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1989</w:t>
            </w:r>
          </w:p>
        </w:tc>
        <w:tc>
          <w:tcPr>
            <w:tcW w:w="1131" w:type="dxa"/>
            <w:vAlign w:val="bottom"/>
          </w:tcPr>
          <w:p w:rsidR="00AF40F3" w:rsidRPr="00013B36" w:rsidRDefault="00AF40F3" w:rsidP="00742AB4">
            <w:pPr>
              <w:spacing w:after="0"/>
              <w:jc w:val="center"/>
              <w:rPr>
                <w:sz w:val="18"/>
                <w:szCs w:val="18"/>
              </w:rPr>
            </w:pPr>
            <w:r w:rsidRPr="00013B36">
              <w:rPr>
                <w:sz w:val="18"/>
                <w:szCs w:val="18"/>
              </w:rPr>
              <w:t>502</w:t>
            </w:r>
          </w:p>
        </w:tc>
        <w:tc>
          <w:tcPr>
            <w:tcW w:w="1097" w:type="dxa"/>
            <w:vAlign w:val="bottom"/>
          </w:tcPr>
          <w:p w:rsidR="00AF40F3" w:rsidRPr="00013B36" w:rsidRDefault="00AF40F3" w:rsidP="00742AB4">
            <w:pPr>
              <w:spacing w:after="0"/>
              <w:jc w:val="center"/>
              <w:rPr>
                <w:sz w:val="18"/>
                <w:szCs w:val="18"/>
              </w:rPr>
            </w:pPr>
            <w:r w:rsidRPr="00013B36">
              <w:rPr>
                <w:sz w:val="18"/>
                <w:szCs w:val="18"/>
              </w:rPr>
              <w:t>566</w:t>
            </w:r>
          </w:p>
        </w:tc>
        <w:tc>
          <w:tcPr>
            <w:tcW w:w="1091" w:type="dxa"/>
            <w:vAlign w:val="bottom"/>
          </w:tcPr>
          <w:p w:rsidR="00AF40F3" w:rsidRPr="00013B36" w:rsidRDefault="00AF40F3" w:rsidP="00742AB4">
            <w:pPr>
              <w:spacing w:after="0"/>
              <w:jc w:val="center"/>
              <w:rPr>
                <w:sz w:val="18"/>
                <w:szCs w:val="18"/>
              </w:rPr>
            </w:pPr>
            <w:r w:rsidRPr="00013B36">
              <w:rPr>
                <w:sz w:val="18"/>
                <w:szCs w:val="18"/>
              </w:rPr>
              <w:t>242</w:t>
            </w:r>
          </w:p>
        </w:tc>
        <w:tc>
          <w:tcPr>
            <w:tcW w:w="1073" w:type="dxa"/>
            <w:vAlign w:val="bottom"/>
          </w:tcPr>
          <w:p w:rsidR="00AF40F3" w:rsidRPr="00013B36" w:rsidRDefault="00AF40F3" w:rsidP="00742AB4">
            <w:pPr>
              <w:spacing w:after="0"/>
              <w:jc w:val="center"/>
              <w:rPr>
                <w:sz w:val="18"/>
                <w:szCs w:val="18"/>
              </w:rPr>
            </w:pPr>
            <w:r w:rsidRPr="00013B36">
              <w:rPr>
                <w:sz w:val="18"/>
                <w:szCs w:val="18"/>
              </w:rPr>
              <w:t>7,509</w:t>
            </w:r>
          </w:p>
        </w:tc>
        <w:tc>
          <w:tcPr>
            <w:tcW w:w="936" w:type="dxa"/>
            <w:vAlign w:val="bottom"/>
          </w:tcPr>
          <w:p w:rsidR="00AF40F3" w:rsidRPr="00013B36" w:rsidRDefault="00AF40F3" w:rsidP="00742AB4">
            <w:pPr>
              <w:spacing w:after="0"/>
              <w:jc w:val="center"/>
              <w:rPr>
                <w:sz w:val="18"/>
                <w:szCs w:val="18"/>
              </w:rPr>
            </w:pPr>
            <w:r w:rsidRPr="00013B36">
              <w:rPr>
                <w:sz w:val="18"/>
                <w:szCs w:val="18"/>
              </w:rPr>
              <w:t>9,320</w:t>
            </w:r>
          </w:p>
        </w:tc>
        <w:tc>
          <w:tcPr>
            <w:tcW w:w="1039" w:type="dxa"/>
            <w:vAlign w:val="bottom"/>
          </w:tcPr>
          <w:p w:rsidR="00AF40F3" w:rsidRPr="00013B36" w:rsidRDefault="00AF40F3" w:rsidP="00742AB4">
            <w:pPr>
              <w:spacing w:after="0"/>
              <w:jc w:val="center"/>
              <w:rPr>
                <w:sz w:val="18"/>
                <w:szCs w:val="18"/>
              </w:rPr>
            </w:pPr>
            <w:r w:rsidRPr="00013B36">
              <w:rPr>
                <w:sz w:val="18"/>
                <w:szCs w:val="18"/>
              </w:rPr>
              <w:t>1,452</w:t>
            </w:r>
          </w:p>
        </w:tc>
        <w:tc>
          <w:tcPr>
            <w:tcW w:w="1120" w:type="dxa"/>
            <w:vAlign w:val="bottom"/>
          </w:tcPr>
          <w:p w:rsidR="00AF40F3" w:rsidRPr="00013B36" w:rsidRDefault="00AF40F3" w:rsidP="00AF40F3">
            <w:pPr>
              <w:spacing w:after="0"/>
              <w:jc w:val="center"/>
              <w:rPr>
                <w:sz w:val="18"/>
                <w:szCs w:val="18"/>
              </w:rPr>
            </w:pPr>
            <w:r w:rsidRPr="00013B36">
              <w:rPr>
                <w:sz w:val="18"/>
                <w:szCs w:val="18"/>
              </w:rPr>
              <w:t>48,833</w:t>
            </w:r>
          </w:p>
        </w:tc>
        <w:tc>
          <w:tcPr>
            <w:tcW w:w="1081" w:type="dxa"/>
            <w:vAlign w:val="bottom"/>
          </w:tcPr>
          <w:p w:rsidR="00AF40F3" w:rsidRPr="00013B36" w:rsidRDefault="00AF40F3" w:rsidP="00AF40F3">
            <w:pPr>
              <w:spacing w:after="0"/>
              <w:jc w:val="center"/>
              <w:rPr>
                <w:sz w:val="18"/>
                <w:szCs w:val="18"/>
              </w:rPr>
            </w:pPr>
            <w:r w:rsidRPr="00013B36">
              <w:rPr>
                <w:sz w:val="18"/>
                <w:szCs w:val="18"/>
              </w:rPr>
              <w:t>56,808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1990</w:t>
            </w:r>
          </w:p>
        </w:tc>
        <w:tc>
          <w:tcPr>
            <w:tcW w:w="1131" w:type="dxa"/>
            <w:vAlign w:val="bottom"/>
          </w:tcPr>
          <w:p w:rsidR="00AF40F3" w:rsidRPr="00013B36" w:rsidRDefault="00AF40F3" w:rsidP="00742AB4">
            <w:pPr>
              <w:spacing w:after="0"/>
              <w:jc w:val="center"/>
              <w:rPr>
                <w:sz w:val="18"/>
                <w:szCs w:val="18"/>
              </w:rPr>
            </w:pPr>
            <w:r w:rsidRPr="00013B36">
              <w:rPr>
                <w:sz w:val="18"/>
                <w:szCs w:val="18"/>
              </w:rPr>
              <w:t>697</w:t>
            </w:r>
          </w:p>
        </w:tc>
        <w:tc>
          <w:tcPr>
            <w:tcW w:w="1097" w:type="dxa"/>
            <w:vAlign w:val="bottom"/>
          </w:tcPr>
          <w:p w:rsidR="00AF40F3" w:rsidRPr="00013B36" w:rsidRDefault="00AF40F3" w:rsidP="00742AB4">
            <w:pPr>
              <w:spacing w:after="0"/>
              <w:jc w:val="center"/>
              <w:rPr>
                <w:sz w:val="18"/>
                <w:szCs w:val="18"/>
              </w:rPr>
            </w:pPr>
            <w:r w:rsidRPr="00013B36">
              <w:rPr>
                <w:sz w:val="18"/>
                <w:szCs w:val="18"/>
              </w:rPr>
              <w:t>1,711</w:t>
            </w:r>
          </w:p>
        </w:tc>
        <w:tc>
          <w:tcPr>
            <w:tcW w:w="1091" w:type="dxa"/>
            <w:vAlign w:val="bottom"/>
          </w:tcPr>
          <w:p w:rsidR="00AF40F3" w:rsidRPr="00013B36" w:rsidRDefault="00AF40F3" w:rsidP="00742AB4">
            <w:pPr>
              <w:spacing w:after="0"/>
              <w:jc w:val="center"/>
              <w:rPr>
                <w:sz w:val="18"/>
                <w:szCs w:val="18"/>
              </w:rPr>
            </w:pPr>
            <w:r w:rsidRPr="00013B36">
              <w:rPr>
                <w:sz w:val="18"/>
                <w:szCs w:val="18"/>
              </w:rPr>
              <w:t>324</w:t>
            </w:r>
          </w:p>
        </w:tc>
        <w:tc>
          <w:tcPr>
            <w:tcW w:w="1073" w:type="dxa"/>
            <w:vAlign w:val="bottom"/>
          </w:tcPr>
          <w:p w:rsidR="00AF40F3" w:rsidRPr="00013B36" w:rsidRDefault="00AF40F3" w:rsidP="00742AB4">
            <w:pPr>
              <w:spacing w:after="0"/>
              <w:jc w:val="center"/>
              <w:rPr>
                <w:sz w:val="18"/>
                <w:szCs w:val="18"/>
              </w:rPr>
            </w:pPr>
            <w:r w:rsidRPr="00013B36">
              <w:rPr>
                <w:sz w:val="18"/>
                <w:szCs w:val="18"/>
              </w:rPr>
              <w:t>11,050</w:t>
            </w:r>
          </w:p>
        </w:tc>
        <w:tc>
          <w:tcPr>
            <w:tcW w:w="936" w:type="dxa"/>
            <w:vAlign w:val="bottom"/>
          </w:tcPr>
          <w:p w:rsidR="00AF40F3" w:rsidRPr="00013B36" w:rsidRDefault="00AF40F3" w:rsidP="00742AB4">
            <w:pPr>
              <w:spacing w:after="0"/>
              <w:jc w:val="center"/>
              <w:rPr>
                <w:sz w:val="18"/>
                <w:szCs w:val="18"/>
              </w:rPr>
            </w:pPr>
            <w:r w:rsidRPr="00013B36">
              <w:rPr>
                <w:sz w:val="18"/>
                <w:szCs w:val="18"/>
              </w:rPr>
              <w:t>13,715</w:t>
            </w:r>
          </w:p>
        </w:tc>
        <w:tc>
          <w:tcPr>
            <w:tcW w:w="1039" w:type="dxa"/>
            <w:vAlign w:val="bottom"/>
          </w:tcPr>
          <w:p w:rsidR="00AF40F3" w:rsidRPr="00013B36" w:rsidRDefault="00AF40F3" w:rsidP="00742AB4">
            <w:pPr>
              <w:spacing w:after="0"/>
              <w:jc w:val="center"/>
              <w:rPr>
                <w:sz w:val="18"/>
                <w:szCs w:val="18"/>
              </w:rPr>
            </w:pPr>
            <w:r w:rsidRPr="00013B36">
              <w:rPr>
                <w:sz w:val="18"/>
                <w:szCs w:val="18"/>
              </w:rPr>
              <w:t>3,383</w:t>
            </w:r>
          </w:p>
        </w:tc>
        <w:tc>
          <w:tcPr>
            <w:tcW w:w="1120" w:type="dxa"/>
            <w:vAlign w:val="bottom"/>
          </w:tcPr>
          <w:p w:rsidR="00AF40F3" w:rsidRPr="00013B36" w:rsidRDefault="00AF40F3" w:rsidP="00AF40F3">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rsidR="00AF40F3" w:rsidRPr="00013B36" w:rsidRDefault="00AF40F3" w:rsidP="00AF40F3">
            <w:pPr>
              <w:spacing w:after="0"/>
              <w:jc w:val="center"/>
              <w:rPr>
                <w:sz w:val="18"/>
                <w:szCs w:val="18"/>
              </w:rPr>
            </w:pPr>
            <w:r w:rsidRPr="00013B36">
              <w:rPr>
                <w:sz w:val="18"/>
                <w:szCs w:val="18"/>
              </w:rPr>
              <w:t>72,196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1991</w:t>
            </w:r>
          </w:p>
        </w:tc>
        <w:tc>
          <w:tcPr>
            <w:tcW w:w="1131" w:type="dxa"/>
            <w:vAlign w:val="bottom"/>
          </w:tcPr>
          <w:p w:rsidR="00AF40F3" w:rsidRPr="00013B36" w:rsidRDefault="00AF40F3" w:rsidP="00742AB4">
            <w:pPr>
              <w:spacing w:after="0"/>
              <w:jc w:val="center"/>
              <w:rPr>
                <w:sz w:val="18"/>
                <w:szCs w:val="18"/>
              </w:rPr>
            </w:pPr>
            <w:r w:rsidRPr="00013B36">
              <w:rPr>
                <w:sz w:val="18"/>
                <w:szCs w:val="18"/>
              </w:rPr>
              <w:t>808</w:t>
            </w:r>
          </w:p>
        </w:tc>
        <w:tc>
          <w:tcPr>
            <w:tcW w:w="1097" w:type="dxa"/>
            <w:vAlign w:val="bottom"/>
          </w:tcPr>
          <w:p w:rsidR="00AF40F3" w:rsidRPr="00013B36" w:rsidRDefault="00AF40F3" w:rsidP="00742AB4">
            <w:pPr>
              <w:spacing w:after="0"/>
              <w:jc w:val="center"/>
              <w:rPr>
                <w:sz w:val="18"/>
                <w:szCs w:val="18"/>
              </w:rPr>
            </w:pPr>
            <w:r w:rsidRPr="00013B36">
              <w:rPr>
                <w:sz w:val="18"/>
                <w:szCs w:val="18"/>
              </w:rPr>
              <w:t>1,415</w:t>
            </w:r>
          </w:p>
        </w:tc>
        <w:tc>
          <w:tcPr>
            <w:tcW w:w="1091" w:type="dxa"/>
            <w:vAlign w:val="bottom"/>
          </w:tcPr>
          <w:p w:rsidR="00AF40F3" w:rsidRPr="00013B36" w:rsidRDefault="00AF40F3" w:rsidP="00742AB4">
            <w:pPr>
              <w:spacing w:after="0"/>
              <w:jc w:val="center"/>
              <w:rPr>
                <w:sz w:val="18"/>
                <w:szCs w:val="18"/>
              </w:rPr>
            </w:pPr>
            <w:r w:rsidRPr="00013B36">
              <w:rPr>
                <w:sz w:val="18"/>
                <w:szCs w:val="18"/>
              </w:rPr>
              <w:t>410</w:t>
            </w:r>
          </w:p>
        </w:tc>
        <w:tc>
          <w:tcPr>
            <w:tcW w:w="1073" w:type="dxa"/>
            <w:vAlign w:val="bottom"/>
          </w:tcPr>
          <w:p w:rsidR="00AF40F3" w:rsidRPr="00013B36" w:rsidRDefault="00AF40F3" w:rsidP="00742AB4">
            <w:pPr>
              <w:spacing w:after="0"/>
              <w:jc w:val="center"/>
              <w:rPr>
                <w:sz w:val="18"/>
                <w:szCs w:val="18"/>
              </w:rPr>
            </w:pPr>
            <w:r w:rsidRPr="00013B36">
              <w:rPr>
                <w:sz w:val="18"/>
                <w:szCs w:val="18"/>
              </w:rPr>
              <w:t>11,530</w:t>
            </w:r>
          </w:p>
        </w:tc>
        <w:tc>
          <w:tcPr>
            <w:tcW w:w="936" w:type="dxa"/>
            <w:vAlign w:val="bottom"/>
          </w:tcPr>
          <w:p w:rsidR="00AF40F3" w:rsidRPr="00013B36" w:rsidRDefault="00AF40F3" w:rsidP="00742AB4">
            <w:pPr>
              <w:spacing w:after="0"/>
              <w:jc w:val="center"/>
              <w:rPr>
                <w:sz w:val="18"/>
                <w:szCs w:val="18"/>
              </w:rPr>
            </w:pPr>
            <w:r w:rsidRPr="00013B36">
              <w:rPr>
                <w:sz w:val="18"/>
                <w:szCs w:val="18"/>
              </w:rPr>
              <w:t>14,311</w:t>
            </w:r>
          </w:p>
        </w:tc>
        <w:tc>
          <w:tcPr>
            <w:tcW w:w="1039" w:type="dxa"/>
            <w:vAlign w:val="bottom"/>
          </w:tcPr>
          <w:p w:rsidR="00AF40F3" w:rsidRPr="00013B36" w:rsidRDefault="00AF40F3" w:rsidP="00742AB4">
            <w:pPr>
              <w:spacing w:after="0"/>
              <w:jc w:val="center"/>
              <w:rPr>
                <w:sz w:val="18"/>
                <w:szCs w:val="18"/>
              </w:rPr>
            </w:pPr>
            <w:r w:rsidRPr="00013B36">
              <w:rPr>
                <w:sz w:val="18"/>
                <w:szCs w:val="18"/>
              </w:rPr>
              <w:t>2,513</w:t>
            </w:r>
          </w:p>
        </w:tc>
        <w:tc>
          <w:tcPr>
            <w:tcW w:w="1120" w:type="dxa"/>
            <w:vAlign w:val="bottom"/>
          </w:tcPr>
          <w:p w:rsidR="00AF40F3" w:rsidRPr="00013B36" w:rsidRDefault="00AF40F3" w:rsidP="00AF40F3">
            <w:pPr>
              <w:spacing w:after="0"/>
              <w:jc w:val="center"/>
              <w:rPr>
                <w:sz w:val="18"/>
                <w:szCs w:val="18"/>
              </w:rPr>
            </w:pPr>
            <w:r w:rsidRPr="00013B36">
              <w:rPr>
                <w:sz w:val="18"/>
                <w:szCs w:val="18"/>
              </w:rPr>
              <w:t>84,517</w:t>
            </w:r>
          </w:p>
        </w:tc>
        <w:tc>
          <w:tcPr>
            <w:tcW w:w="1081" w:type="dxa"/>
            <w:vAlign w:val="bottom"/>
          </w:tcPr>
          <w:p w:rsidR="00AF40F3" w:rsidRPr="00013B36" w:rsidRDefault="00AF40F3" w:rsidP="00AF40F3">
            <w:pPr>
              <w:spacing w:after="0"/>
              <w:jc w:val="center"/>
              <w:rPr>
                <w:sz w:val="18"/>
                <w:szCs w:val="18"/>
              </w:rPr>
            </w:pPr>
            <w:r w:rsidRPr="00013B36">
              <w:rPr>
                <w:sz w:val="18"/>
                <w:szCs w:val="18"/>
              </w:rPr>
              <w:t>127,484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1992</w:t>
            </w:r>
          </w:p>
        </w:tc>
        <w:tc>
          <w:tcPr>
            <w:tcW w:w="1131" w:type="dxa"/>
            <w:vAlign w:val="bottom"/>
          </w:tcPr>
          <w:p w:rsidR="00AF40F3" w:rsidRPr="00013B36" w:rsidRDefault="00AF40F3" w:rsidP="00742AB4">
            <w:pPr>
              <w:spacing w:after="0"/>
              <w:jc w:val="center"/>
              <w:rPr>
                <w:sz w:val="18"/>
                <w:szCs w:val="18"/>
              </w:rPr>
            </w:pPr>
            <w:r w:rsidRPr="00013B36">
              <w:rPr>
                <w:sz w:val="18"/>
                <w:szCs w:val="18"/>
              </w:rPr>
              <w:t>1,020</w:t>
            </w:r>
          </w:p>
        </w:tc>
        <w:tc>
          <w:tcPr>
            <w:tcW w:w="1097" w:type="dxa"/>
            <w:vAlign w:val="bottom"/>
          </w:tcPr>
          <w:p w:rsidR="00AF40F3" w:rsidRPr="00013B36" w:rsidRDefault="00AF40F3" w:rsidP="00742AB4">
            <w:pPr>
              <w:spacing w:after="0"/>
              <w:jc w:val="center"/>
              <w:rPr>
                <w:sz w:val="18"/>
                <w:szCs w:val="18"/>
              </w:rPr>
            </w:pPr>
            <w:r w:rsidRPr="00013B36">
              <w:rPr>
                <w:sz w:val="18"/>
                <w:szCs w:val="18"/>
              </w:rPr>
              <w:t>2,512</w:t>
            </w:r>
          </w:p>
        </w:tc>
        <w:tc>
          <w:tcPr>
            <w:tcW w:w="1091" w:type="dxa"/>
            <w:vAlign w:val="bottom"/>
          </w:tcPr>
          <w:p w:rsidR="00AF40F3" w:rsidRPr="00013B36" w:rsidRDefault="00AF40F3" w:rsidP="00742AB4">
            <w:pPr>
              <w:spacing w:after="0"/>
              <w:jc w:val="center"/>
              <w:rPr>
                <w:sz w:val="18"/>
                <w:szCs w:val="18"/>
              </w:rPr>
            </w:pPr>
            <w:r w:rsidRPr="00013B36">
              <w:rPr>
                <w:sz w:val="18"/>
                <w:szCs w:val="18"/>
              </w:rPr>
              <w:t>403</w:t>
            </w:r>
          </w:p>
        </w:tc>
        <w:tc>
          <w:tcPr>
            <w:tcW w:w="1073" w:type="dxa"/>
            <w:vAlign w:val="bottom"/>
          </w:tcPr>
          <w:p w:rsidR="00AF40F3" w:rsidRPr="00013B36" w:rsidRDefault="00AF40F3" w:rsidP="00742AB4">
            <w:pPr>
              <w:spacing w:after="0"/>
              <w:jc w:val="center"/>
              <w:rPr>
                <w:sz w:val="18"/>
                <w:szCs w:val="18"/>
              </w:rPr>
            </w:pPr>
            <w:r w:rsidRPr="00013B36">
              <w:rPr>
                <w:sz w:val="18"/>
                <w:szCs w:val="18"/>
              </w:rPr>
              <w:t>15,300</w:t>
            </w:r>
          </w:p>
        </w:tc>
        <w:tc>
          <w:tcPr>
            <w:tcW w:w="936" w:type="dxa"/>
            <w:vAlign w:val="bottom"/>
          </w:tcPr>
          <w:p w:rsidR="00AF40F3" w:rsidRPr="00013B36" w:rsidRDefault="00AF40F3" w:rsidP="00742AB4">
            <w:pPr>
              <w:spacing w:after="0"/>
              <w:jc w:val="center"/>
              <w:rPr>
                <w:sz w:val="18"/>
                <w:szCs w:val="18"/>
              </w:rPr>
            </w:pPr>
            <w:r w:rsidRPr="00013B36">
              <w:rPr>
                <w:sz w:val="18"/>
                <w:szCs w:val="18"/>
              </w:rPr>
              <w:t>18,991</w:t>
            </w:r>
          </w:p>
        </w:tc>
        <w:tc>
          <w:tcPr>
            <w:tcW w:w="1039" w:type="dxa"/>
            <w:vAlign w:val="bottom"/>
          </w:tcPr>
          <w:p w:rsidR="00AF40F3" w:rsidRPr="00013B36" w:rsidRDefault="00AF40F3" w:rsidP="00742AB4">
            <w:pPr>
              <w:spacing w:after="0"/>
              <w:jc w:val="center"/>
              <w:rPr>
                <w:sz w:val="18"/>
                <w:szCs w:val="18"/>
              </w:rPr>
            </w:pPr>
            <w:r w:rsidRPr="00013B36">
              <w:rPr>
                <w:sz w:val="18"/>
                <w:szCs w:val="18"/>
              </w:rPr>
              <w:t>2,307</w:t>
            </w:r>
          </w:p>
        </w:tc>
        <w:tc>
          <w:tcPr>
            <w:tcW w:w="1120" w:type="dxa"/>
            <w:vAlign w:val="bottom"/>
          </w:tcPr>
          <w:p w:rsidR="00AF40F3" w:rsidRPr="00013B36" w:rsidRDefault="00AF40F3" w:rsidP="00AF40F3">
            <w:pPr>
              <w:spacing w:after="0"/>
              <w:jc w:val="center"/>
              <w:rPr>
                <w:sz w:val="18"/>
                <w:szCs w:val="18"/>
              </w:rPr>
            </w:pPr>
            <w:r w:rsidRPr="00013B36">
              <w:rPr>
                <w:sz w:val="18"/>
                <w:szCs w:val="18"/>
              </w:rPr>
              <w:t>77,588</w:t>
            </w:r>
          </w:p>
        </w:tc>
        <w:tc>
          <w:tcPr>
            <w:tcW w:w="1081" w:type="dxa"/>
            <w:vAlign w:val="bottom"/>
          </w:tcPr>
          <w:p w:rsidR="00AF40F3" w:rsidRPr="00013B36" w:rsidRDefault="00AF40F3" w:rsidP="00AF40F3">
            <w:pPr>
              <w:spacing w:after="0"/>
              <w:jc w:val="center"/>
              <w:rPr>
                <w:sz w:val="18"/>
                <w:szCs w:val="18"/>
              </w:rPr>
            </w:pPr>
            <w:r w:rsidRPr="00013B36">
              <w:rPr>
                <w:sz w:val="18"/>
                <w:szCs w:val="18"/>
              </w:rPr>
              <w:t>83,729</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1993</w:t>
            </w:r>
          </w:p>
        </w:tc>
        <w:tc>
          <w:tcPr>
            <w:tcW w:w="1131" w:type="dxa"/>
            <w:vAlign w:val="bottom"/>
          </w:tcPr>
          <w:p w:rsidR="00AF40F3" w:rsidRPr="00013B36" w:rsidRDefault="00AF40F3" w:rsidP="00742AB4">
            <w:pPr>
              <w:spacing w:after="0"/>
              <w:jc w:val="center"/>
              <w:rPr>
                <w:sz w:val="18"/>
                <w:szCs w:val="18"/>
              </w:rPr>
            </w:pPr>
            <w:r w:rsidRPr="00013B36">
              <w:rPr>
                <w:sz w:val="18"/>
                <w:szCs w:val="18"/>
              </w:rPr>
              <w:t>859</w:t>
            </w:r>
          </w:p>
        </w:tc>
        <w:tc>
          <w:tcPr>
            <w:tcW w:w="1097" w:type="dxa"/>
            <w:vAlign w:val="bottom"/>
          </w:tcPr>
          <w:p w:rsidR="00AF40F3" w:rsidRPr="00013B36" w:rsidRDefault="00AF40F3" w:rsidP="00742AB4">
            <w:pPr>
              <w:spacing w:after="0"/>
              <w:jc w:val="center"/>
              <w:rPr>
                <w:sz w:val="18"/>
                <w:szCs w:val="18"/>
              </w:rPr>
            </w:pPr>
            <w:r w:rsidRPr="00013B36">
              <w:rPr>
                <w:sz w:val="18"/>
                <w:szCs w:val="18"/>
              </w:rPr>
              <w:t>1,352</w:t>
            </w:r>
          </w:p>
        </w:tc>
        <w:tc>
          <w:tcPr>
            <w:tcW w:w="1091" w:type="dxa"/>
            <w:vAlign w:val="bottom"/>
          </w:tcPr>
          <w:p w:rsidR="00AF40F3" w:rsidRPr="00013B36" w:rsidRDefault="00AF40F3" w:rsidP="00742AB4">
            <w:pPr>
              <w:spacing w:after="0"/>
              <w:jc w:val="center"/>
              <w:rPr>
                <w:sz w:val="18"/>
                <w:szCs w:val="18"/>
              </w:rPr>
            </w:pPr>
            <w:r w:rsidRPr="00013B36">
              <w:rPr>
                <w:sz w:val="18"/>
                <w:szCs w:val="18"/>
              </w:rPr>
              <w:t>112</w:t>
            </w:r>
          </w:p>
        </w:tc>
        <w:tc>
          <w:tcPr>
            <w:tcW w:w="1073" w:type="dxa"/>
            <w:vAlign w:val="bottom"/>
          </w:tcPr>
          <w:p w:rsidR="00AF40F3" w:rsidRPr="00013B36" w:rsidRDefault="00AF40F3" w:rsidP="00742AB4">
            <w:pPr>
              <w:spacing w:after="0"/>
              <w:jc w:val="center"/>
              <w:rPr>
                <w:sz w:val="18"/>
                <w:szCs w:val="18"/>
              </w:rPr>
            </w:pPr>
            <w:r w:rsidRPr="00013B36">
              <w:rPr>
                <w:sz w:val="18"/>
                <w:szCs w:val="18"/>
              </w:rPr>
              <w:t>15,670</w:t>
            </w:r>
          </w:p>
        </w:tc>
        <w:tc>
          <w:tcPr>
            <w:tcW w:w="936" w:type="dxa"/>
            <w:vAlign w:val="bottom"/>
          </w:tcPr>
          <w:p w:rsidR="00AF40F3" w:rsidRPr="00013B36" w:rsidRDefault="00AF40F3" w:rsidP="00742AB4">
            <w:pPr>
              <w:spacing w:after="0"/>
              <w:jc w:val="center"/>
              <w:rPr>
                <w:sz w:val="18"/>
                <w:szCs w:val="18"/>
              </w:rPr>
            </w:pPr>
            <w:r w:rsidRPr="00013B36">
              <w:rPr>
                <w:sz w:val="18"/>
                <w:szCs w:val="18"/>
              </w:rPr>
              <w:t>19,450</w:t>
            </w:r>
          </w:p>
        </w:tc>
        <w:tc>
          <w:tcPr>
            <w:tcW w:w="1039" w:type="dxa"/>
            <w:vAlign w:val="bottom"/>
          </w:tcPr>
          <w:p w:rsidR="00AF40F3" w:rsidRPr="00013B36" w:rsidRDefault="00AF40F3" w:rsidP="00742AB4">
            <w:pPr>
              <w:spacing w:after="0"/>
              <w:jc w:val="center"/>
              <w:rPr>
                <w:sz w:val="18"/>
                <w:szCs w:val="18"/>
              </w:rPr>
            </w:pPr>
            <w:r w:rsidRPr="00013B36">
              <w:rPr>
                <w:sz w:val="18"/>
                <w:szCs w:val="18"/>
              </w:rPr>
              <w:t>1,731</w:t>
            </w:r>
          </w:p>
        </w:tc>
        <w:tc>
          <w:tcPr>
            <w:tcW w:w="1120" w:type="dxa"/>
            <w:vAlign w:val="bottom"/>
          </w:tcPr>
          <w:p w:rsidR="00AF40F3" w:rsidRPr="00013B36" w:rsidRDefault="00AF40F3" w:rsidP="00AF40F3">
            <w:pPr>
              <w:spacing w:after="0"/>
              <w:jc w:val="center"/>
              <w:rPr>
                <w:sz w:val="18"/>
                <w:szCs w:val="18"/>
              </w:rPr>
            </w:pPr>
            <w:r w:rsidRPr="00013B36">
              <w:rPr>
                <w:sz w:val="18"/>
                <w:szCs w:val="18"/>
              </w:rPr>
              <w:t>58,217</w:t>
            </w:r>
          </w:p>
        </w:tc>
        <w:tc>
          <w:tcPr>
            <w:tcW w:w="1081" w:type="dxa"/>
            <w:vAlign w:val="bottom"/>
          </w:tcPr>
          <w:p w:rsidR="00AF40F3" w:rsidRPr="00013B36" w:rsidRDefault="00AF40F3" w:rsidP="00AF40F3">
            <w:pPr>
              <w:spacing w:after="0"/>
              <w:jc w:val="center"/>
              <w:rPr>
                <w:sz w:val="18"/>
                <w:szCs w:val="18"/>
              </w:rPr>
            </w:pPr>
            <w:r w:rsidRPr="00013B36">
              <w:rPr>
                <w:sz w:val="18"/>
                <w:szCs w:val="18"/>
              </w:rPr>
              <w:t>119,330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1994</w:t>
            </w:r>
          </w:p>
        </w:tc>
        <w:tc>
          <w:tcPr>
            <w:tcW w:w="1131" w:type="dxa"/>
            <w:vAlign w:val="bottom"/>
          </w:tcPr>
          <w:p w:rsidR="00AF40F3" w:rsidRPr="00013B36" w:rsidRDefault="00AF40F3" w:rsidP="00742AB4">
            <w:pPr>
              <w:spacing w:after="0"/>
              <w:jc w:val="center"/>
              <w:rPr>
                <w:sz w:val="18"/>
                <w:szCs w:val="18"/>
              </w:rPr>
            </w:pPr>
            <w:r w:rsidRPr="00013B36">
              <w:rPr>
                <w:sz w:val="18"/>
                <w:szCs w:val="18"/>
              </w:rPr>
              <w:t>1,437</w:t>
            </w:r>
          </w:p>
        </w:tc>
        <w:tc>
          <w:tcPr>
            <w:tcW w:w="1097" w:type="dxa"/>
            <w:vAlign w:val="bottom"/>
          </w:tcPr>
          <w:p w:rsidR="00AF40F3" w:rsidRPr="00013B36" w:rsidRDefault="00AF40F3" w:rsidP="00742AB4">
            <w:pPr>
              <w:spacing w:after="0"/>
              <w:jc w:val="center"/>
              <w:rPr>
                <w:sz w:val="18"/>
                <w:szCs w:val="18"/>
              </w:rPr>
            </w:pPr>
            <w:r w:rsidRPr="00013B36">
              <w:rPr>
                <w:sz w:val="18"/>
                <w:szCs w:val="18"/>
              </w:rPr>
              <w:t>1,829</w:t>
            </w:r>
          </w:p>
        </w:tc>
        <w:tc>
          <w:tcPr>
            <w:tcW w:w="1091" w:type="dxa"/>
            <w:vAlign w:val="bottom"/>
          </w:tcPr>
          <w:p w:rsidR="00AF40F3" w:rsidRPr="00013B36" w:rsidRDefault="00AF40F3" w:rsidP="00742AB4">
            <w:pPr>
              <w:spacing w:after="0"/>
              <w:jc w:val="center"/>
              <w:rPr>
                <w:sz w:val="18"/>
                <w:szCs w:val="18"/>
              </w:rPr>
            </w:pPr>
            <w:r w:rsidRPr="00013B36">
              <w:rPr>
                <w:sz w:val="18"/>
                <w:szCs w:val="18"/>
              </w:rPr>
              <w:t>318</w:t>
            </w:r>
          </w:p>
        </w:tc>
        <w:tc>
          <w:tcPr>
            <w:tcW w:w="1073" w:type="dxa"/>
            <w:vAlign w:val="bottom"/>
          </w:tcPr>
          <w:p w:rsidR="00AF40F3" w:rsidRPr="00013B36" w:rsidRDefault="00AF40F3" w:rsidP="00742AB4">
            <w:pPr>
              <w:spacing w:after="0"/>
              <w:jc w:val="center"/>
              <w:rPr>
                <w:sz w:val="18"/>
                <w:szCs w:val="18"/>
              </w:rPr>
            </w:pPr>
            <w:r w:rsidRPr="00013B36">
              <w:rPr>
                <w:sz w:val="18"/>
                <w:szCs w:val="18"/>
              </w:rPr>
              <w:t>15,920</w:t>
            </w:r>
          </w:p>
        </w:tc>
        <w:tc>
          <w:tcPr>
            <w:tcW w:w="936" w:type="dxa"/>
            <w:vAlign w:val="bottom"/>
          </w:tcPr>
          <w:p w:rsidR="00AF40F3" w:rsidRPr="00013B36" w:rsidRDefault="00AF40F3" w:rsidP="00742AB4">
            <w:pPr>
              <w:spacing w:after="0"/>
              <w:jc w:val="center"/>
              <w:rPr>
                <w:sz w:val="18"/>
                <w:szCs w:val="18"/>
              </w:rPr>
            </w:pPr>
            <w:r w:rsidRPr="00013B36">
              <w:rPr>
                <w:sz w:val="18"/>
                <w:szCs w:val="18"/>
              </w:rPr>
              <w:t>19,760</w:t>
            </w:r>
          </w:p>
        </w:tc>
        <w:tc>
          <w:tcPr>
            <w:tcW w:w="1039" w:type="dxa"/>
            <w:vAlign w:val="bottom"/>
          </w:tcPr>
          <w:p w:rsidR="00AF40F3" w:rsidRPr="00013B36" w:rsidRDefault="00AF40F3" w:rsidP="00742AB4">
            <w:pPr>
              <w:spacing w:after="0"/>
              <w:jc w:val="center"/>
              <w:rPr>
                <w:sz w:val="18"/>
                <w:szCs w:val="18"/>
              </w:rPr>
            </w:pPr>
            <w:r w:rsidRPr="00013B36">
              <w:rPr>
                <w:sz w:val="18"/>
                <w:szCs w:val="18"/>
              </w:rPr>
              <w:t>5,781</w:t>
            </w:r>
          </w:p>
        </w:tc>
        <w:tc>
          <w:tcPr>
            <w:tcW w:w="1120" w:type="dxa"/>
            <w:vAlign w:val="bottom"/>
          </w:tcPr>
          <w:p w:rsidR="00AF40F3" w:rsidRPr="00013B36" w:rsidRDefault="00AF40F3" w:rsidP="00AF40F3">
            <w:pPr>
              <w:spacing w:after="0"/>
              <w:jc w:val="center"/>
              <w:rPr>
                <w:sz w:val="18"/>
                <w:szCs w:val="18"/>
              </w:rPr>
            </w:pPr>
            <w:r w:rsidRPr="00013B36">
              <w:rPr>
                <w:sz w:val="18"/>
                <w:szCs w:val="18"/>
              </w:rPr>
              <w:t>194,425</w:t>
            </w:r>
          </w:p>
        </w:tc>
        <w:tc>
          <w:tcPr>
            <w:tcW w:w="1081" w:type="dxa"/>
            <w:vAlign w:val="bottom"/>
          </w:tcPr>
          <w:p w:rsidR="00AF40F3" w:rsidRPr="00013B36" w:rsidRDefault="00AF40F3" w:rsidP="00AF40F3">
            <w:pPr>
              <w:spacing w:after="0"/>
              <w:jc w:val="center"/>
              <w:rPr>
                <w:sz w:val="18"/>
                <w:szCs w:val="18"/>
              </w:rPr>
            </w:pPr>
            <w:r w:rsidRPr="00013B36">
              <w:rPr>
                <w:sz w:val="18"/>
                <w:szCs w:val="18"/>
              </w:rPr>
              <w:t>96,343</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1995</w:t>
            </w:r>
          </w:p>
        </w:tc>
        <w:tc>
          <w:tcPr>
            <w:tcW w:w="1131" w:type="dxa"/>
            <w:vAlign w:val="bottom"/>
          </w:tcPr>
          <w:p w:rsidR="00AF40F3" w:rsidRPr="00013B36" w:rsidRDefault="00AF40F3" w:rsidP="00742AB4">
            <w:pPr>
              <w:spacing w:after="0"/>
              <w:jc w:val="center"/>
              <w:rPr>
                <w:sz w:val="18"/>
                <w:szCs w:val="18"/>
              </w:rPr>
            </w:pPr>
            <w:r w:rsidRPr="00013B36">
              <w:rPr>
                <w:sz w:val="18"/>
                <w:szCs w:val="18"/>
              </w:rPr>
              <w:t>460</w:t>
            </w:r>
          </w:p>
        </w:tc>
        <w:tc>
          <w:tcPr>
            <w:tcW w:w="1097" w:type="dxa"/>
            <w:vAlign w:val="bottom"/>
          </w:tcPr>
          <w:p w:rsidR="00AF40F3" w:rsidRPr="00013B36" w:rsidRDefault="00AF40F3" w:rsidP="00742AB4">
            <w:pPr>
              <w:spacing w:after="0"/>
              <w:jc w:val="center"/>
              <w:rPr>
                <w:sz w:val="18"/>
                <w:szCs w:val="18"/>
              </w:rPr>
            </w:pPr>
            <w:r w:rsidRPr="00013B36">
              <w:rPr>
                <w:sz w:val="18"/>
                <w:szCs w:val="18"/>
              </w:rPr>
              <w:t>600</w:t>
            </w:r>
          </w:p>
        </w:tc>
        <w:tc>
          <w:tcPr>
            <w:tcW w:w="1091" w:type="dxa"/>
            <w:vAlign w:val="bottom"/>
          </w:tcPr>
          <w:p w:rsidR="00AF40F3" w:rsidRPr="00013B36" w:rsidRDefault="00AF40F3" w:rsidP="00742AB4">
            <w:pPr>
              <w:spacing w:after="0"/>
              <w:jc w:val="center"/>
              <w:rPr>
                <w:sz w:val="18"/>
                <w:szCs w:val="18"/>
              </w:rPr>
            </w:pPr>
            <w:r w:rsidRPr="00013B36">
              <w:rPr>
                <w:sz w:val="18"/>
                <w:szCs w:val="18"/>
              </w:rPr>
              <w:t>277</w:t>
            </w:r>
          </w:p>
        </w:tc>
        <w:tc>
          <w:tcPr>
            <w:tcW w:w="1073" w:type="dxa"/>
            <w:vAlign w:val="bottom"/>
          </w:tcPr>
          <w:p w:rsidR="00AF40F3" w:rsidRPr="00013B36" w:rsidRDefault="00AF40F3" w:rsidP="00742AB4">
            <w:pPr>
              <w:spacing w:after="0"/>
              <w:jc w:val="center"/>
              <w:rPr>
                <w:sz w:val="18"/>
                <w:szCs w:val="18"/>
              </w:rPr>
            </w:pPr>
            <w:r w:rsidRPr="00013B36">
              <w:rPr>
                <w:sz w:val="18"/>
                <w:szCs w:val="18"/>
              </w:rPr>
              <w:t>4,945</w:t>
            </w:r>
          </w:p>
        </w:tc>
        <w:tc>
          <w:tcPr>
            <w:tcW w:w="936" w:type="dxa"/>
            <w:vAlign w:val="bottom"/>
          </w:tcPr>
          <w:p w:rsidR="00AF40F3" w:rsidRPr="00013B36" w:rsidRDefault="00AF40F3" w:rsidP="00742AB4">
            <w:pPr>
              <w:spacing w:after="0"/>
              <w:jc w:val="center"/>
              <w:rPr>
                <w:sz w:val="18"/>
                <w:szCs w:val="18"/>
              </w:rPr>
            </w:pPr>
            <w:r w:rsidRPr="00013B36">
              <w:rPr>
                <w:sz w:val="18"/>
                <w:szCs w:val="18"/>
              </w:rPr>
              <w:t>6,138</w:t>
            </w:r>
          </w:p>
        </w:tc>
        <w:tc>
          <w:tcPr>
            <w:tcW w:w="1039" w:type="dxa"/>
            <w:vAlign w:val="bottom"/>
          </w:tcPr>
          <w:p w:rsidR="00AF40F3" w:rsidRPr="00013B36" w:rsidRDefault="00AF40F3" w:rsidP="00742AB4">
            <w:pPr>
              <w:spacing w:after="0"/>
              <w:jc w:val="center"/>
              <w:rPr>
                <w:sz w:val="18"/>
                <w:szCs w:val="18"/>
              </w:rPr>
            </w:pPr>
            <w:r w:rsidRPr="00013B36">
              <w:rPr>
                <w:sz w:val="18"/>
                <w:szCs w:val="18"/>
              </w:rPr>
              <w:t>1,687</w:t>
            </w:r>
          </w:p>
        </w:tc>
        <w:tc>
          <w:tcPr>
            <w:tcW w:w="1120" w:type="dxa"/>
            <w:vAlign w:val="bottom"/>
          </w:tcPr>
          <w:p w:rsidR="00AF40F3" w:rsidRPr="00013B36" w:rsidRDefault="00AF40F3" w:rsidP="00AF40F3">
            <w:pPr>
              <w:spacing w:after="0"/>
              <w:jc w:val="center"/>
              <w:rPr>
                <w:sz w:val="18"/>
                <w:szCs w:val="18"/>
              </w:rPr>
            </w:pPr>
            <w:r w:rsidRPr="00013B36">
              <w:rPr>
                <w:sz w:val="18"/>
                <w:szCs w:val="18"/>
              </w:rPr>
              <w:t>56,737</w:t>
            </w:r>
          </w:p>
        </w:tc>
        <w:tc>
          <w:tcPr>
            <w:tcW w:w="1081" w:type="dxa"/>
            <w:vAlign w:val="bottom"/>
          </w:tcPr>
          <w:p w:rsidR="00AF40F3" w:rsidRPr="00013B36" w:rsidRDefault="00AF40F3" w:rsidP="00AF40F3">
            <w:pPr>
              <w:spacing w:after="0"/>
              <w:jc w:val="center"/>
              <w:rPr>
                <w:sz w:val="18"/>
                <w:szCs w:val="18"/>
              </w:rPr>
            </w:pPr>
            <w:r w:rsidRPr="00013B36">
              <w:rPr>
                <w:sz w:val="18"/>
                <w:szCs w:val="18"/>
              </w:rPr>
              <w:t>55,710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1996</w:t>
            </w:r>
          </w:p>
        </w:tc>
        <w:tc>
          <w:tcPr>
            <w:tcW w:w="1131" w:type="dxa"/>
            <w:vAlign w:val="bottom"/>
          </w:tcPr>
          <w:p w:rsidR="00AF40F3" w:rsidRPr="00013B36" w:rsidRDefault="00AF40F3" w:rsidP="00742AB4">
            <w:pPr>
              <w:spacing w:after="0"/>
              <w:jc w:val="center"/>
              <w:rPr>
                <w:sz w:val="18"/>
                <w:szCs w:val="18"/>
              </w:rPr>
            </w:pPr>
            <w:r w:rsidRPr="00013B36">
              <w:rPr>
                <w:sz w:val="18"/>
                <w:szCs w:val="18"/>
              </w:rPr>
              <w:t>515</w:t>
            </w:r>
          </w:p>
        </w:tc>
        <w:tc>
          <w:tcPr>
            <w:tcW w:w="1097" w:type="dxa"/>
            <w:vAlign w:val="bottom"/>
          </w:tcPr>
          <w:p w:rsidR="00AF40F3" w:rsidRPr="00013B36" w:rsidRDefault="00AF40F3" w:rsidP="00742AB4">
            <w:pPr>
              <w:spacing w:after="0"/>
              <w:jc w:val="center"/>
              <w:rPr>
                <w:sz w:val="18"/>
                <w:szCs w:val="18"/>
              </w:rPr>
            </w:pPr>
            <w:r w:rsidRPr="00013B36">
              <w:rPr>
                <w:sz w:val="18"/>
                <w:szCs w:val="18"/>
              </w:rPr>
              <w:t>798</w:t>
            </w:r>
          </w:p>
        </w:tc>
        <w:tc>
          <w:tcPr>
            <w:tcW w:w="1091" w:type="dxa"/>
            <w:vAlign w:val="bottom"/>
          </w:tcPr>
          <w:p w:rsidR="00AF40F3" w:rsidRPr="00013B36" w:rsidRDefault="00AF40F3" w:rsidP="00742AB4">
            <w:pPr>
              <w:spacing w:after="0"/>
              <w:jc w:val="center"/>
              <w:rPr>
                <w:sz w:val="18"/>
                <w:szCs w:val="18"/>
              </w:rPr>
            </w:pPr>
            <w:r w:rsidRPr="00013B36">
              <w:rPr>
                <w:sz w:val="18"/>
                <w:szCs w:val="18"/>
              </w:rPr>
              <w:t>263</w:t>
            </w:r>
          </w:p>
        </w:tc>
        <w:tc>
          <w:tcPr>
            <w:tcW w:w="1073" w:type="dxa"/>
            <w:vAlign w:val="bottom"/>
          </w:tcPr>
          <w:p w:rsidR="00AF40F3" w:rsidRPr="00013B36" w:rsidRDefault="00AF40F3" w:rsidP="00742AB4">
            <w:pPr>
              <w:spacing w:after="0"/>
              <w:jc w:val="center"/>
              <w:rPr>
                <w:sz w:val="18"/>
                <w:szCs w:val="18"/>
              </w:rPr>
            </w:pPr>
            <w:r w:rsidRPr="00013B36">
              <w:rPr>
                <w:sz w:val="18"/>
                <w:szCs w:val="18"/>
              </w:rPr>
              <w:t>6,050</w:t>
            </w:r>
          </w:p>
        </w:tc>
        <w:tc>
          <w:tcPr>
            <w:tcW w:w="936" w:type="dxa"/>
            <w:vAlign w:val="bottom"/>
          </w:tcPr>
          <w:p w:rsidR="00AF40F3" w:rsidRPr="00013B36" w:rsidRDefault="00AF40F3" w:rsidP="00742AB4">
            <w:pPr>
              <w:spacing w:after="0"/>
              <w:jc w:val="center"/>
              <w:rPr>
                <w:sz w:val="18"/>
                <w:szCs w:val="18"/>
              </w:rPr>
            </w:pPr>
            <w:r w:rsidRPr="00013B36">
              <w:rPr>
                <w:sz w:val="18"/>
                <w:szCs w:val="18"/>
              </w:rPr>
              <w:t>7,509</w:t>
            </w:r>
          </w:p>
        </w:tc>
        <w:tc>
          <w:tcPr>
            <w:tcW w:w="1039" w:type="dxa"/>
            <w:vAlign w:val="bottom"/>
          </w:tcPr>
          <w:p w:rsidR="00AF40F3" w:rsidRPr="00013B36" w:rsidRDefault="00AF40F3" w:rsidP="00742AB4">
            <w:pPr>
              <w:spacing w:after="0"/>
              <w:jc w:val="center"/>
              <w:rPr>
                <w:sz w:val="18"/>
                <w:szCs w:val="18"/>
              </w:rPr>
            </w:pPr>
            <w:r w:rsidRPr="00013B36">
              <w:rPr>
                <w:sz w:val="18"/>
                <w:szCs w:val="18"/>
              </w:rPr>
              <w:t>1,110</w:t>
            </w:r>
          </w:p>
        </w:tc>
        <w:tc>
          <w:tcPr>
            <w:tcW w:w="1120" w:type="dxa"/>
            <w:vAlign w:val="bottom"/>
          </w:tcPr>
          <w:p w:rsidR="00AF40F3" w:rsidRPr="00013B36" w:rsidRDefault="00AF40F3" w:rsidP="00AF40F3">
            <w:pPr>
              <w:spacing w:after="0"/>
              <w:jc w:val="center"/>
              <w:rPr>
                <w:sz w:val="18"/>
                <w:szCs w:val="18"/>
              </w:rPr>
            </w:pPr>
            <w:r w:rsidRPr="00013B36">
              <w:rPr>
                <w:sz w:val="18"/>
                <w:szCs w:val="18"/>
              </w:rPr>
              <w:t>37,331</w:t>
            </w:r>
          </w:p>
        </w:tc>
        <w:tc>
          <w:tcPr>
            <w:tcW w:w="1081" w:type="dxa"/>
            <w:vAlign w:val="bottom"/>
          </w:tcPr>
          <w:p w:rsidR="00AF40F3" w:rsidRPr="00013B36" w:rsidRDefault="00AF40F3" w:rsidP="00AF40F3">
            <w:pPr>
              <w:spacing w:after="0"/>
              <w:jc w:val="center"/>
              <w:rPr>
                <w:sz w:val="18"/>
                <w:szCs w:val="18"/>
              </w:rPr>
            </w:pPr>
            <w:r w:rsidRPr="00013B36">
              <w:rPr>
                <w:sz w:val="18"/>
                <w:szCs w:val="18"/>
              </w:rPr>
              <w:t>44,635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1997</w:t>
            </w:r>
          </w:p>
        </w:tc>
        <w:tc>
          <w:tcPr>
            <w:tcW w:w="1131" w:type="dxa"/>
            <w:vAlign w:val="bottom"/>
          </w:tcPr>
          <w:p w:rsidR="00AF40F3" w:rsidRPr="00013B36" w:rsidRDefault="00AF40F3" w:rsidP="00742AB4">
            <w:pPr>
              <w:spacing w:after="0"/>
              <w:jc w:val="center"/>
              <w:rPr>
                <w:sz w:val="18"/>
                <w:szCs w:val="18"/>
              </w:rPr>
            </w:pPr>
            <w:r w:rsidRPr="00013B36">
              <w:rPr>
                <w:sz w:val="18"/>
                <w:szCs w:val="18"/>
              </w:rPr>
              <w:t>609</w:t>
            </w:r>
          </w:p>
        </w:tc>
        <w:tc>
          <w:tcPr>
            <w:tcW w:w="1097" w:type="dxa"/>
            <w:vAlign w:val="bottom"/>
          </w:tcPr>
          <w:p w:rsidR="00AF40F3" w:rsidRPr="00013B36" w:rsidRDefault="00AF40F3" w:rsidP="00742AB4">
            <w:pPr>
              <w:spacing w:after="0"/>
              <w:jc w:val="center"/>
              <w:rPr>
                <w:sz w:val="18"/>
                <w:szCs w:val="18"/>
              </w:rPr>
            </w:pPr>
            <w:r w:rsidRPr="00013B36">
              <w:rPr>
                <w:sz w:val="18"/>
                <w:szCs w:val="18"/>
              </w:rPr>
              <w:t>1,018</w:t>
            </w:r>
          </w:p>
        </w:tc>
        <w:tc>
          <w:tcPr>
            <w:tcW w:w="1091" w:type="dxa"/>
            <w:vAlign w:val="bottom"/>
          </w:tcPr>
          <w:p w:rsidR="00AF40F3" w:rsidRPr="00013B36" w:rsidRDefault="00AF40F3" w:rsidP="00742AB4">
            <w:pPr>
              <w:spacing w:after="0"/>
              <w:jc w:val="center"/>
              <w:rPr>
                <w:sz w:val="18"/>
                <w:szCs w:val="18"/>
              </w:rPr>
            </w:pPr>
            <w:r w:rsidRPr="00013B36">
              <w:rPr>
                <w:sz w:val="18"/>
                <w:szCs w:val="18"/>
              </w:rPr>
              <w:t>186</w:t>
            </w:r>
          </w:p>
        </w:tc>
        <w:tc>
          <w:tcPr>
            <w:tcW w:w="1073" w:type="dxa"/>
            <w:vAlign w:val="bottom"/>
          </w:tcPr>
          <w:p w:rsidR="00AF40F3" w:rsidRPr="00013B36" w:rsidRDefault="00AF40F3" w:rsidP="00742AB4">
            <w:pPr>
              <w:spacing w:after="0"/>
              <w:jc w:val="center"/>
              <w:rPr>
                <w:sz w:val="18"/>
                <w:szCs w:val="18"/>
              </w:rPr>
            </w:pPr>
            <w:r w:rsidRPr="00013B36">
              <w:rPr>
                <w:sz w:val="18"/>
                <w:szCs w:val="18"/>
              </w:rPr>
              <w:t>10,050</w:t>
            </w:r>
          </w:p>
        </w:tc>
        <w:tc>
          <w:tcPr>
            <w:tcW w:w="936" w:type="dxa"/>
            <w:vAlign w:val="bottom"/>
          </w:tcPr>
          <w:p w:rsidR="00AF40F3" w:rsidRPr="00013B36" w:rsidRDefault="00AF40F3" w:rsidP="00742AB4">
            <w:pPr>
              <w:spacing w:after="0"/>
              <w:jc w:val="center"/>
              <w:rPr>
                <w:sz w:val="18"/>
                <w:szCs w:val="18"/>
              </w:rPr>
            </w:pPr>
            <w:r w:rsidRPr="00013B36">
              <w:rPr>
                <w:sz w:val="18"/>
                <w:szCs w:val="18"/>
              </w:rPr>
              <w:t>12,474</w:t>
            </w:r>
          </w:p>
        </w:tc>
        <w:tc>
          <w:tcPr>
            <w:tcW w:w="1039" w:type="dxa"/>
            <w:vAlign w:val="bottom"/>
          </w:tcPr>
          <w:p w:rsidR="00AF40F3" w:rsidRPr="00013B36" w:rsidRDefault="00AF40F3" w:rsidP="00742AB4">
            <w:pPr>
              <w:spacing w:after="0"/>
              <w:jc w:val="center"/>
              <w:rPr>
                <w:sz w:val="18"/>
                <w:szCs w:val="18"/>
              </w:rPr>
            </w:pPr>
            <w:r w:rsidRPr="00013B36">
              <w:rPr>
                <w:sz w:val="18"/>
                <w:szCs w:val="18"/>
              </w:rPr>
              <w:t>1,294</w:t>
            </w:r>
          </w:p>
        </w:tc>
        <w:tc>
          <w:tcPr>
            <w:tcW w:w="1120" w:type="dxa"/>
            <w:vAlign w:val="bottom"/>
          </w:tcPr>
          <w:p w:rsidR="00AF40F3" w:rsidRPr="00013B36" w:rsidRDefault="00AF40F3" w:rsidP="00AF40F3">
            <w:pPr>
              <w:spacing w:after="0"/>
              <w:jc w:val="center"/>
              <w:rPr>
                <w:sz w:val="18"/>
                <w:szCs w:val="18"/>
              </w:rPr>
            </w:pPr>
            <w:r w:rsidRPr="00013B36">
              <w:rPr>
                <w:sz w:val="18"/>
                <w:szCs w:val="18"/>
              </w:rPr>
              <w:t>43,519</w:t>
            </w:r>
          </w:p>
        </w:tc>
        <w:tc>
          <w:tcPr>
            <w:tcW w:w="1081" w:type="dxa"/>
            <w:vAlign w:val="bottom"/>
          </w:tcPr>
          <w:p w:rsidR="00AF40F3" w:rsidRPr="00013B36" w:rsidRDefault="00AF40F3" w:rsidP="00AF40F3">
            <w:pPr>
              <w:spacing w:after="0"/>
              <w:jc w:val="center"/>
              <w:rPr>
                <w:sz w:val="18"/>
                <w:szCs w:val="18"/>
              </w:rPr>
            </w:pPr>
            <w:r w:rsidRPr="00013B36">
              <w:rPr>
                <w:sz w:val="18"/>
                <w:szCs w:val="18"/>
              </w:rPr>
              <w:t>32,345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1998</w:t>
            </w:r>
          </w:p>
        </w:tc>
        <w:tc>
          <w:tcPr>
            <w:tcW w:w="1131" w:type="dxa"/>
            <w:vAlign w:val="bottom"/>
          </w:tcPr>
          <w:p w:rsidR="00AF40F3" w:rsidRPr="00013B36" w:rsidRDefault="00AF40F3" w:rsidP="00742AB4">
            <w:pPr>
              <w:spacing w:after="0"/>
              <w:jc w:val="center"/>
              <w:rPr>
                <w:sz w:val="18"/>
                <w:szCs w:val="18"/>
              </w:rPr>
            </w:pPr>
            <w:r w:rsidRPr="00013B36">
              <w:rPr>
                <w:sz w:val="18"/>
                <w:szCs w:val="18"/>
              </w:rPr>
              <w:t>862</w:t>
            </w:r>
          </w:p>
        </w:tc>
        <w:tc>
          <w:tcPr>
            <w:tcW w:w="1097" w:type="dxa"/>
            <w:vAlign w:val="bottom"/>
          </w:tcPr>
          <w:p w:rsidR="00AF40F3" w:rsidRPr="00013B36" w:rsidRDefault="00AF40F3" w:rsidP="00742AB4">
            <w:pPr>
              <w:spacing w:after="0"/>
              <w:jc w:val="center"/>
              <w:rPr>
                <w:sz w:val="18"/>
                <w:szCs w:val="18"/>
              </w:rPr>
            </w:pPr>
            <w:r w:rsidRPr="00013B36">
              <w:rPr>
                <w:sz w:val="18"/>
                <w:szCs w:val="18"/>
              </w:rPr>
              <w:t>1,160</w:t>
            </w:r>
          </w:p>
        </w:tc>
        <w:tc>
          <w:tcPr>
            <w:tcW w:w="1091" w:type="dxa"/>
            <w:vAlign w:val="bottom"/>
          </w:tcPr>
          <w:p w:rsidR="00AF40F3" w:rsidRPr="00013B36" w:rsidRDefault="00AF40F3" w:rsidP="00742AB4">
            <w:pPr>
              <w:spacing w:after="0"/>
              <w:jc w:val="center"/>
              <w:rPr>
                <w:sz w:val="18"/>
                <w:szCs w:val="18"/>
              </w:rPr>
            </w:pPr>
            <w:r w:rsidRPr="00013B36">
              <w:rPr>
                <w:sz w:val="18"/>
                <w:szCs w:val="18"/>
              </w:rPr>
              <w:t>102</w:t>
            </w:r>
          </w:p>
        </w:tc>
        <w:tc>
          <w:tcPr>
            <w:tcW w:w="1073" w:type="dxa"/>
            <w:vAlign w:val="bottom"/>
          </w:tcPr>
          <w:p w:rsidR="00AF40F3" w:rsidRPr="00013B36" w:rsidRDefault="00AF40F3" w:rsidP="00742AB4">
            <w:pPr>
              <w:spacing w:after="0"/>
              <w:jc w:val="center"/>
              <w:rPr>
                <w:sz w:val="18"/>
                <w:szCs w:val="18"/>
              </w:rPr>
            </w:pPr>
            <w:r w:rsidRPr="00013B36">
              <w:rPr>
                <w:sz w:val="18"/>
                <w:szCs w:val="18"/>
              </w:rPr>
              <w:t>6,802</w:t>
            </w:r>
          </w:p>
        </w:tc>
        <w:tc>
          <w:tcPr>
            <w:tcW w:w="936" w:type="dxa"/>
            <w:vAlign w:val="bottom"/>
          </w:tcPr>
          <w:p w:rsidR="00AF40F3" w:rsidRPr="00013B36" w:rsidRDefault="00AF40F3" w:rsidP="00742AB4">
            <w:pPr>
              <w:spacing w:after="0"/>
              <w:jc w:val="center"/>
              <w:rPr>
                <w:sz w:val="18"/>
                <w:szCs w:val="18"/>
              </w:rPr>
            </w:pPr>
            <w:r w:rsidRPr="00013B36">
              <w:rPr>
                <w:sz w:val="18"/>
                <w:szCs w:val="18"/>
              </w:rPr>
              <w:t>8,443</w:t>
            </w:r>
          </w:p>
        </w:tc>
        <w:tc>
          <w:tcPr>
            <w:tcW w:w="1039" w:type="dxa"/>
            <w:vAlign w:val="bottom"/>
          </w:tcPr>
          <w:p w:rsidR="00AF40F3" w:rsidRPr="00013B36" w:rsidRDefault="00AF40F3" w:rsidP="00742AB4">
            <w:pPr>
              <w:spacing w:after="0"/>
              <w:jc w:val="center"/>
              <w:rPr>
                <w:sz w:val="18"/>
                <w:szCs w:val="18"/>
              </w:rPr>
            </w:pPr>
            <w:r w:rsidRPr="00013B36">
              <w:rPr>
                <w:sz w:val="18"/>
                <w:szCs w:val="18"/>
              </w:rPr>
              <w:t>1,460</w:t>
            </w:r>
          </w:p>
        </w:tc>
        <w:tc>
          <w:tcPr>
            <w:tcW w:w="1120" w:type="dxa"/>
            <w:vAlign w:val="bottom"/>
          </w:tcPr>
          <w:p w:rsidR="00AF40F3" w:rsidRPr="00013B36" w:rsidRDefault="00AF40F3" w:rsidP="00AF40F3">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61,382</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1999</w:t>
            </w:r>
          </w:p>
        </w:tc>
        <w:tc>
          <w:tcPr>
            <w:tcW w:w="1131" w:type="dxa"/>
            <w:vAlign w:val="bottom"/>
          </w:tcPr>
          <w:p w:rsidR="00AF40F3" w:rsidRPr="00013B36" w:rsidRDefault="00AF40F3" w:rsidP="00742AB4">
            <w:pPr>
              <w:spacing w:after="0"/>
              <w:jc w:val="center"/>
              <w:rPr>
                <w:sz w:val="18"/>
                <w:szCs w:val="18"/>
              </w:rPr>
            </w:pPr>
            <w:r w:rsidRPr="00013B36">
              <w:rPr>
                <w:sz w:val="18"/>
                <w:szCs w:val="18"/>
              </w:rPr>
              <w:t>845</w:t>
            </w:r>
          </w:p>
        </w:tc>
        <w:tc>
          <w:tcPr>
            <w:tcW w:w="1097" w:type="dxa"/>
            <w:vAlign w:val="bottom"/>
          </w:tcPr>
          <w:p w:rsidR="00AF40F3" w:rsidRPr="00013B36" w:rsidRDefault="00AF40F3" w:rsidP="00742AB4">
            <w:pPr>
              <w:spacing w:after="0"/>
              <w:jc w:val="center"/>
              <w:rPr>
                <w:sz w:val="18"/>
                <w:szCs w:val="18"/>
              </w:rPr>
            </w:pPr>
            <w:r w:rsidRPr="00013B36">
              <w:rPr>
                <w:sz w:val="18"/>
                <w:szCs w:val="18"/>
              </w:rPr>
              <w:t>1,000</w:t>
            </w:r>
          </w:p>
        </w:tc>
        <w:tc>
          <w:tcPr>
            <w:tcW w:w="1091" w:type="dxa"/>
            <w:vAlign w:val="bottom"/>
          </w:tcPr>
          <w:p w:rsidR="00AF40F3" w:rsidRPr="00013B36" w:rsidRDefault="00AF40F3" w:rsidP="00742AB4">
            <w:pPr>
              <w:spacing w:after="0"/>
              <w:jc w:val="center"/>
              <w:rPr>
                <w:sz w:val="18"/>
                <w:szCs w:val="18"/>
              </w:rPr>
            </w:pPr>
            <w:r w:rsidRPr="00013B36">
              <w:rPr>
                <w:sz w:val="18"/>
                <w:szCs w:val="18"/>
              </w:rPr>
              <w:t>272</w:t>
            </w:r>
          </w:p>
        </w:tc>
        <w:tc>
          <w:tcPr>
            <w:tcW w:w="1073" w:type="dxa"/>
            <w:vAlign w:val="bottom"/>
          </w:tcPr>
          <w:p w:rsidR="00AF40F3" w:rsidRPr="00013B36" w:rsidRDefault="00AF40F3" w:rsidP="00742AB4">
            <w:pPr>
              <w:spacing w:after="0"/>
              <w:jc w:val="center"/>
              <w:rPr>
                <w:sz w:val="18"/>
                <w:szCs w:val="18"/>
              </w:rPr>
            </w:pPr>
            <w:r w:rsidRPr="00013B36">
              <w:rPr>
                <w:sz w:val="18"/>
                <w:szCs w:val="18"/>
              </w:rPr>
              <w:t>9,920</w:t>
            </w:r>
          </w:p>
        </w:tc>
        <w:tc>
          <w:tcPr>
            <w:tcW w:w="936" w:type="dxa"/>
            <w:vAlign w:val="bottom"/>
          </w:tcPr>
          <w:p w:rsidR="00AF40F3" w:rsidRPr="00013B36" w:rsidRDefault="00AF40F3" w:rsidP="00742AB4">
            <w:pPr>
              <w:spacing w:after="0"/>
              <w:jc w:val="center"/>
              <w:rPr>
                <w:sz w:val="18"/>
                <w:szCs w:val="18"/>
              </w:rPr>
            </w:pPr>
            <w:r w:rsidRPr="00013B36">
              <w:rPr>
                <w:sz w:val="18"/>
                <w:szCs w:val="18"/>
              </w:rPr>
              <w:t>12,313</w:t>
            </w:r>
          </w:p>
        </w:tc>
        <w:tc>
          <w:tcPr>
            <w:tcW w:w="1039" w:type="dxa"/>
            <w:vAlign w:val="bottom"/>
          </w:tcPr>
          <w:p w:rsidR="00AF40F3" w:rsidRPr="00013B36" w:rsidRDefault="00AF40F3" w:rsidP="00742AB4">
            <w:pPr>
              <w:spacing w:after="0"/>
              <w:jc w:val="center"/>
              <w:rPr>
                <w:sz w:val="18"/>
                <w:szCs w:val="18"/>
              </w:rPr>
            </w:pPr>
            <w:r w:rsidRPr="00013B36">
              <w:rPr>
                <w:sz w:val="18"/>
                <w:szCs w:val="18"/>
              </w:rPr>
              <w:t>1,699</w:t>
            </w:r>
          </w:p>
        </w:tc>
        <w:tc>
          <w:tcPr>
            <w:tcW w:w="1120" w:type="dxa"/>
            <w:vAlign w:val="bottom"/>
          </w:tcPr>
          <w:p w:rsidR="00AF40F3" w:rsidRPr="00013B36" w:rsidRDefault="00AF40F3" w:rsidP="00AF40F3">
            <w:pPr>
              <w:spacing w:after="0"/>
              <w:jc w:val="center"/>
              <w:rPr>
                <w:sz w:val="18"/>
                <w:szCs w:val="18"/>
              </w:rPr>
            </w:pPr>
            <w:r w:rsidRPr="00013B36">
              <w:rPr>
                <w:sz w:val="18"/>
                <w:szCs w:val="18"/>
              </w:rPr>
              <w:t>57,140</w:t>
            </w:r>
          </w:p>
        </w:tc>
        <w:tc>
          <w:tcPr>
            <w:tcW w:w="1081" w:type="dxa"/>
            <w:vAlign w:val="bottom"/>
          </w:tcPr>
          <w:p w:rsidR="00AF40F3" w:rsidRPr="00013B36" w:rsidRDefault="00AF40F3" w:rsidP="00AF40F3">
            <w:pPr>
              <w:spacing w:after="0"/>
              <w:jc w:val="center"/>
              <w:rPr>
                <w:sz w:val="18"/>
                <w:szCs w:val="18"/>
              </w:rPr>
            </w:pPr>
            <w:r w:rsidRPr="00013B36">
              <w:rPr>
                <w:sz w:val="18"/>
                <w:szCs w:val="18"/>
              </w:rPr>
              <w:t>60,768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2000</w:t>
            </w:r>
          </w:p>
        </w:tc>
        <w:tc>
          <w:tcPr>
            <w:tcW w:w="1131" w:type="dxa"/>
            <w:vAlign w:val="bottom"/>
          </w:tcPr>
          <w:p w:rsidR="00AF40F3" w:rsidRPr="00013B36" w:rsidRDefault="00AF40F3" w:rsidP="00742AB4">
            <w:pPr>
              <w:spacing w:after="0"/>
              <w:jc w:val="center"/>
              <w:rPr>
                <w:sz w:val="18"/>
                <w:szCs w:val="18"/>
              </w:rPr>
            </w:pPr>
            <w:r w:rsidRPr="00013B36">
              <w:rPr>
                <w:sz w:val="18"/>
                <w:szCs w:val="18"/>
              </w:rPr>
              <w:t>683</w:t>
            </w:r>
          </w:p>
        </w:tc>
        <w:tc>
          <w:tcPr>
            <w:tcW w:w="1097" w:type="dxa"/>
            <w:vAlign w:val="bottom"/>
          </w:tcPr>
          <w:p w:rsidR="00AF40F3" w:rsidRPr="00013B36" w:rsidRDefault="00AF40F3" w:rsidP="00742AB4">
            <w:pPr>
              <w:spacing w:after="0"/>
              <w:jc w:val="center"/>
              <w:rPr>
                <w:sz w:val="18"/>
                <w:szCs w:val="18"/>
              </w:rPr>
            </w:pPr>
            <w:r w:rsidRPr="00013B36">
              <w:rPr>
                <w:sz w:val="18"/>
                <w:szCs w:val="18"/>
              </w:rPr>
              <w:t>961</w:t>
            </w:r>
          </w:p>
        </w:tc>
        <w:tc>
          <w:tcPr>
            <w:tcW w:w="1091" w:type="dxa"/>
            <w:vAlign w:val="bottom"/>
          </w:tcPr>
          <w:p w:rsidR="00AF40F3" w:rsidRPr="00013B36" w:rsidRDefault="00AF40F3" w:rsidP="00742AB4">
            <w:pPr>
              <w:spacing w:after="0"/>
              <w:jc w:val="center"/>
              <w:rPr>
                <w:sz w:val="18"/>
                <w:szCs w:val="18"/>
              </w:rPr>
            </w:pPr>
            <w:r w:rsidRPr="00013B36">
              <w:rPr>
                <w:sz w:val="18"/>
                <w:szCs w:val="18"/>
              </w:rPr>
              <w:t>202</w:t>
            </w:r>
          </w:p>
        </w:tc>
        <w:tc>
          <w:tcPr>
            <w:tcW w:w="1073" w:type="dxa"/>
            <w:vAlign w:val="bottom"/>
          </w:tcPr>
          <w:p w:rsidR="00AF40F3" w:rsidRPr="00013B36" w:rsidRDefault="00AF40F3" w:rsidP="00742AB4">
            <w:pPr>
              <w:spacing w:after="0"/>
              <w:jc w:val="center"/>
              <w:rPr>
                <w:sz w:val="18"/>
                <w:szCs w:val="18"/>
              </w:rPr>
            </w:pPr>
            <w:r w:rsidRPr="00013B36">
              <w:rPr>
                <w:sz w:val="18"/>
                <w:szCs w:val="18"/>
              </w:rPr>
              <w:t>10,650</w:t>
            </w:r>
          </w:p>
        </w:tc>
        <w:tc>
          <w:tcPr>
            <w:tcW w:w="936" w:type="dxa"/>
            <w:vAlign w:val="bottom"/>
          </w:tcPr>
          <w:p w:rsidR="00AF40F3" w:rsidRPr="00013B36" w:rsidRDefault="00AF40F3" w:rsidP="00742AB4">
            <w:pPr>
              <w:spacing w:after="0"/>
              <w:jc w:val="center"/>
              <w:rPr>
                <w:sz w:val="18"/>
                <w:szCs w:val="18"/>
              </w:rPr>
            </w:pPr>
            <w:r w:rsidRPr="00013B36">
              <w:rPr>
                <w:sz w:val="18"/>
                <w:szCs w:val="18"/>
              </w:rPr>
              <w:t>13,219</w:t>
            </w:r>
          </w:p>
        </w:tc>
        <w:tc>
          <w:tcPr>
            <w:tcW w:w="1039" w:type="dxa"/>
            <w:vAlign w:val="bottom"/>
          </w:tcPr>
          <w:p w:rsidR="00AF40F3" w:rsidRPr="00013B36" w:rsidRDefault="00AF40F3" w:rsidP="00742AB4">
            <w:pPr>
              <w:spacing w:after="0"/>
              <w:jc w:val="center"/>
              <w:rPr>
                <w:sz w:val="18"/>
                <w:szCs w:val="18"/>
              </w:rPr>
            </w:pPr>
            <w:r w:rsidRPr="00013B36">
              <w:rPr>
                <w:sz w:val="18"/>
                <w:szCs w:val="18"/>
              </w:rPr>
              <w:t>2,635</w:t>
            </w:r>
          </w:p>
        </w:tc>
        <w:tc>
          <w:tcPr>
            <w:tcW w:w="1120" w:type="dxa"/>
            <w:vAlign w:val="bottom"/>
          </w:tcPr>
          <w:p w:rsidR="00AF40F3" w:rsidRPr="00013B36" w:rsidRDefault="00AF40F3" w:rsidP="00AF40F3">
            <w:pPr>
              <w:spacing w:after="0"/>
              <w:jc w:val="center"/>
              <w:rPr>
                <w:sz w:val="18"/>
                <w:szCs w:val="18"/>
              </w:rPr>
            </w:pPr>
            <w:r w:rsidRPr="00013B36">
              <w:rPr>
                <w:sz w:val="18"/>
                <w:szCs w:val="18"/>
              </w:rPr>
              <w:t>84,843</w:t>
            </w:r>
          </w:p>
        </w:tc>
        <w:tc>
          <w:tcPr>
            <w:tcW w:w="1081" w:type="dxa"/>
            <w:vAlign w:val="bottom"/>
          </w:tcPr>
          <w:p w:rsidR="00AF40F3" w:rsidRPr="00013B36" w:rsidRDefault="00AF40F3" w:rsidP="00AF40F3">
            <w:pPr>
              <w:spacing w:after="0"/>
              <w:jc w:val="center"/>
              <w:rPr>
                <w:sz w:val="18"/>
                <w:szCs w:val="18"/>
              </w:rPr>
            </w:pPr>
            <w:r w:rsidRPr="00013B36">
              <w:rPr>
                <w:sz w:val="18"/>
                <w:szCs w:val="18"/>
              </w:rPr>
              <w:t>64,700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2001</w:t>
            </w:r>
          </w:p>
        </w:tc>
        <w:tc>
          <w:tcPr>
            <w:tcW w:w="1131" w:type="dxa"/>
            <w:vAlign w:val="bottom"/>
          </w:tcPr>
          <w:p w:rsidR="00AF40F3" w:rsidRPr="00013B36" w:rsidRDefault="00AF40F3" w:rsidP="00742AB4">
            <w:pPr>
              <w:spacing w:after="0"/>
              <w:jc w:val="center"/>
              <w:rPr>
                <w:sz w:val="18"/>
                <w:szCs w:val="18"/>
              </w:rPr>
            </w:pPr>
            <w:r w:rsidRPr="00013B36">
              <w:rPr>
                <w:sz w:val="18"/>
                <w:szCs w:val="18"/>
              </w:rPr>
              <w:t>865</w:t>
            </w:r>
          </w:p>
        </w:tc>
        <w:tc>
          <w:tcPr>
            <w:tcW w:w="1097" w:type="dxa"/>
            <w:vAlign w:val="bottom"/>
          </w:tcPr>
          <w:p w:rsidR="00AF40F3" w:rsidRPr="00013B36" w:rsidRDefault="00AF40F3" w:rsidP="00742AB4">
            <w:pPr>
              <w:spacing w:after="0"/>
              <w:jc w:val="center"/>
              <w:rPr>
                <w:sz w:val="18"/>
                <w:szCs w:val="18"/>
              </w:rPr>
            </w:pPr>
            <w:r w:rsidRPr="00013B36">
              <w:rPr>
                <w:sz w:val="18"/>
                <w:szCs w:val="18"/>
              </w:rPr>
              <w:t>1,119</w:t>
            </w:r>
          </w:p>
        </w:tc>
        <w:tc>
          <w:tcPr>
            <w:tcW w:w="1091" w:type="dxa"/>
            <w:vAlign w:val="bottom"/>
          </w:tcPr>
          <w:p w:rsidR="00AF40F3" w:rsidRPr="00013B36" w:rsidRDefault="00AF40F3" w:rsidP="00742AB4">
            <w:pPr>
              <w:spacing w:after="0"/>
              <w:jc w:val="center"/>
              <w:rPr>
                <w:sz w:val="18"/>
                <w:szCs w:val="18"/>
              </w:rPr>
            </w:pPr>
            <w:r w:rsidRPr="00013B36">
              <w:rPr>
                <w:sz w:val="18"/>
                <w:szCs w:val="18"/>
              </w:rPr>
              <w:t>106</w:t>
            </w:r>
          </w:p>
        </w:tc>
        <w:tc>
          <w:tcPr>
            <w:tcW w:w="1073" w:type="dxa"/>
            <w:vAlign w:val="bottom"/>
          </w:tcPr>
          <w:p w:rsidR="00AF40F3" w:rsidRPr="00013B36" w:rsidRDefault="00AF40F3" w:rsidP="00742AB4">
            <w:pPr>
              <w:spacing w:after="0"/>
              <w:jc w:val="center"/>
              <w:rPr>
                <w:sz w:val="18"/>
                <w:szCs w:val="18"/>
              </w:rPr>
            </w:pPr>
            <w:r w:rsidRPr="00013B36">
              <w:rPr>
                <w:sz w:val="18"/>
                <w:szCs w:val="18"/>
              </w:rPr>
              <w:t>19,290</w:t>
            </w:r>
          </w:p>
        </w:tc>
        <w:tc>
          <w:tcPr>
            <w:tcW w:w="936" w:type="dxa"/>
            <w:vAlign w:val="bottom"/>
          </w:tcPr>
          <w:p w:rsidR="00AF40F3" w:rsidRPr="00013B36" w:rsidRDefault="00AF40F3" w:rsidP="00742AB4">
            <w:pPr>
              <w:spacing w:after="0"/>
              <w:jc w:val="center"/>
              <w:rPr>
                <w:sz w:val="18"/>
                <w:szCs w:val="18"/>
              </w:rPr>
            </w:pPr>
            <w:r w:rsidRPr="00013B36">
              <w:rPr>
                <w:sz w:val="18"/>
                <w:szCs w:val="18"/>
              </w:rPr>
              <w:t>23,943</w:t>
            </w:r>
          </w:p>
        </w:tc>
        <w:tc>
          <w:tcPr>
            <w:tcW w:w="1039" w:type="dxa"/>
            <w:vAlign w:val="bottom"/>
          </w:tcPr>
          <w:p w:rsidR="00AF40F3" w:rsidRPr="00013B36" w:rsidRDefault="00AF40F3" w:rsidP="00742AB4">
            <w:pPr>
              <w:spacing w:after="0"/>
              <w:jc w:val="center"/>
              <w:rPr>
                <w:sz w:val="18"/>
                <w:szCs w:val="18"/>
              </w:rPr>
            </w:pPr>
            <w:r w:rsidRPr="00013B36">
              <w:rPr>
                <w:sz w:val="18"/>
                <w:szCs w:val="18"/>
              </w:rPr>
              <w:t>3,232</w:t>
            </w:r>
          </w:p>
        </w:tc>
        <w:tc>
          <w:tcPr>
            <w:tcW w:w="1120" w:type="dxa"/>
            <w:vAlign w:val="bottom"/>
          </w:tcPr>
          <w:p w:rsidR="00AF40F3" w:rsidRPr="00013B36" w:rsidRDefault="00AF40F3" w:rsidP="00AF40F3">
            <w:pPr>
              <w:spacing w:after="0"/>
              <w:jc w:val="center"/>
              <w:rPr>
                <w:sz w:val="18"/>
                <w:szCs w:val="18"/>
              </w:rPr>
            </w:pPr>
            <w:r w:rsidRPr="00013B36">
              <w:rPr>
                <w:sz w:val="18"/>
                <w:szCs w:val="18"/>
              </w:rPr>
              <w:t>107,697</w:t>
            </w:r>
          </w:p>
        </w:tc>
        <w:tc>
          <w:tcPr>
            <w:tcW w:w="1081" w:type="dxa"/>
            <w:vAlign w:val="bottom"/>
          </w:tcPr>
          <w:p w:rsidR="00AF40F3" w:rsidRPr="00013B36" w:rsidRDefault="00AF40F3" w:rsidP="00AF40F3">
            <w:pPr>
              <w:spacing w:after="0"/>
              <w:jc w:val="center"/>
              <w:rPr>
                <w:sz w:val="18"/>
                <w:szCs w:val="18"/>
              </w:rPr>
            </w:pPr>
            <w:r w:rsidRPr="00013B36">
              <w:rPr>
                <w:sz w:val="18"/>
                <w:szCs w:val="18"/>
              </w:rPr>
              <w:t>104,394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2002</w:t>
            </w:r>
          </w:p>
        </w:tc>
        <w:tc>
          <w:tcPr>
            <w:tcW w:w="1131" w:type="dxa"/>
            <w:vAlign w:val="bottom"/>
          </w:tcPr>
          <w:p w:rsidR="00AF40F3" w:rsidRPr="00013B36" w:rsidRDefault="00AF40F3" w:rsidP="00742AB4">
            <w:pPr>
              <w:spacing w:after="0"/>
              <w:jc w:val="center"/>
              <w:rPr>
                <w:sz w:val="18"/>
                <w:szCs w:val="18"/>
              </w:rPr>
            </w:pPr>
            <w:r w:rsidRPr="00013B36">
              <w:rPr>
                <w:sz w:val="18"/>
                <w:szCs w:val="18"/>
              </w:rPr>
              <w:t>1,176</w:t>
            </w:r>
          </w:p>
        </w:tc>
        <w:tc>
          <w:tcPr>
            <w:tcW w:w="1097" w:type="dxa"/>
            <w:vAlign w:val="bottom"/>
          </w:tcPr>
          <w:p w:rsidR="00AF40F3" w:rsidRPr="00013B36" w:rsidRDefault="00AF40F3" w:rsidP="00742AB4">
            <w:pPr>
              <w:spacing w:after="0"/>
              <w:jc w:val="center"/>
              <w:rPr>
                <w:sz w:val="18"/>
                <w:szCs w:val="18"/>
              </w:rPr>
            </w:pPr>
            <w:r w:rsidRPr="00013B36">
              <w:rPr>
                <w:sz w:val="18"/>
                <w:szCs w:val="18"/>
              </w:rPr>
              <w:t>2,448</w:t>
            </w:r>
          </w:p>
        </w:tc>
        <w:tc>
          <w:tcPr>
            <w:tcW w:w="1091" w:type="dxa"/>
            <w:vAlign w:val="bottom"/>
          </w:tcPr>
          <w:p w:rsidR="00AF40F3" w:rsidRPr="00013B36" w:rsidRDefault="00AF40F3" w:rsidP="00742AB4">
            <w:pPr>
              <w:spacing w:after="0"/>
              <w:jc w:val="center"/>
              <w:rPr>
                <w:sz w:val="18"/>
                <w:szCs w:val="18"/>
              </w:rPr>
            </w:pPr>
            <w:r w:rsidRPr="00013B36">
              <w:rPr>
                <w:sz w:val="18"/>
                <w:szCs w:val="18"/>
              </w:rPr>
              <w:t>195</w:t>
            </w:r>
          </w:p>
        </w:tc>
        <w:tc>
          <w:tcPr>
            <w:tcW w:w="1073" w:type="dxa"/>
            <w:vAlign w:val="bottom"/>
          </w:tcPr>
          <w:p w:rsidR="00AF40F3" w:rsidRPr="00013B36" w:rsidRDefault="00AF40F3" w:rsidP="00742AB4">
            <w:pPr>
              <w:spacing w:after="0"/>
              <w:jc w:val="center"/>
              <w:rPr>
                <w:sz w:val="18"/>
                <w:szCs w:val="18"/>
              </w:rPr>
            </w:pPr>
            <w:r w:rsidRPr="00013B36">
              <w:rPr>
                <w:sz w:val="18"/>
                <w:szCs w:val="18"/>
              </w:rPr>
              <w:t>27,700</w:t>
            </w:r>
          </w:p>
        </w:tc>
        <w:tc>
          <w:tcPr>
            <w:tcW w:w="936" w:type="dxa"/>
            <w:vAlign w:val="bottom"/>
          </w:tcPr>
          <w:p w:rsidR="00AF40F3" w:rsidRPr="00013B36" w:rsidRDefault="00AF40F3" w:rsidP="00742AB4">
            <w:pPr>
              <w:spacing w:after="0"/>
              <w:jc w:val="center"/>
              <w:rPr>
                <w:sz w:val="18"/>
                <w:szCs w:val="18"/>
              </w:rPr>
            </w:pPr>
            <w:r w:rsidRPr="00013B36">
              <w:rPr>
                <w:sz w:val="18"/>
                <w:szCs w:val="18"/>
              </w:rPr>
              <w:t>34,382</w:t>
            </w:r>
          </w:p>
        </w:tc>
        <w:tc>
          <w:tcPr>
            <w:tcW w:w="1039" w:type="dxa"/>
            <w:vAlign w:val="bottom"/>
          </w:tcPr>
          <w:p w:rsidR="00AF40F3" w:rsidRPr="00013B36" w:rsidRDefault="00AF40F3" w:rsidP="00742AB4">
            <w:pPr>
              <w:spacing w:after="0"/>
              <w:jc w:val="center"/>
              <w:rPr>
                <w:sz w:val="18"/>
                <w:szCs w:val="18"/>
              </w:rPr>
            </w:pPr>
            <w:r w:rsidRPr="00013B36">
              <w:rPr>
                <w:sz w:val="18"/>
                <w:szCs w:val="18"/>
              </w:rPr>
              <w:t>5,660</w:t>
            </w:r>
          </w:p>
        </w:tc>
        <w:tc>
          <w:tcPr>
            <w:tcW w:w="1120" w:type="dxa"/>
            <w:vAlign w:val="bottom"/>
          </w:tcPr>
          <w:p w:rsidR="00AF40F3" w:rsidRPr="00013B36" w:rsidRDefault="00AF40F3" w:rsidP="00AF40F3">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219,360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2003</w:t>
            </w:r>
          </w:p>
        </w:tc>
        <w:tc>
          <w:tcPr>
            <w:tcW w:w="1131" w:type="dxa"/>
            <w:vAlign w:val="bottom"/>
          </w:tcPr>
          <w:p w:rsidR="00AF40F3" w:rsidRPr="00013B36" w:rsidRDefault="00AF40F3" w:rsidP="00742AB4">
            <w:pPr>
              <w:spacing w:after="0"/>
              <w:jc w:val="center"/>
              <w:rPr>
                <w:sz w:val="18"/>
                <w:szCs w:val="18"/>
              </w:rPr>
            </w:pPr>
            <w:r w:rsidRPr="00013B36">
              <w:rPr>
                <w:sz w:val="18"/>
                <w:szCs w:val="18"/>
              </w:rPr>
              <w:t>585</w:t>
            </w:r>
          </w:p>
        </w:tc>
        <w:tc>
          <w:tcPr>
            <w:tcW w:w="1097" w:type="dxa"/>
            <w:vAlign w:val="bottom"/>
          </w:tcPr>
          <w:p w:rsidR="00AF40F3" w:rsidRPr="00013B36" w:rsidRDefault="00AF40F3" w:rsidP="00742AB4">
            <w:pPr>
              <w:spacing w:after="0"/>
              <w:jc w:val="center"/>
              <w:rPr>
                <w:sz w:val="18"/>
                <w:szCs w:val="18"/>
              </w:rPr>
            </w:pPr>
            <w:r w:rsidRPr="00013B36">
              <w:rPr>
                <w:sz w:val="18"/>
                <w:szCs w:val="18"/>
              </w:rPr>
              <w:t>808</w:t>
            </w:r>
          </w:p>
        </w:tc>
        <w:tc>
          <w:tcPr>
            <w:tcW w:w="1091" w:type="dxa"/>
            <w:vAlign w:val="bottom"/>
          </w:tcPr>
          <w:p w:rsidR="00AF40F3" w:rsidRPr="00013B36" w:rsidRDefault="00AF40F3" w:rsidP="00742AB4">
            <w:pPr>
              <w:spacing w:after="0"/>
              <w:jc w:val="center"/>
              <w:rPr>
                <w:sz w:val="18"/>
                <w:szCs w:val="18"/>
              </w:rPr>
            </w:pPr>
            <w:r w:rsidRPr="00013B36">
              <w:rPr>
                <w:sz w:val="18"/>
                <w:szCs w:val="18"/>
              </w:rPr>
              <w:t>203</w:t>
            </w:r>
          </w:p>
        </w:tc>
        <w:tc>
          <w:tcPr>
            <w:tcW w:w="1073" w:type="dxa"/>
            <w:vAlign w:val="bottom"/>
          </w:tcPr>
          <w:p w:rsidR="00AF40F3" w:rsidRPr="00013B36" w:rsidRDefault="00AF40F3" w:rsidP="00742AB4">
            <w:pPr>
              <w:spacing w:after="0"/>
              <w:jc w:val="center"/>
              <w:rPr>
                <w:sz w:val="18"/>
                <w:szCs w:val="18"/>
              </w:rPr>
            </w:pPr>
            <w:r w:rsidRPr="00013B36">
              <w:rPr>
                <w:sz w:val="18"/>
                <w:szCs w:val="18"/>
              </w:rPr>
              <w:t>10,110</w:t>
            </w:r>
          </w:p>
        </w:tc>
        <w:tc>
          <w:tcPr>
            <w:tcW w:w="936" w:type="dxa"/>
            <w:vAlign w:val="bottom"/>
          </w:tcPr>
          <w:p w:rsidR="00AF40F3" w:rsidRPr="00013B36" w:rsidRDefault="00AF40F3" w:rsidP="00742AB4">
            <w:pPr>
              <w:spacing w:after="0"/>
              <w:jc w:val="center"/>
              <w:rPr>
                <w:sz w:val="18"/>
                <w:szCs w:val="18"/>
              </w:rPr>
            </w:pPr>
            <w:r w:rsidRPr="00013B36">
              <w:rPr>
                <w:sz w:val="18"/>
                <w:szCs w:val="18"/>
              </w:rPr>
              <w:t>12,549</w:t>
            </w:r>
          </w:p>
        </w:tc>
        <w:tc>
          <w:tcPr>
            <w:tcW w:w="1039" w:type="dxa"/>
            <w:vAlign w:val="bottom"/>
          </w:tcPr>
          <w:p w:rsidR="00AF40F3" w:rsidRPr="00013B36" w:rsidRDefault="00AF40F3" w:rsidP="00742AB4">
            <w:pPr>
              <w:spacing w:after="0"/>
              <w:jc w:val="center"/>
              <w:rPr>
                <w:sz w:val="18"/>
                <w:szCs w:val="18"/>
              </w:rPr>
            </w:pPr>
            <w:r w:rsidRPr="00013B36">
              <w:rPr>
                <w:sz w:val="18"/>
                <w:szCs w:val="18"/>
              </w:rPr>
              <w:t>3,950</w:t>
            </w:r>
          </w:p>
        </w:tc>
        <w:tc>
          <w:tcPr>
            <w:tcW w:w="1120" w:type="dxa"/>
            <w:vAlign w:val="bottom"/>
          </w:tcPr>
          <w:p w:rsidR="00AF40F3" w:rsidRPr="00013B36" w:rsidRDefault="00AF40F3" w:rsidP="00AF40F3">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183,112</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2004</w:t>
            </w:r>
          </w:p>
        </w:tc>
        <w:tc>
          <w:tcPr>
            <w:tcW w:w="1131" w:type="dxa"/>
            <w:vAlign w:val="bottom"/>
          </w:tcPr>
          <w:p w:rsidR="00AF40F3" w:rsidRPr="00013B36" w:rsidRDefault="00AF40F3" w:rsidP="00742AB4">
            <w:pPr>
              <w:spacing w:after="0"/>
              <w:jc w:val="center"/>
              <w:rPr>
                <w:sz w:val="18"/>
                <w:szCs w:val="18"/>
              </w:rPr>
            </w:pPr>
            <w:r w:rsidRPr="00013B36">
              <w:rPr>
                <w:sz w:val="18"/>
                <w:szCs w:val="18"/>
              </w:rPr>
              <w:t>416</w:t>
            </w:r>
          </w:p>
        </w:tc>
        <w:tc>
          <w:tcPr>
            <w:tcW w:w="1097" w:type="dxa"/>
            <w:vAlign w:val="bottom"/>
          </w:tcPr>
          <w:p w:rsidR="00AF40F3" w:rsidRPr="00013B36" w:rsidRDefault="00AF40F3" w:rsidP="00742AB4">
            <w:pPr>
              <w:spacing w:after="0"/>
              <w:jc w:val="center"/>
              <w:rPr>
                <w:sz w:val="18"/>
                <w:szCs w:val="18"/>
              </w:rPr>
            </w:pPr>
            <w:r w:rsidRPr="00013B36">
              <w:rPr>
                <w:sz w:val="18"/>
                <w:szCs w:val="18"/>
              </w:rPr>
              <w:t>364</w:t>
            </w:r>
          </w:p>
        </w:tc>
        <w:tc>
          <w:tcPr>
            <w:tcW w:w="1091" w:type="dxa"/>
            <w:vAlign w:val="bottom"/>
          </w:tcPr>
          <w:p w:rsidR="00AF40F3" w:rsidRPr="00013B36" w:rsidRDefault="00AF40F3" w:rsidP="00742AB4">
            <w:pPr>
              <w:spacing w:after="0"/>
              <w:jc w:val="center"/>
              <w:rPr>
                <w:sz w:val="18"/>
                <w:szCs w:val="18"/>
              </w:rPr>
            </w:pPr>
            <w:r w:rsidRPr="00013B36">
              <w:rPr>
                <w:sz w:val="18"/>
                <w:szCs w:val="18"/>
              </w:rPr>
              <w:t>284</w:t>
            </w:r>
          </w:p>
        </w:tc>
        <w:tc>
          <w:tcPr>
            <w:tcW w:w="1073" w:type="dxa"/>
            <w:vAlign w:val="bottom"/>
          </w:tcPr>
          <w:p w:rsidR="00AF40F3" w:rsidRPr="00013B36" w:rsidRDefault="00AF40F3" w:rsidP="00742AB4">
            <w:pPr>
              <w:spacing w:after="0"/>
              <w:jc w:val="center"/>
              <w:rPr>
                <w:sz w:val="18"/>
                <w:szCs w:val="18"/>
              </w:rPr>
            </w:pPr>
            <w:r w:rsidRPr="00013B36">
              <w:rPr>
                <w:sz w:val="18"/>
                <w:szCs w:val="18"/>
              </w:rPr>
              <w:t>14,450</w:t>
            </w:r>
          </w:p>
        </w:tc>
        <w:tc>
          <w:tcPr>
            <w:tcW w:w="936" w:type="dxa"/>
            <w:vAlign w:val="bottom"/>
          </w:tcPr>
          <w:p w:rsidR="00AF40F3" w:rsidRPr="00013B36" w:rsidRDefault="00AF40F3" w:rsidP="00742AB4">
            <w:pPr>
              <w:spacing w:after="0"/>
              <w:jc w:val="center"/>
              <w:rPr>
                <w:sz w:val="18"/>
                <w:szCs w:val="18"/>
              </w:rPr>
            </w:pPr>
            <w:r w:rsidRPr="00013B36">
              <w:rPr>
                <w:sz w:val="18"/>
                <w:szCs w:val="18"/>
              </w:rPr>
              <w:t>17,936</w:t>
            </w:r>
          </w:p>
        </w:tc>
        <w:tc>
          <w:tcPr>
            <w:tcW w:w="1039" w:type="dxa"/>
            <w:vAlign w:val="bottom"/>
          </w:tcPr>
          <w:p w:rsidR="00AF40F3" w:rsidRPr="00013B36" w:rsidRDefault="00AF40F3" w:rsidP="00742AB4">
            <w:pPr>
              <w:spacing w:after="0"/>
              <w:jc w:val="center"/>
              <w:rPr>
                <w:sz w:val="18"/>
                <w:szCs w:val="18"/>
              </w:rPr>
            </w:pPr>
            <w:r w:rsidRPr="00013B36">
              <w:rPr>
                <w:sz w:val="18"/>
                <w:szCs w:val="18"/>
              </w:rPr>
              <w:t>2,006</w:t>
            </w:r>
          </w:p>
        </w:tc>
        <w:tc>
          <w:tcPr>
            <w:tcW w:w="1120" w:type="dxa"/>
            <w:vAlign w:val="bottom"/>
          </w:tcPr>
          <w:p w:rsidR="00AF40F3" w:rsidRPr="00013B36" w:rsidRDefault="00AF40F3" w:rsidP="00AF40F3">
            <w:pPr>
              <w:spacing w:after="0"/>
              <w:jc w:val="center"/>
              <w:rPr>
                <w:sz w:val="18"/>
                <w:szCs w:val="18"/>
              </w:rPr>
            </w:pPr>
            <w:r w:rsidRPr="00013B36">
              <w:rPr>
                <w:sz w:val="18"/>
                <w:szCs w:val="18"/>
              </w:rPr>
              <w:t>67,053</w:t>
            </w:r>
          </w:p>
        </w:tc>
        <w:tc>
          <w:tcPr>
            <w:tcW w:w="1081" w:type="dxa"/>
            <w:vAlign w:val="bottom"/>
          </w:tcPr>
          <w:p w:rsidR="00AF40F3" w:rsidRPr="00013B36" w:rsidRDefault="00AF40F3" w:rsidP="00AF40F3">
            <w:pPr>
              <w:spacing w:after="0"/>
              <w:jc w:val="center"/>
              <w:rPr>
                <w:sz w:val="18"/>
                <w:szCs w:val="18"/>
              </w:rPr>
            </w:pPr>
            <w:r w:rsidRPr="00013B36">
              <w:rPr>
                <w:sz w:val="18"/>
                <w:szCs w:val="18"/>
              </w:rPr>
              <w:t>129,327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2005</w:t>
            </w:r>
          </w:p>
        </w:tc>
        <w:tc>
          <w:tcPr>
            <w:tcW w:w="1131" w:type="dxa"/>
            <w:vAlign w:val="bottom"/>
          </w:tcPr>
          <w:p w:rsidR="00AF40F3" w:rsidRPr="00013B36" w:rsidRDefault="00AF40F3" w:rsidP="00742AB4">
            <w:pPr>
              <w:spacing w:after="0"/>
              <w:jc w:val="center"/>
              <w:rPr>
                <w:sz w:val="18"/>
                <w:szCs w:val="18"/>
              </w:rPr>
            </w:pPr>
            <w:r w:rsidRPr="00013B36">
              <w:rPr>
                <w:sz w:val="18"/>
                <w:szCs w:val="18"/>
              </w:rPr>
              <w:t>450</w:t>
            </w:r>
          </w:p>
        </w:tc>
        <w:tc>
          <w:tcPr>
            <w:tcW w:w="1097" w:type="dxa"/>
            <w:vAlign w:val="bottom"/>
          </w:tcPr>
          <w:p w:rsidR="00AF40F3" w:rsidRPr="00013B36" w:rsidRDefault="00AF40F3" w:rsidP="00742AB4">
            <w:pPr>
              <w:spacing w:after="0"/>
              <w:jc w:val="center"/>
              <w:rPr>
                <w:sz w:val="18"/>
                <w:szCs w:val="18"/>
              </w:rPr>
            </w:pPr>
            <w:r w:rsidRPr="00013B36">
              <w:rPr>
                <w:sz w:val="18"/>
                <w:szCs w:val="18"/>
              </w:rPr>
              <w:t>351</w:t>
            </w:r>
          </w:p>
        </w:tc>
        <w:tc>
          <w:tcPr>
            <w:tcW w:w="1091" w:type="dxa"/>
            <w:vAlign w:val="bottom"/>
          </w:tcPr>
          <w:p w:rsidR="00AF40F3" w:rsidRPr="00013B36" w:rsidRDefault="00AF40F3" w:rsidP="00742AB4">
            <w:pPr>
              <w:spacing w:after="0"/>
              <w:jc w:val="center"/>
              <w:rPr>
                <w:sz w:val="18"/>
                <w:szCs w:val="18"/>
              </w:rPr>
            </w:pPr>
            <w:r w:rsidRPr="00013B36">
              <w:rPr>
                <w:sz w:val="18"/>
                <w:szCs w:val="18"/>
              </w:rPr>
              <w:t>139</w:t>
            </w:r>
          </w:p>
        </w:tc>
        <w:tc>
          <w:tcPr>
            <w:tcW w:w="1073" w:type="dxa"/>
            <w:vAlign w:val="bottom"/>
          </w:tcPr>
          <w:p w:rsidR="00AF40F3" w:rsidRPr="00013B36" w:rsidRDefault="00AF40F3" w:rsidP="00742AB4">
            <w:pPr>
              <w:spacing w:after="0"/>
              <w:jc w:val="center"/>
              <w:rPr>
                <w:sz w:val="18"/>
                <w:szCs w:val="18"/>
              </w:rPr>
            </w:pPr>
            <w:r w:rsidRPr="00013B36">
              <w:rPr>
                <w:sz w:val="18"/>
                <w:szCs w:val="18"/>
              </w:rPr>
              <w:t>5,220</w:t>
            </w:r>
          </w:p>
        </w:tc>
        <w:tc>
          <w:tcPr>
            <w:tcW w:w="936" w:type="dxa"/>
            <w:vAlign w:val="bottom"/>
          </w:tcPr>
          <w:p w:rsidR="00AF40F3" w:rsidRPr="00013B36" w:rsidRDefault="00AF40F3" w:rsidP="00742AB4">
            <w:pPr>
              <w:spacing w:after="0"/>
              <w:jc w:val="center"/>
              <w:rPr>
                <w:sz w:val="18"/>
                <w:szCs w:val="18"/>
              </w:rPr>
            </w:pPr>
            <w:r w:rsidRPr="00013B36">
              <w:rPr>
                <w:sz w:val="18"/>
                <w:szCs w:val="18"/>
              </w:rPr>
              <w:t>6,479</w:t>
            </w:r>
          </w:p>
        </w:tc>
        <w:tc>
          <w:tcPr>
            <w:tcW w:w="1039" w:type="dxa"/>
            <w:vAlign w:val="bottom"/>
          </w:tcPr>
          <w:p w:rsidR="00AF40F3" w:rsidRPr="00013B36" w:rsidRDefault="00AF40F3" w:rsidP="00742AB4">
            <w:pPr>
              <w:spacing w:after="0"/>
              <w:jc w:val="center"/>
              <w:rPr>
                <w:sz w:val="18"/>
                <w:szCs w:val="18"/>
              </w:rPr>
            </w:pPr>
            <w:r w:rsidRPr="00013B36">
              <w:rPr>
                <w:sz w:val="18"/>
                <w:szCs w:val="18"/>
              </w:rPr>
              <w:t>977</w:t>
            </w:r>
          </w:p>
        </w:tc>
        <w:tc>
          <w:tcPr>
            <w:tcW w:w="1120" w:type="dxa"/>
            <w:vAlign w:val="bottom"/>
          </w:tcPr>
          <w:p w:rsidR="00AF40F3" w:rsidRPr="00013B36" w:rsidRDefault="00AF40F3" w:rsidP="00AF40F3">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rsidR="00AF40F3" w:rsidRPr="00013B36" w:rsidRDefault="00AF40F3" w:rsidP="00AF40F3">
            <w:pPr>
              <w:spacing w:after="0"/>
              <w:jc w:val="center"/>
              <w:rPr>
                <w:sz w:val="18"/>
                <w:szCs w:val="18"/>
              </w:rPr>
            </w:pPr>
            <w:r w:rsidRPr="00013B36">
              <w:rPr>
                <w:sz w:val="18"/>
                <w:szCs w:val="18"/>
              </w:rPr>
              <w:t>135,558</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2006</w:t>
            </w:r>
          </w:p>
        </w:tc>
        <w:tc>
          <w:tcPr>
            <w:tcW w:w="1131" w:type="dxa"/>
            <w:vAlign w:val="bottom"/>
          </w:tcPr>
          <w:p w:rsidR="00AF40F3" w:rsidRPr="00013B36" w:rsidRDefault="00AF40F3" w:rsidP="00742AB4">
            <w:pPr>
              <w:spacing w:after="0"/>
              <w:jc w:val="center"/>
              <w:rPr>
                <w:sz w:val="18"/>
                <w:szCs w:val="18"/>
              </w:rPr>
            </w:pPr>
            <w:r w:rsidRPr="00013B36">
              <w:rPr>
                <w:sz w:val="18"/>
                <w:szCs w:val="18"/>
              </w:rPr>
              <w:t>581</w:t>
            </w:r>
          </w:p>
        </w:tc>
        <w:tc>
          <w:tcPr>
            <w:tcW w:w="1097" w:type="dxa"/>
            <w:vAlign w:val="bottom"/>
          </w:tcPr>
          <w:p w:rsidR="00AF40F3" w:rsidRPr="00013B36" w:rsidRDefault="00AF40F3" w:rsidP="00742AB4">
            <w:pPr>
              <w:spacing w:after="0"/>
              <w:jc w:val="center"/>
              <w:rPr>
                <w:sz w:val="18"/>
                <w:szCs w:val="18"/>
              </w:rPr>
            </w:pPr>
            <w:r w:rsidRPr="00013B36">
              <w:rPr>
                <w:sz w:val="18"/>
                <w:szCs w:val="18"/>
              </w:rPr>
              <w:t>1,110</w:t>
            </w:r>
          </w:p>
        </w:tc>
        <w:tc>
          <w:tcPr>
            <w:tcW w:w="1091" w:type="dxa"/>
            <w:vAlign w:val="bottom"/>
          </w:tcPr>
          <w:p w:rsidR="00AF40F3" w:rsidRPr="00013B36" w:rsidRDefault="00AF40F3" w:rsidP="00742AB4">
            <w:pPr>
              <w:spacing w:after="0"/>
              <w:jc w:val="center"/>
              <w:rPr>
                <w:sz w:val="18"/>
                <w:szCs w:val="18"/>
              </w:rPr>
            </w:pPr>
            <w:r w:rsidRPr="00013B36">
              <w:rPr>
                <w:sz w:val="18"/>
                <w:szCs w:val="18"/>
              </w:rPr>
              <w:t>439</w:t>
            </w:r>
          </w:p>
        </w:tc>
        <w:tc>
          <w:tcPr>
            <w:tcW w:w="1073" w:type="dxa"/>
            <w:vAlign w:val="bottom"/>
          </w:tcPr>
          <w:p w:rsidR="00AF40F3" w:rsidRPr="00013B36" w:rsidRDefault="00AF40F3" w:rsidP="00742AB4">
            <w:pPr>
              <w:spacing w:after="0"/>
              <w:jc w:val="center"/>
              <w:rPr>
                <w:sz w:val="18"/>
                <w:szCs w:val="18"/>
              </w:rPr>
            </w:pPr>
            <w:r w:rsidRPr="00013B36">
              <w:rPr>
                <w:sz w:val="18"/>
                <w:szCs w:val="18"/>
              </w:rPr>
              <w:t>5,470</w:t>
            </w:r>
          </w:p>
        </w:tc>
        <w:tc>
          <w:tcPr>
            <w:tcW w:w="936" w:type="dxa"/>
            <w:vAlign w:val="bottom"/>
          </w:tcPr>
          <w:p w:rsidR="00AF40F3" w:rsidRPr="00013B36" w:rsidRDefault="00AF40F3" w:rsidP="00742AB4">
            <w:pPr>
              <w:spacing w:after="0"/>
              <w:jc w:val="center"/>
              <w:rPr>
                <w:sz w:val="18"/>
                <w:szCs w:val="18"/>
              </w:rPr>
            </w:pPr>
            <w:r w:rsidRPr="00013B36">
              <w:rPr>
                <w:sz w:val="18"/>
                <w:szCs w:val="18"/>
              </w:rPr>
              <w:t>6,789</w:t>
            </w:r>
          </w:p>
        </w:tc>
        <w:tc>
          <w:tcPr>
            <w:tcW w:w="1039" w:type="dxa"/>
            <w:vAlign w:val="bottom"/>
          </w:tcPr>
          <w:p w:rsidR="00AF40F3" w:rsidRPr="00013B36" w:rsidRDefault="00AF40F3" w:rsidP="00742AB4">
            <w:pPr>
              <w:spacing w:after="0"/>
              <w:jc w:val="center"/>
              <w:rPr>
                <w:sz w:val="18"/>
                <w:szCs w:val="18"/>
              </w:rPr>
            </w:pPr>
            <w:r w:rsidRPr="00013B36">
              <w:rPr>
                <w:sz w:val="18"/>
                <w:szCs w:val="18"/>
              </w:rPr>
              <w:t>2,399</w:t>
            </w:r>
          </w:p>
        </w:tc>
        <w:tc>
          <w:tcPr>
            <w:tcW w:w="1120" w:type="dxa"/>
            <w:vAlign w:val="bottom"/>
          </w:tcPr>
          <w:p w:rsidR="00AF40F3" w:rsidRPr="00013B36" w:rsidRDefault="00AF40F3" w:rsidP="00AF40F3">
            <w:pPr>
              <w:spacing w:after="0"/>
              <w:jc w:val="center"/>
              <w:rPr>
                <w:sz w:val="18"/>
                <w:szCs w:val="18"/>
              </w:rPr>
            </w:pPr>
            <w:r w:rsidRPr="00013B36">
              <w:rPr>
                <w:sz w:val="18"/>
                <w:szCs w:val="18"/>
              </w:rPr>
              <w:t>79,050</w:t>
            </w:r>
          </w:p>
        </w:tc>
        <w:tc>
          <w:tcPr>
            <w:tcW w:w="1081" w:type="dxa"/>
            <w:vAlign w:val="bottom"/>
          </w:tcPr>
          <w:p w:rsidR="00AF40F3" w:rsidRPr="00013B36" w:rsidRDefault="00AF40F3" w:rsidP="00AF40F3">
            <w:pPr>
              <w:spacing w:after="0"/>
              <w:jc w:val="center"/>
              <w:rPr>
                <w:sz w:val="18"/>
                <w:szCs w:val="18"/>
              </w:rPr>
            </w:pPr>
            <w:r w:rsidRPr="00013B36">
              <w:rPr>
                <w:sz w:val="18"/>
                <w:szCs w:val="18"/>
              </w:rPr>
              <w:t>122,384</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2007</w:t>
            </w:r>
          </w:p>
        </w:tc>
        <w:tc>
          <w:tcPr>
            <w:tcW w:w="1131" w:type="dxa"/>
            <w:vAlign w:val="bottom"/>
          </w:tcPr>
          <w:p w:rsidR="00AF40F3" w:rsidRPr="00013B36" w:rsidRDefault="00AF40F3" w:rsidP="00742AB4">
            <w:pPr>
              <w:spacing w:after="0"/>
              <w:jc w:val="center"/>
              <w:rPr>
                <w:sz w:val="18"/>
                <w:szCs w:val="18"/>
              </w:rPr>
            </w:pPr>
            <w:r w:rsidRPr="00013B36">
              <w:rPr>
                <w:sz w:val="18"/>
                <w:szCs w:val="18"/>
              </w:rPr>
              <w:t>352</w:t>
            </w:r>
          </w:p>
        </w:tc>
        <w:tc>
          <w:tcPr>
            <w:tcW w:w="1097" w:type="dxa"/>
            <w:vAlign w:val="bottom"/>
          </w:tcPr>
          <w:p w:rsidR="00AF40F3" w:rsidRPr="00013B36" w:rsidRDefault="00AF40F3" w:rsidP="00742AB4">
            <w:pPr>
              <w:spacing w:after="0"/>
              <w:jc w:val="center"/>
              <w:rPr>
                <w:sz w:val="18"/>
                <w:szCs w:val="18"/>
              </w:rPr>
            </w:pPr>
            <w:r w:rsidRPr="00013B36">
              <w:rPr>
                <w:sz w:val="18"/>
                <w:szCs w:val="18"/>
              </w:rPr>
              <w:t>324</w:t>
            </w:r>
          </w:p>
        </w:tc>
        <w:tc>
          <w:tcPr>
            <w:tcW w:w="1091" w:type="dxa"/>
            <w:vAlign w:val="bottom"/>
          </w:tcPr>
          <w:p w:rsidR="00AF40F3" w:rsidRPr="00013B36" w:rsidRDefault="00AF40F3" w:rsidP="00742AB4">
            <w:pPr>
              <w:spacing w:after="0"/>
              <w:jc w:val="center"/>
              <w:rPr>
                <w:sz w:val="18"/>
                <w:szCs w:val="18"/>
              </w:rPr>
            </w:pPr>
            <w:r w:rsidRPr="00013B36">
              <w:rPr>
                <w:sz w:val="18"/>
                <w:szCs w:val="18"/>
              </w:rPr>
              <w:t>226</w:t>
            </w:r>
          </w:p>
        </w:tc>
        <w:tc>
          <w:tcPr>
            <w:tcW w:w="1073" w:type="dxa"/>
            <w:vAlign w:val="bottom"/>
          </w:tcPr>
          <w:p w:rsidR="00AF40F3" w:rsidRPr="00013B36" w:rsidRDefault="00AF40F3" w:rsidP="00742AB4">
            <w:pPr>
              <w:spacing w:after="0"/>
              <w:jc w:val="center"/>
              <w:rPr>
                <w:sz w:val="18"/>
                <w:szCs w:val="18"/>
              </w:rPr>
            </w:pPr>
            <w:r w:rsidRPr="00013B36">
              <w:rPr>
                <w:sz w:val="18"/>
                <w:szCs w:val="18"/>
              </w:rPr>
              <w:t>3,915</w:t>
            </w:r>
          </w:p>
        </w:tc>
        <w:tc>
          <w:tcPr>
            <w:tcW w:w="936" w:type="dxa"/>
            <w:vAlign w:val="bottom"/>
          </w:tcPr>
          <w:p w:rsidR="00AF40F3" w:rsidRPr="00013B36" w:rsidRDefault="00AF40F3" w:rsidP="00742AB4">
            <w:pPr>
              <w:spacing w:after="0"/>
              <w:jc w:val="center"/>
              <w:rPr>
                <w:sz w:val="18"/>
                <w:szCs w:val="18"/>
              </w:rPr>
            </w:pPr>
            <w:r w:rsidRPr="00013B36">
              <w:rPr>
                <w:sz w:val="18"/>
                <w:szCs w:val="18"/>
              </w:rPr>
              <w:t>4,859</w:t>
            </w:r>
          </w:p>
        </w:tc>
        <w:tc>
          <w:tcPr>
            <w:tcW w:w="1039" w:type="dxa"/>
            <w:vAlign w:val="bottom"/>
          </w:tcPr>
          <w:p w:rsidR="00AF40F3" w:rsidRPr="00013B36" w:rsidRDefault="00AF40F3" w:rsidP="00742AB4">
            <w:pPr>
              <w:spacing w:after="0"/>
              <w:jc w:val="center"/>
              <w:rPr>
                <w:sz w:val="18"/>
                <w:szCs w:val="18"/>
              </w:rPr>
            </w:pPr>
            <w:r w:rsidRPr="00013B36">
              <w:rPr>
                <w:sz w:val="18"/>
                <w:szCs w:val="18"/>
              </w:rPr>
              <w:t>758</w:t>
            </w:r>
          </w:p>
        </w:tc>
        <w:tc>
          <w:tcPr>
            <w:tcW w:w="1120" w:type="dxa"/>
            <w:vAlign w:val="bottom"/>
          </w:tcPr>
          <w:p w:rsidR="00AF40F3" w:rsidRPr="00013B36" w:rsidRDefault="00AF40F3" w:rsidP="00AF40F3">
            <w:pPr>
              <w:spacing w:after="0"/>
              <w:jc w:val="center"/>
              <w:rPr>
                <w:sz w:val="18"/>
                <w:szCs w:val="18"/>
              </w:rPr>
            </w:pPr>
            <w:r w:rsidRPr="00013B36">
              <w:rPr>
                <w:sz w:val="18"/>
                <w:szCs w:val="18"/>
              </w:rPr>
              <w:t>24,770</w:t>
            </w:r>
          </w:p>
        </w:tc>
        <w:tc>
          <w:tcPr>
            <w:tcW w:w="1081" w:type="dxa"/>
            <w:vAlign w:val="bottom"/>
          </w:tcPr>
          <w:p w:rsidR="00AF40F3" w:rsidRPr="00013B36" w:rsidRDefault="00AF40F3" w:rsidP="00AF40F3">
            <w:pPr>
              <w:spacing w:after="0"/>
              <w:jc w:val="center"/>
              <w:rPr>
                <w:sz w:val="18"/>
                <w:szCs w:val="18"/>
              </w:rPr>
            </w:pPr>
            <w:r w:rsidRPr="00013B36">
              <w:rPr>
                <w:sz w:val="18"/>
                <w:szCs w:val="18"/>
              </w:rPr>
              <w:t>74,246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2008</w:t>
            </w:r>
          </w:p>
        </w:tc>
        <w:tc>
          <w:tcPr>
            <w:tcW w:w="1131" w:type="dxa"/>
            <w:vAlign w:val="bottom"/>
          </w:tcPr>
          <w:p w:rsidR="00AF40F3" w:rsidRPr="00013B36" w:rsidRDefault="00AF40F3" w:rsidP="00742AB4">
            <w:pPr>
              <w:spacing w:after="0"/>
              <w:jc w:val="center"/>
              <w:rPr>
                <w:sz w:val="18"/>
                <w:szCs w:val="18"/>
              </w:rPr>
            </w:pPr>
            <w:r w:rsidRPr="00013B36">
              <w:rPr>
                <w:sz w:val="18"/>
                <w:szCs w:val="18"/>
              </w:rPr>
              <w:t>600</w:t>
            </w:r>
          </w:p>
        </w:tc>
        <w:tc>
          <w:tcPr>
            <w:tcW w:w="1097" w:type="dxa"/>
            <w:vAlign w:val="bottom"/>
          </w:tcPr>
          <w:p w:rsidR="00AF40F3" w:rsidRPr="00013B36" w:rsidRDefault="00AF40F3" w:rsidP="00742AB4">
            <w:pPr>
              <w:spacing w:after="0"/>
              <w:jc w:val="center"/>
              <w:rPr>
                <w:sz w:val="18"/>
                <w:szCs w:val="18"/>
              </w:rPr>
            </w:pPr>
            <w:r w:rsidRPr="00013B36">
              <w:rPr>
                <w:sz w:val="18"/>
                <w:szCs w:val="18"/>
              </w:rPr>
              <w:t>405</w:t>
            </w:r>
          </w:p>
        </w:tc>
        <w:tc>
          <w:tcPr>
            <w:tcW w:w="1091" w:type="dxa"/>
            <w:vAlign w:val="bottom"/>
          </w:tcPr>
          <w:p w:rsidR="00AF40F3" w:rsidRPr="00013B36" w:rsidRDefault="00AF40F3" w:rsidP="00742AB4">
            <w:pPr>
              <w:spacing w:after="0"/>
              <w:jc w:val="center"/>
              <w:rPr>
                <w:sz w:val="18"/>
                <w:szCs w:val="18"/>
              </w:rPr>
            </w:pPr>
            <w:r w:rsidRPr="00013B36">
              <w:rPr>
                <w:sz w:val="18"/>
                <w:szCs w:val="18"/>
              </w:rPr>
              <w:t>660</w:t>
            </w:r>
          </w:p>
        </w:tc>
        <w:tc>
          <w:tcPr>
            <w:tcW w:w="1073" w:type="dxa"/>
            <w:vAlign w:val="bottom"/>
          </w:tcPr>
          <w:p w:rsidR="00AF40F3" w:rsidRPr="00013B36" w:rsidRDefault="00AF40F3" w:rsidP="00742AB4">
            <w:pPr>
              <w:spacing w:after="0"/>
              <w:jc w:val="center"/>
              <w:rPr>
                <w:sz w:val="18"/>
                <w:szCs w:val="18"/>
              </w:rPr>
            </w:pPr>
            <w:r w:rsidRPr="00013B36">
              <w:rPr>
                <w:sz w:val="18"/>
                <w:szCs w:val="18"/>
              </w:rPr>
              <w:t>6,870</w:t>
            </w:r>
          </w:p>
        </w:tc>
        <w:tc>
          <w:tcPr>
            <w:tcW w:w="936" w:type="dxa"/>
            <w:vAlign w:val="bottom"/>
          </w:tcPr>
          <w:p w:rsidR="00AF40F3" w:rsidRPr="00013B36" w:rsidRDefault="00AF40F3" w:rsidP="00742AB4">
            <w:pPr>
              <w:spacing w:after="0"/>
              <w:jc w:val="center"/>
              <w:rPr>
                <w:sz w:val="18"/>
                <w:szCs w:val="18"/>
              </w:rPr>
            </w:pPr>
            <w:r w:rsidRPr="00013B36">
              <w:rPr>
                <w:sz w:val="18"/>
                <w:szCs w:val="18"/>
              </w:rPr>
              <w:t>8,527</w:t>
            </w:r>
          </w:p>
        </w:tc>
        <w:tc>
          <w:tcPr>
            <w:tcW w:w="1039" w:type="dxa"/>
            <w:vAlign w:val="bottom"/>
          </w:tcPr>
          <w:p w:rsidR="00AF40F3" w:rsidRPr="00013B36" w:rsidRDefault="00AF40F3" w:rsidP="00742AB4">
            <w:pPr>
              <w:spacing w:after="0"/>
              <w:jc w:val="center"/>
              <w:rPr>
                <w:sz w:val="18"/>
                <w:szCs w:val="18"/>
              </w:rPr>
            </w:pPr>
            <w:r w:rsidRPr="00013B36">
              <w:rPr>
                <w:sz w:val="18"/>
                <w:szCs w:val="18"/>
              </w:rPr>
              <w:t>1,706</w:t>
            </w:r>
          </w:p>
        </w:tc>
        <w:tc>
          <w:tcPr>
            <w:tcW w:w="1120" w:type="dxa"/>
            <w:vAlign w:val="bottom"/>
          </w:tcPr>
          <w:p w:rsidR="00AF40F3" w:rsidRPr="00013B36" w:rsidRDefault="00AF40F3" w:rsidP="00AF40F3">
            <w:pPr>
              <w:spacing w:after="0"/>
              <w:jc w:val="center"/>
              <w:rPr>
                <w:sz w:val="18"/>
                <w:szCs w:val="18"/>
              </w:rPr>
            </w:pPr>
            <w:r w:rsidRPr="00013B36">
              <w:rPr>
                <w:sz w:val="18"/>
                <w:szCs w:val="18"/>
              </w:rPr>
              <w:t>56,369</w:t>
            </w:r>
          </w:p>
        </w:tc>
        <w:tc>
          <w:tcPr>
            <w:tcW w:w="1081" w:type="dxa"/>
            <w:vAlign w:val="bottom"/>
          </w:tcPr>
          <w:p w:rsidR="00AF40F3" w:rsidRPr="00013B36" w:rsidRDefault="00AF40F3" w:rsidP="00AF40F3">
            <w:pPr>
              <w:spacing w:after="0"/>
              <w:jc w:val="center"/>
              <w:rPr>
                <w:sz w:val="18"/>
                <w:szCs w:val="18"/>
              </w:rPr>
            </w:pPr>
            <w:r w:rsidRPr="00013B36">
              <w:rPr>
                <w:sz w:val="18"/>
                <w:szCs w:val="18"/>
              </w:rPr>
              <w:t>95,226</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2009</w:t>
            </w:r>
          </w:p>
        </w:tc>
        <w:tc>
          <w:tcPr>
            <w:tcW w:w="1131" w:type="dxa"/>
            <w:vAlign w:val="bottom"/>
          </w:tcPr>
          <w:p w:rsidR="00AF40F3" w:rsidRPr="00013B36" w:rsidRDefault="00AF40F3" w:rsidP="00742AB4">
            <w:pPr>
              <w:spacing w:after="0"/>
              <w:jc w:val="center"/>
              <w:rPr>
                <w:sz w:val="18"/>
                <w:szCs w:val="18"/>
              </w:rPr>
            </w:pPr>
            <w:r w:rsidRPr="00013B36">
              <w:rPr>
                <w:sz w:val="18"/>
                <w:szCs w:val="18"/>
              </w:rPr>
              <w:t>360</w:t>
            </w:r>
          </w:p>
        </w:tc>
        <w:tc>
          <w:tcPr>
            <w:tcW w:w="1097" w:type="dxa"/>
            <w:vAlign w:val="bottom"/>
          </w:tcPr>
          <w:p w:rsidR="00AF40F3" w:rsidRPr="00013B36" w:rsidRDefault="00AF40F3" w:rsidP="00742AB4">
            <w:pPr>
              <w:spacing w:after="0"/>
              <w:jc w:val="center"/>
              <w:rPr>
                <w:sz w:val="18"/>
                <w:szCs w:val="18"/>
              </w:rPr>
            </w:pPr>
            <w:r w:rsidRPr="00013B36">
              <w:rPr>
                <w:sz w:val="18"/>
                <w:szCs w:val="18"/>
              </w:rPr>
              <w:t>698</w:t>
            </w:r>
          </w:p>
        </w:tc>
        <w:tc>
          <w:tcPr>
            <w:tcW w:w="1091" w:type="dxa"/>
            <w:vAlign w:val="bottom"/>
          </w:tcPr>
          <w:p w:rsidR="00AF40F3" w:rsidRPr="00013B36" w:rsidRDefault="00AF40F3" w:rsidP="00742AB4">
            <w:pPr>
              <w:spacing w:after="0"/>
              <w:jc w:val="center"/>
              <w:rPr>
                <w:sz w:val="18"/>
                <w:szCs w:val="18"/>
              </w:rPr>
            </w:pPr>
            <w:r w:rsidRPr="00013B36">
              <w:rPr>
                <w:sz w:val="18"/>
                <w:szCs w:val="18"/>
              </w:rPr>
              <w:t>123</w:t>
            </w:r>
          </w:p>
        </w:tc>
        <w:tc>
          <w:tcPr>
            <w:tcW w:w="1073" w:type="dxa"/>
            <w:vAlign w:val="bottom"/>
          </w:tcPr>
          <w:p w:rsidR="00AF40F3" w:rsidRPr="00013B36" w:rsidRDefault="00AF40F3" w:rsidP="00742AB4">
            <w:pPr>
              <w:spacing w:after="0"/>
              <w:jc w:val="center"/>
              <w:rPr>
                <w:sz w:val="18"/>
                <w:szCs w:val="18"/>
              </w:rPr>
            </w:pPr>
            <w:r w:rsidRPr="00013B36">
              <w:rPr>
                <w:sz w:val="18"/>
                <w:szCs w:val="18"/>
              </w:rPr>
              <w:t>4,230</w:t>
            </w:r>
          </w:p>
        </w:tc>
        <w:tc>
          <w:tcPr>
            <w:tcW w:w="936" w:type="dxa"/>
            <w:vAlign w:val="bottom"/>
          </w:tcPr>
          <w:p w:rsidR="00AF40F3" w:rsidRPr="00013B36" w:rsidRDefault="00AF40F3" w:rsidP="00742AB4">
            <w:pPr>
              <w:spacing w:after="0"/>
              <w:jc w:val="center"/>
              <w:rPr>
                <w:sz w:val="18"/>
                <w:szCs w:val="18"/>
              </w:rPr>
            </w:pPr>
            <w:r w:rsidRPr="00013B36">
              <w:rPr>
                <w:sz w:val="18"/>
                <w:szCs w:val="18"/>
              </w:rPr>
              <w:t>5,250</w:t>
            </w:r>
          </w:p>
        </w:tc>
        <w:tc>
          <w:tcPr>
            <w:tcW w:w="1039" w:type="dxa"/>
            <w:vAlign w:val="bottom"/>
          </w:tcPr>
          <w:p w:rsidR="00AF40F3" w:rsidRPr="00013B36" w:rsidRDefault="00AF40F3" w:rsidP="00742AB4">
            <w:pPr>
              <w:spacing w:after="0"/>
              <w:jc w:val="center"/>
              <w:rPr>
                <w:sz w:val="18"/>
                <w:szCs w:val="18"/>
              </w:rPr>
            </w:pPr>
            <w:r w:rsidRPr="00013B36">
              <w:rPr>
                <w:sz w:val="18"/>
                <w:szCs w:val="18"/>
              </w:rPr>
              <w:t>1,453</w:t>
            </w:r>
          </w:p>
        </w:tc>
        <w:tc>
          <w:tcPr>
            <w:tcW w:w="1120" w:type="dxa"/>
            <w:vAlign w:val="bottom"/>
          </w:tcPr>
          <w:p w:rsidR="00AF40F3" w:rsidRPr="00013B36" w:rsidRDefault="00AF40F3" w:rsidP="00AF40F3">
            <w:pPr>
              <w:spacing w:after="0"/>
              <w:jc w:val="center"/>
              <w:rPr>
                <w:sz w:val="18"/>
                <w:szCs w:val="18"/>
              </w:rPr>
            </w:pPr>
            <w:r w:rsidRPr="00013B36">
              <w:rPr>
                <w:sz w:val="18"/>
                <w:szCs w:val="18"/>
              </w:rPr>
              <w:t>47,911</w:t>
            </w:r>
          </w:p>
        </w:tc>
        <w:tc>
          <w:tcPr>
            <w:tcW w:w="1081" w:type="dxa"/>
            <w:vAlign w:val="bottom"/>
          </w:tcPr>
          <w:p w:rsidR="00AF40F3" w:rsidRPr="00013B36" w:rsidRDefault="00AF40F3" w:rsidP="00AF40F3">
            <w:pPr>
              <w:spacing w:after="0"/>
              <w:jc w:val="center"/>
              <w:rPr>
                <w:sz w:val="18"/>
                <w:szCs w:val="18"/>
              </w:rPr>
            </w:pPr>
            <w:r w:rsidRPr="00013B36">
              <w:rPr>
                <w:sz w:val="18"/>
                <w:szCs w:val="18"/>
              </w:rPr>
              <w:t>103,950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2010</w:t>
            </w:r>
          </w:p>
        </w:tc>
        <w:tc>
          <w:tcPr>
            <w:tcW w:w="1131" w:type="dxa"/>
            <w:vAlign w:val="bottom"/>
          </w:tcPr>
          <w:p w:rsidR="00AF40F3" w:rsidRPr="00013B36" w:rsidRDefault="00AF40F3" w:rsidP="00742AB4">
            <w:pPr>
              <w:spacing w:after="0"/>
              <w:jc w:val="center"/>
              <w:rPr>
                <w:sz w:val="18"/>
                <w:szCs w:val="18"/>
              </w:rPr>
            </w:pPr>
            <w:r w:rsidRPr="00013B36">
              <w:rPr>
                <w:sz w:val="18"/>
                <w:szCs w:val="18"/>
              </w:rPr>
              <w:t>417</w:t>
            </w:r>
          </w:p>
        </w:tc>
        <w:tc>
          <w:tcPr>
            <w:tcW w:w="1097" w:type="dxa"/>
            <w:vAlign w:val="bottom"/>
          </w:tcPr>
          <w:p w:rsidR="00AF40F3" w:rsidRPr="00013B36" w:rsidRDefault="00AF40F3" w:rsidP="00742AB4">
            <w:pPr>
              <w:spacing w:after="0"/>
              <w:jc w:val="center"/>
              <w:rPr>
                <w:sz w:val="18"/>
                <w:szCs w:val="18"/>
              </w:rPr>
            </w:pPr>
            <w:r w:rsidRPr="00013B36">
              <w:rPr>
                <w:sz w:val="18"/>
                <w:szCs w:val="18"/>
              </w:rPr>
              <w:t>630</w:t>
            </w:r>
          </w:p>
        </w:tc>
        <w:tc>
          <w:tcPr>
            <w:tcW w:w="1091" w:type="dxa"/>
            <w:vAlign w:val="bottom"/>
          </w:tcPr>
          <w:p w:rsidR="00AF40F3" w:rsidRPr="00013B36" w:rsidRDefault="00AF40F3" w:rsidP="00742AB4">
            <w:pPr>
              <w:spacing w:after="0"/>
              <w:jc w:val="center"/>
              <w:rPr>
                <w:sz w:val="18"/>
                <w:szCs w:val="18"/>
              </w:rPr>
            </w:pPr>
            <w:r w:rsidRPr="00013B36">
              <w:rPr>
                <w:sz w:val="18"/>
                <w:szCs w:val="18"/>
              </w:rPr>
              <w:t>467</w:t>
            </w:r>
          </w:p>
        </w:tc>
        <w:tc>
          <w:tcPr>
            <w:tcW w:w="1073" w:type="dxa"/>
            <w:vAlign w:val="bottom"/>
          </w:tcPr>
          <w:p w:rsidR="00AF40F3" w:rsidRPr="00013B36" w:rsidRDefault="00AF40F3" w:rsidP="00742AB4">
            <w:pPr>
              <w:spacing w:after="0"/>
              <w:jc w:val="center"/>
              <w:rPr>
                <w:sz w:val="18"/>
                <w:szCs w:val="18"/>
              </w:rPr>
            </w:pPr>
            <w:r w:rsidRPr="00013B36">
              <w:rPr>
                <w:sz w:val="18"/>
                <w:szCs w:val="18"/>
              </w:rPr>
              <w:t>7,520</w:t>
            </w:r>
          </w:p>
        </w:tc>
        <w:tc>
          <w:tcPr>
            <w:tcW w:w="936" w:type="dxa"/>
            <w:vAlign w:val="bottom"/>
          </w:tcPr>
          <w:p w:rsidR="00AF40F3" w:rsidRPr="00013B36" w:rsidRDefault="00AF40F3" w:rsidP="00742AB4">
            <w:pPr>
              <w:spacing w:after="0"/>
              <w:jc w:val="center"/>
              <w:rPr>
                <w:sz w:val="18"/>
                <w:szCs w:val="18"/>
              </w:rPr>
            </w:pPr>
            <w:r w:rsidRPr="00013B36">
              <w:rPr>
                <w:sz w:val="18"/>
                <w:szCs w:val="18"/>
              </w:rPr>
              <w:t>9,334</w:t>
            </w:r>
          </w:p>
        </w:tc>
        <w:tc>
          <w:tcPr>
            <w:tcW w:w="1039" w:type="dxa"/>
            <w:vAlign w:val="bottom"/>
          </w:tcPr>
          <w:p w:rsidR="00AF40F3" w:rsidRPr="00013B36" w:rsidRDefault="00AF40F3" w:rsidP="00742AB4">
            <w:pPr>
              <w:spacing w:after="0"/>
              <w:jc w:val="center"/>
              <w:rPr>
                <w:sz w:val="18"/>
                <w:szCs w:val="18"/>
              </w:rPr>
            </w:pPr>
            <w:r w:rsidRPr="00013B36">
              <w:rPr>
                <w:sz w:val="18"/>
                <w:szCs w:val="18"/>
              </w:rPr>
              <w:t>2,650</w:t>
            </w:r>
          </w:p>
        </w:tc>
        <w:tc>
          <w:tcPr>
            <w:tcW w:w="1120" w:type="dxa"/>
            <w:vAlign w:val="bottom"/>
          </w:tcPr>
          <w:p w:rsidR="00AF40F3" w:rsidRPr="00013B36" w:rsidRDefault="00AF40F3" w:rsidP="00AF40F3">
            <w:pPr>
              <w:spacing w:after="0"/>
              <w:jc w:val="center"/>
              <w:rPr>
                <w:sz w:val="18"/>
                <w:szCs w:val="18"/>
              </w:rPr>
            </w:pPr>
            <w:r w:rsidRPr="00013B36">
              <w:rPr>
                <w:sz w:val="18"/>
                <w:szCs w:val="18"/>
              </w:rPr>
              <w:t>84,909</w:t>
            </w:r>
          </w:p>
        </w:tc>
        <w:tc>
          <w:tcPr>
            <w:tcW w:w="1081" w:type="dxa"/>
            <w:vAlign w:val="bottom"/>
          </w:tcPr>
          <w:p w:rsidR="00AF40F3" w:rsidRPr="00013B36" w:rsidRDefault="00AF40F3" w:rsidP="00AF40F3">
            <w:pPr>
              <w:spacing w:after="0"/>
              <w:jc w:val="center"/>
              <w:rPr>
                <w:sz w:val="18"/>
                <w:szCs w:val="18"/>
              </w:rPr>
            </w:pPr>
            <w:r w:rsidRPr="00013B36">
              <w:rPr>
                <w:sz w:val="18"/>
                <w:szCs w:val="18"/>
              </w:rPr>
              <w:t>126,830</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2011</w:t>
            </w:r>
          </w:p>
        </w:tc>
        <w:tc>
          <w:tcPr>
            <w:tcW w:w="1131" w:type="dxa"/>
            <w:vAlign w:val="bottom"/>
          </w:tcPr>
          <w:p w:rsidR="00AF40F3" w:rsidRPr="00013B36" w:rsidRDefault="00AF40F3" w:rsidP="00742AB4">
            <w:pPr>
              <w:spacing w:after="0"/>
              <w:jc w:val="center"/>
              <w:rPr>
                <w:sz w:val="18"/>
                <w:szCs w:val="18"/>
              </w:rPr>
            </w:pPr>
            <w:r w:rsidRPr="00013B36">
              <w:rPr>
                <w:sz w:val="18"/>
                <w:szCs w:val="18"/>
              </w:rPr>
              <w:t>517</w:t>
            </w:r>
          </w:p>
        </w:tc>
        <w:tc>
          <w:tcPr>
            <w:tcW w:w="1097" w:type="dxa"/>
            <w:vAlign w:val="bottom"/>
          </w:tcPr>
          <w:p w:rsidR="00AF40F3" w:rsidRPr="00013B36" w:rsidRDefault="00AF40F3" w:rsidP="00742AB4">
            <w:pPr>
              <w:spacing w:after="0"/>
              <w:jc w:val="center"/>
              <w:rPr>
                <w:sz w:val="18"/>
                <w:szCs w:val="18"/>
              </w:rPr>
            </w:pPr>
            <w:r w:rsidRPr="00013B36">
              <w:rPr>
                <w:sz w:val="18"/>
                <w:szCs w:val="18"/>
              </w:rPr>
              <w:t>709</w:t>
            </w:r>
          </w:p>
        </w:tc>
        <w:tc>
          <w:tcPr>
            <w:tcW w:w="1091" w:type="dxa"/>
            <w:vAlign w:val="bottom"/>
          </w:tcPr>
          <w:p w:rsidR="00AF40F3" w:rsidRPr="00013B36" w:rsidRDefault="00AF40F3" w:rsidP="00742AB4">
            <w:pPr>
              <w:spacing w:after="0"/>
              <w:jc w:val="center"/>
              <w:rPr>
                <w:sz w:val="18"/>
                <w:szCs w:val="18"/>
              </w:rPr>
            </w:pPr>
            <w:r w:rsidRPr="00013B36">
              <w:rPr>
                <w:sz w:val="18"/>
                <w:szCs w:val="18"/>
              </w:rPr>
              <w:t>138</w:t>
            </w:r>
          </w:p>
        </w:tc>
        <w:tc>
          <w:tcPr>
            <w:tcW w:w="1073" w:type="dxa"/>
            <w:vAlign w:val="bottom"/>
          </w:tcPr>
          <w:p w:rsidR="00AF40F3" w:rsidRPr="00013B36" w:rsidRDefault="00AF40F3" w:rsidP="00742AB4">
            <w:pPr>
              <w:spacing w:after="0"/>
              <w:jc w:val="center"/>
              <w:rPr>
                <w:sz w:val="18"/>
                <w:szCs w:val="18"/>
              </w:rPr>
            </w:pPr>
            <w:r w:rsidRPr="00013B36">
              <w:rPr>
                <w:sz w:val="18"/>
                <w:szCs w:val="18"/>
              </w:rPr>
              <w:t>6,050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7,509</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61,099</w:t>
            </w:r>
          </w:p>
        </w:tc>
        <w:tc>
          <w:tcPr>
            <w:tcW w:w="1081" w:type="dxa"/>
            <w:vAlign w:val="bottom"/>
          </w:tcPr>
          <w:p w:rsidR="00AF40F3" w:rsidRPr="00013B36" w:rsidRDefault="00AF40F3" w:rsidP="00AF40F3">
            <w:pPr>
              <w:spacing w:after="0"/>
              <w:jc w:val="center"/>
              <w:rPr>
                <w:sz w:val="18"/>
                <w:szCs w:val="18"/>
              </w:rPr>
            </w:pPr>
            <w:r w:rsidRPr="00013B36">
              <w:rPr>
                <w:sz w:val="18"/>
                <w:szCs w:val="18"/>
              </w:rPr>
              <w:t>70,871</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2012</w:t>
            </w:r>
          </w:p>
        </w:tc>
        <w:tc>
          <w:tcPr>
            <w:tcW w:w="1131" w:type="dxa"/>
            <w:vAlign w:val="bottom"/>
          </w:tcPr>
          <w:p w:rsidR="00AF40F3" w:rsidRPr="00013B36" w:rsidRDefault="00AF40F3" w:rsidP="00742AB4">
            <w:pPr>
              <w:spacing w:after="0"/>
              <w:jc w:val="center"/>
              <w:rPr>
                <w:sz w:val="18"/>
                <w:szCs w:val="18"/>
              </w:rPr>
            </w:pPr>
            <w:r w:rsidRPr="00013B36">
              <w:rPr>
                <w:sz w:val="18"/>
                <w:szCs w:val="18"/>
              </w:rPr>
              <w:t>837</w:t>
            </w:r>
          </w:p>
        </w:tc>
        <w:tc>
          <w:tcPr>
            <w:tcW w:w="1097" w:type="dxa"/>
            <w:vAlign w:val="bottom"/>
          </w:tcPr>
          <w:p w:rsidR="00AF40F3" w:rsidRPr="00013B36" w:rsidRDefault="00AF40F3" w:rsidP="00742AB4">
            <w:pPr>
              <w:spacing w:after="0"/>
              <w:jc w:val="center"/>
              <w:rPr>
                <w:sz w:val="18"/>
                <w:szCs w:val="18"/>
              </w:rPr>
            </w:pPr>
            <w:r w:rsidRPr="00013B36">
              <w:rPr>
                <w:sz w:val="18"/>
                <w:szCs w:val="18"/>
              </w:rPr>
              <w:t>394</w:t>
            </w:r>
          </w:p>
        </w:tc>
        <w:tc>
          <w:tcPr>
            <w:tcW w:w="1091" w:type="dxa"/>
            <w:vAlign w:val="bottom"/>
          </w:tcPr>
          <w:p w:rsidR="00AF40F3" w:rsidRPr="00013B36" w:rsidRDefault="00AF40F3" w:rsidP="00742AB4">
            <w:pPr>
              <w:spacing w:after="0"/>
              <w:jc w:val="center"/>
              <w:rPr>
                <w:sz w:val="18"/>
                <w:szCs w:val="18"/>
              </w:rPr>
            </w:pPr>
            <w:r w:rsidRPr="00013B36">
              <w:rPr>
                <w:sz w:val="18"/>
                <w:szCs w:val="18"/>
              </w:rPr>
              <w:t>190</w:t>
            </w:r>
          </w:p>
        </w:tc>
        <w:tc>
          <w:tcPr>
            <w:tcW w:w="1073" w:type="dxa"/>
            <w:vAlign w:val="bottom"/>
          </w:tcPr>
          <w:p w:rsidR="00AF40F3" w:rsidRPr="00013B36" w:rsidRDefault="00AF40F3" w:rsidP="00742AB4">
            <w:pPr>
              <w:spacing w:after="0"/>
              <w:jc w:val="center"/>
              <w:rPr>
                <w:sz w:val="18"/>
                <w:szCs w:val="18"/>
              </w:rPr>
            </w:pPr>
            <w:r w:rsidRPr="00013B36">
              <w:rPr>
                <w:sz w:val="18"/>
                <w:szCs w:val="18"/>
              </w:rPr>
              <w:t>5,480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6,802</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36,961</w:t>
            </w:r>
          </w:p>
        </w:tc>
        <w:tc>
          <w:tcPr>
            <w:tcW w:w="1081" w:type="dxa"/>
            <w:vAlign w:val="bottom"/>
          </w:tcPr>
          <w:p w:rsidR="00AF40F3" w:rsidRPr="00013B36" w:rsidRDefault="00AF40F3" w:rsidP="00AF40F3">
            <w:pPr>
              <w:spacing w:after="0"/>
              <w:jc w:val="center"/>
              <w:rPr>
                <w:sz w:val="18"/>
                <w:szCs w:val="18"/>
              </w:rPr>
            </w:pPr>
            <w:r w:rsidRPr="00013B36">
              <w:rPr>
                <w:sz w:val="18"/>
                <w:szCs w:val="18"/>
              </w:rPr>
              <w:t>70,775</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2013</w:t>
            </w:r>
          </w:p>
        </w:tc>
        <w:tc>
          <w:tcPr>
            <w:tcW w:w="1131" w:type="dxa"/>
            <w:vAlign w:val="bottom"/>
          </w:tcPr>
          <w:p w:rsidR="00AF40F3" w:rsidRPr="00013B36" w:rsidRDefault="00AF40F3" w:rsidP="00742AB4">
            <w:pPr>
              <w:spacing w:after="0"/>
              <w:jc w:val="center"/>
              <w:rPr>
                <w:sz w:val="18"/>
                <w:szCs w:val="18"/>
              </w:rPr>
            </w:pPr>
            <w:r w:rsidRPr="00013B36">
              <w:rPr>
                <w:sz w:val="18"/>
                <w:szCs w:val="18"/>
              </w:rPr>
              <w:t>736</w:t>
            </w:r>
          </w:p>
        </w:tc>
        <w:tc>
          <w:tcPr>
            <w:tcW w:w="1097" w:type="dxa"/>
            <w:vAlign w:val="bottom"/>
          </w:tcPr>
          <w:p w:rsidR="00AF40F3" w:rsidRPr="00013B36" w:rsidRDefault="00AF40F3" w:rsidP="00742AB4">
            <w:pPr>
              <w:spacing w:after="0"/>
              <w:jc w:val="center"/>
              <w:rPr>
                <w:sz w:val="18"/>
                <w:szCs w:val="18"/>
              </w:rPr>
            </w:pPr>
            <w:r w:rsidRPr="00013B36">
              <w:rPr>
                <w:sz w:val="18"/>
                <w:szCs w:val="18"/>
              </w:rPr>
              <w:t>367</w:t>
            </w:r>
          </w:p>
        </w:tc>
        <w:tc>
          <w:tcPr>
            <w:tcW w:w="1091" w:type="dxa"/>
            <w:vAlign w:val="bottom"/>
          </w:tcPr>
          <w:p w:rsidR="00AF40F3" w:rsidRPr="00013B36" w:rsidRDefault="00AF40F3" w:rsidP="00742AB4">
            <w:pPr>
              <w:spacing w:after="0"/>
              <w:jc w:val="center"/>
              <w:rPr>
                <w:sz w:val="18"/>
                <w:szCs w:val="18"/>
              </w:rPr>
            </w:pPr>
            <w:r w:rsidRPr="00013B36">
              <w:rPr>
                <w:sz w:val="18"/>
                <w:szCs w:val="18"/>
              </w:rPr>
              <w:t>126</w:t>
            </w:r>
          </w:p>
        </w:tc>
        <w:tc>
          <w:tcPr>
            <w:tcW w:w="1073" w:type="dxa"/>
            <w:vAlign w:val="bottom"/>
          </w:tcPr>
          <w:p w:rsidR="00AF40F3" w:rsidRPr="00013B36" w:rsidRDefault="00AF40F3" w:rsidP="00742AB4">
            <w:pPr>
              <w:spacing w:after="0"/>
              <w:jc w:val="center"/>
              <w:rPr>
                <w:sz w:val="18"/>
                <w:szCs w:val="18"/>
              </w:rPr>
            </w:pPr>
            <w:r w:rsidRPr="00013B36">
              <w:rPr>
                <w:sz w:val="18"/>
                <w:szCs w:val="18"/>
              </w:rPr>
              <w:t>6,280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7,795</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51,324</w:t>
            </w:r>
          </w:p>
        </w:tc>
        <w:tc>
          <w:tcPr>
            <w:tcW w:w="1081" w:type="dxa"/>
            <w:vAlign w:val="bottom"/>
          </w:tcPr>
          <w:p w:rsidR="00AF40F3" w:rsidRPr="00013B36" w:rsidRDefault="00AF40F3" w:rsidP="00AF40F3">
            <w:pPr>
              <w:spacing w:after="0"/>
              <w:jc w:val="center"/>
              <w:rPr>
                <w:sz w:val="18"/>
                <w:szCs w:val="18"/>
              </w:rPr>
            </w:pPr>
            <w:r w:rsidRPr="00013B36">
              <w:rPr>
                <w:sz w:val="18"/>
                <w:szCs w:val="18"/>
              </w:rPr>
              <w:t>68,117</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2014</w:t>
            </w:r>
          </w:p>
        </w:tc>
        <w:tc>
          <w:tcPr>
            <w:tcW w:w="1131" w:type="dxa"/>
            <w:vAlign w:val="bottom"/>
          </w:tcPr>
          <w:p w:rsidR="00AF40F3" w:rsidRPr="00013B36" w:rsidRDefault="00AF40F3" w:rsidP="00742AB4">
            <w:pPr>
              <w:spacing w:after="0"/>
              <w:jc w:val="center"/>
              <w:rPr>
                <w:sz w:val="18"/>
                <w:szCs w:val="18"/>
              </w:rPr>
            </w:pPr>
            <w:r w:rsidRPr="00013B36">
              <w:rPr>
                <w:sz w:val="18"/>
                <w:szCs w:val="18"/>
              </w:rPr>
              <w:t>1,533</w:t>
            </w:r>
          </w:p>
        </w:tc>
        <w:tc>
          <w:tcPr>
            <w:tcW w:w="1097" w:type="dxa"/>
            <w:vAlign w:val="bottom"/>
          </w:tcPr>
          <w:p w:rsidR="00AF40F3" w:rsidRPr="00013B36" w:rsidRDefault="00AF40F3" w:rsidP="00742AB4">
            <w:pPr>
              <w:spacing w:after="0"/>
              <w:jc w:val="center"/>
              <w:rPr>
                <w:sz w:val="18"/>
                <w:szCs w:val="18"/>
              </w:rPr>
            </w:pPr>
            <w:r w:rsidRPr="00013B36">
              <w:rPr>
                <w:sz w:val="18"/>
                <w:szCs w:val="18"/>
              </w:rPr>
              <w:t>911</w:t>
            </w:r>
          </w:p>
        </w:tc>
        <w:tc>
          <w:tcPr>
            <w:tcW w:w="1091" w:type="dxa"/>
            <w:vAlign w:val="bottom"/>
          </w:tcPr>
          <w:p w:rsidR="00AF40F3" w:rsidRPr="00013B36" w:rsidRDefault="00AF40F3" w:rsidP="00742AB4">
            <w:pPr>
              <w:spacing w:after="0"/>
              <w:jc w:val="center"/>
              <w:rPr>
                <w:sz w:val="18"/>
                <w:szCs w:val="18"/>
              </w:rPr>
            </w:pPr>
            <w:r w:rsidRPr="00013B36">
              <w:rPr>
                <w:sz w:val="18"/>
                <w:szCs w:val="18"/>
              </w:rPr>
              <w:t>284</w:t>
            </w:r>
          </w:p>
        </w:tc>
        <w:tc>
          <w:tcPr>
            <w:tcW w:w="1073" w:type="dxa"/>
            <w:vAlign w:val="bottom"/>
          </w:tcPr>
          <w:p w:rsidR="00AF40F3" w:rsidRPr="00013B36" w:rsidRDefault="00AF40F3" w:rsidP="00742AB4">
            <w:pPr>
              <w:spacing w:after="0"/>
              <w:jc w:val="center"/>
              <w:rPr>
                <w:sz w:val="18"/>
                <w:szCs w:val="18"/>
              </w:rPr>
            </w:pPr>
            <w:r w:rsidRPr="00013B36">
              <w:rPr>
                <w:sz w:val="18"/>
                <w:szCs w:val="18"/>
              </w:rPr>
              <w:t>15,480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19,214</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130,200</w:t>
            </w:r>
          </w:p>
        </w:tc>
        <w:tc>
          <w:tcPr>
            <w:tcW w:w="1081" w:type="dxa"/>
            <w:vAlign w:val="bottom"/>
          </w:tcPr>
          <w:p w:rsidR="00AF40F3" w:rsidRPr="00013B36" w:rsidRDefault="00AF40F3" w:rsidP="00AF40F3">
            <w:pPr>
              <w:spacing w:after="0"/>
              <w:jc w:val="center"/>
              <w:rPr>
                <w:sz w:val="18"/>
                <w:szCs w:val="18"/>
              </w:rPr>
            </w:pPr>
            <w:r w:rsidRPr="00013B36">
              <w:rPr>
                <w:sz w:val="18"/>
                <w:szCs w:val="18"/>
              </w:rPr>
              <w:t>124,171</w:t>
            </w:r>
          </w:p>
        </w:tc>
      </w:tr>
      <w:tr w:rsidR="00AF40F3" w:rsidRPr="006C1E21" w:rsidTr="007C010D">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2015</w:t>
            </w:r>
          </w:p>
        </w:tc>
        <w:tc>
          <w:tcPr>
            <w:tcW w:w="1131" w:type="dxa"/>
            <w:vAlign w:val="bottom"/>
          </w:tcPr>
          <w:p w:rsidR="00AF40F3" w:rsidRPr="00013B36" w:rsidRDefault="00AF40F3" w:rsidP="00742AB4">
            <w:pPr>
              <w:spacing w:after="0"/>
              <w:jc w:val="center"/>
              <w:rPr>
                <w:sz w:val="18"/>
                <w:szCs w:val="18"/>
              </w:rPr>
            </w:pPr>
            <w:r w:rsidRPr="00013B36">
              <w:rPr>
                <w:sz w:val="18"/>
                <w:szCs w:val="18"/>
              </w:rPr>
              <w:t>517</w:t>
            </w:r>
          </w:p>
        </w:tc>
        <w:tc>
          <w:tcPr>
            <w:tcW w:w="1097" w:type="dxa"/>
            <w:vAlign w:val="bottom"/>
          </w:tcPr>
          <w:p w:rsidR="00AF40F3" w:rsidRPr="00013B36" w:rsidRDefault="00AF40F3" w:rsidP="00742AB4">
            <w:pPr>
              <w:spacing w:after="0"/>
              <w:jc w:val="center"/>
              <w:rPr>
                <w:sz w:val="18"/>
                <w:szCs w:val="18"/>
              </w:rPr>
            </w:pPr>
            <w:r w:rsidRPr="00013B36">
              <w:rPr>
                <w:sz w:val="18"/>
                <w:szCs w:val="18"/>
              </w:rPr>
              <w:t>1,204</w:t>
            </w:r>
          </w:p>
        </w:tc>
        <w:tc>
          <w:tcPr>
            <w:tcW w:w="1091" w:type="dxa"/>
            <w:vAlign w:val="bottom"/>
          </w:tcPr>
          <w:p w:rsidR="00AF40F3" w:rsidRPr="00013B36" w:rsidRDefault="00AF40F3" w:rsidP="00742AB4">
            <w:pPr>
              <w:spacing w:after="0"/>
              <w:jc w:val="center"/>
              <w:rPr>
                <w:sz w:val="18"/>
                <w:szCs w:val="18"/>
              </w:rPr>
            </w:pPr>
            <w:r w:rsidRPr="00013B36">
              <w:rPr>
                <w:sz w:val="18"/>
                <w:szCs w:val="18"/>
              </w:rPr>
              <w:t>202</w:t>
            </w:r>
          </w:p>
        </w:tc>
        <w:tc>
          <w:tcPr>
            <w:tcW w:w="1073" w:type="dxa"/>
            <w:vAlign w:val="bottom"/>
          </w:tcPr>
          <w:p w:rsidR="00AF40F3" w:rsidRPr="00013B36" w:rsidRDefault="00AF40F3" w:rsidP="00742AB4">
            <w:pPr>
              <w:spacing w:after="0"/>
              <w:jc w:val="center"/>
              <w:rPr>
                <w:sz w:val="18"/>
                <w:szCs w:val="18"/>
              </w:rPr>
            </w:pPr>
            <w:r w:rsidRPr="00013B36">
              <w:rPr>
                <w:sz w:val="18"/>
                <w:szCs w:val="18"/>
              </w:rPr>
              <w:t>9,940</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12,338</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47,372</w:t>
            </w:r>
          </w:p>
        </w:tc>
        <w:tc>
          <w:tcPr>
            <w:tcW w:w="1081" w:type="dxa"/>
            <w:vAlign w:val="bottom"/>
          </w:tcPr>
          <w:p w:rsidR="00AF40F3" w:rsidRPr="00013B36" w:rsidRDefault="00AF40F3" w:rsidP="00AF40F3">
            <w:pPr>
              <w:spacing w:after="0"/>
              <w:jc w:val="center"/>
              <w:rPr>
                <w:sz w:val="18"/>
                <w:szCs w:val="18"/>
              </w:rPr>
            </w:pPr>
            <w:r w:rsidRPr="00013B36">
              <w:rPr>
                <w:sz w:val="18"/>
                <w:szCs w:val="18"/>
              </w:rPr>
              <w:t>60,178</w:t>
            </w:r>
          </w:p>
        </w:tc>
      </w:tr>
      <w:tr w:rsidR="00AF40F3" w:rsidRPr="006C1E21" w:rsidTr="00B42821">
        <w:trPr>
          <w:trHeight w:val="259"/>
        </w:trPr>
        <w:tc>
          <w:tcPr>
            <w:tcW w:w="1008" w:type="dxa"/>
            <w:vAlign w:val="bottom"/>
          </w:tcPr>
          <w:p w:rsidR="00AF40F3" w:rsidRPr="00013B36" w:rsidRDefault="00AF40F3" w:rsidP="00CA4494">
            <w:pPr>
              <w:spacing w:after="0"/>
              <w:jc w:val="center"/>
              <w:rPr>
                <w:color w:val="000000"/>
                <w:sz w:val="18"/>
                <w:szCs w:val="18"/>
              </w:rPr>
            </w:pPr>
            <w:r w:rsidRPr="00013B36">
              <w:rPr>
                <w:color w:val="000000"/>
                <w:sz w:val="18"/>
                <w:szCs w:val="18"/>
              </w:rPr>
              <w:t>2016</w:t>
            </w:r>
          </w:p>
        </w:tc>
        <w:tc>
          <w:tcPr>
            <w:tcW w:w="1131" w:type="dxa"/>
            <w:vAlign w:val="bottom"/>
          </w:tcPr>
          <w:p w:rsidR="00AF40F3" w:rsidRPr="00013B36" w:rsidRDefault="00AF40F3" w:rsidP="00742AB4">
            <w:pPr>
              <w:spacing w:after="0"/>
              <w:jc w:val="center"/>
              <w:rPr>
                <w:sz w:val="18"/>
                <w:szCs w:val="18"/>
              </w:rPr>
            </w:pPr>
            <w:r w:rsidRPr="00013B36">
              <w:rPr>
                <w:sz w:val="18"/>
                <w:szCs w:val="18"/>
              </w:rPr>
              <w:t>204</w:t>
            </w:r>
          </w:p>
        </w:tc>
        <w:tc>
          <w:tcPr>
            <w:tcW w:w="1097" w:type="dxa"/>
            <w:vAlign w:val="bottom"/>
          </w:tcPr>
          <w:p w:rsidR="00AF40F3" w:rsidRPr="00013B36" w:rsidRDefault="00AF40F3" w:rsidP="00742AB4">
            <w:pPr>
              <w:spacing w:after="0"/>
              <w:jc w:val="center"/>
              <w:rPr>
                <w:sz w:val="18"/>
                <w:szCs w:val="18"/>
              </w:rPr>
            </w:pPr>
            <w:r w:rsidRPr="00013B36">
              <w:rPr>
                <w:sz w:val="18"/>
                <w:szCs w:val="18"/>
              </w:rPr>
              <w:t>717</w:t>
            </w:r>
          </w:p>
        </w:tc>
        <w:tc>
          <w:tcPr>
            <w:tcW w:w="1091" w:type="dxa"/>
            <w:vAlign w:val="bottom"/>
          </w:tcPr>
          <w:p w:rsidR="00AF40F3" w:rsidRPr="00013B36" w:rsidRDefault="00AF40F3" w:rsidP="00742AB4">
            <w:pPr>
              <w:spacing w:after="0"/>
              <w:jc w:val="center"/>
              <w:rPr>
                <w:sz w:val="18"/>
                <w:szCs w:val="18"/>
              </w:rPr>
            </w:pPr>
            <w:r w:rsidRPr="00013B36">
              <w:rPr>
                <w:sz w:val="18"/>
                <w:szCs w:val="18"/>
              </w:rPr>
              <w:t>52</w:t>
            </w:r>
          </w:p>
        </w:tc>
        <w:tc>
          <w:tcPr>
            <w:tcW w:w="1073" w:type="dxa"/>
            <w:vAlign w:val="bottom"/>
          </w:tcPr>
          <w:p w:rsidR="00AF40F3" w:rsidRPr="00013B36" w:rsidRDefault="00AF40F3" w:rsidP="00742AB4">
            <w:pPr>
              <w:spacing w:after="0"/>
              <w:jc w:val="center"/>
              <w:rPr>
                <w:sz w:val="18"/>
                <w:szCs w:val="18"/>
              </w:rPr>
            </w:pPr>
            <w:r w:rsidRPr="00013B36">
              <w:rPr>
                <w:sz w:val="18"/>
                <w:szCs w:val="18"/>
              </w:rPr>
              <w:t>6,733</w:t>
            </w:r>
          </w:p>
        </w:tc>
        <w:tc>
          <w:tcPr>
            <w:tcW w:w="936" w:type="dxa"/>
            <w:shd w:val="clear" w:color="auto" w:fill="auto"/>
            <w:vAlign w:val="bottom"/>
          </w:tcPr>
          <w:p w:rsidR="00AF40F3" w:rsidRPr="00013B36" w:rsidRDefault="00AF40F3" w:rsidP="00742AB4">
            <w:pPr>
              <w:spacing w:after="0"/>
              <w:jc w:val="center"/>
              <w:rPr>
                <w:sz w:val="18"/>
                <w:szCs w:val="18"/>
              </w:rPr>
            </w:pPr>
            <w:r w:rsidRPr="00013B36">
              <w:rPr>
                <w:sz w:val="18"/>
                <w:szCs w:val="18"/>
              </w:rPr>
              <w:t>8,357</w:t>
            </w:r>
          </w:p>
        </w:tc>
        <w:tc>
          <w:tcPr>
            <w:tcW w:w="1039" w:type="dxa"/>
            <w:shd w:val="clear" w:color="auto" w:fill="FF0000"/>
            <w:vAlign w:val="bottom"/>
          </w:tcPr>
          <w:p w:rsidR="00AF40F3" w:rsidRPr="00013B36" w:rsidRDefault="00AF40F3" w:rsidP="00742AB4">
            <w:pPr>
              <w:spacing w:after="0"/>
              <w:jc w:val="center"/>
              <w:rPr>
                <w:sz w:val="18"/>
                <w:szCs w:val="18"/>
                <w:highlight w:val="red"/>
              </w:rPr>
            </w:pPr>
          </w:p>
        </w:tc>
        <w:tc>
          <w:tcPr>
            <w:tcW w:w="1120" w:type="dxa"/>
            <w:vAlign w:val="bottom"/>
          </w:tcPr>
          <w:p w:rsidR="00AF40F3" w:rsidRPr="00013B36" w:rsidRDefault="00AF40F3" w:rsidP="00AF40F3">
            <w:pPr>
              <w:spacing w:after="0"/>
              <w:jc w:val="center"/>
              <w:rPr>
                <w:sz w:val="18"/>
                <w:szCs w:val="18"/>
              </w:rPr>
            </w:pPr>
            <w:r w:rsidRPr="00013B36">
              <w:rPr>
                <w:sz w:val="18"/>
                <w:szCs w:val="18"/>
              </w:rPr>
              <w:t>26,280</w:t>
            </w:r>
          </w:p>
        </w:tc>
        <w:tc>
          <w:tcPr>
            <w:tcW w:w="1081" w:type="dxa"/>
            <w:vAlign w:val="bottom"/>
          </w:tcPr>
          <w:p w:rsidR="00AF40F3" w:rsidRPr="00013B36" w:rsidRDefault="00AF40F3" w:rsidP="00AF40F3">
            <w:pPr>
              <w:spacing w:after="0"/>
              <w:jc w:val="center"/>
              <w:rPr>
                <w:sz w:val="18"/>
                <w:szCs w:val="18"/>
              </w:rPr>
            </w:pPr>
            <w:r w:rsidRPr="00013B36">
              <w:rPr>
                <w:sz w:val="18"/>
                <w:szCs w:val="18"/>
              </w:rPr>
              <w:t>87,704</w:t>
            </w:r>
          </w:p>
        </w:tc>
      </w:tr>
      <w:tr w:rsidR="00B42821" w:rsidRPr="006C1E21" w:rsidTr="00B42821">
        <w:trPr>
          <w:trHeight w:hRule="exact" w:val="331"/>
        </w:trPr>
        <w:tc>
          <w:tcPr>
            <w:tcW w:w="1008" w:type="dxa"/>
            <w:tcBorders>
              <w:bottom w:val="single" w:sz="4" w:space="0" w:color="auto"/>
            </w:tcBorders>
            <w:vAlign w:val="center"/>
          </w:tcPr>
          <w:p w:rsidR="00B42821" w:rsidRPr="00013B36" w:rsidRDefault="00B42821" w:rsidP="00292BD9">
            <w:pPr>
              <w:spacing w:after="0"/>
              <w:jc w:val="center"/>
              <w:rPr>
                <w:color w:val="000000"/>
                <w:sz w:val="18"/>
                <w:szCs w:val="18"/>
              </w:rPr>
            </w:pPr>
            <w:r>
              <w:rPr>
                <w:color w:val="000000"/>
                <w:sz w:val="18"/>
                <w:szCs w:val="18"/>
              </w:rPr>
              <w:t>2017</w:t>
            </w:r>
          </w:p>
        </w:tc>
        <w:tc>
          <w:tcPr>
            <w:tcW w:w="1131"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283</w:t>
            </w:r>
          </w:p>
        </w:tc>
        <w:tc>
          <w:tcPr>
            <w:tcW w:w="1097"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634</w:t>
            </w:r>
          </w:p>
        </w:tc>
        <w:tc>
          <w:tcPr>
            <w:tcW w:w="1091"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20</w:t>
            </w:r>
          </w:p>
        </w:tc>
        <w:tc>
          <w:tcPr>
            <w:tcW w:w="1073"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7,040</w:t>
            </w:r>
          </w:p>
        </w:tc>
        <w:tc>
          <w:tcPr>
            <w:tcW w:w="936" w:type="dxa"/>
            <w:tcBorders>
              <w:bottom w:val="single" w:sz="4" w:space="0" w:color="auto"/>
            </w:tcBorders>
            <w:shd w:val="clear" w:color="auto" w:fill="auto"/>
            <w:vAlign w:val="center"/>
          </w:tcPr>
          <w:p w:rsidR="00B42821" w:rsidRPr="00013B36" w:rsidRDefault="00B42821" w:rsidP="00742AB4">
            <w:pPr>
              <w:spacing w:after="0"/>
              <w:jc w:val="center"/>
              <w:rPr>
                <w:color w:val="000000"/>
                <w:sz w:val="18"/>
                <w:szCs w:val="18"/>
              </w:rPr>
            </w:pPr>
            <w:r>
              <w:rPr>
                <w:color w:val="000000"/>
                <w:sz w:val="18"/>
                <w:szCs w:val="18"/>
              </w:rPr>
              <w:t>8,738</w:t>
            </w:r>
          </w:p>
        </w:tc>
        <w:tc>
          <w:tcPr>
            <w:tcW w:w="1039" w:type="dxa"/>
            <w:tcBorders>
              <w:bottom w:val="single" w:sz="4" w:space="0" w:color="auto"/>
            </w:tcBorders>
            <w:shd w:val="clear" w:color="auto" w:fill="FF0000"/>
            <w:vAlign w:val="center"/>
          </w:tcPr>
          <w:p w:rsidR="00B42821" w:rsidRPr="00013B36" w:rsidRDefault="00B42821" w:rsidP="00742AB4">
            <w:pPr>
              <w:spacing w:after="0"/>
              <w:jc w:val="center"/>
              <w:rPr>
                <w:color w:val="000000"/>
                <w:sz w:val="18"/>
                <w:szCs w:val="18"/>
              </w:rPr>
            </w:pPr>
          </w:p>
        </w:tc>
        <w:tc>
          <w:tcPr>
            <w:tcW w:w="1120" w:type="dxa"/>
            <w:tcBorders>
              <w:bottom w:val="single" w:sz="4" w:space="0" w:color="auto"/>
            </w:tcBorders>
            <w:vAlign w:val="center"/>
          </w:tcPr>
          <w:p w:rsidR="00B42821" w:rsidRPr="00013B36" w:rsidRDefault="00B42821" w:rsidP="00742AB4">
            <w:pPr>
              <w:spacing w:after="0"/>
              <w:jc w:val="center"/>
              <w:rPr>
                <w:color w:val="000000"/>
                <w:sz w:val="18"/>
                <w:szCs w:val="18"/>
              </w:rPr>
            </w:pPr>
            <w:r>
              <w:rPr>
                <w:color w:val="000000"/>
                <w:sz w:val="18"/>
                <w:szCs w:val="18"/>
              </w:rPr>
              <w:t>34,742</w:t>
            </w:r>
          </w:p>
        </w:tc>
        <w:tc>
          <w:tcPr>
            <w:tcW w:w="1081" w:type="dxa"/>
            <w:tcBorders>
              <w:bottom w:val="single" w:sz="4" w:space="0" w:color="auto"/>
            </w:tcBorders>
            <w:vAlign w:val="center"/>
          </w:tcPr>
          <w:p w:rsidR="00B42821" w:rsidRPr="00013B36" w:rsidRDefault="00B42821" w:rsidP="00AF40F3">
            <w:pPr>
              <w:spacing w:after="0"/>
              <w:jc w:val="center"/>
              <w:rPr>
                <w:color w:val="000000"/>
                <w:sz w:val="18"/>
                <w:szCs w:val="18"/>
              </w:rPr>
            </w:pPr>
          </w:p>
        </w:tc>
      </w:tr>
      <w:tr w:rsidR="00742AB4" w:rsidRPr="006C1E21" w:rsidTr="00B42821">
        <w:trPr>
          <w:trHeight w:hRule="exact" w:val="302"/>
        </w:trPr>
        <w:tc>
          <w:tcPr>
            <w:tcW w:w="1008" w:type="dxa"/>
            <w:tcBorders>
              <w:top w:val="single" w:sz="4" w:space="0" w:color="auto"/>
              <w:bottom w:val="single" w:sz="4" w:space="0" w:color="auto"/>
            </w:tcBorders>
            <w:vAlign w:val="center"/>
          </w:tcPr>
          <w:p w:rsidR="00742AB4" w:rsidRPr="00013B36" w:rsidRDefault="00742AB4" w:rsidP="00292BD9">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676</w:t>
            </w:r>
          </w:p>
        </w:tc>
        <w:tc>
          <w:tcPr>
            <w:tcW w:w="1097"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850</w:t>
            </w:r>
          </w:p>
        </w:tc>
        <w:tc>
          <w:tcPr>
            <w:tcW w:w="1091"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251</w:t>
            </w:r>
          </w:p>
        </w:tc>
        <w:tc>
          <w:tcPr>
            <w:tcW w:w="1073"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8,924</w:t>
            </w:r>
          </w:p>
        </w:tc>
        <w:tc>
          <w:tcPr>
            <w:tcW w:w="936" w:type="dxa"/>
            <w:tcBorders>
              <w:top w:val="single" w:sz="4" w:space="0" w:color="auto"/>
              <w:bottom w:val="single" w:sz="4" w:space="0" w:color="auto"/>
            </w:tcBorders>
            <w:shd w:val="clear" w:color="auto" w:fill="auto"/>
            <w:vAlign w:val="center"/>
          </w:tcPr>
          <w:p w:rsidR="00742AB4" w:rsidRPr="00013B36" w:rsidRDefault="00B42821" w:rsidP="00742AB4">
            <w:pPr>
              <w:spacing w:after="0"/>
              <w:jc w:val="center"/>
              <w:rPr>
                <w:color w:val="000000"/>
                <w:sz w:val="18"/>
                <w:szCs w:val="18"/>
              </w:rPr>
            </w:pPr>
            <w:r>
              <w:rPr>
                <w:color w:val="000000"/>
                <w:sz w:val="18"/>
                <w:szCs w:val="18"/>
              </w:rPr>
              <w:t>12,291</w:t>
            </w:r>
          </w:p>
        </w:tc>
        <w:tc>
          <w:tcPr>
            <w:tcW w:w="1039" w:type="dxa"/>
            <w:tcBorders>
              <w:top w:val="single" w:sz="4" w:space="0" w:color="auto"/>
              <w:bottom w:val="single" w:sz="4" w:space="0" w:color="auto"/>
            </w:tcBorders>
            <w:shd w:val="clear" w:color="auto" w:fill="FF0000"/>
            <w:vAlign w:val="center"/>
          </w:tcPr>
          <w:p w:rsidR="00742AB4" w:rsidRPr="00013B36" w:rsidRDefault="00742AB4" w:rsidP="00742AB4">
            <w:pPr>
              <w:spacing w:after="0"/>
              <w:jc w:val="center"/>
              <w:rPr>
                <w:color w:val="000000"/>
                <w:sz w:val="18"/>
                <w:szCs w:val="18"/>
              </w:rPr>
            </w:pPr>
          </w:p>
        </w:tc>
        <w:tc>
          <w:tcPr>
            <w:tcW w:w="1120" w:type="dxa"/>
            <w:tcBorders>
              <w:top w:val="single" w:sz="4" w:space="0" w:color="auto"/>
              <w:bottom w:val="single" w:sz="4" w:space="0" w:color="auto"/>
            </w:tcBorders>
            <w:vAlign w:val="center"/>
          </w:tcPr>
          <w:p w:rsidR="00742AB4" w:rsidRPr="00013B36" w:rsidRDefault="00B42821" w:rsidP="00742AB4">
            <w:pPr>
              <w:spacing w:after="0"/>
              <w:jc w:val="center"/>
              <w:rPr>
                <w:color w:val="000000"/>
                <w:sz w:val="18"/>
                <w:szCs w:val="18"/>
              </w:rPr>
            </w:pPr>
            <w:r>
              <w:rPr>
                <w:color w:val="000000"/>
                <w:sz w:val="18"/>
                <w:szCs w:val="18"/>
              </w:rPr>
              <w:t>69,961</w:t>
            </w:r>
          </w:p>
        </w:tc>
        <w:tc>
          <w:tcPr>
            <w:tcW w:w="1081" w:type="dxa"/>
            <w:tcBorders>
              <w:top w:val="single" w:sz="4" w:space="0" w:color="auto"/>
              <w:bottom w:val="single" w:sz="4" w:space="0" w:color="auto"/>
            </w:tcBorders>
            <w:vAlign w:val="center"/>
          </w:tcPr>
          <w:p w:rsidR="00742AB4" w:rsidRPr="00013B36" w:rsidRDefault="00742AB4" w:rsidP="00AF40F3">
            <w:pPr>
              <w:spacing w:after="0"/>
              <w:jc w:val="center"/>
              <w:rPr>
                <w:color w:val="000000"/>
                <w:sz w:val="18"/>
                <w:szCs w:val="18"/>
              </w:rPr>
            </w:pPr>
            <w:r w:rsidRPr="00013B36">
              <w:rPr>
                <w:color w:val="000000"/>
                <w:sz w:val="18"/>
                <w:szCs w:val="18"/>
              </w:rPr>
              <w:t>9</w:t>
            </w:r>
            <w:r w:rsidR="00B42821">
              <w:rPr>
                <w:color w:val="000000"/>
                <w:sz w:val="18"/>
                <w:szCs w:val="18"/>
              </w:rPr>
              <w:t>0,465</w:t>
            </w:r>
          </w:p>
        </w:tc>
      </w:tr>
      <w:tr w:rsidR="00137CC1" w:rsidRPr="006C1E21" w:rsidTr="007C010D">
        <w:trPr>
          <w:trHeight w:val="259"/>
        </w:trPr>
        <w:tc>
          <w:tcPr>
            <w:tcW w:w="1008" w:type="dxa"/>
            <w:tcBorders>
              <w:top w:val="single" w:sz="4" w:space="0" w:color="auto"/>
            </w:tcBorders>
            <w:vAlign w:val="bottom"/>
          </w:tcPr>
          <w:p w:rsidR="00137CC1" w:rsidRPr="00013B36" w:rsidRDefault="00137CC1" w:rsidP="00CA79BC">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97"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91"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73"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936"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39"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120" w:type="dxa"/>
            <w:tcBorders>
              <w:top w:val="single" w:sz="4" w:space="0" w:color="auto"/>
            </w:tcBorders>
            <w:vAlign w:val="bottom"/>
          </w:tcPr>
          <w:p w:rsidR="00137CC1" w:rsidRPr="00013B36" w:rsidRDefault="00137CC1" w:rsidP="00742AB4">
            <w:pPr>
              <w:spacing w:after="0"/>
              <w:jc w:val="center"/>
              <w:rPr>
                <w:color w:val="000000"/>
                <w:sz w:val="18"/>
                <w:szCs w:val="18"/>
              </w:rPr>
            </w:pPr>
          </w:p>
        </w:tc>
        <w:tc>
          <w:tcPr>
            <w:tcW w:w="1081" w:type="dxa"/>
            <w:tcBorders>
              <w:top w:val="single" w:sz="4" w:space="0" w:color="auto"/>
            </w:tcBorders>
            <w:vAlign w:val="bottom"/>
          </w:tcPr>
          <w:p w:rsidR="00137CC1" w:rsidRPr="00013B36" w:rsidRDefault="00137CC1" w:rsidP="00742AB4">
            <w:pPr>
              <w:spacing w:after="0"/>
              <w:jc w:val="center"/>
              <w:rPr>
                <w:color w:val="000000"/>
                <w:sz w:val="18"/>
                <w:szCs w:val="18"/>
              </w:rPr>
            </w:pPr>
          </w:p>
        </w:tc>
      </w:tr>
      <w:tr w:rsidR="00137CC1" w:rsidRPr="006C1E21" w:rsidTr="007C010D">
        <w:trPr>
          <w:trHeight w:val="259"/>
        </w:trPr>
        <w:tc>
          <w:tcPr>
            <w:tcW w:w="1008" w:type="dxa"/>
            <w:vAlign w:val="bottom"/>
          </w:tcPr>
          <w:p w:rsidR="00137CC1" w:rsidRPr="00013B36" w:rsidRDefault="00137CC1" w:rsidP="00CA79BC">
            <w:pPr>
              <w:spacing w:after="0"/>
              <w:jc w:val="center"/>
              <w:rPr>
                <w:color w:val="000000"/>
                <w:sz w:val="18"/>
                <w:szCs w:val="18"/>
              </w:rPr>
            </w:pPr>
            <w:r w:rsidRPr="00013B36">
              <w:rPr>
                <w:color w:val="000000"/>
                <w:sz w:val="18"/>
                <w:szCs w:val="18"/>
              </w:rPr>
              <w:t>Point</w:t>
            </w:r>
          </w:p>
        </w:tc>
        <w:tc>
          <w:tcPr>
            <w:tcW w:w="1131" w:type="dxa"/>
            <w:vAlign w:val="bottom"/>
          </w:tcPr>
          <w:p w:rsidR="00137CC1" w:rsidRPr="00013B36" w:rsidRDefault="00137CC1" w:rsidP="00742AB4">
            <w:pPr>
              <w:spacing w:after="0"/>
              <w:jc w:val="center"/>
              <w:rPr>
                <w:color w:val="000000"/>
                <w:sz w:val="18"/>
                <w:szCs w:val="18"/>
              </w:rPr>
            </w:pPr>
            <w:r w:rsidRPr="00013B36">
              <w:rPr>
                <w:color w:val="000000"/>
                <w:sz w:val="18"/>
                <w:szCs w:val="18"/>
              </w:rPr>
              <w:t>340</w:t>
            </w:r>
          </w:p>
        </w:tc>
        <w:tc>
          <w:tcPr>
            <w:tcW w:w="1097" w:type="dxa"/>
            <w:vAlign w:val="bottom"/>
          </w:tcPr>
          <w:p w:rsidR="00137CC1" w:rsidRPr="00013B36" w:rsidRDefault="00137CC1" w:rsidP="00742AB4">
            <w:pPr>
              <w:spacing w:after="0"/>
              <w:jc w:val="center"/>
              <w:rPr>
                <w:color w:val="000000"/>
                <w:sz w:val="18"/>
                <w:szCs w:val="18"/>
              </w:rPr>
            </w:pPr>
            <w:r w:rsidRPr="00013B36">
              <w:rPr>
                <w:color w:val="000000"/>
                <w:sz w:val="18"/>
                <w:szCs w:val="18"/>
              </w:rPr>
              <w:t>–</w:t>
            </w:r>
          </w:p>
        </w:tc>
        <w:tc>
          <w:tcPr>
            <w:tcW w:w="1091" w:type="dxa"/>
            <w:vAlign w:val="bottom"/>
          </w:tcPr>
          <w:p w:rsidR="00137CC1" w:rsidRPr="00013B36" w:rsidRDefault="00137CC1" w:rsidP="00742AB4">
            <w:pPr>
              <w:spacing w:after="0"/>
              <w:jc w:val="center"/>
              <w:rPr>
                <w:color w:val="000000"/>
                <w:sz w:val="18"/>
                <w:szCs w:val="18"/>
              </w:rPr>
            </w:pPr>
            <w:r w:rsidRPr="00013B36">
              <w:rPr>
                <w:color w:val="000000"/>
                <w:sz w:val="18"/>
                <w:szCs w:val="18"/>
              </w:rPr>
              <w:t>–</w:t>
            </w:r>
          </w:p>
        </w:tc>
        <w:tc>
          <w:tcPr>
            <w:tcW w:w="1073" w:type="dxa"/>
            <w:vAlign w:val="bottom"/>
          </w:tcPr>
          <w:p w:rsidR="00137CC1" w:rsidRPr="00013B36" w:rsidRDefault="00413A63" w:rsidP="00742AB4">
            <w:pPr>
              <w:spacing w:after="0"/>
              <w:jc w:val="center"/>
              <w:rPr>
                <w:color w:val="000000"/>
                <w:sz w:val="18"/>
                <w:szCs w:val="18"/>
              </w:rPr>
            </w:pPr>
            <w:r>
              <w:rPr>
                <w:color w:val="000000"/>
                <w:sz w:val="18"/>
                <w:szCs w:val="18"/>
              </w:rPr>
              <w:t>–</w:t>
            </w:r>
          </w:p>
        </w:tc>
        <w:tc>
          <w:tcPr>
            <w:tcW w:w="936" w:type="dxa"/>
            <w:vAlign w:val="bottom"/>
          </w:tcPr>
          <w:p w:rsidR="00137CC1" w:rsidRPr="00013B36" w:rsidRDefault="00137CC1" w:rsidP="00742AB4">
            <w:pPr>
              <w:spacing w:after="0"/>
              <w:jc w:val="center"/>
              <w:rPr>
                <w:color w:val="000000"/>
                <w:sz w:val="18"/>
                <w:szCs w:val="18"/>
              </w:rPr>
            </w:pPr>
          </w:p>
        </w:tc>
        <w:tc>
          <w:tcPr>
            <w:tcW w:w="1039" w:type="dxa"/>
            <w:vAlign w:val="bottom"/>
          </w:tcPr>
          <w:p w:rsidR="00137CC1" w:rsidRPr="00013B36" w:rsidRDefault="00137CC1" w:rsidP="00742AB4">
            <w:pPr>
              <w:spacing w:after="0"/>
              <w:jc w:val="center"/>
              <w:rPr>
                <w:color w:val="000000"/>
                <w:sz w:val="18"/>
                <w:szCs w:val="18"/>
              </w:rPr>
            </w:pPr>
            <w:r w:rsidRPr="00013B36">
              <w:rPr>
                <w:color w:val="000000"/>
                <w:sz w:val="18"/>
                <w:szCs w:val="18"/>
              </w:rPr>
              <w:t>1,550</w:t>
            </w:r>
          </w:p>
        </w:tc>
        <w:tc>
          <w:tcPr>
            <w:tcW w:w="1120" w:type="dxa"/>
            <w:vAlign w:val="bottom"/>
          </w:tcPr>
          <w:p w:rsidR="00137CC1" w:rsidRPr="00013B36" w:rsidRDefault="00137CC1" w:rsidP="00742AB4">
            <w:pPr>
              <w:spacing w:after="0"/>
              <w:jc w:val="center"/>
              <w:rPr>
                <w:color w:val="000000"/>
                <w:sz w:val="18"/>
                <w:szCs w:val="18"/>
              </w:rPr>
            </w:pPr>
            <w:r w:rsidRPr="00013B36">
              <w:rPr>
                <w:color w:val="000000"/>
                <w:sz w:val="18"/>
                <w:szCs w:val="18"/>
              </w:rPr>
              <w:t>50,000</w:t>
            </w:r>
          </w:p>
        </w:tc>
        <w:tc>
          <w:tcPr>
            <w:tcW w:w="1081" w:type="dxa"/>
            <w:vAlign w:val="bottom"/>
          </w:tcPr>
          <w:p w:rsidR="00137CC1" w:rsidRPr="00013B36" w:rsidRDefault="00137CC1" w:rsidP="00742AB4">
            <w:pPr>
              <w:spacing w:after="0"/>
              <w:jc w:val="center"/>
              <w:rPr>
                <w:color w:val="000000"/>
                <w:sz w:val="18"/>
                <w:szCs w:val="18"/>
              </w:rPr>
            </w:pPr>
            <w:r w:rsidRPr="00013B36">
              <w:rPr>
                <w:color w:val="000000"/>
                <w:sz w:val="18"/>
                <w:szCs w:val="18"/>
              </w:rPr>
              <w:t>70,000</w:t>
            </w:r>
          </w:p>
        </w:tc>
      </w:tr>
      <w:tr w:rsidR="00137CC1" w:rsidRPr="006C1E21" w:rsidTr="007C010D">
        <w:trPr>
          <w:trHeight w:val="259"/>
        </w:trPr>
        <w:tc>
          <w:tcPr>
            <w:tcW w:w="1008" w:type="dxa"/>
            <w:vAlign w:val="bottom"/>
          </w:tcPr>
          <w:p w:rsidR="00137CC1" w:rsidRPr="00013B36" w:rsidRDefault="00137CC1" w:rsidP="00CA79BC">
            <w:pPr>
              <w:spacing w:after="0"/>
              <w:jc w:val="center"/>
              <w:rPr>
                <w:color w:val="000000"/>
                <w:sz w:val="18"/>
                <w:szCs w:val="18"/>
              </w:rPr>
            </w:pPr>
            <w:r w:rsidRPr="00013B36">
              <w:rPr>
                <w:color w:val="000000"/>
                <w:sz w:val="18"/>
                <w:szCs w:val="18"/>
              </w:rPr>
              <w:t>Lower</w:t>
            </w:r>
          </w:p>
        </w:tc>
        <w:tc>
          <w:tcPr>
            <w:tcW w:w="1131" w:type="dxa"/>
            <w:vAlign w:val="bottom"/>
          </w:tcPr>
          <w:p w:rsidR="00137CC1" w:rsidRPr="00013B36" w:rsidRDefault="00137CC1" w:rsidP="00742AB4">
            <w:pPr>
              <w:spacing w:after="0"/>
              <w:jc w:val="center"/>
              <w:rPr>
                <w:color w:val="000000"/>
                <w:sz w:val="18"/>
                <w:szCs w:val="18"/>
              </w:rPr>
            </w:pPr>
            <w:r w:rsidRPr="00013B36">
              <w:rPr>
                <w:color w:val="000000"/>
                <w:sz w:val="18"/>
                <w:szCs w:val="18"/>
              </w:rPr>
              <w:t>200</w:t>
            </w:r>
          </w:p>
        </w:tc>
        <w:tc>
          <w:tcPr>
            <w:tcW w:w="1097" w:type="dxa"/>
            <w:vAlign w:val="bottom"/>
          </w:tcPr>
          <w:p w:rsidR="00137CC1" w:rsidRPr="00013B36" w:rsidRDefault="00137CC1" w:rsidP="00742AB4">
            <w:pPr>
              <w:spacing w:after="0"/>
              <w:jc w:val="center"/>
              <w:rPr>
                <w:color w:val="000000"/>
                <w:sz w:val="18"/>
                <w:szCs w:val="18"/>
              </w:rPr>
            </w:pPr>
            <w:r w:rsidRPr="00013B36">
              <w:rPr>
                <w:color w:val="000000"/>
                <w:sz w:val="18"/>
                <w:szCs w:val="18"/>
              </w:rPr>
              <w:t>400</w:t>
            </w:r>
          </w:p>
        </w:tc>
        <w:tc>
          <w:tcPr>
            <w:tcW w:w="1091" w:type="dxa"/>
            <w:vAlign w:val="bottom"/>
          </w:tcPr>
          <w:p w:rsidR="00137CC1" w:rsidRPr="00013B36" w:rsidRDefault="00137CC1" w:rsidP="00742AB4">
            <w:pPr>
              <w:spacing w:after="0"/>
              <w:jc w:val="center"/>
              <w:rPr>
                <w:color w:val="000000"/>
                <w:sz w:val="18"/>
                <w:szCs w:val="18"/>
              </w:rPr>
            </w:pPr>
            <w:r w:rsidRPr="00013B36">
              <w:rPr>
                <w:color w:val="000000"/>
                <w:sz w:val="18"/>
                <w:szCs w:val="18"/>
              </w:rPr>
              <w:t>100</w:t>
            </w:r>
          </w:p>
        </w:tc>
        <w:tc>
          <w:tcPr>
            <w:tcW w:w="1073" w:type="dxa"/>
            <w:vAlign w:val="bottom"/>
          </w:tcPr>
          <w:p w:rsidR="00137CC1" w:rsidRPr="00013B36" w:rsidRDefault="00413A63" w:rsidP="00742AB4">
            <w:pPr>
              <w:spacing w:after="0"/>
              <w:jc w:val="center"/>
              <w:rPr>
                <w:color w:val="000000"/>
                <w:sz w:val="18"/>
                <w:szCs w:val="18"/>
              </w:rPr>
            </w:pPr>
            <w:r>
              <w:rPr>
                <w:color w:val="000000"/>
                <w:sz w:val="18"/>
                <w:szCs w:val="18"/>
              </w:rPr>
              <w:t>3,6</w:t>
            </w:r>
            <w:r w:rsidR="00137CC1" w:rsidRPr="00013B36">
              <w:rPr>
                <w:color w:val="000000"/>
                <w:sz w:val="18"/>
                <w:szCs w:val="18"/>
              </w:rPr>
              <w:t>00</w:t>
            </w:r>
          </w:p>
        </w:tc>
        <w:tc>
          <w:tcPr>
            <w:tcW w:w="936" w:type="dxa"/>
            <w:vAlign w:val="bottom"/>
          </w:tcPr>
          <w:p w:rsidR="00137CC1" w:rsidRPr="00013B36" w:rsidRDefault="00137CC1" w:rsidP="00742AB4">
            <w:pPr>
              <w:spacing w:after="0"/>
              <w:jc w:val="center"/>
              <w:rPr>
                <w:color w:val="000000"/>
                <w:sz w:val="18"/>
                <w:szCs w:val="18"/>
              </w:rPr>
            </w:pPr>
          </w:p>
        </w:tc>
        <w:tc>
          <w:tcPr>
            <w:tcW w:w="1039" w:type="dxa"/>
            <w:vAlign w:val="bottom"/>
          </w:tcPr>
          <w:p w:rsidR="00137CC1" w:rsidRPr="00013B36" w:rsidRDefault="00137CC1" w:rsidP="00742AB4">
            <w:pPr>
              <w:spacing w:after="0"/>
              <w:jc w:val="center"/>
              <w:rPr>
                <w:color w:val="000000"/>
                <w:sz w:val="18"/>
                <w:szCs w:val="18"/>
              </w:rPr>
            </w:pPr>
            <w:r w:rsidRPr="00013B36">
              <w:rPr>
                <w:color w:val="000000"/>
                <w:sz w:val="18"/>
                <w:szCs w:val="18"/>
              </w:rPr>
              <w:t>950</w:t>
            </w:r>
          </w:p>
        </w:tc>
        <w:tc>
          <w:tcPr>
            <w:tcW w:w="1120" w:type="dxa"/>
            <w:vAlign w:val="bottom"/>
          </w:tcPr>
          <w:p w:rsidR="00137CC1" w:rsidRPr="00013B36" w:rsidRDefault="00137CC1" w:rsidP="00742AB4">
            <w:pPr>
              <w:spacing w:after="0"/>
              <w:jc w:val="center"/>
              <w:rPr>
                <w:color w:val="000000"/>
                <w:sz w:val="18"/>
                <w:szCs w:val="18"/>
              </w:rPr>
            </w:pPr>
            <w:r w:rsidRPr="00013B36">
              <w:rPr>
                <w:color w:val="000000"/>
                <w:sz w:val="18"/>
                <w:szCs w:val="18"/>
              </w:rPr>
              <w:t>30,000</w:t>
            </w:r>
          </w:p>
        </w:tc>
        <w:tc>
          <w:tcPr>
            <w:tcW w:w="1081" w:type="dxa"/>
            <w:vAlign w:val="bottom"/>
          </w:tcPr>
          <w:p w:rsidR="00137CC1" w:rsidRPr="00013B36" w:rsidRDefault="00137CC1" w:rsidP="00742AB4">
            <w:pPr>
              <w:spacing w:after="0"/>
              <w:jc w:val="center"/>
              <w:rPr>
                <w:color w:val="000000"/>
                <w:sz w:val="18"/>
                <w:szCs w:val="18"/>
              </w:rPr>
            </w:pPr>
            <w:r w:rsidRPr="00013B36">
              <w:rPr>
                <w:color w:val="000000"/>
                <w:sz w:val="18"/>
                <w:szCs w:val="18"/>
              </w:rPr>
              <w:t>50,000</w:t>
            </w:r>
          </w:p>
        </w:tc>
      </w:tr>
      <w:tr w:rsidR="00137CC1" w:rsidRPr="006C1E21" w:rsidTr="00B42821">
        <w:trPr>
          <w:trHeight w:hRule="exact" w:val="331"/>
        </w:trPr>
        <w:tc>
          <w:tcPr>
            <w:tcW w:w="1008" w:type="dxa"/>
            <w:tcBorders>
              <w:bottom w:val="single" w:sz="4" w:space="0" w:color="auto"/>
            </w:tcBorders>
            <w:vAlign w:val="center"/>
          </w:tcPr>
          <w:p w:rsidR="00137CC1" w:rsidRPr="00013B36" w:rsidRDefault="00137CC1" w:rsidP="00CA79BC">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center"/>
          </w:tcPr>
          <w:p w:rsidR="00137CC1" w:rsidRPr="00013B36" w:rsidRDefault="00413A63" w:rsidP="00742AB4">
            <w:pPr>
              <w:spacing w:after="0"/>
              <w:jc w:val="center"/>
              <w:rPr>
                <w:color w:val="000000"/>
                <w:sz w:val="18"/>
                <w:szCs w:val="18"/>
              </w:rPr>
            </w:pPr>
            <w:r>
              <w:rPr>
                <w:color w:val="000000"/>
                <w:sz w:val="18"/>
                <w:szCs w:val="18"/>
              </w:rPr>
              <w:t>8,1</w:t>
            </w:r>
            <w:r w:rsidR="00137CC1" w:rsidRPr="00013B36">
              <w:rPr>
                <w:color w:val="000000"/>
                <w:sz w:val="18"/>
                <w:szCs w:val="18"/>
              </w:rPr>
              <w:t>00</w:t>
            </w:r>
          </w:p>
        </w:tc>
        <w:tc>
          <w:tcPr>
            <w:tcW w:w="936" w:type="dxa"/>
            <w:tcBorders>
              <w:bottom w:val="single" w:sz="4" w:space="0" w:color="auto"/>
            </w:tcBorders>
            <w:vAlign w:val="center"/>
          </w:tcPr>
          <w:p w:rsidR="00137CC1" w:rsidRPr="00013B36" w:rsidRDefault="00137CC1" w:rsidP="00742AB4">
            <w:pPr>
              <w:spacing w:after="0"/>
              <w:jc w:val="center"/>
              <w:rPr>
                <w:color w:val="000000"/>
                <w:sz w:val="18"/>
                <w:szCs w:val="18"/>
              </w:rPr>
            </w:pPr>
          </w:p>
        </w:tc>
        <w:tc>
          <w:tcPr>
            <w:tcW w:w="1039"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center"/>
          </w:tcPr>
          <w:p w:rsidR="00137CC1" w:rsidRPr="00013B36" w:rsidRDefault="00137CC1" w:rsidP="00742AB4">
            <w:pPr>
              <w:spacing w:after="0"/>
              <w:jc w:val="center"/>
              <w:rPr>
                <w:color w:val="000000"/>
                <w:sz w:val="18"/>
                <w:szCs w:val="18"/>
              </w:rPr>
            </w:pPr>
            <w:r w:rsidRPr="00013B36">
              <w:rPr>
                <w:color w:val="000000"/>
                <w:sz w:val="18"/>
                <w:szCs w:val="18"/>
              </w:rPr>
              <w:t>90,000</w:t>
            </w:r>
          </w:p>
        </w:tc>
      </w:tr>
    </w:tbl>
    <w:p w:rsidR="00CA79BC" w:rsidRPr="00CA79BC" w:rsidRDefault="00CA79BC" w:rsidP="00CA79BC">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rsidR="00F661C4" w:rsidRDefault="00F661C4" w:rsidP="00F661C4"/>
    <w:p w:rsidR="00F661C4" w:rsidRDefault="00F661C4" w:rsidP="00F661C4">
      <w:r>
        <w:lastRenderedPageBreak/>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Yanusz et al. 1999, 2000; Jones III et al. 2006; </w:t>
      </w:r>
      <w:r w:rsidRPr="00B76B3B">
        <w:t>Jones III</w:t>
      </w:r>
      <w:r w:rsidR="00B76B3B" w:rsidRPr="00B76B3B">
        <w:t xml:space="preserve"> </w:t>
      </w:r>
      <w:r w:rsidR="00B76B3B">
        <w:t>2012</w:t>
      </w:r>
      <w:r>
        <w:t>). The inriver run past Canyon Island near the U.S./Canada boundary is estimated using a mark</w:t>
      </w:r>
      <w:r w:rsidR="00D940EA">
        <w:t>–</w:t>
      </w:r>
      <w:r>
        <w:t xml:space="preserve">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Alaskan waters below Canyon Island (Eiler et al. </w:t>
      </w:r>
      <w:r w:rsidRPr="00F661C4">
        <w:rPr>
          <w:i/>
        </w:rPr>
        <w:t>unpublished</w:t>
      </w:r>
      <w:r w:rsidR="007D1EE7">
        <w:rPr>
          <w:vertAlign w:val="superscript"/>
        </w:rPr>
        <w:t>1</w:t>
      </w:r>
      <w:r>
        <w:t>).</w:t>
      </w:r>
    </w:p>
    <w:p w:rsidR="007D1EE7" w:rsidRPr="00F540DB" w:rsidRDefault="007D1EE7" w:rsidP="00F661C4">
      <w:r>
        <w:t xml:space="preserve">The current </w:t>
      </w:r>
      <w:r w:rsidRPr="007D1EE7">
        <w:rPr>
          <w:i/>
        </w:rPr>
        <w:t>BEG</w:t>
      </w:r>
      <w:r>
        <w:t xml:space="preserve"> of 50,000–</w:t>
      </w:r>
      <w:r w:rsidRPr="007D1EE7">
        <w:t>90,000</w:t>
      </w:r>
      <w:r>
        <w:t xml:space="preserve"> spawners in the</w:t>
      </w:r>
      <w:r w:rsidR="00B53A87" w:rsidRPr="007D1EE7">
        <w:t xml:space="preserve"> Taku River </w:t>
      </w:r>
      <w:r>
        <w:t xml:space="preserve">above Canyon Island was established in 2015 based on an analysis by </w:t>
      </w:r>
      <w:r w:rsidR="00B53A87" w:rsidRPr="007D1EE7">
        <w:t xml:space="preserve">Pestal and Johnston </w:t>
      </w:r>
      <w:r>
        <w:t>(</w:t>
      </w:r>
      <w:r w:rsidR="00B53A87" w:rsidRPr="007D1EE7">
        <w:t>2015)</w:t>
      </w:r>
      <w:r>
        <w:t xml:space="preserve">. The new </w:t>
      </w:r>
      <w:r w:rsidRPr="007D1EE7">
        <w:rPr>
          <w:i/>
        </w:rPr>
        <w:t>BEG</w:t>
      </w:r>
      <w:r>
        <w:t xml:space="preserve"> replaces a 1999 statement of </w:t>
      </w:r>
      <w:r w:rsidR="00B53A87" w:rsidRPr="007D1EE7">
        <w:t xml:space="preserve">management intent </w:t>
      </w:r>
      <w:r>
        <w:t xml:space="preserve">under the PST for the U.S. </w:t>
      </w:r>
      <w:r w:rsidR="00B53A87" w:rsidRPr="007D1EE7">
        <w:t>to ensure a minimum above border inriver run of 38,000 coho salmon</w:t>
      </w:r>
      <w:r>
        <w:t>.</w:t>
      </w:r>
      <w:r w:rsidR="00F540DB">
        <w:t xml:space="preserve"> Escapement estimates have consistently met or exceeded the current </w:t>
      </w:r>
      <w:r w:rsidR="00F540DB" w:rsidRPr="007D1EE7">
        <w:rPr>
          <w:i/>
        </w:rPr>
        <w:t>BEG</w:t>
      </w:r>
      <w:r w:rsidR="00F540DB">
        <w:t xml:space="preserve"> during the most recent 20-year period (1998–2017; </w:t>
      </w:r>
      <w:proofErr w:type="gramStart"/>
      <w:r w:rsidR="00F540DB">
        <w:t>Figure )</w:t>
      </w:r>
      <w:proofErr w:type="gramEnd"/>
    </w:p>
    <w:p w:rsidR="00F661C4" w:rsidRDefault="00F661C4" w:rsidP="00F661C4">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w:t>
      </w:r>
      <w:r w:rsidR="00912039">
        <w:t xml:space="preserve">spawners in 2002 and have since </w:t>
      </w:r>
      <w:r>
        <w:t xml:space="preserve">met or exceeded the </w:t>
      </w:r>
      <w:r w:rsidRPr="00F661C4">
        <w:rPr>
          <w:i/>
        </w:rPr>
        <w:t>BEG</w:t>
      </w:r>
      <w:r>
        <w:t xml:space="preserve"> of 30,000–70,000 sp</w:t>
      </w:r>
      <w:r w:rsidR="00F540DB">
        <w:t>awners in 10 of 12</w:t>
      </w:r>
      <w:r w:rsidR="00912039">
        <w:t xml:space="preserve"> years since it was established in 2006, with </w:t>
      </w:r>
      <w:r>
        <w:t>except</w:t>
      </w:r>
      <w:r w:rsidR="00912039">
        <w:t>ions in</w:t>
      </w:r>
      <w:r>
        <w:t xml:space="preserve"> for 2007</w:t>
      </w:r>
      <w:r w:rsidR="00912039">
        <w:t xml:space="preserve"> and 2016</w:t>
      </w:r>
      <w:r>
        <w:t xml:space="preserve"> when </w:t>
      </w:r>
      <w:r w:rsidR="00912039">
        <w:t>escapement estimates fell short of the lower goal bound</w:t>
      </w:r>
      <w:r w:rsidR="007E4725">
        <w:t xml:space="preserve"> by</w:t>
      </w:r>
      <w:r w:rsidR="00912039">
        <w:t xml:space="preserve"> 17% and 12%, respectively </w:t>
      </w:r>
      <w:r>
        <w:t>(Table 3).</w:t>
      </w:r>
      <w:r w:rsidR="00912039" w:rsidRPr="00912039">
        <w:t xml:space="preserve"> </w:t>
      </w:r>
    </w:p>
    <w:p w:rsidR="00F661C4" w:rsidRDefault="00F661C4" w:rsidP="00F661C4">
      <w:pPr>
        <w:pStyle w:val="Heading3"/>
      </w:pPr>
      <w:bookmarkStart w:id="24" w:name="_Toc487183645"/>
      <w:r>
        <w:t>Sitka Area Stocks</w:t>
      </w:r>
      <w:bookmarkEnd w:id="24"/>
    </w:p>
    <w:p w:rsidR="00F661C4" w:rsidRDefault="00F661C4" w:rsidP="00F661C4">
      <w:r>
        <w:t xml:space="preserve">Ford Arm Creek is the only indicator stock in the Sitka area that has a long-term escapement data record and an established </w:t>
      </w:r>
      <w:r w:rsidRPr="00B061BD">
        <w:rPr>
          <w:i/>
        </w:rPr>
        <w:t>BEG</w:t>
      </w:r>
      <w:r>
        <w:t xml:space="preserve"> (Figure 5; Tables 2 and 4). </w:t>
      </w:r>
      <w:r w:rsidR="005134AC">
        <w:t>However, monitoring of this population was discontinued after 2015. The Ford Arm Creek</w:t>
      </w:r>
      <w:r>
        <w:t xml:space="preserve"> stock is available along the coast from early July through early September and is harvested intensively by local directed commercial troll and marine sport fisheries, and incidentally to pink salmon in the Khaz Bay seine fishery. The goal r</w:t>
      </w:r>
      <w:r w:rsidR="00AB52E5">
        <w:t>ange of 1,300–2,900 spawners was</w:t>
      </w:r>
      <w:r w:rsidR="005134AC">
        <w:t xml:space="preserve"> </w:t>
      </w:r>
      <w:r>
        <w:t>ac</w:t>
      </w:r>
      <w:r w:rsidR="005134AC">
        <w:t>hieved in 18</w:t>
      </w:r>
      <w:r>
        <w:t xml:space="preserve"> years and ex</w:t>
      </w:r>
      <w:r w:rsidR="005134AC">
        <w:t>ceeded in 15 years during the 33-</w:t>
      </w:r>
      <w:r>
        <w:t>year history of the project (Figure 5).</w:t>
      </w:r>
    </w:p>
    <w:p w:rsidR="00AB52E5" w:rsidRPr="00F5426D" w:rsidRDefault="00215BB6" w:rsidP="00E40C71">
      <w:pPr>
        <w:rPr>
          <w:color w:val="000000"/>
        </w:rPr>
      </w:pPr>
      <w:r>
        <w:t xml:space="preserve">The sum of peak escapement survey counts for 5 small streams near Sitka trended downward in the late 1980s, but increased sharply in the early 1990s (Figure 5; Tables 2 and 4). The counts declined again from 1997 to 2000, but have remained consistently </w:t>
      </w:r>
      <w:r w:rsidR="00E40C71">
        <w:t xml:space="preserve">above the BEG if 400–800 spawners </w:t>
      </w:r>
      <w:r w:rsidR="0081322F">
        <w:t>since 2001 and trended upward from the mid-2000s</w:t>
      </w:r>
      <w:r w:rsidR="00E40C71">
        <w:t xml:space="preserve">, reaching </w:t>
      </w:r>
      <w:r w:rsidR="0081322F">
        <w:t>a record count in 2016.</w:t>
      </w:r>
    </w:p>
    <w:p w:rsidR="00F661C4" w:rsidRDefault="00F661C4" w:rsidP="00F661C4">
      <w:r>
        <w:t xml:space="preserve">Shaul and Tydingco (2006) recommended a goal of 400–800 spawners for the aggregate count in the 5 streams based on an analysis that assumes productivity (smolts per spawner at </w:t>
      </w:r>
      <w:r w:rsidR="000403F8" w:rsidRPr="000403F8">
        <w:rPr>
          <w:i/>
        </w:rPr>
        <w:t>MSY</w:t>
      </w:r>
      <w:r>
        <w:t>) for Sitka Sound stocks to be average for coho stocks that have been studied</w:t>
      </w:r>
      <w:r w:rsidR="00E40C71">
        <w:t xml:space="preserve">. Escapements above the </w:t>
      </w:r>
      <w:r>
        <w:t>lower goal bound have been achieved in every year except one (1987), while esc</w:t>
      </w:r>
      <w:r w:rsidR="0081322F">
        <w:t xml:space="preserve">apements have exceeded the upper goal bound </w:t>
      </w:r>
      <w:r>
        <w:t>in all of the 10 most recent years</w:t>
      </w:r>
      <w:r w:rsidR="00E40C71">
        <w:t xml:space="preserve"> by an average of 112</w:t>
      </w:r>
      <w:r w:rsidR="0081322F">
        <w:t>%</w:t>
      </w:r>
      <w:r>
        <w:t xml:space="preserve">. </w:t>
      </w:r>
    </w:p>
    <w:p w:rsidR="00E40C71" w:rsidRPr="00F5426D" w:rsidRDefault="00E40C71" w:rsidP="00E40C71">
      <w:pPr>
        <w:pStyle w:val="FootnoteText"/>
        <w:rPr>
          <w:color w:val="000000"/>
        </w:rPr>
      </w:pPr>
      <w:r w:rsidRPr="00B061BD">
        <w:rPr>
          <w:color w:val="000000"/>
          <w:vertAlign w:val="superscript"/>
        </w:rPr>
        <w:t>1.</w:t>
      </w:r>
      <w:r>
        <w:rPr>
          <w:color w:val="000000"/>
        </w:rPr>
        <w:t xml:space="preserve"> </w:t>
      </w:r>
      <w:r w:rsidRPr="00F5426D">
        <w:rPr>
          <w:color w:val="000000"/>
        </w:rPr>
        <w:t xml:space="preserve">Eiler, J. H., M. M. Masuda, and H. R. Carlson. </w:t>
      </w:r>
      <w:proofErr w:type="gramStart"/>
      <w:r w:rsidRPr="000065CB">
        <w:rPr>
          <w:i/>
          <w:color w:val="000000"/>
        </w:rPr>
        <w:t>Unpublished</w:t>
      </w:r>
      <w:r>
        <w:rPr>
          <w:color w:val="000000"/>
        </w:rPr>
        <w:t>.</w:t>
      </w:r>
      <w:proofErr w:type="gramEnd"/>
      <w:r>
        <w:rPr>
          <w:color w:val="000000"/>
        </w:rPr>
        <w:t xml:space="preserve"> </w:t>
      </w:r>
      <w:proofErr w:type="gramStart"/>
      <w:r w:rsidRPr="00F5426D">
        <w:rPr>
          <w:color w:val="000000"/>
        </w:rPr>
        <w:t>Stock composition, timing</w:t>
      </w:r>
      <w:r>
        <w:rPr>
          <w:color w:val="000000"/>
        </w:rPr>
        <w:t>,</w:t>
      </w:r>
      <w:r w:rsidRPr="00F5426D">
        <w:rPr>
          <w:color w:val="000000"/>
        </w:rPr>
        <w:t xml:space="preserve"> and movement patterns of adult coho salmon in the Taku River drainage, 1992.</w:t>
      </w:r>
      <w:proofErr w:type="gramEnd"/>
      <w:r w:rsidRPr="00F5426D">
        <w:rPr>
          <w:color w:val="000000"/>
        </w:rPr>
        <w:t xml:space="preserve"> </w:t>
      </w:r>
      <w:proofErr w:type="gramStart"/>
      <w:r w:rsidRPr="00F5426D">
        <w:rPr>
          <w:color w:val="000000"/>
        </w:rPr>
        <w:t>National Marine Fisheries Service report, Juneau.</w:t>
      </w:r>
      <w:proofErr w:type="gramEnd"/>
    </w:p>
    <w:p w:rsidR="00E40C71" w:rsidRDefault="00E40C71" w:rsidP="00F661C4"/>
    <w:p w:rsidR="00F661C4" w:rsidRDefault="00F661C4" w:rsidP="00F661C4">
      <w:pPr>
        <w:pStyle w:val="Heading3"/>
      </w:pPr>
      <w:bookmarkStart w:id="25" w:name="_Toc487183646"/>
      <w:r>
        <w:lastRenderedPageBreak/>
        <w:t>Southern Southeast Stocks</w:t>
      </w:r>
      <w:bookmarkEnd w:id="25"/>
    </w:p>
    <w:p w:rsidR="00F661C4" w:rsidRDefault="00F661C4" w:rsidP="00F661C4">
      <w:r>
        <w:t xml:space="preserve">Hugh Smith Lake is the only full indicator stock in southern Southeast that has a long-term data series and an established </w:t>
      </w:r>
      <w:r w:rsidRPr="00B061BD">
        <w:rPr>
          <w:i/>
        </w:rPr>
        <w:t>BEG</w:t>
      </w:r>
      <w:r>
        <w:t xml:space="preserve"> (Figure 6; Tables 2 and 5). An escapement goal range of 500–1,100 spawners was established in 1994 (Clar</w:t>
      </w:r>
      <w:r w:rsidR="0081322F">
        <w:t xml:space="preserve">k et al. 1994) and was subsequently </w:t>
      </w:r>
      <w:r>
        <w:t>revised to 500–1,600 spawners (Shau</w:t>
      </w:r>
      <w:r w:rsidR="00E40C71">
        <w:t>l et al. 2009). Over the past 36</w:t>
      </w:r>
      <w:r>
        <w:t xml:space="preserve"> years, escapements ha</w:t>
      </w:r>
      <w:r w:rsidR="00E40C71">
        <w:t xml:space="preserve">ve been below the current </w:t>
      </w:r>
      <w:r w:rsidR="00E40C71" w:rsidRPr="00E40C71">
        <w:rPr>
          <w:i/>
        </w:rPr>
        <w:t>BEG</w:t>
      </w:r>
      <w:r>
        <w:t xml:space="preserve"> </w:t>
      </w:r>
      <w:r w:rsidR="00B74B2E">
        <w:t>only once (1989), above it in</w:t>
      </w:r>
      <w:r w:rsidR="00E40C71">
        <w:t xml:space="preserve"> 14 years, and within goal in 21</w:t>
      </w:r>
      <w:r>
        <w:t xml:space="preserve"> years. </w:t>
      </w:r>
      <w:r w:rsidR="00B74B2E">
        <w:t xml:space="preserve">The </w:t>
      </w:r>
      <w:r w:rsidR="00B74B2E" w:rsidRPr="00B74B2E">
        <w:rPr>
          <w:i/>
        </w:rPr>
        <w:t>BEG</w:t>
      </w:r>
      <w:r w:rsidR="00B74B2E">
        <w:t xml:space="preserve"> was consistently exceeded during 2008–2014 as a result of smolt production and marine survival rates that averaged 7% and 26% above pre-2008 averages, while </w:t>
      </w:r>
      <w:r w:rsidR="007B0990">
        <w:t>all-fishery exploitation rates during the latter period averaged only 50% compared with a pre-2008 average of 65%. Escapement</w:t>
      </w:r>
      <w:r w:rsidR="00E40C71">
        <w:t>s fell back within the</w:t>
      </w:r>
      <w:r w:rsidR="007B0990">
        <w:t xml:space="preserve"> </w:t>
      </w:r>
      <w:r w:rsidR="007B0990" w:rsidRPr="007B0990">
        <w:rPr>
          <w:i/>
        </w:rPr>
        <w:t>BEG</w:t>
      </w:r>
      <w:r w:rsidR="00E40C71">
        <w:t xml:space="preserve"> during 2015–2017</w:t>
      </w:r>
      <w:r w:rsidR="007B0990">
        <w:t>, primarily as a result of a decrease in the marine survival rate t</w:t>
      </w:r>
      <w:r w:rsidR="00E40C71">
        <w:t>o 6–7%</w:t>
      </w:r>
      <w:r w:rsidR="007B0990">
        <w:t>, compared with a previous (1982–2014) average of 13%</w:t>
      </w:r>
      <w:r w:rsidR="00D338E9">
        <w:t>,</w:t>
      </w:r>
      <w:r w:rsidR="007B0990">
        <w:t xml:space="preserve"> while smolt production remained above-average</w:t>
      </w:r>
      <w:r w:rsidR="007E5FCB">
        <w:t xml:space="preserve"> and</w:t>
      </w:r>
      <w:r w:rsidR="007B0990">
        <w:t xml:space="preserve"> </w:t>
      </w:r>
      <w:r w:rsidR="007E5FCB">
        <w:t xml:space="preserve">the </w:t>
      </w:r>
      <w:r w:rsidR="007B0990">
        <w:t>exploit</w:t>
      </w:r>
      <w:r w:rsidR="00D338E9">
        <w:t>ation rate</w:t>
      </w:r>
      <w:r w:rsidR="006604D5">
        <w:t xml:space="preserve"> ranged from 48–62% in 2015–2017 (average 53%, same as the 2000–2013 average but below the 1990s average of 75%)</w:t>
      </w:r>
      <w:r w:rsidR="007B0990">
        <w:t xml:space="preserve">. </w:t>
      </w:r>
    </w:p>
    <w:p w:rsidR="00F661C4" w:rsidRDefault="00F661C4" w:rsidP="00F661C4">
      <w:r>
        <w:t>The Ketchikan area survey index of peak helicopter counts for 14 streams followed a generally upward trend from 1987 to the early to mid-2000</w:t>
      </w:r>
      <w:r w:rsidR="007E5FCB">
        <w:t>s, with highly variable counts occurring during 2006–2012 followed by consi</w:t>
      </w:r>
      <w:r w:rsidR="006604D5">
        <w:t>stently high counts in 2013–2017</w:t>
      </w:r>
      <w:r w:rsidR="007E5FCB">
        <w:t xml:space="preserve"> </w:t>
      </w:r>
      <w:r>
        <w:t xml:space="preserve">(Figure 6; Tables 2 and 5). A </w:t>
      </w:r>
      <w:r w:rsidRPr="00B061BD">
        <w:rPr>
          <w:i/>
        </w:rPr>
        <w:t>BEG</w:t>
      </w:r>
      <w:r>
        <w:t xml:space="preserve"> of 4,250 to 8,500 spawners was established in 2006 based on the recommendation of Shaul and T</w:t>
      </w:r>
      <w:r w:rsidR="007E5FCB">
        <w:t>ydingco (2</w:t>
      </w:r>
      <w:r w:rsidR="006604D5">
        <w:t>006). During past 31 years (1987–2017</w:t>
      </w:r>
      <w:r w:rsidR="007E5FCB">
        <w:t>)</w:t>
      </w:r>
      <w:r>
        <w:t xml:space="preserve">, escapements have fallen short of the goal </w:t>
      </w:r>
      <w:r w:rsidR="00A01357">
        <w:t xml:space="preserve">only </w:t>
      </w:r>
      <w:r>
        <w:t>once</w:t>
      </w:r>
      <w:r w:rsidR="007E5FCB">
        <w:t xml:space="preserve"> in 1990</w:t>
      </w:r>
      <w:r>
        <w:t xml:space="preserve">, were within the range </w:t>
      </w:r>
      <w:r w:rsidR="00A01357">
        <w:t>in 13 years</w:t>
      </w:r>
      <w:r w:rsidR="007E5FCB">
        <w:t xml:space="preserve">, and </w:t>
      </w:r>
      <w:r w:rsidR="00A01357">
        <w:t>were above-goal over half of the time (</w:t>
      </w:r>
      <w:r w:rsidR="006604D5">
        <w:t>17</w:t>
      </w:r>
      <w:r w:rsidR="00A01357">
        <w:t xml:space="preserve"> years)</w:t>
      </w:r>
      <w:r>
        <w:t>.</w:t>
      </w:r>
    </w:p>
    <w:p w:rsidR="00DE2B4D" w:rsidRDefault="00DE2B4D" w:rsidP="00DE2B4D">
      <w:pPr>
        <w:pStyle w:val="Heading3"/>
      </w:pPr>
      <w:bookmarkStart w:id="26" w:name="_Toc487183647"/>
      <w:r>
        <w:t>Yakutat Stocks</w:t>
      </w:r>
      <w:bookmarkEnd w:id="26"/>
    </w:p>
    <w:p w:rsidR="00DE2B4D" w:rsidRDefault="00DE2B4D" w:rsidP="00DE2B4D">
      <w:r>
        <w:t xml:space="preserve">Yakutat stocks are harvested primarily in set gillnet and sport fisheries that target runs to discrete systems, but trollers fishing on mixed stocks off the coast account for some of the harvest. </w:t>
      </w:r>
      <w:r w:rsidRPr="00833B15">
        <w:rPr>
          <w:i/>
        </w:rPr>
        <w:t>BEG</w:t>
      </w:r>
      <w:r>
        <w:t xml:space="preserve">s were initially established for 7 stocks in this area (Clark and Clark 1994), but several goals have been dropped because peak escapement surveys have been conducted relatively consistently in recent years on only 3 systems, the Tawah Creek and the Situk and Tsiu </w:t>
      </w:r>
      <w:proofErr w:type="gramStart"/>
      <w:r>
        <w:t>rivers</w:t>
      </w:r>
      <w:proofErr w:type="gramEnd"/>
      <w:r>
        <w:t>.</w:t>
      </w:r>
    </w:p>
    <w:p w:rsidR="00DE2B4D" w:rsidRDefault="00DE2B4D" w:rsidP="00DE2B4D">
      <w:r>
        <w:t>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Mark–recapture experiments were conducted from 2004 to 2006 to estimate escapement of Situk River coho salmon (Waltemyer et al. 2005, Eggers and Tracy 2007, Shaul et al. 2010) and conducted in the Lost River in 2003 and 2004 (Clark et al. 2005, 2006) in hopes of providing a calibration of the index counts. Mark–recapture estimates were not consistent with index counts (Figure 7; Table 6) and as a result, meaningful expansion factors could not be estimated. Index counts were substantially lower than total escapement in all years and accounted for minor and variable portions of the total escapements.</w:t>
      </w:r>
    </w:p>
    <w:p w:rsidR="00DE2B4D" w:rsidRDefault="00DE2B4D" w:rsidP="00DE2B4D">
      <w:r>
        <w:t>Utility of the peak survey counts in assessing historical escapement is limited by decreasing survey effort near the peak of spawner abundance at the end of the fishery and by frequently deteriorating weather conditions after mid-September. During 2008–2017, an effective peak survey was conducted on Tawah Creek in 8 years during which the count fell under current sustainable escapement goal (</w:t>
      </w:r>
      <w:r w:rsidRPr="00142C9A">
        <w:rPr>
          <w:i/>
        </w:rPr>
        <w:t>SEG</w:t>
      </w:r>
      <w:r>
        <w:t xml:space="preserve">) </w:t>
      </w:r>
      <w:r w:rsidR="00346363">
        <w:t>in 3</w:t>
      </w:r>
      <w:r>
        <w:t xml:space="preserve"> years and met or exceeded it </w:t>
      </w:r>
      <w:r w:rsidR="00346363">
        <w:t>in 5</w:t>
      </w:r>
      <w:r>
        <w:t xml:space="preserve"> years. During the same period, the goal was met or exceeded in 8 years out of 9 years when peak counts were made in the nearby Situk River. Effective peak counts are available for the Tsiu Riv</w:t>
      </w:r>
      <w:r w:rsidR="00346363">
        <w:t>er in all years during 2008–2017</w:t>
      </w:r>
      <w:r>
        <w:t xml:space="preserve"> and all counts met or exceeded the goal.</w:t>
      </w:r>
    </w:p>
    <w:p w:rsidR="00F661C4" w:rsidRDefault="007111A8" w:rsidP="00D87DB5">
      <w:pPr>
        <w:jc w:val="center"/>
      </w:pPr>
      <w:r w:rsidRPr="007111A8">
        <w:rPr>
          <w:noProof/>
        </w:rPr>
        <w:lastRenderedPageBreak/>
        <w:drawing>
          <wp:inline distT="0" distB="0" distL="0" distR="0" wp14:anchorId="21F6DE18" wp14:editId="16B314F7">
            <wp:extent cx="5501148" cy="4665297"/>
            <wp:effectExtent l="19050" t="19050" r="23495"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r="7443"/>
                    <a:stretch/>
                  </pic:blipFill>
                  <pic:spPr bwMode="auto">
                    <a:xfrm>
                      <a:off x="0" y="0"/>
                      <a:ext cx="5501148" cy="466529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F661C4" w:rsidRDefault="00F661C4" w:rsidP="00F661C4">
      <w:pPr>
        <w:pStyle w:val="Caption"/>
      </w:pPr>
      <w:bookmarkStart w:id="27" w:name="_Toc487183696"/>
      <w:r w:rsidRPr="00DD0EC1">
        <w:t xml:space="preserve">Figure </w:t>
      </w:r>
      <w:fldSimple w:instr=" SEQ Figure \* ARABIC ">
        <w:r w:rsidR="007C0681">
          <w:rPr>
            <w:noProof/>
          </w:rPr>
          <w:t>5</w:t>
        </w:r>
      </w:fldSimple>
      <w:r w:rsidRPr="00DD0EC1">
        <w:t>.–</w:t>
      </w:r>
      <w:r w:rsidR="001D757A" w:rsidRPr="001D757A">
        <w:t>Coho salmon escapement estimates and indices for streams in the Sitka area (District 113) with 7 p</w:t>
      </w:r>
      <w:r w:rsidR="001D757A">
        <w:t>oin</w:t>
      </w:r>
      <w:r w:rsidR="001D757A" w:rsidRPr="001D757A">
        <w:t>t LOESS trends, 1982</w:t>
      </w:r>
      <w:r w:rsidR="001D757A">
        <w:t>–</w:t>
      </w:r>
      <w:r w:rsidR="007111A8">
        <w:t>2017</w:t>
      </w:r>
      <w:r w:rsidR="001D757A" w:rsidRPr="001D757A">
        <w:t xml:space="preserve">. </w:t>
      </w:r>
      <w:r w:rsidR="007E5FCB">
        <w:t xml:space="preserve">The </w:t>
      </w:r>
      <w:r w:rsidR="001D757A" w:rsidRPr="007E5FCB">
        <w:t>Ford Arm Creek project was discontinued after 2015.</w:t>
      </w:r>
      <w:bookmarkEnd w:id="27"/>
    </w:p>
    <w:p w:rsidR="00D940EA" w:rsidRDefault="00D940EA">
      <w:pPr>
        <w:spacing w:after="0"/>
        <w:jc w:val="left"/>
        <w:rPr>
          <w:sz w:val="22"/>
          <w:szCs w:val="20"/>
        </w:rPr>
      </w:pPr>
      <w:r>
        <w:br w:type="page"/>
      </w:r>
    </w:p>
    <w:p w:rsidR="00F661C4" w:rsidRDefault="00B061BD" w:rsidP="00B061BD">
      <w:pPr>
        <w:pStyle w:val="Caption"/>
      </w:pPr>
      <w:bookmarkStart w:id="28" w:name="_Toc487183668"/>
      <w:r>
        <w:lastRenderedPageBreak/>
        <w:t xml:space="preserve">Table </w:t>
      </w:r>
      <w:fldSimple w:instr=" SEQ Table \* ARABIC ">
        <w:r w:rsidR="007C0681">
          <w:rPr>
            <w:noProof/>
          </w:rPr>
          <w:t>4</w:t>
        </w:r>
      </w:fldSimple>
      <w:r>
        <w:t>.</w:t>
      </w:r>
      <w:r w:rsidRPr="006C1E21">
        <w:t>–</w:t>
      </w:r>
      <w:r w:rsidR="00012101" w:rsidRPr="00012101">
        <w:rPr>
          <w:highlight w:val="lightGray"/>
        </w:rPr>
        <w:t>Peak</w:t>
      </w:r>
      <w:r w:rsidR="00012101" w:rsidRPr="00012101">
        <w:t xml:space="preserve"> counts of coho salmon in the Sitka escapement survey index (sum of 5 streams) and a combination of weir counts and mark-recapture estimates of the Ford Arm Creek escapement, 1982</w:t>
      </w:r>
      <w:r w:rsidR="00013B36">
        <w:t>–</w:t>
      </w:r>
      <w:r w:rsidR="004D0E1A">
        <w:t>2017</w:t>
      </w:r>
      <w:r w:rsidR="00012101" w:rsidRPr="00012101">
        <w:t>.</w:t>
      </w:r>
      <w:bookmarkEnd w:id="28"/>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D333AC" w:rsidRPr="009D00CA" w:rsidTr="007C010D">
        <w:trPr>
          <w:trHeight w:val="259"/>
        </w:trPr>
        <w:tc>
          <w:tcPr>
            <w:tcW w:w="571" w:type="pct"/>
            <w:tcBorders>
              <w:top w:val="single" w:sz="4" w:space="0" w:color="auto"/>
            </w:tcBorders>
            <w:vAlign w:val="bottom"/>
          </w:tcPr>
          <w:p w:rsidR="00D333AC" w:rsidRPr="008F5618" w:rsidRDefault="00D333AC" w:rsidP="00D333AC">
            <w:pPr>
              <w:spacing w:after="0"/>
              <w:jc w:val="left"/>
              <w:rPr>
                <w:color w:val="000000"/>
                <w:sz w:val="20"/>
                <w:szCs w:val="20"/>
              </w:rPr>
            </w:pPr>
          </w:p>
        </w:tc>
        <w:tc>
          <w:tcPr>
            <w:tcW w:w="719"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Starrigavan</w:t>
            </w:r>
          </w:p>
        </w:tc>
        <w:tc>
          <w:tcPr>
            <w:tcW w:w="523"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Sinitsin</w:t>
            </w:r>
          </w:p>
        </w:tc>
        <w:tc>
          <w:tcPr>
            <w:tcW w:w="616"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Nakwasina</w:t>
            </w:r>
          </w:p>
        </w:tc>
        <w:tc>
          <w:tcPr>
            <w:tcW w:w="425"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Ford Arm Creek</w:t>
            </w:r>
            <w:r w:rsidRPr="008F5618">
              <w:rPr>
                <w:color w:val="000000"/>
                <w:sz w:val="20"/>
                <w:szCs w:val="20"/>
                <w:vertAlign w:val="superscript"/>
              </w:rPr>
              <w:t>a</w:t>
            </w:r>
          </w:p>
        </w:tc>
      </w:tr>
      <w:tr w:rsidR="00D333AC" w:rsidRPr="009D00CA" w:rsidTr="007C010D">
        <w:trPr>
          <w:trHeight w:val="259"/>
        </w:trPr>
        <w:tc>
          <w:tcPr>
            <w:tcW w:w="571" w:type="pct"/>
            <w:tcBorders>
              <w:bottom w:val="single" w:sz="4" w:space="0" w:color="auto"/>
            </w:tcBorders>
            <w:vAlign w:val="bottom"/>
          </w:tcPr>
          <w:p w:rsidR="00D333AC" w:rsidRPr="008F5618" w:rsidRDefault="00D333AC" w:rsidP="00D333AC">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Indexa</w:t>
            </w:r>
          </w:p>
        </w:tc>
        <w:tc>
          <w:tcPr>
            <w:tcW w:w="967" w:type="pct"/>
            <w:tcBorders>
              <w:bottom w:val="single" w:sz="4" w:space="0" w:color="auto"/>
            </w:tcBorders>
            <w:vAlign w:val="bottom"/>
          </w:tcPr>
          <w:p w:rsidR="00D333AC" w:rsidRPr="008F5618" w:rsidRDefault="00D333AC" w:rsidP="00D333AC">
            <w:pPr>
              <w:spacing w:after="0"/>
              <w:jc w:val="center"/>
              <w:rPr>
                <w:color w:val="000000"/>
                <w:sz w:val="20"/>
                <w:szCs w:val="20"/>
              </w:rPr>
            </w:pPr>
            <w:r w:rsidRPr="008F5618">
              <w:rPr>
                <w:color w:val="000000"/>
                <w:sz w:val="20"/>
                <w:szCs w:val="20"/>
              </w:rPr>
              <w:t>(Weir- M/R)</w:t>
            </w:r>
          </w:p>
        </w:tc>
      </w:tr>
      <w:tr w:rsidR="008C5C0B" w:rsidRPr="009D00CA" w:rsidTr="007C010D">
        <w:trPr>
          <w:trHeight w:val="259"/>
        </w:trPr>
        <w:tc>
          <w:tcPr>
            <w:tcW w:w="571" w:type="pct"/>
            <w:tcBorders>
              <w:top w:val="single" w:sz="4" w:space="0" w:color="auto"/>
            </w:tcBorders>
            <w:vAlign w:val="bottom"/>
          </w:tcPr>
          <w:p w:rsidR="008C5C0B" w:rsidRPr="008F5618" w:rsidRDefault="008C5C0B" w:rsidP="00D333AC">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317</w:t>
            </w:r>
          </w:p>
        </w:tc>
        <w:tc>
          <w:tcPr>
            <w:tcW w:w="523"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1,545</w:t>
            </w:r>
          </w:p>
        </w:tc>
        <w:tc>
          <w:tcPr>
            <w:tcW w:w="967" w:type="pct"/>
            <w:tcBorders>
              <w:top w:val="single" w:sz="4" w:space="0" w:color="auto"/>
            </w:tcBorders>
            <w:vAlign w:val="bottom"/>
          </w:tcPr>
          <w:p w:rsidR="008C5C0B" w:rsidRPr="008F5618" w:rsidRDefault="008C5C0B" w:rsidP="008C5C0B">
            <w:pPr>
              <w:spacing w:after="0"/>
              <w:jc w:val="center"/>
              <w:rPr>
                <w:sz w:val="20"/>
                <w:szCs w:val="20"/>
              </w:rPr>
            </w:pPr>
            <w:r w:rsidRPr="008F5618">
              <w:rPr>
                <w:sz w:val="20"/>
                <w:szCs w:val="20"/>
              </w:rPr>
              <w:t>2,655</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1983</w:t>
            </w:r>
          </w:p>
        </w:tc>
        <w:tc>
          <w:tcPr>
            <w:tcW w:w="719" w:type="pct"/>
            <w:vAlign w:val="bottom"/>
          </w:tcPr>
          <w:p w:rsidR="008C5C0B" w:rsidRPr="008F5618" w:rsidRDefault="008C5C0B" w:rsidP="008C5C0B">
            <w:pPr>
              <w:spacing w:after="0"/>
              <w:jc w:val="center"/>
              <w:rPr>
                <w:sz w:val="20"/>
                <w:szCs w:val="20"/>
              </w:rPr>
            </w:pPr>
            <w:r w:rsidRPr="008F5618">
              <w:rPr>
                <w:sz w:val="20"/>
                <w:szCs w:val="20"/>
              </w:rPr>
              <w:t>45</w:t>
            </w:r>
          </w:p>
        </w:tc>
        <w:tc>
          <w:tcPr>
            <w:tcW w:w="523" w:type="pct"/>
            <w:vAlign w:val="bottom"/>
          </w:tcPr>
          <w:p w:rsidR="008C5C0B" w:rsidRPr="008F5618" w:rsidRDefault="008C5C0B" w:rsidP="008C5C0B">
            <w:pPr>
              <w:spacing w:after="0"/>
              <w:jc w:val="center"/>
              <w:rPr>
                <w:sz w:val="20"/>
                <w:szCs w:val="20"/>
              </w:rPr>
            </w:pPr>
            <w:r w:rsidRPr="008F5618">
              <w:rPr>
                <w:sz w:val="20"/>
                <w:szCs w:val="20"/>
              </w:rPr>
              <w:t>31</w:t>
            </w:r>
          </w:p>
        </w:tc>
        <w:tc>
          <w:tcPr>
            <w:tcW w:w="616" w:type="pct"/>
            <w:vAlign w:val="bottom"/>
          </w:tcPr>
          <w:p w:rsidR="008C5C0B" w:rsidRPr="008F5618" w:rsidRDefault="008C5C0B" w:rsidP="008C5C0B">
            <w:pPr>
              <w:spacing w:after="0"/>
              <w:jc w:val="center"/>
              <w:rPr>
                <w:sz w:val="20"/>
                <w:szCs w:val="20"/>
              </w:rPr>
            </w:pPr>
            <w:r w:rsidRPr="008F5618">
              <w:rPr>
                <w:sz w:val="20"/>
                <w:szCs w:val="20"/>
              </w:rPr>
              <w:t>20</w:t>
            </w:r>
          </w:p>
        </w:tc>
        <w:tc>
          <w:tcPr>
            <w:tcW w:w="698" w:type="pct"/>
            <w:vAlign w:val="bottom"/>
          </w:tcPr>
          <w:p w:rsidR="008C5C0B" w:rsidRPr="008F5618" w:rsidRDefault="008C5C0B" w:rsidP="008C5C0B">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144</w:t>
            </w:r>
          </w:p>
        </w:tc>
        <w:tc>
          <w:tcPr>
            <w:tcW w:w="481" w:type="pct"/>
            <w:vAlign w:val="bottom"/>
          </w:tcPr>
          <w:p w:rsidR="008C5C0B" w:rsidRPr="008F5618" w:rsidRDefault="008C5C0B" w:rsidP="008C5C0B">
            <w:pPr>
              <w:spacing w:after="0"/>
              <w:jc w:val="center"/>
              <w:rPr>
                <w:sz w:val="20"/>
                <w:szCs w:val="20"/>
              </w:rPr>
            </w:pPr>
            <w:r w:rsidRPr="008F5618">
              <w:rPr>
                <w:sz w:val="20"/>
                <w:szCs w:val="20"/>
              </w:rPr>
              <w:t>457</w:t>
            </w:r>
          </w:p>
        </w:tc>
        <w:tc>
          <w:tcPr>
            <w:tcW w:w="967" w:type="pct"/>
            <w:vAlign w:val="bottom"/>
          </w:tcPr>
          <w:p w:rsidR="008C5C0B" w:rsidRPr="008F5618" w:rsidRDefault="008C5C0B" w:rsidP="008C5C0B">
            <w:pPr>
              <w:spacing w:after="0"/>
              <w:jc w:val="center"/>
              <w:rPr>
                <w:sz w:val="20"/>
                <w:szCs w:val="20"/>
              </w:rPr>
            </w:pPr>
            <w:r w:rsidRPr="008F5618">
              <w:rPr>
                <w:sz w:val="20"/>
                <w:szCs w:val="20"/>
              </w:rPr>
              <w:t>1,931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1984</w:t>
            </w:r>
          </w:p>
        </w:tc>
        <w:tc>
          <w:tcPr>
            <w:tcW w:w="719" w:type="pct"/>
            <w:vAlign w:val="bottom"/>
          </w:tcPr>
          <w:p w:rsidR="008C5C0B" w:rsidRPr="008F5618" w:rsidRDefault="008C5C0B" w:rsidP="008C5C0B">
            <w:pPr>
              <w:spacing w:after="0"/>
              <w:jc w:val="center"/>
              <w:rPr>
                <w:sz w:val="20"/>
                <w:szCs w:val="20"/>
              </w:rPr>
            </w:pPr>
            <w:r w:rsidRPr="008F5618">
              <w:rPr>
                <w:sz w:val="20"/>
                <w:szCs w:val="20"/>
              </w:rPr>
              <w:t>385</w:t>
            </w:r>
          </w:p>
        </w:tc>
        <w:tc>
          <w:tcPr>
            <w:tcW w:w="523" w:type="pct"/>
            <w:vAlign w:val="bottom"/>
          </w:tcPr>
          <w:p w:rsidR="008C5C0B" w:rsidRPr="008F5618" w:rsidRDefault="008C5C0B" w:rsidP="008C5C0B">
            <w:pPr>
              <w:spacing w:after="0"/>
              <w:jc w:val="center"/>
              <w:rPr>
                <w:sz w:val="20"/>
                <w:szCs w:val="20"/>
              </w:rPr>
            </w:pPr>
            <w:r w:rsidRPr="008F5618">
              <w:rPr>
                <w:sz w:val="20"/>
                <w:szCs w:val="20"/>
              </w:rPr>
              <w:t>160</w:t>
            </w:r>
          </w:p>
        </w:tc>
        <w:tc>
          <w:tcPr>
            <w:tcW w:w="616" w:type="pct"/>
            <w:vAlign w:val="bottom"/>
          </w:tcPr>
          <w:p w:rsidR="008C5C0B" w:rsidRPr="008F5618" w:rsidRDefault="008C5C0B" w:rsidP="008C5C0B">
            <w:pPr>
              <w:spacing w:after="0"/>
              <w:jc w:val="center"/>
              <w:rPr>
                <w:sz w:val="20"/>
                <w:szCs w:val="20"/>
              </w:rPr>
            </w:pPr>
            <w:r w:rsidRPr="008F5618">
              <w:rPr>
                <w:sz w:val="20"/>
                <w:szCs w:val="20"/>
              </w:rPr>
              <w:t>154</w:t>
            </w:r>
          </w:p>
        </w:tc>
        <w:tc>
          <w:tcPr>
            <w:tcW w:w="698" w:type="pct"/>
            <w:vAlign w:val="bottom"/>
          </w:tcPr>
          <w:p w:rsidR="008C5C0B" w:rsidRPr="008F5618" w:rsidRDefault="008C5C0B" w:rsidP="008C5C0B">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649</w:t>
            </w:r>
          </w:p>
        </w:tc>
        <w:tc>
          <w:tcPr>
            <w:tcW w:w="481" w:type="pct"/>
            <w:vAlign w:val="bottom"/>
          </w:tcPr>
          <w:p w:rsidR="008C5C0B" w:rsidRPr="008F5618" w:rsidRDefault="008C5C0B" w:rsidP="008C5C0B">
            <w:pPr>
              <w:spacing w:after="0"/>
              <w:jc w:val="center"/>
              <w:rPr>
                <w:sz w:val="20"/>
                <w:szCs w:val="20"/>
              </w:rPr>
            </w:pPr>
            <w:r w:rsidRPr="008F5618">
              <w:rPr>
                <w:sz w:val="20"/>
                <w:szCs w:val="20"/>
              </w:rPr>
              <w:t>2,063</w:t>
            </w:r>
          </w:p>
        </w:tc>
        <w:tc>
          <w:tcPr>
            <w:tcW w:w="967" w:type="pct"/>
            <w:vAlign w:val="bottom"/>
          </w:tcPr>
          <w:p w:rsidR="008C5C0B" w:rsidRPr="008F5618" w:rsidRDefault="008C5C0B" w:rsidP="008C5C0B">
            <w:pPr>
              <w:spacing w:after="0"/>
              <w:jc w:val="center"/>
              <w:rPr>
                <w:sz w:val="20"/>
                <w:szCs w:val="20"/>
              </w:rPr>
            </w:pPr>
            <w:r w:rsidRPr="008F5618">
              <w:rPr>
                <w:sz w:val="20"/>
                <w:szCs w:val="20"/>
              </w:rPr>
              <w:t>-</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1985</w:t>
            </w:r>
          </w:p>
        </w:tc>
        <w:tc>
          <w:tcPr>
            <w:tcW w:w="719" w:type="pct"/>
            <w:vAlign w:val="bottom"/>
          </w:tcPr>
          <w:p w:rsidR="008C5C0B" w:rsidRPr="008F5618" w:rsidRDefault="008C5C0B" w:rsidP="008C5C0B">
            <w:pPr>
              <w:spacing w:after="0"/>
              <w:jc w:val="center"/>
              <w:rPr>
                <w:sz w:val="20"/>
                <w:szCs w:val="20"/>
              </w:rPr>
            </w:pPr>
            <w:r w:rsidRPr="008F5618">
              <w:rPr>
                <w:sz w:val="20"/>
                <w:szCs w:val="20"/>
              </w:rPr>
              <w:t>193</w:t>
            </w:r>
          </w:p>
        </w:tc>
        <w:tc>
          <w:tcPr>
            <w:tcW w:w="523" w:type="pct"/>
            <w:vAlign w:val="bottom"/>
          </w:tcPr>
          <w:p w:rsidR="008C5C0B" w:rsidRPr="008F5618" w:rsidRDefault="008C5C0B" w:rsidP="008C5C0B">
            <w:pPr>
              <w:spacing w:after="0"/>
              <w:jc w:val="center"/>
              <w:rPr>
                <w:sz w:val="20"/>
                <w:szCs w:val="20"/>
              </w:rPr>
            </w:pPr>
            <w:r w:rsidRPr="008F5618">
              <w:rPr>
                <w:sz w:val="20"/>
                <w:szCs w:val="20"/>
              </w:rPr>
              <w:t>144</w:t>
            </w:r>
          </w:p>
        </w:tc>
        <w:tc>
          <w:tcPr>
            <w:tcW w:w="616" w:type="pct"/>
            <w:vAlign w:val="bottom"/>
          </w:tcPr>
          <w:p w:rsidR="008C5C0B" w:rsidRPr="008F5618" w:rsidRDefault="008C5C0B" w:rsidP="008C5C0B">
            <w:pPr>
              <w:spacing w:after="0"/>
              <w:jc w:val="center"/>
              <w:rPr>
                <w:sz w:val="20"/>
                <w:szCs w:val="20"/>
              </w:rPr>
            </w:pPr>
            <w:r w:rsidRPr="008F5618">
              <w:rPr>
                <w:sz w:val="20"/>
                <w:szCs w:val="20"/>
              </w:rPr>
              <w:t>109</w:t>
            </w:r>
          </w:p>
        </w:tc>
        <w:tc>
          <w:tcPr>
            <w:tcW w:w="698" w:type="pct"/>
            <w:vAlign w:val="bottom"/>
          </w:tcPr>
          <w:p w:rsidR="008C5C0B" w:rsidRPr="008F5618" w:rsidRDefault="008C5C0B" w:rsidP="008C5C0B">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392</w:t>
            </w:r>
          </w:p>
        </w:tc>
        <w:tc>
          <w:tcPr>
            <w:tcW w:w="481" w:type="pct"/>
            <w:vAlign w:val="bottom"/>
          </w:tcPr>
          <w:p w:rsidR="008C5C0B" w:rsidRPr="008F5618" w:rsidRDefault="008C5C0B" w:rsidP="008C5C0B">
            <w:pPr>
              <w:spacing w:after="0"/>
              <w:jc w:val="center"/>
              <w:rPr>
                <w:sz w:val="20"/>
                <w:szCs w:val="20"/>
              </w:rPr>
            </w:pPr>
            <w:r w:rsidRPr="008F5618">
              <w:rPr>
                <w:sz w:val="20"/>
                <w:szCs w:val="20"/>
              </w:rPr>
              <w:t>1,246</w:t>
            </w:r>
          </w:p>
        </w:tc>
        <w:tc>
          <w:tcPr>
            <w:tcW w:w="967" w:type="pct"/>
            <w:vAlign w:val="bottom"/>
          </w:tcPr>
          <w:p w:rsidR="008C5C0B" w:rsidRPr="008F5618" w:rsidRDefault="008C5C0B" w:rsidP="008C5C0B">
            <w:pPr>
              <w:spacing w:after="0"/>
              <w:jc w:val="center"/>
              <w:rPr>
                <w:sz w:val="20"/>
                <w:szCs w:val="20"/>
              </w:rPr>
            </w:pPr>
            <w:r w:rsidRPr="008F5618">
              <w:rPr>
                <w:sz w:val="20"/>
                <w:szCs w:val="20"/>
              </w:rPr>
              <w:t>2,324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1986</w:t>
            </w:r>
          </w:p>
        </w:tc>
        <w:tc>
          <w:tcPr>
            <w:tcW w:w="719" w:type="pct"/>
            <w:vAlign w:val="bottom"/>
          </w:tcPr>
          <w:p w:rsidR="008C5C0B" w:rsidRPr="008F5618" w:rsidRDefault="008C5C0B" w:rsidP="008C5C0B">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53</w:t>
            </w:r>
          </w:p>
        </w:tc>
        <w:tc>
          <w:tcPr>
            <w:tcW w:w="698" w:type="pct"/>
            <w:vAlign w:val="bottom"/>
          </w:tcPr>
          <w:p w:rsidR="008C5C0B" w:rsidRPr="008F5618" w:rsidRDefault="008C5C0B" w:rsidP="008C5C0B">
            <w:pPr>
              <w:spacing w:after="0"/>
              <w:jc w:val="center"/>
              <w:rPr>
                <w:sz w:val="20"/>
                <w:szCs w:val="20"/>
              </w:rPr>
            </w:pPr>
            <w:r w:rsidRPr="008F5618">
              <w:rPr>
                <w:sz w:val="20"/>
                <w:szCs w:val="20"/>
              </w:rPr>
              <w:t>275</w:t>
            </w:r>
          </w:p>
        </w:tc>
        <w:tc>
          <w:tcPr>
            <w:tcW w:w="425" w:type="pct"/>
            <w:vAlign w:val="bottom"/>
          </w:tcPr>
          <w:p w:rsidR="008C5C0B" w:rsidRPr="008F5618" w:rsidRDefault="008C5C0B" w:rsidP="008C5C0B">
            <w:pPr>
              <w:spacing w:after="0"/>
              <w:jc w:val="center"/>
              <w:rPr>
                <w:sz w:val="20"/>
                <w:szCs w:val="20"/>
              </w:rPr>
            </w:pPr>
            <w:r w:rsidRPr="008F5618">
              <w:rPr>
                <w:sz w:val="20"/>
                <w:szCs w:val="20"/>
              </w:rPr>
              <w:t>245</w:t>
            </w:r>
          </w:p>
        </w:tc>
        <w:tc>
          <w:tcPr>
            <w:tcW w:w="481" w:type="pct"/>
            <w:vAlign w:val="bottom"/>
          </w:tcPr>
          <w:p w:rsidR="008C5C0B" w:rsidRPr="008F5618" w:rsidRDefault="008C5C0B" w:rsidP="008C5C0B">
            <w:pPr>
              <w:spacing w:after="0"/>
              <w:jc w:val="center"/>
              <w:rPr>
                <w:sz w:val="20"/>
                <w:szCs w:val="20"/>
              </w:rPr>
            </w:pPr>
            <w:r w:rsidRPr="008F5618">
              <w:rPr>
                <w:sz w:val="20"/>
                <w:szCs w:val="20"/>
              </w:rPr>
              <w:t>702</w:t>
            </w:r>
          </w:p>
        </w:tc>
        <w:tc>
          <w:tcPr>
            <w:tcW w:w="967" w:type="pct"/>
            <w:vAlign w:val="bottom"/>
          </w:tcPr>
          <w:p w:rsidR="008C5C0B" w:rsidRPr="008F5618" w:rsidRDefault="008C5C0B" w:rsidP="008C5C0B">
            <w:pPr>
              <w:spacing w:after="0"/>
              <w:jc w:val="center"/>
              <w:rPr>
                <w:sz w:val="20"/>
                <w:szCs w:val="20"/>
              </w:rPr>
            </w:pPr>
            <w:r w:rsidRPr="008F5618">
              <w:rPr>
                <w:sz w:val="20"/>
                <w:szCs w:val="20"/>
              </w:rPr>
              <w:t>1,552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1987</w:t>
            </w:r>
          </w:p>
        </w:tc>
        <w:tc>
          <w:tcPr>
            <w:tcW w:w="719" w:type="pct"/>
            <w:vAlign w:val="bottom"/>
          </w:tcPr>
          <w:p w:rsidR="008C5C0B" w:rsidRPr="008F5618" w:rsidRDefault="008C5C0B" w:rsidP="008C5C0B">
            <w:pPr>
              <w:spacing w:after="0"/>
              <w:jc w:val="center"/>
              <w:rPr>
                <w:sz w:val="20"/>
                <w:szCs w:val="20"/>
              </w:rPr>
            </w:pPr>
            <w:r w:rsidRPr="008F5618">
              <w:rPr>
                <w:sz w:val="20"/>
                <w:szCs w:val="20"/>
              </w:rPr>
              <w:t>36</w:t>
            </w:r>
          </w:p>
        </w:tc>
        <w:tc>
          <w:tcPr>
            <w:tcW w:w="523" w:type="pct"/>
            <w:vAlign w:val="bottom"/>
          </w:tcPr>
          <w:p w:rsidR="008C5C0B" w:rsidRPr="008F5618" w:rsidRDefault="008C5C0B" w:rsidP="008C5C0B">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22</w:t>
            </w:r>
          </w:p>
        </w:tc>
        <w:tc>
          <w:tcPr>
            <w:tcW w:w="698" w:type="pct"/>
            <w:vAlign w:val="bottom"/>
          </w:tcPr>
          <w:p w:rsidR="008C5C0B" w:rsidRPr="008F5618" w:rsidRDefault="008C5C0B" w:rsidP="008C5C0B">
            <w:pPr>
              <w:spacing w:after="0"/>
              <w:jc w:val="center"/>
              <w:rPr>
                <w:sz w:val="20"/>
                <w:szCs w:val="20"/>
              </w:rPr>
            </w:pPr>
            <w:r w:rsidRPr="008F5618">
              <w:rPr>
                <w:sz w:val="20"/>
                <w:szCs w:val="20"/>
              </w:rPr>
              <w:t>47</w:t>
            </w:r>
          </w:p>
        </w:tc>
        <w:tc>
          <w:tcPr>
            <w:tcW w:w="425" w:type="pct"/>
            <w:vAlign w:val="bottom"/>
          </w:tcPr>
          <w:p w:rsidR="008C5C0B" w:rsidRPr="008F5618" w:rsidRDefault="008C5C0B" w:rsidP="008C5C0B">
            <w:pPr>
              <w:spacing w:after="0"/>
              <w:jc w:val="center"/>
              <w:rPr>
                <w:sz w:val="20"/>
                <w:szCs w:val="20"/>
              </w:rPr>
            </w:pPr>
            <w:r w:rsidRPr="008F5618">
              <w:rPr>
                <w:sz w:val="20"/>
                <w:szCs w:val="20"/>
              </w:rPr>
              <w:t>167</w:t>
            </w:r>
          </w:p>
        </w:tc>
        <w:tc>
          <w:tcPr>
            <w:tcW w:w="481" w:type="pct"/>
            <w:vAlign w:val="bottom"/>
          </w:tcPr>
          <w:p w:rsidR="008C5C0B" w:rsidRPr="008F5618" w:rsidRDefault="008C5C0B" w:rsidP="008C5C0B">
            <w:pPr>
              <w:spacing w:after="0"/>
              <w:jc w:val="center"/>
              <w:rPr>
                <w:sz w:val="20"/>
                <w:szCs w:val="20"/>
              </w:rPr>
            </w:pPr>
            <w:r w:rsidRPr="008F5618">
              <w:rPr>
                <w:sz w:val="20"/>
                <w:szCs w:val="20"/>
              </w:rPr>
              <w:t>293</w:t>
            </w:r>
          </w:p>
        </w:tc>
        <w:tc>
          <w:tcPr>
            <w:tcW w:w="967" w:type="pct"/>
            <w:vAlign w:val="bottom"/>
          </w:tcPr>
          <w:p w:rsidR="008C5C0B" w:rsidRPr="008F5618" w:rsidRDefault="008C5C0B" w:rsidP="008C5C0B">
            <w:pPr>
              <w:spacing w:after="0"/>
              <w:jc w:val="center"/>
              <w:rPr>
                <w:sz w:val="20"/>
                <w:szCs w:val="20"/>
              </w:rPr>
            </w:pPr>
            <w:r w:rsidRPr="008F5618">
              <w:rPr>
                <w:sz w:val="20"/>
                <w:szCs w:val="20"/>
              </w:rPr>
              <w:t>1,694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1988</w:t>
            </w:r>
          </w:p>
        </w:tc>
        <w:tc>
          <w:tcPr>
            <w:tcW w:w="719" w:type="pct"/>
            <w:vAlign w:val="bottom"/>
          </w:tcPr>
          <w:p w:rsidR="008C5C0B" w:rsidRPr="008F5618" w:rsidRDefault="008C5C0B" w:rsidP="008C5C0B">
            <w:pPr>
              <w:spacing w:after="0"/>
              <w:jc w:val="center"/>
              <w:rPr>
                <w:sz w:val="20"/>
                <w:szCs w:val="20"/>
              </w:rPr>
            </w:pPr>
            <w:r w:rsidRPr="008F5618">
              <w:rPr>
                <w:sz w:val="20"/>
                <w:szCs w:val="20"/>
              </w:rPr>
              <w:t>45</w:t>
            </w:r>
          </w:p>
        </w:tc>
        <w:tc>
          <w:tcPr>
            <w:tcW w:w="523" w:type="pct"/>
            <w:vAlign w:val="bottom"/>
          </w:tcPr>
          <w:p w:rsidR="008C5C0B" w:rsidRPr="008F5618" w:rsidRDefault="008C5C0B" w:rsidP="008C5C0B">
            <w:pPr>
              <w:spacing w:after="0"/>
              <w:jc w:val="center"/>
              <w:rPr>
                <w:sz w:val="20"/>
                <w:szCs w:val="20"/>
              </w:rPr>
            </w:pPr>
            <w:r w:rsidRPr="008F5618">
              <w:rPr>
                <w:sz w:val="20"/>
                <w:szCs w:val="20"/>
              </w:rPr>
              <w:t>56</w:t>
            </w:r>
          </w:p>
        </w:tc>
        <w:tc>
          <w:tcPr>
            <w:tcW w:w="616" w:type="pct"/>
            <w:vAlign w:val="bottom"/>
          </w:tcPr>
          <w:p w:rsidR="008C5C0B" w:rsidRPr="008F5618" w:rsidRDefault="008C5C0B" w:rsidP="008C5C0B">
            <w:pPr>
              <w:spacing w:after="0"/>
              <w:jc w:val="center"/>
              <w:rPr>
                <w:sz w:val="20"/>
                <w:szCs w:val="20"/>
              </w:rPr>
            </w:pPr>
            <w:r w:rsidRPr="008F5618">
              <w:rPr>
                <w:sz w:val="20"/>
                <w:szCs w:val="20"/>
              </w:rPr>
              <w:t>71</w:t>
            </w:r>
          </w:p>
        </w:tc>
        <w:tc>
          <w:tcPr>
            <w:tcW w:w="698" w:type="pct"/>
            <w:vAlign w:val="bottom"/>
          </w:tcPr>
          <w:p w:rsidR="008C5C0B" w:rsidRPr="008F5618" w:rsidRDefault="008C5C0B" w:rsidP="008C5C0B">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127</w:t>
            </w:r>
          </w:p>
        </w:tc>
        <w:tc>
          <w:tcPr>
            <w:tcW w:w="481" w:type="pct"/>
            <w:vAlign w:val="bottom"/>
          </w:tcPr>
          <w:p w:rsidR="008C5C0B" w:rsidRPr="008F5618" w:rsidRDefault="008C5C0B" w:rsidP="008C5C0B">
            <w:pPr>
              <w:spacing w:after="0"/>
              <w:jc w:val="center"/>
              <w:rPr>
                <w:sz w:val="20"/>
                <w:szCs w:val="20"/>
              </w:rPr>
            </w:pPr>
            <w:r w:rsidRPr="008F5618">
              <w:rPr>
                <w:sz w:val="20"/>
                <w:szCs w:val="20"/>
              </w:rPr>
              <w:t>403</w:t>
            </w:r>
          </w:p>
        </w:tc>
        <w:tc>
          <w:tcPr>
            <w:tcW w:w="967" w:type="pct"/>
            <w:vAlign w:val="bottom"/>
          </w:tcPr>
          <w:p w:rsidR="008C5C0B" w:rsidRPr="008F5618" w:rsidRDefault="008C5C0B" w:rsidP="008C5C0B">
            <w:pPr>
              <w:spacing w:after="0"/>
              <w:jc w:val="center"/>
              <w:rPr>
                <w:sz w:val="20"/>
                <w:szCs w:val="20"/>
              </w:rPr>
            </w:pPr>
            <w:r w:rsidRPr="008F5618">
              <w:rPr>
                <w:sz w:val="20"/>
                <w:szCs w:val="20"/>
              </w:rPr>
              <w:t>3,119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1989</w:t>
            </w:r>
          </w:p>
        </w:tc>
        <w:tc>
          <w:tcPr>
            <w:tcW w:w="719" w:type="pct"/>
            <w:vAlign w:val="bottom"/>
          </w:tcPr>
          <w:p w:rsidR="008C5C0B" w:rsidRPr="008F5618" w:rsidRDefault="008C5C0B" w:rsidP="008C5C0B">
            <w:pPr>
              <w:spacing w:after="0"/>
              <w:jc w:val="center"/>
              <w:rPr>
                <w:sz w:val="20"/>
                <w:szCs w:val="20"/>
              </w:rPr>
            </w:pPr>
            <w:r w:rsidRPr="008F5618">
              <w:rPr>
                <w:sz w:val="20"/>
                <w:szCs w:val="20"/>
              </w:rPr>
              <w:t>101</w:t>
            </w:r>
          </w:p>
        </w:tc>
        <w:tc>
          <w:tcPr>
            <w:tcW w:w="523" w:type="pct"/>
            <w:vAlign w:val="bottom"/>
          </w:tcPr>
          <w:p w:rsidR="008C5C0B" w:rsidRPr="008F5618" w:rsidRDefault="008C5C0B" w:rsidP="008C5C0B">
            <w:pPr>
              <w:spacing w:after="0"/>
              <w:jc w:val="center"/>
              <w:rPr>
                <w:sz w:val="20"/>
                <w:szCs w:val="20"/>
              </w:rPr>
            </w:pPr>
            <w:r w:rsidRPr="008F5618">
              <w:rPr>
                <w:sz w:val="20"/>
                <w:szCs w:val="20"/>
              </w:rPr>
              <w:t>76</w:t>
            </w:r>
          </w:p>
        </w:tc>
        <w:tc>
          <w:tcPr>
            <w:tcW w:w="616" w:type="pct"/>
            <w:vAlign w:val="bottom"/>
          </w:tcPr>
          <w:p w:rsidR="008C5C0B" w:rsidRPr="008F5618" w:rsidRDefault="008C5C0B" w:rsidP="008C5C0B">
            <w:pPr>
              <w:spacing w:after="0"/>
              <w:jc w:val="center"/>
              <w:rPr>
                <w:sz w:val="20"/>
                <w:szCs w:val="20"/>
              </w:rPr>
            </w:pPr>
            <w:r w:rsidRPr="008F5618">
              <w:rPr>
                <w:sz w:val="20"/>
                <w:szCs w:val="20"/>
              </w:rPr>
              <w:t>89</w:t>
            </w:r>
          </w:p>
        </w:tc>
        <w:tc>
          <w:tcPr>
            <w:tcW w:w="698" w:type="pct"/>
            <w:vAlign w:val="bottom"/>
          </w:tcPr>
          <w:p w:rsidR="008C5C0B" w:rsidRPr="008F5618" w:rsidRDefault="008C5C0B" w:rsidP="008C5C0B">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181</w:t>
            </w:r>
          </w:p>
        </w:tc>
        <w:tc>
          <w:tcPr>
            <w:tcW w:w="481" w:type="pct"/>
            <w:vAlign w:val="bottom"/>
          </w:tcPr>
          <w:p w:rsidR="008C5C0B" w:rsidRPr="008F5618" w:rsidRDefault="008C5C0B" w:rsidP="008C5C0B">
            <w:pPr>
              <w:spacing w:after="0"/>
              <w:jc w:val="center"/>
              <w:rPr>
                <w:sz w:val="20"/>
                <w:szCs w:val="20"/>
              </w:rPr>
            </w:pPr>
            <w:r w:rsidRPr="008F5618">
              <w:rPr>
                <w:sz w:val="20"/>
                <w:szCs w:val="20"/>
              </w:rPr>
              <w:t>576</w:t>
            </w:r>
          </w:p>
        </w:tc>
        <w:tc>
          <w:tcPr>
            <w:tcW w:w="967" w:type="pct"/>
            <w:vAlign w:val="bottom"/>
          </w:tcPr>
          <w:p w:rsidR="008C5C0B" w:rsidRPr="008F5618" w:rsidRDefault="008C5C0B" w:rsidP="008C5C0B">
            <w:pPr>
              <w:spacing w:after="0"/>
              <w:jc w:val="center"/>
              <w:rPr>
                <w:sz w:val="20"/>
                <w:szCs w:val="20"/>
              </w:rPr>
            </w:pPr>
            <w:r w:rsidRPr="008F5618">
              <w:rPr>
                <w:sz w:val="20"/>
                <w:szCs w:val="20"/>
              </w:rPr>
              <w:t>2,176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1990</w:t>
            </w:r>
          </w:p>
        </w:tc>
        <w:tc>
          <w:tcPr>
            <w:tcW w:w="719" w:type="pct"/>
            <w:vAlign w:val="bottom"/>
          </w:tcPr>
          <w:p w:rsidR="008C5C0B" w:rsidRPr="008F5618" w:rsidRDefault="008C5C0B" w:rsidP="008C5C0B">
            <w:pPr>
              <w:spacing w:after="0"/>
              <w:jc w:val="center"/>
              <w:rPr>
                <w:sz w:val="20"/>
                <w:szCs w:val="20"/>
              </w:rPr>
            </w:pPr>
            <w:r w:rsidRPr="008F5618">
              <w:rPr>
                <w:sz w:val="20"/>
                <w:szCs w:val="20"/>
              </w:rPr>
              <w:t>39</w:t>
            </w:r>
          </w:p>
        </w:tc>
        <w:tc>
          <w:tcPr>
            <w:tcW w:w="523" w:type="pct"/>
            <w:vAlign w:val="bottom"/>
          </w:tcPr>
          <w:p w:rsidR="008C5C0B" w:rsidRPr="008F5618" w:rsidRDefault="008C5C0B" w:rsidP="008C5C0B">
            <w:pPr>
              <w:spacing w:after="0"/>
              <w:jc w:val="center"/>
              <w:rPr>
                <w:sz w:val="20"/>
                <w:szCs w:val="20"/>
              </w:rPr>
            </w:pPr>
            <w:r w:rsidRPr="008F5618">
              <w:rPr>
                <w:sz w:val="20"/>
                <w:szCs w:val="20"/>
              </w:rPr>
              <w:t>80</w:t>
            </w:r>
          </w:p>
        </w:tc>
        <w:tc>
          <w:tcPr>
            <w:tcW w:w="616" w:type="pct"/>
            <w:vAlign w:val="bottom"/>
          </w:tcPr>
          <w:p w:rsidR="008C5C0B" w:rsidRPr="008F5618" w:rsidRDefault="008C5C0B" w:rsidP="008C5C0B">
            <w:pPr>
              <w:spacing w:after="0"/>
              <w:jc w:val="center"/>
              <w:rPr>
                <w:sz w:val="20"/>
                <w:szCs w:val="20"/>
              </w:rPr>
            </w:pPr>
            <w:r w:rsidRPr="008F5618">
              <w:rPr>
                <w:sz w:val="20"/>
                <w:szCs w:val="20"/>
              </w:rPr>
              <w:t>38</w:t>
            </w:r>
          </w:p>
        </w:tc>
        <w:tc>
          <w:tcPr>
            <w:tcW w:w="698" w:type="pct"/>
            <w:vAlign w:val="bottom"/>
          </w:tcPr>
          <w:p w:rsidR="008C5C0B" w:rsidRPr="008F5618" w:rsidRDefault="008C5C0B" w:rsidP="008C5C0B">
            <w:pPr>
              <w:spacing w:after="0"/>
              <w:jc w:val="center"/>
              <w:rPr>
                <w:sz w:val="20"/>
                <w:szCs w:val="20"/>
              </w:rPr>
            </w:pPr>
            <w:r w:rsidRPr="008F5618">
              <w:rPr>
                <w:sz w:val="20"/>
                <w:szCs w:val="20"/>
              </w:rPr>
              <w:t>195</w:t>
            </w:r>
          </w:p>
        </w:tc>
        <w:tc>
          <w:tcPr>
            <w:tcW w:w="425" w:type="pct"/>
            <w:vAlign w:val="bottom"/>
          </w:tcPr>
          <w:p w:rsidR="008C5C0B" w:rsidRPr="008F5618" w:rsidRDefault="008C5C0B" w:rsidP="008C5C0B">
            <w:pPr>
              <w:spacing w:after="0"/>
              <w:jc w:val="center"/>
              <w:rPr>
                <w:sz w:val="20"/>
                <w:szCs w:val="20"/>
              </w:rPr>
            </w:pPr>
            <w:r w:rsidRPr="008F5618">
              <w:rPr>
                <w:sz w:val="20"/>
                <w:szCs w:val="20"/>
              </w:rPr>
              <w:t>214</w:t>
            </w:r>
          </w:p>
        </w:tc>
        <w:tc>
          <w:tcPr>
            <w:tcW w:w="481" w:type="pct"/>
            <w:vAlign w:val="bottom"/>
          </w:tcPr>
          <w:p w:rsidR="008C5C0B" w:rsidRPr="008F5618" w:rsidRDefault="008C5C0B" w:rsidP="008C5C0B">
            <w:pPr>
              <w:spacing w:after="0"/>
              <w:jc w:val="center"/>
              <w:rPr>
                <w:sz w:val="20"/>
                <w:szCs w:val="20"/>
              </w:rPr>
            </w:pPr>
            <w:r w:rsidRPr="008F5618">
              <w:rPr>
                <w:sz w:val="20"/>
                <w:szCs w:val="20"/>
              </w:rPr>
              <w:t>566</w:t>
            </w:r>
          </w:p>
        </w:tc>
        <w:tc>
          <w:tcPr>
            <w:tcW w:w="967" w:type="pct"/>
            <w:vAlign w:val="bottom"/>
          </w:tcPr>
          <w:p w:rsidR="008C5C0B" w:rsidRPr="008F5618" w:rsidRDefault="008C5C0B" w:rsidP="008C5C0B">
            <w:pPr>
              <w:spacing w:after="0"/>
              <w:jc w:val="center"/>
              <w:rPr>
                <w:sz w:val="20"/>
                <w:szCs w:val="20"/>
              </w:rPr>
            </w:pPr>
            <w:r w:rsidRPr="008F5618">
              <w:rPr>
                <w:sz w:val="20"/>
                <w:szCs w:val="20"/>
              </w:rPr>
              <w:t>2,192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1991</w:t>
            </w:r>
          </w:p>
        </w:tc>
        <w:tc>
          <w:tcPr>
            <w:tcW w:w="719" w:type="pct"/>
            <w:vAlign w:val="bottom"/>
          </w:tcPr>
          <w:p w:rsidR="008C5C0B" w:rsidRPr="008F5618" w:rsidRDefault="008C5C0B" w:rsidP="008C5C0B">
            <w:pPr>
              <w:spacing w:after="0"/>
              <w:jc w:val="center"/>
              <w:rPr>
                <w:sz w:val="20"/>
                <w:szCs w:val="20"/>
              </w:rPr>
            </w:pPr>
            <w:r w:rsidRPr="008F5618">
              <w:rPr>
                <w:sz w:val="20"/>
                <w:szCs w:val="20"/>
              </w:rPr>
              <w:t>142</w:t>
            </w:r>
          </w:p>
        </w:tc>
        <w:tc>
          <w:tcPr>
            <w:tcW w:w="523" w:type="pct"/>
            <w:vAlign w:val="bottom"/>
          </w:tcPr>
          <w:p w:rsidR="008C5C0B" w:rsidRPr="008F5618" w:rsidRDefault="008C5C0B" w:rsidP="008C5C0B">
            <w:pPr>
              <w:spacing w:after="0"/>
              <w:jc w:val="center"/>
              <w:rPr>
                <w:sz w:val="20"/>
                <w:szCs w:val="20"/>
              </w:rPr>
            </w:pPr>
            <w:r w:rsidRPr="008F5618">
              <w:rPr>
                <w:sz w:val="20"/>
                <w:szCs w:val="20"/>
              </w:rPr>
              <w:t>186</w:t>
            </w:r>
          </w:p>
        </w:tc>
        <w:tc>
          <w:tcPr>
            <w:tcW w:w="616" w:type="pct"/>
            <w:vAlign w:val="bottom"/>
          </w:tcPr>
          <w:p w:rsidR="008C5C0B" w:rsidRPr="008F5618" w:rsidRDefault="008C5C0B" w:rsidP="008C5C0B">
            <w:pPr>
              <w:spacing w:after="0"/>
              <w:jc w:val="center"/>
              <w:rPr>
                <w:sz w:val="20"/>
                <w:szCs w:val="20"/>
              </w:rPr>
            </w:pPr>
            <w:r w:rsidRPr="008F5618">
              <w:rPr>
                <w:sz w:val="20"/>
                <w:szCs w:val="20"/>
              </w:rPr>
              <w:t>107</w:t>
            </w:r>
          </w:p>
        </w:tc>
        <w:tc>
          <w:tcPr>
            <w:tcW w:w="698" w:type="pct"/>
            <w:vAlign w:val="bottom"/>
          </w:tcPr>
          <w:p w:rsidR="008C5C0B" w:rsidRPr="008F5618" w:rsidRDefault="008C5C0B" w:rsidP="008C5C0B">
            <w:pPr>
              <w:spacing w:after="0"/>
              <w:jc w:val="center"/>
              <w:rPr>
                <w:sz w:val="20"/>
                <w:szCs w:val="20"/>
              </w:rPr>
            </w:pPr>
            <w:r w:rsidRPr="008F5618">
              <w:rPr>
                <w:sz w:val="20"/>
                <w:szCs w:val="20"/>
              </w:rPr>
              <w:t>621</w:t>
            </w:r>
          </w:p>
        </w:tc>
        <w:tc>
          <w:tcPr>
            <w:tcW w:w="425" w:type="pct"/>
            <w:vAlign w:val="bottom"/>
          </w:tcPr>
          <w:p w:rsidR="008C5C0B" w:rsidRPr="008F5618" w:rsidRDefault="008C5C0B" w:rsidP="008C5C0B">
            <w:pPr>
              <w:spacing w:after="0"/>
              <w:jc w:val="center"/>
              <w:rPr>
                <w:sz w:val="20"/>
                <w:szCs w:val="20"/>
              </w:rPr>
            </w:pPr>
            <w:r w:rsidRPr="008F5618">
              <w:rPr>
                <w:sz w:val="20"/>
                <w:szCs w:val="20"/>
              </w:rPr>
              <w:t>454</w:t>
            </w:r>
          </w:p>
        </w:tc>
        <w:tc>
          <w:tcPr>
            <w:tcW w:w="481" w:type="pct"/>
            <w:vAlign w:val="bottom"/>
          </w:tcPr>
          <w:p w:rsidR="008C5C0B" w:rsidRPr="008F5618" w:rsidRDefault="008C5C0B" w:rsidP="008C5C0B">
            <w:pPr>
              <w:spacing w:after="0"/>
              <w:jc w:val="center"/>
              <w:rPr>
                <w:sz w:val="20"/>
                <w:szCs w:val="20"/>
              </w:rPr>
            </w:pPr>
            <w:r w:rsidRPr="008F5618">
              <w:rPr>
                <w:sz w:val="20"/>
                <w:szCs w:val="20"/>
              </w:rPr>
              <w:t>1,510</w:t>
            </w:r>
          </w:p>
        </w:tc>
        <w:tc>
          <w:tcPr>
            <w:tcW w:w="967" w:type="pct"/>
            <w:vAlign w:val="bottom"/>
          </w:tcPr>
          <w:p w:rsidR="008C5C0B" w:rsidRPr="008F5618" w:rsidRDefault="008C5C0B" w:rsidP="008C5C0B">
            <w:pPr>
              <w:spacing w:after="0"/>
              <w:jc w:val="center"/>
              <w:rPr>
                <w:sz w:val="20"/>
                <w:szCs w:val="20"/>
              </w:rPr>
            </w:pPr>
            <w:r w:rsidRPr="008F5618">
              <w:rPr>
                <w:sz w:val="20"/>
                <w:szCs w:val="20"/>
              </w:rPr>
              <w:t>2,761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1992</w:t>
            </w:r>
          </w:p>
        </w:tc>
        <w:tc>
          <w:tcPr>
            <w:tcW w:w="719" w:type="pct"/>
            <w:vAlign w:val="bottom"/>
          </w:tcPr>
          <w:p w:rsidR="008C5C0B" w:rsidRPr="008F5618" w:rsidRDefault="008C5C0B" w:rsidP="008C5C0B">
            <w:pPr>
              <w:spacing w:after="0"/>
              <w:jc w:val="center"/>
              <w:rPr>
                <w:sz w:val="20"/>
                <w:szCs w:val="20"/>
              </w:rPr>
            </w:pPr>
            <w:r w:rsidRPr="008F5618">
              <w:rPr>
                <w:sz w:val="20"/>
                <w:szCs w:val="20"/>
              </w:rPr>
              <w:t>241</w:t>
            </w:r>
          </w:p>
        </w:tc>
        <w:tc>
          <w:tcPr>
            <w:tcW w:w="523" w:type="pct"/>
            <w:vAlign w:val="bottom"/>
          </w:tcPr>
          <w:p w:rsidR="008C5C0B" w:rsidRPr="008F5618" w:rsidRDefault="008C5C0B" w:rsidP="008C5C0B">
            <w:pPr>
              <w:spacing w:after="0"/>
              <w:jc w:val="center"/>
              <w:rPr>
                <w:sz w:val="20"/>
                <w:szCs w:val="20"/>
              </w:rPr>
            </w:pPr>
            <w:r w:rsidRPr="008F5618">
              <w:rPr>
                <w:sz w:val="20"/>
                <w:szCs w:val="20"/>
              </w:rPr>
              <w:t>265</w:t>
            </w:r>
          </w:p>
        </w:tc>
        <w:tc>
          <w:tcPr>
            <w:tcW w:w="616" w:type="pct"/>
            <w:vAlign w:val="bottom"/>
          </w:tcPr>
          <w:p w:rsidR="008C5C0B" w:rsidRPr="008F5618" w:rsidRDefault="008C5C0B" w:rsidP="008C5C0B">
            <w:pPr>
              <w:spacing w:after="0"/>
              <w:jc w:val="center"/>
              <w:rPr>
                <w:sz w:val="20"/>
                <w:szCs w:val="20"/>
              </w:rPr>
            </w:pPr>
            <w:r w:rsidRPr="008F5618">
              <w:rPr>
                <w:sz w:val="20"/>
                <w:szCs w:val="20"/>
              </w:rPr>
              <w:t>110</w:t>
            </w:r>
          </w:p>
        </w:tc>
        <w:tc>
          <w:tcPr>
            <w:tcW w:w="698" w:type="pct"/>
            <w:vAlign w:val="bottom"/>
          </w:tcPr>
          <w:p w:rsidR="008C5C0B" w:rsidRPr="008F5618" w:rsidRDefault="008C5C0B" w:rsidP="008C5C0B">
            <w:pPr>
              <w:spacing w:after="0"/>
              <w:jc w:val="center"/>
              <w:rPr>
                <w:sz w:val="20"/>
                <w:szCs w:val="20"/>
              </w:rPr>
            </w:pPr>
            <w:r w:rsidRPr="008F5618">
              <w:rPr>
                <w:sz w:val="20"/>
                <w:szCs w:val="20"/>
              </w:rPr>
              <w:t>654</w:t>
            </w:r>
          </w:p>
        </w:tc>
        <w:tc>
          <w:tcPr>
            <w:tcW w:w="425" w:type="pct"/>
            <w:vAlign w:val="bottom"/>
          </w:tcPr>
          <w:p w:rsidR="008C5C0B" w:rsidRPr="008F5618" w:rsidRDefault="008C5C0B" w:rsidP="008C5C0B">
            <w:pPr>
              <w:spacing w:after="0"/>
              <w:jc w:val="center"/>
              <w:rPr>
                <w:sz w:val="20"/>
                <w:szCs w:val="20"/>
              </w:rPr>
            </w:pPr>
            <w:r w:rsidRPr="008F5618">
              <w:rPr>
                <w:sz w:val="20"/>
                <w:szCs w:val="20"/>
              </w:rPr>
              <w:t>629</w:t>
            </w:r>
          </w:p>
        </w:tc>
        <w:tc>
          <w:tcPr>
            <w:tcW w:w="481" w:type="pct"/>
            <w:vAlign w:val="bottom"/>
          </w:tcPr>
          <w:p w:rsidR="008C5C0B" w:rsidRPr="008F5618" w:rsidRDefault="008C5C0B" w:rsidP="008C5C0B">
            <w:pPr>
              <w:spacing w:after="0"/>
              <w:jc w:val="center"/>
              <w:rPr>
                <w:sz w:val="20"/>
                <w:szCs w:val="20"/>
              </w:rPr>
            </w:pPr>
            <w:r w:rsidRPr="008F5618">
              <w:rPr>
                <w:sz w:val="20"/>
                <w:szCs w:val="20"/>
              </w:rPr>
              <w:t>1,899</w:t>
            </w:r>
          </w:p>
        </w:tc>
        <w:tc>
          <w:tcPr>
            <w:tcW w:w="967" w:type="pct"/>
            <w:vAlign w:val="bottom"/>
          </w:tcPr>
          <w:p w:rsidR="008C5C0B" w:rsidRPr="008F5618" w:rsidRDefault="008C5C0B" w:rsidP="008C5C0B">
            <w:pPr>
              <w:spacing w:after="0"/>
              <w:jc w:val="center"/>
              <w:rPr>
                <w:sz w:val="20"/>
                <w:szCs w:val="20"/>
              </w:rPr>
            </w:pPr>
            <w:r w:rsidRPr="008F5618">
              <w:rPr>
                <w:sz w:val="20"/>
                <w:szCs w:val="20"/>
              </w:rPr>
              <w:t>3,866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1993</w:t>
            </w:r>
          </w:p>
        </w:tc>
        <w:tc>
          <w:tcPr>
            <w:tcW w:w="719" w:type="pct"/>
            <w:vAlign w:val="bottom"/>
          </w:tcPr>
          <w:p w:rsidR="008C5C0B" w:rsidRPr="008F5618" w:rsidRDefault="008C5C0B" w:rsidP="008C5C0B">
            <w:pPr>
              <w:spacing w:after="0"/>
              <w:jc w:val="center"/>
              <w:rPr>
                <w:sz w:val="20"/>
                <w:szCs w:val="20"/>
              </w:rPr>
            </w:pPr>
            <w:r w:rsidRPr="008F5618">
              <w:rPr>
                <w:sz w:val="20"/>
                <w:szCs w:val="20"/>
              </w:rPr>
              <w:t>256</w:t>
            </w:r>
          </w:p>
        </w:tc>
        <w:tc>
          <w:tcPr>
            <w:tcW w:w="523" w:type="pct"/>
            <w:vAlign w:val="bottom"/>
          </w:tcPr>
          <w:p w:rsidR="008C5C0B" w:rsidRPr="008F5618" w:rsidRDefault="008C5C0B" w:rsidP="008C5C0B">
            <w:pPr>
              <w:spacing w:after="0"/>
              <w:jc w:val="center"/>
              <w:rPr>
                <w:sz w:val="20"/>
                <w:szCs w:val="20"/>
              </w:rPr>
            </w:pPr>
            <w:r w:rsidRPr="008F5618">
              <w:rPr>
                <w:sz w:val="20"/>
                <w:szCs w:val="20"/>
              </w:rPr>
              <w:t>213</w:t>
            </w:r>
          </w:p>
        </w:tc>
        <w:tc>
          <w:tcPr>
            <w:tcW w:w="616" w:type="pct"/>
            <w:vAlign w:val="bottom"/>
          </w:tcPr>
          <w:p w:rsidR="008C5C0B" w:rsidRPr="008F5618" w:rsidRDefault="008C5C0B" w:rsidP="008C5C0B">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644</w:t>
            </w:r>
          </w:p>
        </w:tc>
        <w:tc>
          <w:tcPr>
            <w:tcW w:w="425" w:type="pct"/>
            <w:vAlign w:val="bottom"/>
          </w:tcPr>
          <w:p w:rsidR="008C5C0B" w:rsidRPr="008F5618" w:rsidRDefault="008C5C0B" w:rsidP="008C5C0B">
            <w:pPr>
              <w:spacing w:after="0"/>
              <w:jc w:val="center"/>
              <w:rPr>
                <w:sz w:val="20"/>
                <w:szCs w:val="20"/>
              </w:rPr>
            </w:pPr>
            <w:r w:rsidRPr="008F5618">
              <w:rPr>
                <w:sz w:val="20"/>
                <w:szCs w:val="20"/>
              </w:rPr>
              <w:t>513</w:t>
            </w:r>
          </w:p>
        </w:tc>
        <w:tc>
          <w:tcPr>
            <w:tcW w:w="481" w:type="pct"/>
            <w:vAlign w:val="bottom"/>
          </w:tcPr>
          <w:p w:rsidR="008C5C0B" w:rsidRPr="008F5618" w:rsidRDefault="008C5C0B" w:rsidP="008C5C0B">
            <w:pPr>
              <w:spacing w:after="0"/>
              <w:jc w:val="center"/>
              <w:rPr>
                <w:sz w:val="20"/>
                <w:szCs w:val="20"/>
              </w:rPr>
            </w:pPr>
            <w:r w:rsidRPr="008F5618">
              <w:rPr>
                <w:sz w:val="20"/>
                <w:szCs w:val="20"/>
              </w:rPr>
              <w:t>1,716</w:t>
            </w:r>
          </w:p>
        </w:tc>
        <w:tc>
          <w:tcPr>
            <w:tcW w:w="967" w:type="pct"/>
            <w:vAlign w:val="bottom"/>
          </w:tcPr>
          <w:p w:rsidR="008C5C0B" w:rsidRPr="008F5618" w:rsidRDefault="008C5C0B" w:rsidP="008C5C0B">
            <w:pPr>
              <w:spacing w:after="0"/>
              <w:jc w:val="center"/>
              <w:rPr>
                <w:sz w:val="20"/>
                <w:szCs w:val="20"/>
              </w:rPr>
            </w:pPr>
            <w:r w:rsidRPr="008F5618">
              <w:rPr>
                <w:sz w:val="20"/>
                <w:szCs w:val="20"/>
              </w:rPr>
              <w:t>4,202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1994</w:t>
            </w:r>
          </w:p>
        </w:tc>
        <w:tc>
          <w:tcPr>
            <w:tcW w:w="719" w:type="pct"/>
            <w:vAlign w:val="bottom"/>
          </w:tcPr>
          <w:p w:rsidR="008C5C0B" w:rsidRPr="008F5618" w:rsidRDefault="008C5C0B" w:rsidP="008C5C0B">
            <w:pPr>
              <w:spacing w:after="0"/>
              <w:jc w:val="center"/>
              <w:rPr>
                <w:sz w:val="20"/>
                <w:szCs w:val="20"/>
              </w:rPr>
            </w:pPr>
            <w:r w:rsidRPr="008F5618">
              <w:rPr>
                <w:sz w:val="20"/>
                <w:szCs w:val="20"/>
              </w:rPr>
              <w:t>304</w:t>
            </w:r>
          </w:p>
        </w:tc>
        <w:tc>
          <w:tcPr>
            <w:tcW w:w="523" w:type="pct"/>
            <w:vAlign w:val="bottom"/>
          </w:tcPr>
          <w:p w:rsidR="008C5C0B" w:rsidRPr="008F5618" w:rsidRDefault="008C5C0B" w:rsidP="008C5C0B">
            <w:pPr>
              <w:spacing w:after="0"/>
              <w:jc w:val="center"/>
              <w:rPr>
                <w:sz w:val="20"/>
                <w:szCs w:val="20"/>
              </w:rPr>
            </w:pPr>
            <w:r w:rsidRPr="008F5618">
              <w:rPr>
                <w:sz w:val="20"/>
                <w:szCs w:val="20"/>
              </w:rPr>
              <w:t>313</w:t>
            </w:r>
          </w:p>
        </w:tc>
        <w:tc>
          <w:tcPr>
            <w:tcW w:w="616" w:type="pct"/>
            <w:vAlign w:val="bottom"/>
          </w:tcPr>
          <w:p w:rsidR="008C5C0B" w:rsidRPr="008F5618" w:rsidRDefault="008C5C0B" w:rsidP="008C5C0B">
            <w:pPr>
              <w:spacing w:after="0"/>
              <w:jc w:val="center"/>
              <w:rPr>
                <w:sz w:val="20"/>
                <w:szCs w:val="20"/>
              </w:rPr>
            </w:pPr>
            <w:r w:rsidRPr="008F5618">
              <w:rPr>
                <w:sz w:val="20"/>
                <w:szCs w:val="20"/>
              </w:rPr>
              <w:t>227</w:t>
            </w:r>
          </w:p>
        </w:tc>
        <w:tc>
          <w:tcPr>
            <w:tcW w:w="698" w:type="pct"/>
            <w:vAlign w:val="bottom"/>
          </w:tcPr>
          <w:p w:rsidR="008C5C0B" w:rsidRPr="008F5618" w:rsidRDefault="008C5C0B" w:rsidP="008C5C0B">
            <w:pPr>
              <w:spacing w:after="0"/>
              <w:jc w:val="center"/>
              <w:rPr>
                <w:sz w:val="20"/>
                <w:szCs w:val="20"/>
              </w:rPr>
            </w:pPr>
            <w:r w:rsidRPr="008F5618">
              <w:rPr>
                <w:sz w:val="20"/>
                <w:szCs w:val="20"/>
              </w:rPr>
              <w:t>404</w:t>
            </w:r>
          </w:p>
        </w:tc>
        <w:tc>
          <w:tcPr>
            <w:tcW w:w="425" w:type="pct"/>
            <w:vAlign w:val="bottom"/>
          </w:tcPr>
          <w:p w:rsidR="008C5C0B" w:rsidRPr="008F5618" w:rsidRDefault="008C5C0B" w:rsidP="008C5C0B">
            <w:pPr>
              <w:spacing w:after="0"/>
              <w:jc w:val="center"/>
              <w:rPr>
                <w:sz w:val="20"/>
                <w:szCs w:val="20"/>
              </w:rPr>
            </w:pPr>
            <w:r w:rsidRPr="008F5618">
              <w:rPr>
                <w:sz w:val="20"/>
                <w:szCs w:val="20"/>
              </w:rPr>
              <w:t>717</w:t>
            </w:r>
          </w:p>
        </w:tc>
        <w:tc>
          <w:tcPr>
            <w:tcW w:w="481" w:type="pct"/>
            <w:vAlign w:val="bottom"/>
          </w:tcPr>
          <w:p w:rsidR="008C5C0B" w:rsidRPr="008F5618" w:rsidRDefault="008C5C0B" w:rsidP="008C5C0B">
            <w:pPr>
              <w:spacing w:after="0"/>
              <w:jc w:val="center"/>
              <w:rPr>
                <w:sz w:val="20"/>
                <w:szCs w:val="20"/>
              </w:rPr>
            </w:pPr>
            <w:r w:rsidRPr="008F5618">
              <w:rPr>
                <w:sz w:val="20"/>
                <w:szCs w:val="20"/>
              </w:rPr>
              <w:t>1,965</w:t>
            </w:r>
          </w:p>
        </w:tc>
        <w:tc>
          <w:tcPr>
            <w:tcW w:w="967" w:type="pct"/>
            <w:vAlign w:val="bottom"/>
          </w:tcPr>
          <w:p w:rsidR="008C5C0B" w:rsidRPr="008F5618" w:rsidRDefault="008C5C0B" w:rsidP="008C5C0B">
            <w:pPr>
              <w:spacing w:after="0"/>
              <w:jc w:val="center"/>
              <w:rPr>
                <w:sz w:val="20"/>
                <w:szCs w:val="20"/>
              </w:rPr>
            </w:pPr>
            <w:r w:rsidRPr="008F5618">
              <w:rPr>
                <w:sz w:val="20"/>
                <w:szCs w:val="20"/>
              </w:rPr>
              <w:t>3,227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1995</w:t>
            </w:r>
          </w:p>
        </w:tc>
        <w:tc>
          <w:tcPr>
            <w:tcW w:w="719" w:type="pct"/>
            <w:vAlign w:val="bottom"/>
          </w:tcPr>
          <w:p w:rsidR="008C5C0B" w:rsidRPr="008F5618" w:rsidRDefault="008C5C0B" w:rsidP="008C5C0B">
            <w:pPr>
              <w:spacing w:after="0"/>
              <w:jc w:val="center"/>
              <w:rPr>
                <w:sz w:val="20"/>
                <w:szCs w:val="20"/>
              </w:rPr>
            </w:pPr>
            <w:r w:rsidRPr="008F5618">
              <w:rPr>
                <w:sz w:val="20"/>
                <w:szCs w:val="20"/>
              </w:rPr>
              <w:t>274</w:t>
            </w:r>
          </w:p>
        </w:tc>
        <w:tc>
          <w:tcPr>
            <w:tcW w:w="523" w:type="pct"/>
            <w:vAlign w:val="bottom"/>
          </w:tcPr>
          <w:p w:rsidR="008C5C0B" w:rsidRPr="008F5618" w:rsidRDefault="008C5C0B" w:rsidP="008C5C0B">
            <w:pPr>
              <w:spacing w:after="0"/>
              <w:jc w:val="center"/>
              <w:rPr>
                <w:sz w:val="20"/>
                <w:szCs w:val="20"/>
              </w:rPr>
            </w:pPr>
            <w:r w:rsidRPr="008F5618">
              <w:rPr>
                <w:sz w:val="20"/>
                <w:szCs w:val="20"/>
              </w:rPr>
              <w:t>152</w:t>
            </w:r>
          </w:p>
        </w:tc>
        <w:tc>
          <w:tcPr>
            <w:tcW w:w="616" w:type="pct"/>
            <w:vAlign w:val="bottom"/>
          </w:tcPr>
          <w:p w:rsidR="008C5C0B" w:rsidRPr="008F5618" w:rsidRDefault="008C5C0B" w:rsidP="008C5C0B">
            <w:pPr>
              <w:spacing w:after="0"/>
              <w:jc w:val="center"/>
              <w:rPr>
                <w:sz w:val="20"/>
                <w:szCs w:val="20"/>
              </w:rPr>
            </w:pPr>
            <w:r w:rsidRPr="008F5618">
              <w:rPr>
                <w:sz w:val="20"/>
                <w:szCs w:val="20"/>
              </w:rPr>
              <w:t>99</w:t>
            </w:r>
          </w:p>
        </w:tc>
        <w:tc>
          <w:tcPr>
            <w:tcW w:w="698" w:type="pct"/>
            <w:vAlign w:val="bottom"/>
          </w:tcPr>
          <w:p w:rsidR="008C5C0B" w:rsidRPr="008F5618" w:rsidRDefault="008C5C0B" w:rsidP="008C5C0B">
            <w:pPr>
              <w:spacing w:after="0"/>
              <w:jc w:val="center"/>
              <w:rPr>
                <w:sz w:val="20"/>
                <w:szCs w:val="20"/>
              </w:rPr>
            </w:pPr>
            <w:r w:rsidRPr="008F5618">
              <w:rPr>
                <w:sz w:val="20"/>
                <w:szCs w:val="20"/>
              </w:rPr>
              <w:t>626</w:t>
            </w:r>
          </w:p>
        </w:tc>
        <w:tc>
          <w:tcPr>
            <w:tcW w:w="425" w:type="pct"/>
            <w:vAlign w:val="bottom"/>
          </w:tcPr>
          <w:p w:rsidR="008C5C0B" w:rsidRPr="008F5618" w:rsidRDefault="008C5C0B" w:rsidP="008C5C0B">
            <w:pPr>
              <w:spacing w:after="0"/>
              <w:jc w:val="center"/>
              <w:rPr>
                <w:sz w:val="20"/>
                <w:szCs w:val="20"/>
              </w:rPr>
            </w:pPr>
            <w:r w:rsidRPr="008F5618">
              <w:rPr>
                <w:sz w:val="20"/>
                <w:szCs w:val="20"/>
              </w:rPr>
              <w:t>336</w:t>
            </w:r>
          </w:p>
        </w:tc>
        <w:tc>
          <w:tcPr>
            <w:tcW w:w="481" w:type="pct"/>
            <w:vAlign w:val="bottom"/>
          </w:tcPr>
          <w:p w:rsidR="008C5C0B" w:rsidRPr="008F5618" w:rsidRDefault="008C5C0B" w:rsidP="008C5C0B">
            <w:pPr>
              <w:spacing w:after="0"/>
              <w:jc w:val="center"/>
              <w:rPr>
                <w:sz w:val="20"/>
                <w:szCs w:val="20"/>
              </w:rPr>
            </w:pPr>
            <w:r w:rsidRPr="008F5618">
              <w:rPr>
                <w:sz w:val="20"/>
                <w:szCs w:val="20"/>
              </w:rPr>
              <w:t>1,487</w:t>
            </w:r>
          </w:p>
        </w:tc>
        <w:tc>
          <w:tcPr>
            <w:tcW w:w="967" w:type="pct"/>
            <w:vAlign w:val="bottom"/>
          </w:tcPr>
          <w:p w:rsidR="008C5C0B" w:rsidRPr="008F5618" w:rsidRDefault="008C5C0B" w:rsidP="008C5C0B">
            <w:pPr>
              <w:spacing w:after="0"/>
              <w:jc w:val="center"/>
              <w:rPr>
                <w:sz w:val="20"/>
                <w:szCs w:val="20"/>
              </w:rPr>
            </w:pPr>
            <w:r w:rsidRPr="008F5618">
              <w:rPr>
                <w:sz w:val="20"/>
                <w:szCs w:val="20"/>
              </w:rPr>
              <w:t>2,446</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1996</w:t>
            </w:r>
          </w:p>
        </w:tc>
        <w:tc>
          <w:tcPr>
            <w:tcW w:w="719" w:type="pct"/>
            <w:vAlign w:val="bottom"/>
          </w:tcPr>
          <w:p w:rsidR="008C5C0B" w:rsidRPr="008F5618" w:rsidRDefault="008C5C0B" w:rsidP="008C5C0B">
            <w:pPr>
              <w:spacing w:after="0"/>
              <w:jc w:val="center"/>
              <w:rPr>
                <w:sz w:val="20"/>
                <w:szCs w:val="20"/>
              </w:rPr>
            </w:pPr>
            <w:r w:rsidRPr="008F5618">
              <w:rPr>
                <w:sz w:val="20"/>
                <w:szCs w:val="20"/>
              </w:rPr>
              <w:t>59</w:t>
            </w:r>
          </w:p>
        </w:tc>
        <w:tc>
          <w:tcPr>
            <w:tcW w:w="523" w:type="pct"/>
            <w:vAlign w:val="bottom"/>
          </w:tcPr>
          <w:p w:rsidR="008C5C0B" w:rsidRPr="008F5618" w:rsidRDefault="008C5C0B" w:rsidP="008C5C0B">
            <w:pPr>
              <w:spacing w:after="0"/>
              <w:jc w:val="center"/>
              <w:rPr>
                <w:sz w:val="20"/>
                <w:szCs w:val="20"/>
              </w:rPr>
            </w:pPr>
            <w:r w:rsidRPr="008F5618">
              <w:rPr>
                <w:sz w:val="20"/>
                <w:szCs w:val="20"/>
              </w:rPr>
              <w:t>150</w:t>
            </w:r>
          </w:p>
        </w:tc>
        <w:tc>
          <w:tcPr>
            <w:tcW w:w="616" w:type="pct"/>
            <w:vAlign w:val="bottom"/>
          </w:tcPr>
          <w:p w:rsidR="008C5C0B" w:rsidRPr="008F5618" w:rsidRDefault="008C5C0B" w:rsidP="008C5C0B">
            <w:pPr>
              <w:spacing w:after="0"/>
              <w:jc w:val="center"/>
              <w:rPr>
                <w:sz w:val="20"/>
                <w:szCs w:val="20"/>
              </w:rPr>
            </w:pPr>
            <w:r w:rsidRPr="008F5618">
              <w:rPr>
                <w:sz w:val="20"/>
                <w:szCs w:val="20"/>
              </w:rPr>
              <w:t>201</w:t>
            </w:r>
          </w:p>
        </w:tc>
        <w:tc>
          <w:tcPr>
            <w:tcW w:w="698" w:type="pct"/>
            <w:vAlign w:val="bottom"/>
          </w:tcPr>
          <w:p w:rsidR="008C5C0B" w:rsidRPr="008F5618" w:rsidRDefault="008C5C0B" w:rsidP="008C5C0B">
            <w:pPr>
              <w:spacing w:after="0"/>
              <w:jc w:val="center"/>
              <w:rPr>
                <w:sz w:val="20"/>
                <w:szCs w:val="20"/>
              </w:rPr>
            </w:pPr>
            <w:r w:rsidRPr="008F5618">
              <w:rPr>
                <w:sz w:val="20"/>
                <w:szCs w:val="20"/>
              </w:rPr>
              <w:t>553</w:t>
            </w:r>
          </w:p>
        </w:tc>
        <w:tc>
          <w:tcPr>
            <w:tcW w:w="425" w:type="pct"/>
            <w:vAlign w:val="bottom"/>
          </w:tcPr>
          <w:p w:rsidR="008C5C0B" w:rsidRPr="008F5618" w:rsidRDefault="008C5C0B" w:rsidP="008C5C0B">
            <w:pPr>
              <w:spacing w:after="0"/>
              <w:jc w:val="center"/>
              <w:rPr>
                <w:sz w:val="20"/>
                <w:szCs w:val="20"/>
              </w:rPr>
            </w:pPr>
            <w:r w:rsidRPr="008F5618">
              <w:rPr>
                <w:sz w:val="20"/>
                <w:szCs w:val="20"/>
              </w:rPr>
              <w:t>488</w:t>
            </w:r>
          </w:p>
        </w:tc>
        <w:tc>
          <w:tcPr>
            <w:tcW w:w="481" w:type="pct"/>
            <w:vAlign w:val="bottom"/>
          </w:tcPr>
          <w:p w:rsidR="008C5C0B" w:rsidRPr="008F5618" w:rsidRDefault="008C5C0B" w:rsidP="008C5C0B">
            <w:pPr>
              <w:spacing w:after="0"/>
              <w:jc w:val="center"/>
              <w:rPr>
                <w:sz w:val="20"/>
                <w:szCs w:val="20"/>
              </w:rPr>
            </w:pPr>
            <w:r w:rsidRPr="008F5618">
              <w:rPr>
                <w:sz w:val="20"/>
                <w:szCs w:val="20"/>
              </w:rPr>
              <w:t>1,451</w:t>
            </w:r>
          </w:p>
        </w:tc>
        <w:tc>
          <w:tcPr>
            <w:tcW w:w="967" w:type="pct"/>
            <w:vAlign w:val="bottom"/>
          </w:tcPr>
          <w:p w:rsidR="008C5C0B" w:rsidRPr="008F5618" w:rsidRDefault="008C5C0B" w:rsidP="008C5C0B">
            <w:pPr>
              <w:spacing w:after="0"/>
              <w:jc w:val="center"/>
              <w:rPr>
                <w:sz w:val="20"/>
                <w:szCs w:val="20"/>
              </w:rPr>
            </w:pPr>
            <w:r w:rsidRPr="008F5618">
              <w:rPr>
                <w:sz w:val="20"/>
                <w:szCs w:val="20"/>
              </w:rPr>
              <w:t>2,500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1997</w:t>
            </w:r>
          </w:p>
        </w:tc>
        <w:tc>
          <w:tcPr>
            <w:tcW w:w="719" w:type="pct"/>
            <w:vAlign w:val="bottom"/>
          </w:tcPr>
          <w:p w:rsidR="008C5C0B" w:rsidRPr="008F5618" w:rsidRDefault="008C5C0B" w:rsidP="008C5C0B">
            <w:pPr>
              <w:spacing w:after="0"/>
              <w:jc w:val="center"/>
              <w:rPr>
                <w:sz w:val="20"/>
                <w:szCs w:val="20"/>
              </w:rPr>
            </w:pPr>
            <w:r w:rsidRPr="008F5618">
              <w:rPr>
                <w:sz w:val="20"/>
                <w:szCs w:val="20"/>
              </w:rPr>
              <w:t>55</w:t>
            </w:r>
          </w:p>
        </w:tc>
        <w:tc>
          <w:tcPr>
            <w:tcW w:w="523" w:type="pct"/>
            <w:vAlign w:val="bottom"/>
          </w:tcPr>
          <w:p w:rsidR="008C5C0B" w:rsidRPr="008F5618" w:rsidRDefault="008C5C0B" w:rsidP="008C5C0B">
            <w:pPr>
              <w:spacing w:after="0"/>
              <w:jc w:val="center"/>
              <w:rPr>
                <w:sz w:val="20"/>
                <w:szCs w:val="20"/>
              </w:rPr>
            </w:pPr>
            <w:r w:rsidRPr="008F5618">
              <w:rPr>
                <w:sz w:val="20"/>
                <w:szCs w:val="20"/>
              </w:rPr>
              <w:t>90</w:t>
            </w:r>
          </w:p>
        </w:tc>
        <w:tc>
          <w:tcPr>
            <w:tcW w:w="616" w:type="pct"/>
            <w:vAlign w:val="bottom"/>
          </w:tcPr>
          <w:p w:rsidR="008C5C0B" w:rsidRPr="008F5618" w:rsidRDefault="008C5C0B" w:rsidP="008C5C0B">
            <w:pPr>
              <w:spacing w:after="0"/>
              <w:jc w:val="center"/>
              <w:rPr>
                <w:sz w:val="20"/>
                <w:szCs w:val="20"/>
              </w:rPr>
            </w:pPr>
            <w:r w:rsidRPr="008F5618">
              <w:rPr>
                <w:sz w:val="20"/>
                <w:szCs w:val="20"/>
              </w:rPr>
              <w:t>68</w:t>
            </w:r>
          </w:p>
        </w:tc>
        <w:tc>
          <w:tcPr>
            <w:tcW w:w="698" w:type="pct"/>
            <w:vAlign w:val="bottom"/>
          </w:tcPr>
          <w:p w:rsidR="008C5C0B" w:rsidRPr="008F5618" w:rsidRDefault="008C5C0B" w:rsidP="008C5C0B">
            <w:pPr>
              <w:spacing w:after="0"/>
              <w:jc w:val="center"/>
              <w:rPr>
                <w:sz w:val="20"/>
                <w:szCs w:val="20"/>
              </w:rPr>
            </w:pPr>
            <w:r w:rsidRPr="008F5618">
              <w:rPr>
                <w:sz w:val="20"/>
                <w:szCs w:val="20"/>
              </w:rPr>
              <w:t>300</w:t>
            </w:r>
          </w:p>
        </w:tc>
        <w:tc>
          <w:tcPr>
            <w:tcW w:w="425" w:type="pct"/>
            <w:vAlign w:val="bottom"/>
          </w:tcPr>
          <w:p w:rsidR="008C5C0B" w:rsidRPr="008F5618" w:rsidRDefault="008C5C0B" w:rsidP="008C5C0B">
            <w:pPr>
              <w:spacing w:after="0"/>
              <w:jc w:val="center"/>
              <w:rPr>
                <w:sz w:val="20"/>
                <w:szCs w:val="20"/>
              </w:rPr>
            </w:pPr>
            <w:r w:rsidRPr="008F5618">
              <w:rPr>
                <w:sz w:val="20"/>
                <w:szCs w:val="20"/>
              </w:rPr>
              <w:t>296</w:t>
            </w:r>
          </w:p>
        </w:tc>
        <w:tc>
          <w:tcPr>
            <w:tcW w:w="481" w:type="pct"/>
            <w:vAlign w:val="bottom"/>
          </w:tcPr>
          <w:p w:rsidR="008C5C0B" w:rsidRPr="008F5618" w:rsidRDefault="008C5C0B" w:rsidP="008C5C0B">
            <w:pPr>
              <w:spacing w:after="0"/>
              <w:jc w:val="center"/>
              <w:rPr>
                <w:sz w:val="20"/>
                <w:szCs w:val="20"/>
              </w:rPr>
            </w:pPr>
            <w:r w:rsidRPr="008F5618">
              <w:rPr>
                <w:sz w:val="20"/>
                <w:szCs w:val="20"/>
              </w:rPr>
              <w:t>809</w:t>
            </w:r>
          </w:p>
        </w:tc>
        <w:tc>
          <w:tcPr>
            <w:tcW w:w="967" w:type="pct"/>
            <w:vAlign w:val="bottom"/>
          </w:tcPr>
          <w:p w:rsidR="008C5C0B" w:rsidRPr="008F5618" w:rsidRDefault="008C5C0B" w:rsidP="008C5C0B">
            <w:pPr>
              <w:spacing w:after="0"/>
              <w:jc w:val="center"/>
              <w:rPr>
                <w:sz w:val="20"/>
                <w:szCs w:val="20"/>
              </w:rPr>
            </w:pPr>
            <w:r w:rsidRPr="008F5618">
              <w:rPr>
                <w:sz w:val="20"/>
                <w:szCs w:val="20"/>
              </w:rPr>
              <w:t>4,718</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1998</w:t>
            </w:r>
          </w:p>
        </w:tc>
        <w:tc>
          <w:tcPr>
            <w:tcW w:w="719" w:type="pct"/>
            <w:vAlign w:val="bottom"/>
          </w:tcPr>
          <w:p w:rsidR="008C5C0B" w:rsidRPr="008F5618" w:rsidRDefault="008C5C0B" w:rsidP="008C5C0B">
            <w:pPr>
              <w:spacing w:after="0"/>
              <w:jc w:val="center"/>
              <w:rPr>
                <w:sz w:val="20"/>
                <w:szCs w:val="20"/>
              </w:rPr>
            </w:pPr>
            <w:r w:rsidRPr="008F5618">
              <w:rPr>
                <w:sz w:val="20"/>
                <w:szCs w:val="20"/>
              </w:rPr>
              <w:t>123</w:t>
            </w:r>
          </w:p>
        </w:tc>
        <w:tc>
          <w:tcPr>
            <w:tcW w:w="523" w:type="pct"/>
            <w:vAlign w:val="bottom"/>
          </w:tcPr>
          <w:p w:rsidR="008C5C0B" w:rsidRPr="008F5618" w:rsidRDefault="008C5C0B" w:rsidP="008C5C0B">
            <w:pPr>
              <w:spacing w:after="0"/>
              <w:jc w:val="center"/>
              <w:rPr>
                <w:sz w:val="20"/>
                <w:szCs w:val="20"/>
              </w:rPr>
            </w:pPr>
            <w:r w:rsidRPr="008F5618">
              <w:rPr>
                <w:sz w:val="20"/>
                <w:szCs w:val="20"/>
              </w:rPr>
              <w:t>109</w:t>
            </w:r>
          </w:p>
        </w:tc>
        <w:tc>
          <w:tcPr>
            <w:tcW w:w="616" w:type="pct"/>
            <w:vAlign w:val="bottom"/>
          </w:tcPr>
          <w:p w:rsidR="008C5C0B" w:rsidRPr="008F5618" w:rsidRDefault="008C5C0B" w:rsidP="008C5C0B">
            <w:pPr>
              <w:spacing w:after="0"/>
              <w:jc w:val="center"/>
              <w:rPr>
                <w:sz w:val="20"/>
                <w:szCs w:val="20"/>
              </w:rPr>
            </w:pPr>
            <w:r w:rsidRPr="008F5618">
              <w:rPr>
                <w:sz w:val="20"/>
                <w:szCs w:val="20"/>
              </w:rPr>
              <w:t>57</w:t>
            </w:r>
          </w:p>
        </w:tc>
        <w:tc>
          <w:tcPr>
            <w:tcW w:w="698" w:type="pct"/>
            <w:vAlign w:val="bottom"/>
          </w:tcPr>
          <w:p w:rsidR="008C5C0B" w:rsidRPr="008F5618" w:rsidRDefault="008C5C0B" w:rsidP="008C5C0B">
            <w:pPr>
              <w:spacing w:after="0"/>
              <w:jc w:val="center"/>
              <w:rPr>
                <w:sz w:val="20"/>
                <w:szCs w:val="20"/>
              </w:rPr>
            </w:pPr>
            <w:r w:rsidRPr="008F5618">
              <w:rPr>
                <w:sz w:val="20"/>
                <w:szCs w:val="20"/>
              </w:rPr>
              <w:t>653</w:t>
            </w:r>
          </w:p>
        </w:tc>
        <w:tc>
          <w:tcPr>
            <w:tcW w:w="425" w:type="pct"/>
            <w:vAlign w:val="bottom"/>
          </w:tcPr>
          <w:p w:rsidR="008C5C0B" w:rsidRPr="008F5618" w:rsidRDefault="008C5C0B" w:rsidP="008C5C0B">
            <w:pPr>
              <w:spacing w:after="0"/>
              <w:jc w:val="center"/>
              <w:rPr>
                <w:sz w:val="20"/>
                <w:szCs w:val="20"/>
              </w:rPr>
            </w:pPr>
            <w:r w:rsidRPr="008F5618">
              <w:rPr>
                <w:sz w:val="20"/>
                <w:szCs w:val="20"/>
              </w:rPr>
              <w:t>300</w:t>
            </w:r>
          </w:p>
        </w:tc>
        <w:tc>
          <w:tcPr>
            <w:tcW w:w="481" w:type="pct"/>
            <w:vAlign w:val="bottom"/>
          </w:tcPr>
          <w:p w:rsidR="008C5C0B" w:rsidRPr="008F5618" w:rsidRDefault="008C5C0B" w:rsidP="008C5C0B">
            <w:pPr>
              <w:spacing w:after="0"/>
              <w:jc w:val="center"/>
              <w:rPr>
                <w:sz w:val="20"/>
                <w:szCs w:val="20"/>
              </w:rPr>
            </w:pPr>
            <w:r w:rsidRPr="008F5618">
              <w:rPr>
                <w:sz w:val="20"/>
                <w:szCs w:val="20"/>
              </w:rPr>
              <w:t>1,242</w:t>
            </w:r>
          </w:p>
        </w:tc>
        <w:tc>
          <w:tcPr>
            <w:tcW w:w="967" w:type="pct"/>
            <w:vAlign w:val="bottom"/>
          </w:tcPr>
          <w:p w:rsidR="008C5C0B" w:rsidRPr="008F5618" w:rsidRDefault="008C5C0B" w:rsidP="008C5C0B">
            <w:pPr>
              <w:spacing w:after="0"/>
              <w:jc w:val="center"/>
              <w:rPr>
                <w:sz w:val="20"/>
                <w:szCs w:val="20"/>
              </w:rPr>
            </w:pPr>
            <w:r w:rsidRPr="008F5618">
              <w:rPr>
                <w:sz w:val="20"/>
                <w:szCs w:val="20"/>
              </w:rPr>
              <w:t>7,049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1999</w:t>
            </w:r>
          </w:p>
        </w:tc>
        <w:tc>
          <w:tcPr>
            <w:tcW w:w="719" w:type="pct"/>
            <w:vAlign w:val="bottom"/>
          </w:tcPr>
          <w:p w:rsidR="008C5C0B" w:rsidRPr="008F5618" w:rsidRDefault="008C5C0B" w:rsidP="008C5C0B">
            <w:pPr>
              <w:spacing w:after="0"/>
              <w:jc w:val="center"/>
              <w:rPr>
                <w:sz w:val="20"/>
                <w:szCs w:val="20"/>
              </w:rPr>
            </w:pPr>
            <w:r w:rsidRPr="008F5618">
              <w:rPr>
                <w:sz w:val="20"/>
                <w:szCs w:val="20"/>
              </w:rPr>
              <w:t>167</w:t>
            </w:r>
          </w:p>
        </w:tc>
        <w:tc>
          <w:tcPr>
            <w:tcW w:w="523" w:type="pct"/>
            <w:vAlign w:val="bottom"/>
          </w:tcPr>
          <w:p w:rsidR="008C5C0B" w:rsidRPr="008F5618" w:rsidRDefault="008C5C0B" w:rsidP="008C5C0B">
            <w:pPr>
              <w:spacing w:after="0"/>
              <w:jc w:val="center"/>
              <w:rPr>
                <w:sz w:val="20"/>
                <w:szCs w:val="20"/>
              </w:rPr>
            </w:pPr>
            <w:r w:rsidRPr="008F5618">
              <w:rPr>
                <w:sz w:val="20"/>
                <w:szCs w:val="20"/>
              </w:rPr>
              <w:t>48</w:t>
            </w:r>
          </w:p>
        </w:tc>
        <w:tc>
          <w:tcPr>
            <w:tcW w:w="616" w:type="pct"/>
            <w:vAlign w:val="bottom"/>
          </w:tcPr>
          <w:p w:rsidR="008C5C0B" w:rsidRPr="008F5618" w:rsidRDefault="008C5C0B" w:rsidP="008C5C0B">
            <w:pPr>
              <w:spacing w:after="0"/>
              <w:jc w:val="center"/>
              <w:rPr>
                <w:sz w:val="20"/>
                <w:szCs w:val="20"/>
              </w:rPr>
            </w:pPr>
            <w:r w:rsidRPr="008F5618">
              <w:rPr>
                <w:sz w:val="20"/>
                <w:szCs w:val="20"/>
              </w:rPr>
              <w:t>25</w:t>
            </w:r>
          </w:p>
        </w:tc>
        <w:tc>
          <w:tcPr>
            <w:tcW w:w="698" w:type="pct"/>
            <w:vAlign w:val="bottom"/>
          </w:tcPr>
          <w:p w:rsidR="008C5C0B" w:rsidRPr="008F5618" w:rsidRDefault="008C5C0B" w:rsidP="008C5C0B">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rsidR="008C5C0B" w:rsidRPr="008F5618" w:rsidRDefault="008C5C0B" w:rsidP="008C5C0B">
            <w:pPr>
              <w:spacing w:after="0"/>
              <w:jc w:val="center"/>
              <w:rPr>
                <w:b/>
                <w:bCs/>
                <w:i/>
                <w:iCs/>
                <w:sz w:val="20"/>
                <w:szCs w:val="20"/>
              </w:rPr>
            </w:pPr>
            <w:r w:rsidRPr="008F5618">
              <w:rPr>
                <w:b/>
                <w:bCs/>
                <w:i/>
                <w:iCs/>
                <w:sz w:val="20"/>
                <w:szCs w:val="20"/>
              </w:rPr>
              <w:t>245</w:t>
            </w:r>
          </w:p>
        </w:tc>
        <w:tc>
          <w:tcPr>
            <w:tcW w:w="481" w:type="pct"/>
            <w:vAlign w:val="bottom"/>
          </w:tcPr>
          <w:p w:rsidR="008C5C0B" w:rsidRPr="008F5618" w:rsidRDefault="008C5C0B" w:rsidP="008C5C0B">
            <w:pPr>
              <w:spacing w:after="0"/>
              <w:jc w:val="center"/>
              <w:rPr>
                <w:sz w:val="20"/>
                <w:szCs w:val="20"/>
              </w:rPr>
            </w:pPr>
            <w:r w:rsidRPr="008F5618">
              <w:rPr>
                <w:sz w:val="20"/>
                <w:szCs w:val="20"/>
              </w:rPr>
              <w:t>776</w:t>
            </w:r>
          </w:p>
        </w:tc>
        <w:tc>
          <w:tcPr>
            <w:tcW w:w="967" w:type="pct"/>
            <w:vAlign w:val="bottom"/>
          </w:tcPr>
          <w:p w:rsidR="008C5C0B" w:rsidRPr="008F5618" w:rsidRDefault="008C5C0B" w:rsidP="008C5C0B">
            <w:pPr>
              <w:spacing w:after="0"/>
              <w:jc w:val="center"/>
              <w:rPr>
                <w:sz w:val="20"/>
                <w:szCs w:val="20"/>
              </w:rPr>
            </w:pPr>
            <w:r w:rsidRPr="008F5618">
              <w:rPr>
                <w:sz w:val="20"/>
                <w:szCs w:val="20"/>
              </w:rPr>
              <w:t>3,800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2000</w:t>
            </w:r>
          </w:p>
        </w:tc>
        <w:tc>
          <w:tcPr>
            <w:tcW w:w="719" w:type="pct"/>
            <w:vAlign w:val="bottom"/>
          </w:tcPr>
          <w:p w:rsidR="008C5C0B" w:rsidRPr="008F5618" w:rsidRDefault="008C5C0B" w:rsidP="008C5C0B">
            <w:pPr>
              <w:spacing w:after="0"/>
              <w:jc w:val="center"/>
              <w:rPr>
                <w:sz w:val="20"/>
                <w:szCs w:val="20"/>
              </w:rPr>
            </w:pPr>
            <w:r w:rsidRPr="008F5618">
              <w:rPr>
                <w:sz w:val="20"/>
                <w:szCs w:val="20"/>
              </w:rPr>
              <w:t>144</w:t>
            </w:r>
          </w:p>
        </w:tc>
        <w:tc>
          <w:tcPr>
            <w:tcW w:w="523" w:type="pct"/>
            <w:vAlign w:val="bottom"/>
          </w:tcPr>
          <w:p w:rsidR="008C5C0B" w:rsidRPr="008F5618" w:rsidRDefault="008C5C0B" w:rsidP="008C5C0B">
            <w:pPr>
              <w:spacing w:after="0"/>
              <w:jc w:val="center"/>
              <w:rPr>
                <w:sz w:val="20"/>
                <w:szCs w:val="20"/>
              </w:rPr>
            </w:pPr>
            <w:r w:rsidRPr="008F5618">
              <w:rPr>
                <w:sz w:val="20"/>
                <w:szCs w:val="20"/>
              </w:rPr>
              <w:t>62</w:t>
            </w:r>
          </w:p>
        </w:tc>
        <w:tc>
          <w:tcPr>
            <w:tcW w:w="616" w:type="pct"/>
            <w:vAlign w:val="bottom"/>
          </w:tcPr>
          <w:p w:rsidR="008C5C0B" w:rsidRPr="008F5618" w:rsidRDefault="008C5C0B" w:rsidP="008C5C0B">
            <w:pPr>
              <w:spacing w:after="0"/>
              <w:jc w:val="center"/>
              <w:rPr>
                <w:sz w:val="20"/>
                <w:szCs w:val="20"/>
              </w:rPr>
            </w:pPr>
            <w:r w:rsidRPr="008F5618">
              <w:rPr>
                <w:sz w:val="20"/>
                <w:szCs w:val="20"/>
              </w:rPr>
              <w:t>30</w:t>
            </w:r>
          </w:p>
        </w:tc>
        <w:tc>
          <w:tcPr>
            <w:tcW w:w="698" w:type="pct"/>
            <w:vAlign w:val="bottom"/>
          </w:tcPr>
          <w:p w:rsidR="008C5C0B" w:rsidRPr="008F5618" w:rsidRDefault="008C5C0B" w:rsidP="008C5C0B">
            <w:pPr>
              <w:spacing w:after="0"/>
              <w:jc w:val="center"/>
              <w:rPr>
                <w:sz w:val="20"/>
                <w:szCs w:val="20"/>
              </w:rPr>
            </w:pPr>
            <w:r w:rsidRPr="008F5618">
              <w:rPr>
                <w:sz w:val="20"/>
                <w:szCs w:val="20"/>
              </w:rPr>
              <w:t>459</w:t>
            </w:r>
          </w:p>
        </w:tc>
        <w:tc>
          <w:tcPr>
            <w:tcW w:w="425" w:type="pct"/>
            <w:vAlign w:val="bottom"/>
          </w:tcPr>
          <w:p w:rsidR="008C5C0B" w:rsidRPr="008F5618" w:rsidRDefault="008C5C0B" w:rsidP="008C5C0B">
            <w:pPr>
              <w:spacing w:after="0"/>
              <w:jc w:val="center"/>
              <w:rPr>
                <w:sz w:val="20"/>
                <w:szCs w:val="20"/>
              </w:rPr>
            </w:pPr>
            <w:r w:rsidRPr="008F5618">
              <w:rPr>
                <w:sz w:val="20"/>
                <w:szCs w:val="20"/>
              </w:rPr>
              <w:t>108</w:t>
            </w:r>
          </w:p>
        </w:tc>
        <w:tc>
          <w:tcPr>
            <w:tcW w:w="481" w:type="pct"/>
            <w:vAlign w:val="bottom"/>
          </w:tcPr>
          <w:p w:rsidR="008C5C0B" w:rsidRPr="008F5618" w:rsidRDefault="008C5C0B" w:rsidP="008C5C0B">
            <w:pPr>
              <w:spacing w:after="0"/>
              <w:jc w:val="center"/>
              <w:rPr>
                <w:sz w:val="20"/>
                <w:szCs w:val="20"/>
              </w:rPr>
            </w:pPr>
            <w:r w:rsidRPr="008F5618">
              <w:rPr>
                <w:sz w:val="20"/>
                <w:szCs w:val="20"/>
              </w:rPr>
              <w:t>803</w:t>
            </w:r>
          </w:p>
        </w:tc>
        <w:tc>
          <w:tcPr>
            <w:tcW w:w="967" w:type="pct"/>
            <w:vAlign w:val="bottom"/>
          </w:tcPr>
          <w:p w:rsidR="008C5C0B" w:rsidRPr="008F5618" w:rsidRDefault="008C5C0B" w:rsidP="008C5C0B">
            <w:pPr>
              <w:spacing w:after="0"/>
              <w:jc w:val="center"/>
              <w:rPr>
                <w:sz w:val="20"/>
                <w:szCs w:val="20"/>
              </w:rPr>
            </w:pPr>
            <w:r w:rsidRPr="008F5618">
              <w:rPr>
                <w:sz w:val="20"/>
                <w:szCs w:val="20"/>
              </w:rPr>
              <w:t>2,304</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2001</w:t>
            </w:r>
          </w:p>
        </w:tc>
        <w:tc>
          <w:tcPr>
            <w:tcW w:w="719" w:type="pct"/>
            <w:vAlign w:val="bottom"/>
          </w:tcPr>
          <w:p w:rsidR="008C5C0B" w:rsidRPr="008F5618" w:rsidRDefault="008C5C0B" w:rsidP="008C5C0B">
            <w:pPr>
              <w:spacing w:after="0"/>
              <w:jc w:val="center"/>
              <w:rPr>
                <w:sz w:val="20"/>
                <w:szCs w:val="20"/>
              </w:rPr>
            </w:pPr>
            <w:r w:rsidRPr="008F5618">
              <w:rPr>
                <w:sz w:val="20"/>
                <w:szCs w:val="20"/>
              </w:rPr>
              <w:t>133</w:t>
            </w:r>
          </w:p>
        </w:tc>
        <w:tc>
          <w:tcPr>
            <w:tcW w:w="523" w:type="pct"/>
            <w:vAlign w:val="bottom"/>
          </w:tcPr>
          <w:p w:rsidR="008C5C0B" w:rsidRPr="008F5618" w:rsidRDefault="008C5C0B" w:rsidP="008C5C0B">
            <w:pPr>
              <w:spacing w:after="0"/>
              <w:jc w:val="center"/>
              <w:rPr>
                <w:sz w:val="20"/>
                <w:szCs w:val="20"/>
              </w:rPr>
            </w:pPr>
            <w:r w:rsidRPr="008F5618">
              <w:rPr>
                <w:sz w:val="20"/>
                <w:szCs w:val="20"/>
              </w:rPr>
              <w:t>132</w:t>
            </w:r>
          </w:p>
        </w:tc>
        <w:tc>
          <w:tcPr>
            <w:tcW w:w="616" w:type="pct"/>
            <w:vAlign w:val="bottom"/>
          </w:tcPr>
          <w:p w:rsidR="008C5C0B" w:rsidRPr="008F5618" w:rsidRDefault="008C5C0B" w:rsidP="008C5C0B">
            <w:pPr>
              <w:spacing w:after="0"/>
              <w:jc w:val="center"/>
              <w:rPr>
                <w:sz w:val="20"/>
                <w:szCs w:val="20"/>
              </w:rPr>
            </w:pPr>
            <w:r w:rsidRPr="008F5618">
              <w:rPr>
                <w:sz w:val="20"/>
                <w:szCs w:val="20"/>
              </w:rPr>
              <w:t>80</w:t>
            </w:r>
          </w:p>
        </w:tc>
        <w:tc>
          <w:tcPr>
            <w:tcW w:w="698" w:type="pct"/>
            <w:vAlign w:val="bottom"/>
          </w:tcPr>
          <w:p w:rsidR="008C5C0B" w:rsidRPr="008F5618" w:rsidRDefault="008C5C0B" w:rsidP="008C5C0B">
            <w:pPr>
              <w:spacing w:after="0"/>
              <w:jc w:val="center"/>
              <w:rPr>
                <w:sz w:val="20"/>
                <w:szCs w:val="20"/>
              </w:rPr>
            </w:pPr>
            <w:r w:rsidRPr="008F5618">
              <w:rPr>
                <w:sz w:val="20"/>
                <w:szCs w:val="20"/>
              </w:rPr>
              <w:t>753</w:t>
            </w:r>
          </w:p>
        </w:tc>
        <w:tc>
          <w:tcPr>
            <w:tcW w:w="425" w:type="pct"/>
            <w:vAlign w:val="bottom"/>
          </w:tcPr>
          <w:p w:rsidR="008C5C0B" w:rsidRPr="008F5618" w:rsidRDefault="008C5C0B" w:rsidP="008C5C0B">
            <w:pPr>
              <w:spacing w:after="0"/>
              <w:jc w:val="center"/>
              <w:rPr>
                <w:sz w:val="20"/>
                <w:szCs w:val="20"/>
              </w:rPr>
            </w:pPr>
            <w:r w:rsidRPr="008F5618">
              <w:rPr>
                <w:sz w:val="20"/>
                <w:szCs w:val="20"/>
              </w:rPr>
              <w:t>417</w:t>
            </w:r>
          </w:p>
        </w:tc>
        <w:tc>
          <w:tcPr>
            <w:tcW w:w="481" w:type="pct"/>
            <w:vAlign w:val="bottom"/>
          </w:tcPr>
          <w:p w:rsidR="008C5C0B" w:rsidRPr="008F5618" w:rsidRDefault="008C5C0B" w:rsidP="008C5C0B">
            <w:pPr>
              <w:spacing w:after="0"/>
              <w:jc w:val="center"/>
              <w:rPr>
                <w:sz w:val="20"/>
                <w:szCs w:val="20"/>
              </w:rPr>
            </w:pPr>
            <w:r w:rsidRPr="008F5618">
              <w:rPr>
                <w:sz w:val="20"/>
                <w:szCs w:val="20"/>
              </w:rPr>
              <w:t>1,515</w:t>
            </w:r>
          </w:p>
        </w:tc>
        <w:tc>
          <w:tcPr>
            <w:tcW w:w="967" w:type="pct"/>
            <w:vAlign w:val="bottom"/>
          </w:tcPr>
          <w:p w:rsidR="008C5C0B" w:rsidRPr="008F5618" w:rsidRDefault="008C5C0B" w:rsidP="008C5C0B">
            <w:pPr>
              <w:spacing w:after="0"/>
              <w:jc w:val="center"/>
              <w:rPr>
                <w:sz w:val="20"/>
                <w:szCs w:val="20"/>
              </w:rPr>
            </w:pPr>
            <w:r w:rsidRPr="008F5618">
              <w:rPr>
                <w:sz w:val="20"/>
                <w:szCs w:val="20"/>
              </w:rPr>
              <w:t>2,209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2002</w:t>
            </w:r>
          </w:p>
        </w:tc>
        <w:tc>
          <w:tcPr>
            <w:tcW w:w="719" w:type="pct"/>
            <w:vAlign w:val="bottom"/>
          </w:tcPr>
          <w:p w:rsidR="008C5C0B" w:rsidRPr="008F5618" w:rsidRDefault="008C5C0B" w:rsidP="008C5C0B">
            <w:pPr>
              <w:spacing w:after="0"/>
              <w:jc w:val="center"/>
              <w:rPr>
                <w:sz w:val="20"/>
                <w:szCs w:val="20"/>
              </w:rPr>
            </w:pPr>
            <w:r w:rsidRPr="008F5618">
              <w:rPr>
                <w:sz w:val="20"/>
                <w:szCs w:val="20"/>
              </w:rPr>
              <w:t>227</w:t>
            </w:r>
          </w:p>
        </w:tc>
        <w:tc>
          <w:tcPr>
            <w:tcW w:w="523" w:type="pct"/>
            <w:vAlign w:val="bottom"/>
          </w:tcPr>
          <w:p w:rsidR="008C5C0B" w:rsidRPr="008F5618" w:rsidRDefault="008C5C0B" w:rsidP="008C5C0B">
            <w:pPr>
              <w:spacing w:after="0"/>
              <w:jc w:val="center"/>
              <w:rPr>
                <w:sz w:val="20"/>
                <w:szCs w:val="20"/>
              </w:rPr>
            </w:pPr>
            <w:r w:rsidRPr="008F5618">
              <w:rPr>
                <w:sz w:val="20"/>
                <w:szCs w:val="20"/>
              </w:rPr>
              <w:t>169</w:t>
            </w:r>
          </w:p>
        </w:tc>
        <w:tc>
          <w:tcPr>
            <w:tcW w:w="616" w:type="pct"/>
            <w:vAlign w:val="bottom"/>
          </w:tcPr>
          <w:p w:rsidR="008C5C0B" w:rsidRPr="008F5618" w:rsidRDefault="008C5C0B" w:rsidP="008C5C0B">
            <w:pPr>
              <w:spacing w:after="0"/>
              <w:jc w:val="center"/>
              <w:rPr>
                <w:sz w:val="20"/>
                <w:szCs w:val="20"/>
              </w:rPr>
            </w:pPr>
            <w:r w:rsidRPr="008F5618">
              <w:rPr>
                <w:sz w:val="20"/>
                <w:szCs w:val="20"/>
              </w:rPr>
              <w:t>100</w:t>
            </w:r>
          </w:p>
        </w:tc>
        <w:tc>
          <w:tcPr>
            <w:tcW w:w="698" w:type="pct"/>
            <w:vAlign w:val="bottom"/>
          </w:tcPr>
          <w:p w:rsidR="008C5C0B" w:rsidRPr="008F5618" w:rsidRDefault="008C5C0B" w:rsidP="008C5C0B">
            <w:pPr>
              <w:spacing w:after="0"/>
              <w:jc w:val="center"/>
              <w:rPr>
                <w:sz w:val="20"/>
                <w:szCs w:val="20"/>
              </w:rPr>
            </w:pPr>
            <w:r w:rsidRPr="008F5618">
              <w:rPr>
                <w:sz w:val="20"/>
                <w:szCs w:val="20"/>
              </w:rPr>
              <w:t>713</w:t>
            </w:r>
          </w:p>
        </w:tc>
        <w:tc>
          <w:tcPr>
            <w:tcW w:w="425" w:type="pct"/>
            <w:vAlign w:val="bottom"/>
          </w:tcPr>
          <w:p w:rsidR="008C5C0B" w:rsidRPr="008F5618" w:rsidRDefault="008C5C0B" w:rsidP="008C5C0B">
            <w:pPr>
              <w:spacing w:after="0"/>
              <w:jc w:val="center"/>
              <w:rPr>
                <w:sz w:val="20"/>
                <w:szCs w:val="20"/>
              </w:rPr>
            </w:pPr>
            <w:r w:rsidRPr="008F5618">
              <w:rPr>
                <w:sz w:val="20"/>
                <w:szCs w:val="20"/>
              </w:rPr>
              <w:t>659</w:t>
            </w:r>
          </w:p>
        </w:tc>
        <w:tc>
          <w:tcPr>
            <w:tcW w:w="481" w:type="pct"/>
            <w:vAlign w:val="bottom"/>
          </w:tcPr>
          <w:p w:rsidR="008C5C0B" w:rsidRPr="008F5618" w:rsidRDefault="008C5C0B" w:rsidP="008C5C0B">
            <w:pPr>
              <w:spacing w:after="0"/>
              <w:jc w:val="center"/>
              <w:rPr>
                <w:sz w:val="20"/>
                <w:szCs w:val="20"/>
              </w:rPr>
            </w:pPr>
            <w:r w:rsidRPr="008F5618">
              <w:rPr>
                <w:sz w:val="20"/>
                <w:szCs w:val="20"/>
              </w:rPr>
              <w:t>1,868</w:t>
            </w:r>
          </w:p>
        </w:tc>
        <w:tc>
          <w:tcPr>
            <w:tcW w:w="967" w:type="pct"/>
            <w:vAlign w:val="bottom"/>
          </w:tcPr>
          <w:p w:rsidR="008C5C0B" w:rsidRPr="008F5618" w:rsidRDefault="008C5C0B" w:rsidP="008C5C0B">
            <w:pPr>
              <w:spacing w:after="0"/>
              <w:jc w:val="center"/>
              <w:rPr>
                <w:sz w:val="20"/>
                <w:szCs w:val="20"/>
              </w:rPr>
            </w:pPr>
            <w:r w:rsidRPr="008F5618">
              <w:rPr>
                <w:sz w:val="20"/>
                <w:szCs w:val="20"/>
              </w:rPr>
              <w:t>7,109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2003</w:t>
            </w:r>
          </w:p>
        </w:tc>
        <w:tc>
          <w:tcPr>
            <w:tcW w:w="719" w:type="pct"/>
            <w:vAlign w:val="bottom"/>
          </w:tcPr>
          <w:p w:rsidR="008C5C0B" w:rsidRPr="008F5618" w:rsidRDefault="008C5C0B" w:rsidP="008C5C0B">
            <w:pPr>
              <w:spacing w:after="0"/>
              <w:jc w:val="center"/>
              <w:rPr>
                <w:sz w:val="20"/>
                <w:szCs w:val="20"/>
              </w:rPr>
            </w:pPr>
            <w:r w:rsidRPr="008F5618">
              <w:rPr>
                <w:sz w:val="20"/>
                <w:szCs w:val="20"/>
              </w:rPr>
              <w:t>95</w:t>
            </w:r>
          </w:p>
        </w:tc>
        <w:tc>
          <w:tcPr>
            <w:tcW w:w="523" w:type="pct"/>
            <w:vAlign w:val="bottom"/>
          </w:tcPr>
          <w:p w:rsidR="008C5C0B" w:rsidRPr="008F5618" w:rsidRDefault="008C5C0B" w:rsidP="008C5C0B">
            <w:pPr>
              <w:spacing w:after="0"/>
              <w:jc w:val="center"/>
              <w:rPr>
                <w:sz w:val="20"/>
                <w:szCs w:val="20"/>
              </w:rPr>
            </w:pPr>
            <w:r w:rsidRPr="008F5618">
              <w:rPr>
                <w:sz w:val="20"/>
                <w:szCs w:val="20"/>
              </w:rPr>
              <w:t>102</w:t>
            </w:r>
          </w:p>
        </w:tc>
        <w:tc>
          <w:tcPr>
            <w:tcW w:w="616" w:type="pct"/>
            <w:vAlign w:val="bottom"/>
          </w:tcPr>
          <w:p w:rsidR="008C5C0B" w:rsidRPr="008F5618" w:rsidRDefault="008C5C0B" w:rsidP="008C5C0B">
            <w:pPr>
              <w:spacing w:after="0"/>
              <w:jc w:val="center"/>
              <w:rPr>
                <w:sz w:val="20"/>
                <w:szCs w:val="20"/>
              </w:rPr>
            </w:pPr>
            <w:r w:rsidRPr="008F5618">
              <w:rPr>
                <w:sz w:val="20"/>
                <w:szCs w:val="20"/>
              </w:rPr>
              <w:t>91</w:t>
            </w:r>
          </w:p>
        </w:tc>
        <w:tc>
          <w:tcPr>
            <w:tcW w:w="698" w:type="pct"/>
            <w:vAlign w:val="bottom"/>
          </w:tcPr>
          <w:p w:rsidR="008C5C0B" w:rsidRPr="008F5618" w:rsidRDefault="008C5C0B" w:rsidP="008C5C0B">
            <w:pPr>
              <w:spacing w:after="0"/>
              <w:jc w:val="center"/>
              <w:rPr>
                <w:sz w:val="20"/>
                <w:szCs w:val="20"/>
              </w:rPr>
            </w:pPr>
            <w:r w:rsidRPr="008F5618">
              <w:rPr>
                <w:sz w:val="20"/>
                <w:szCs w:val="20"/>
              </w:rPr>
              <w:t>440</w:t>
            </w:r>
          </w:p>
        </w:tc>
        <w:tc>
          <w:tcPr>
            <w:tcW w:w="425" w:type="pct"/>
            <w:vAlign w:val="bottom"/>
          </w:tcPr>
          <w:p w:rsidR="008C5C0B" w:rsidRPr="008F5618" w:rsidRDefault="008C5C0B" w:rsidP="008C5C0B">
            <w:pPr>
              <w:spacing w:after="0"/>
              <w:jc w:val="center"/>
              <w:rPr>
                <w:sz w:val="20"/>
                <w:szCs w:val="20"/>
              </w:rPr>
            </w:pPr>
            <w:r w:rsidRPr="008F5618">
              <w:rPr>
                <w:sz w:val="20"/>
                <w:szCs w:val="20"/>
              </w:rPr>
              <w:t>373</w:t>
            </w:r>
          </w:p>
        </w:tc>
        <w:tc>
          <w:tcPr>
            <w:tcW w:w="481" w:type="pct"/>
            <w:vAlign w:val="bottom"/>
          </w:tcPr>
          <w:p w:rsidR="008C5C0B" w:rsidRPr="008F5618" w:rsidRDefault="008C5C0B" w:rsidP="008C5C0B">
            <w:pPr>
              <w:spacing w:after="0"/>
              <w:jc w:val="center"/>
              <w:rPr>
                <w:sz w:val="20"/>
                <w:szCs w:val="20"/>
              </w:rPr>
            </w:pPr>
            <w:r w:rsidRPr="008F5618">
              <w:rPr>
                <w:sz w:val="20"/>
                <w:szCs w:val="20"/>
              </w:rPr>
              <w:t>1,101</w:t>
            </w:r>
          </w:p>
        </w:tc>
        <w:tc>
          <w:tcPr>
            <w:tcW w:w="967" w:type="pct"/>
            <w:vAlign w:val="bottom"/>
          </w:tcPr>
          <w:p w:rsidR="008C5C0B" w:rsidRPr="008F5618" w:rsidRDefault="008C5C0B" w:rsidP="008C5C0B">
            <w:pPr>
              <w:spacing w:after="0"/>
              <w:jc w:val="center"/>
              <w:rPr>
                <w:sz w:val="20"/>
                <w:szCs w:val="20"/>
              </w:rPr>
            </w:pPr>
            <w:r w:rsidRPr="008F5618">
              <w:rPr>
                <w:sz w:val="20"/>
                <w:szCs w:val="20"/>
              </w:rPr>
              <w:t>6,789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2004</w:t>
            </w:r>
          </w:p>
        </w:tc>
        <w:tc>
          <w:tcPr>
            <w:tcW w:w="719" w:type="pct"/>
            <w:vAlign w:val="bottom"/>
          </w:tcPr>
          <w:p w:rsidR="008C5C0B" w:rsidRPr="008F5618" w:rsidRDefault="008C5C0B" w:rsidP="008C5C0B">
            <w:pPr>
              <w:spacing w:after="0"/>
              <w:jc w:val="center"/>
              <w:rPr>
                <w:sz w:val="20"/>
                <w:szCs w:val="20"/>
              </w:rPr>
            </w:pPr>
            <w:r w:rsidRPr="008F5618">
              <w:rPr>
                <w:sz w:val="20"/>
                <w:szCs w:val="20"/>
              </w:rPr>
              <w:t>143</w:t>
            </w:r>
          </w:p>
        </w:tc>
        <w:tc>
          <w:tcPr>
            <w:tcW w:w="523" w:type="pct"/>
            <w:vAlign w:val="bottom"/>
          </w:tcPr>
          <w:p w:rsidR="008C5C0B" w:rsidRPr="008F5618" w:rsidRDefault="008C5C0B" w:rsidP="008C5C0B">
            <w:pPr>
              <w:spacing w:after="0"/>
              <w:jc w:val="center"/>
              <w:rPr>
                <w:sz w:val="20"/>
                <w:szCs w:val="20"/>
              </w:rPr>
            </w:pPr>
            <w:r w:rsidRPr="008F5618">
              <w:rPr>
                <w:sz w:val="20"/>
                <w:szCs w:val="20"/>
              </w:rPr>
              <w:t>112</w:t>
            </w:r>
          </w:p>
        </w:tc>
        <w:tc>
          <w:tcPr>
            <w:tcW w:w="616" w:type="pct"/>
            <w:vAlign w:val="bottom"/>
          </w:tcPr>
          <w:p w:rsidR="008C5C0B" w:rsidRPr="008F5618" w:rsidRDefault="008C5C0B" w:rsidP="008C5C0B">
            <w:pPr>
              <w:spacing w:after="0"/>
              <w:jc w:val="center"/>
              <w:rPr>
                <w:sz w:val="20"/>
                <w:szCs w:val="20"/>
              </w:rPr>
            </w:pPr>
            <w:r w:rsidRPr="008F5618">
              <w:rPr>
                <w:sz w:val="20"/>
                <w:szCs w:val="20"/>
              </w:rPr>
              <w:t>79</w:t>
            </w:r>
          </w:p>
        </w:tc>
        <w:tc>
          <w:tcPr>
            <w:tcW w:w="698" w:type="pct"/>
            <w:vAlign w:val="bottom"/>
          </w:tcPr>
          <w:p w:rsidR="008C5C0B" w:rsidRPr="008F5618" w:rsidRDefault="008C5C0B" w:rsidP="008C5C0B">
            <w:pPr>
              <w:spacing w:after="0"/>
              <w:jc w:val="center"/>
              <w:rPr>
                <w:sz w:val="20"/>
                <w:szCs w:val="20"/>
              </w:rPr>
            </w:pPr>
            <w:r w:rsidRPr="008F5618">
              <w:rPr>
                <w:sz w:val="20"/>
                <w:szCs w:val="20"/>
              </w:rPr>
              <w:t>399</w:t>
            </w:r>
          </w:p>
        </w:tc>
        <w:tc>
          <w:tcPr>
            <w:tcW w:w="425" w:type="pct"/>
            <w:vAlign w:val="bottom"/>
          </w:tcPr>
          <w:p w:rsidR="008C5C0B" w:rsidRPr="008F5618" w:rsidRDefault="008C5C0B" w:rsidP="008C5C0B">
            <w:pPr>
              <w:spacing w:after="0"/>
              <w:jc w:val="center"/>
              <w:rPr>
                <w:sz w:val="20"/>
                <w:szCs w:val="20"/>
              </w:rPr>
            </w:pPr>
            <w:r w:rsidRPr="008F5618">
              <w:rPr>
                <w:sz w:val="20"/>
                <w:szCs w:val="20"/>
              </w:rPr>
              <w:t>391</w:t>
            </w:r>
          </w:p>
        </w:tc>
        <w:tc>
          <w:tcPr>
            <w:tcW w:w="481" w:type="pct"/>
            <w:vAlign w:val="bottom"/>
          </w:tcPr>
          <w:p w:rsidR="008C5C0B" w:rsidRPr="008F5618" w:rsidRDefault="008C5C0B" w:rsidP="008C5C0B">
            <w:pPr>
              <w:spacing w:after="0"/>
              <w:jc w:val="center"/>
              <w:rPr>
                <w:sz w:val="20"/>
                <w:szCs w:val="20"/>
              </w:rPr>
            </w:pPr>
            <w:r w:rsidRPr="008F5618">
              <w:rPr>
                <w:sz w:val="20"/>
                <w:szCs w:val="20"/>
              </w:rPr>
              <w:t>1,124</w:t>
            </w:r>
          </w:p>
        </w:tc>
        <w:tc>
          <w:tcPr>
            <w:tcW w:w="967" w:type="pct"/>
            <w:vAlign w:val="bottom"/>
          </w:tcPr>
          <w:p w:rsidR="008C5C0B" w:rsidRPr="008F5618" w:rsidRDefault="008C5C0B" w:rsidP="008C5C0B">
            <w:pPr>
              <w:spacing w:after="0"/>
              <w:jc w:val="center"/>
              <w:rPr>
                <w:sz w:val="20"/>
                <w:szCs w:val="20"/>
              </w:rPr>
            </w:pPr>
            <w:r w:rsidRPr="008F5618">
              <w:rPr>
                <w:sz w:val="20"/>
                <w:szCs w:val="20"/>
              </w:rPr>
              <w:t>3,539</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2005</w:t>
            </w:r>
          </w:p>
        </w:tc>
        <w:tc>
          <w:tcPr>
            <w:tcW w:w="719" w:type="pct"/>
            <w:vAlign w:val="bottom"/>
          </w:tcPr>
          <w:p w:rsidR="008C5C0B" w:rsidRPr="008F5618" w:rsidRDefault="008C5C0B" w:rsidP="008C5C0B">
            <w:pPr>
              <w:spacing w:after="0"/>
              <w:jc w:val="center"/>
              <w:rPr>
                <w:sz w:val="20"/>
                <w:szCs w:val="20"/>
              </w:rPr>
            </w:pPr>
            <w:r w:rsidRPr="008F5618">
              <w:rPr>
                <w:sz w:val="20"/>
                <w:szCs w:val="20"/>
              </w:rPr>
              <w:t>76</w:t>
            </w:r>
          </w:p>
        </w:tc>
        <w:tc>
          <w:tcPr>
            <w:tcW w:w="523" w:type="pct"/>
            <w:vAlign w:val="bottom"/>
          </w:tcPr>
          <w:p w:rsidR="008C5C0B" w:rsidRPr="008F5618" w:rsidRDefault="008C5C0B" w:rsidP="008C5C0B">
            <w:pPr>
              <w:spacing w:after="0"/>
              <w:jc w:val="center"/>
              <w:rPr>
                <w:sz w:val="20"/>
                <w:szCs w:val="20"/>
              </w:rPr>
            </w:pPr>
            <w:r w:rsidRPr="008F5618">
              <w:rPr>
                <w:sz w:val="20"/>
                <w:szCs w:val="20"/>
              </w:rPr>
              <w:t>67</w:t>
            </w:r>
          </w:p>
        </w:tc>
        <w:tc>
          <w:tcPr>
            <w:tcW w:w="616" w:type="pct"/>
            <w:vAlign w:val="bottom"/>
          </w:tcPr>
          <w:p w:rsidR="008C5C0B" w:rsidRPr="008F5618" w:rsidRDefault="008C5C0B" w:rsidP="008C5C0B">
            <w:pPr>
              <w:spacing w:after="0"/>
              <w:jc w:val="center"/>
              <w:rPr>
                <w:sz w:val="20"/>
                <w:szCs w:val="20"/>
              </w:rPr>
            </w:pPr>
            <w:r w:rsidRPr="008F5618">
              <w:rPr>
                <w:sz w:val="20"/>
                <w:szCs w:val="20"/>
              </w:rPr>
              <w:t>173</w:t>
            </w:r>
          </w:p>
        </w:tc>
        <w:tc>
          <w:tcPr>
            <w:tcW w:w="698" w:type="pct"/>
            <w:vAlign w:val="bottom"/>
          </w:tcPr>
          <w:p w:rsidR="008C5C0B" w:rsidRPr="008F5618" w:rsidRDefault="008C5C0B" w:rsidP="008C5C0B">
            <w:pPr>
              <w:spacing w:after="0"/>
              <w:jc w:val="center"/>
              <w:rPr>
                <w:sz w:val="20"/>
                <w:szCs w:val="20"/>
              </w:rPr>
            </w:pPr>
            <w:r w:rsidRPr="008F5618">
              <w:rPr>
                <w:sz w:val="20"/>
                <w:szCs w:val="20"/>
              </w:rPr>
              <w:t>892</w:t>
            </w:r>
          </w:p>
        </w:tc>
        <w:tc>
          <w:tcPr>
            <w:tcW w:w="425" w:type="pct"/>
            <w:vAlign w:val="bottom"/>
          </w:tcPr>
          <w:p w:rsidR="008C5C0B" w:rsidRPr="008F5618" w:rsidRDefault="008C5C0B" w:rsidP="008C5C0B">
            <w:pPr>
              <w:spacing w:after="0"/>
              <w:jc w:val="center"/>
              <w:rPr>
                <w:sz w:val="20"/>
                <w:szCs w:val="20"/>
              </w:rPr>
            </w:pPr>
            <w:r w:rsidRPr="008F5618">
              <w:rPr>
                <w:sz w:val="20"/>
                <w:szCs w:val="20"/>
              </w:rPr>
              <w:t>460</w:t>
            </w:r>
          </w:p>
        </w:tc>
        <w:tc>
          <w:tcPr>
            <w:tcW w:w="481" w:type="pct"/>
            <w:vAlign w:val="bottom"/>
          </w:tcPr>
          <w:p w:rsidR="008C5C0B" w:rsidRPr="008F5618" w:rsidRDefault="008C5C0B" w:rsidP="008C5C0B">
            <w:pPr>
              <w:spacing w:after="0"/>
              <w:jc w:val="center"/>
              <w:rPr>
                <w:sz w:val="20"/>
                <w:szCs w:val="20"/>
              </w:rPr>
            </w:pPr>
            <w:r w:rsidRPr="008F5618">
              <w:rPr>
                <w:sz w:val="20"/>
                <w:szCs w:val="20"/>
              </w:rPr>
              <w:t>1,668</w:t>
            </w:r>
          </w:p>
        </w:tc>
        <w:tc>
          <w:tcPr>
            <w:tcW w:w="967" w:type="pct"/>
            <w:vAlign w:val="bottom"/>
          </w:tcPr>
          <w:p w:rsidR="008C5C0B" w:rsidRPr="008F5618" w:rsidRDefault="008C5C0B" w:rsidP="008C5C0B">
            <w:pPr>
              <w:spacing w:after="0"/>
              <w:jc w:val="center"/>
              <w:rPr>
                <w:sz w:val="20"/>
                <w:szCs w:val="20"/>
              </w:rPr>
            </w:pPr>
            <w:r w:rsidRPr="008F5618">
              <w:rPr>
                <w:sz w:val="20"/>
                <w:szCs w:val="20"/>
              </w:rPr>
              <w:t>4,257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2006</w:t>
            </w:r>
          </w:p>
        </w:tc>
        <w:tc>
          <w:tcPr>
            <w:tcW w:w="719" w:type="pct"/>
            <w:vAlign w:val="bottom"/>
          </w:tcPr>
          <w:p w:rsidR="008C5C0B" w:rsidRPr="008F5618" w:rsidRDefault="008C5C0B" w:rsidP="008C5C0B">
            <w:pPr>
              <w:spacing w:after="0"/>
              <w:jc w:val="center"/>
              <w:rPr>
                <w:sz w:val="20"/>
                <w:szCs w:val="20"/>
              </w:rPr>
            </w:pPr>
            <w:r w:rsidRPr="008F5618">
              <w:rPr>
                <w:sz w:val="20"/>
                <w:szCs w:val="20"/>
              </w:rPr>
              <w:t>386</w:t>
            </w:r>
          </w:p>
        </w:tc>
        <w:tc>
          <w:tcPr>
            <w:tcW w:w="523" w:type="pct"/>
            <w:vAlign w:val="bottom"/>
          </w:tcPr>
          <w:p w:rsidR="008C5C0B" w:rsidRPr="008F5618" w:rsidRDefault="008C5C0B" w:rsidP="008C5C0B">
            <w:pPr>
              <w:spacing w:after="0"/>
              <w:jc w:val="center"/>
              <w:rPr>
                <w:sz w:val="20"/>
                <w:szCs w:val="20"/>
              </w:rPr>
            </w:pPr>
            <w:r w:rsidRPr="008F5618">
              <w:rPr>
                <w:sz w:val="20"/>
                <w:szCs w:val="20"/>
              </w:rPr>
              <w:t>152</w:t>
            </w:r>
          </w:p>
        </w:tc>
        <w:tc>
          <w:tcPr>
            <w:tcW w:w="616" w:type="pct"/>
            <w:vAlign w:val="bottom"/>
          </w:tcPr>
          <w:p w:rsidR="008C5C0B" w:rsidRPr="008F5618" w:rsidRDefault="008C5C0B" w:rsidP="008C5C0B">
            <w:pPr>
              <w:spacing w:after="0"/>
              <w:jc w:val="center"/>
              <w:rPr>
                <w:sz w:val="20"/>
                <w:szCs w:val="20"/>
              </w:rPr>
            </w:pPr>
            <w:r w:rsidRPr="008F5618">
              <w:rPr>
                <w:sz w:val="20"/>
                <w:szCs w:val="20"/>
              </w:rPr>
              <w:t>121</w:t>
            </w:r>
          </w:p>
        </w:tc>
        <w:tc>
          <w:tcPr>
            <w:tcW w:w="698" w:type="pct"/>
            <w:vAlign w:val="bottom"/>
          </w:tcPr>
          <w:p w:rsidR="008C5C0B" w:rsidRPr="008F5618" w:rsidRDefault="008C5C0B" w:rsidP="008C5C0B">
            <w:pPr>
              <w:spacing w:after="0"/>
              <w:jc w:val="center"/>
              <w:rPr>
                <w:sz w:val="20"/>
                <w:szCs w:val="20"/>
              </w:rPr>
            </w:pPr>
            <w:r w:rsidRPr="008F5618">
              <w:rPr>
                <w:sz w:val="20"/>
                <w:szCs w:val="20"/>
              </w:rPr>
              <w:t>996</w:t>
            </w:r>
          </w:p>
        </w:tc>
        <w:tc>
          <w:tcPr>
            <w:tcW w:w="425" w:type="pct"/>
            <w:vAlign w:val="bottom"/>
          </w:tcPr>
          <w:p w:rsidR="008C5C0B" w:rsidRPr="008F5618" w:rsidRDefault="008C5C0B" w:rsidP="008C5C0B">
            <w:pPr>
              <w:spacing w:after="0"/>
              <w:jc w:val="center"/>
              <w:rPr>
                <w:sz w:val="20"/>
                <w:szCs w:val="20"/>
              </w:rPr>
            </w:pPr>
            <w:r w:rsidRPr="008F5618">
              <w:rPr>
                <w:sz w:val="20"/>
                <w:szCs w:val="20"/>
              </w:rPr>
              <w:t>992</w:t>
            </w:r>
          </w:p>
        </w:tc>
        <w:tc>
          <w:tcPr>
            <w:tcW w:w="481" w:type="pct"/>
            <w:vAlign w:val="bottom"/>
          </w:tcPr>
          <w:p w:rsidR="008C5C0B" w:rsidRPr="008F5618" w:rsidRDefault="008C5C0B" w:rsidP="008C5C0B">
            <w:pPr>
              <w:spacing w:after="0"/>
              <w:jc w:val="center"/>
              <w:rPr>
                <w:sz w:val="20"/>
                <w:szCs w:val="20"/>
              </w:rPr>
            </w:pPr>
            <w:r w:rsidRPr="008F5618">
              <w:rPr>
                <w:sz w:val="20"/>
                <w:szCs w:val="20"/>
              </w:rPr>
              <w:t>2,647</w:t>
            </w:r>
          </w:p>
        </w:tc>
        <w:tc>
          <w:tcPr>
            <w:tcW w:w="967" w:type="pct"/>
            <w:vAlign w:val="bottom"/>
          </w:tcPr>
          <w:p w:rsidR="008C5C0B" w:rsidRPr="008F5618" w:rsidRDefault="008C5C0B" w:rsidP="008C5C0B">
            <w:pPr>
              <w:spacing w:after="0"/>
              <w:jc w:val="center"/>
              <w:rPr>
                <w:sz w:val="20"/>
                <w:szCs w:val="20"/>
              </w:rPr>
            </w:pPr>
            <w:r w:rsidRPr="008F5618">
              <w:rPr>
                <w:sz w:val="20"/>
                <w:szCs w:val="20"/>
              </w:rPr>
              <w:t>4,737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2007</w:t>
            </w:r>
          </w:p>
        </w:tc>
        <w:tc>
          <w:tcPr>
            <w:tcW w:w="719" w:type="pct"/>
            <w:vAlign w:val="bottom"/>
          </w:tcPr>
          <w:p w:rsidR="008C5C0B" w:rsidRPr="008F5618" w:rsidRDefault="008C5C0B" w:rsidP="008C5C0B">
            <w:pPr>
              <w:spacing w:after="0"/>
              <w:jc w:val="center"/>
              <w:rPr>
                <w:sz w:val="20"/>
                <w:szCs w:val="20"/>
              </w:rPr>
            </w:pPr>
            <w:r w:rsidRPr="008F5618">
              <w:rPr>
                <w:sz w:val="20"/>
                <w:szCs w:val="20"/>
              </w:rPr>
              <w:t>130</w:t>
            </w:r>
          </w:p>
        </w:tc>
        <w:tc>
          <w:tcPr>
            <w:tcW w:w="523" w:type="pct"/>
            <w:vAlign w:val="bottom"/>
          </w:tcPr>
          <w:p w:rsidR="008C5C0B" w:rsidRPr="008F5618" w:rsidRDefault="008C5C0B" w:rsidP="008C5C0B">
            <w:pPr>
              <w:spacing w:after="0"/>
              <w:jc w:val="center"/>
              <w:rPr>
                <w:sz w:val="20"/>
                <w:szCs w:val="20"/>
              </w:rPr>
            </w:pPr>
            <w:r w:rsidRPr="008F5618">
              <w:rPr>
                <w:sz w:val="20"/>
                <w:szCs w:val="20"/>
              </w:rPr>
              <w:t>39</w:t>
            </w:r>
          </w:p>
        </w:tc>
        <w:tc>
          <w:tcPr>
            <w:tcW w:w="616" w:type="pct"/>
            <w:vAlign w:val="bottom"/>
          </w:tcPr>
          <w:p w:rsidR="008C5C0B" w:rsidRPr="008F5618" w:rsidRDefault="008C5C0B" w:rsidP="008C5C0B">
            <w:pPr>
              <w:spacing w:after="0"/>
              <w:jc w:val="center"/>
              <w:rPr>
                <w:sz w:val="20"/>
                <w:szCs w:val="20"/>
              </w:rPr>
            </w:pPr>
            <w:r w:rsidRPr="008F5618">
              <w:rPr>
                <w:sz w:val="20"/>
                <w:szCs w:val="20"/>
              </w:rPr>
              <w:t>86</w:t>
            </w:r>
          </w:p>
        </w:tc>
        <w:tc>
          <w:tcPr>
            <w:tcW w:w="698" w:type="pct"/>
            <w:vAlign w:val="bottom"/>
          </w:tcPr>
          <w:p w:rsidR="008C5C0B" w:rsidRPr="008F5618" w:rsidRDefault="008C5C0B" w:rsidP="008C5C0B">
            <w:pPr>
              <w:spacing w:after="0"/>
              <w:jc w:val="center"/>
              <w:rPr>
                <w:sz w:val="20"/>
                <w:szCs w:val="20"/>
              </w:rPr>
            </w:pPr>
            <w:r w:rsidRPr="008F5618">
              <w:rPr>
                <w:sz w:val="20"/>
                <w:szCs w:val="20"/>
              </w:rPr>
              <w:t>385</w:t>
            </w:r>
          </w:p>
        </w:tc>
        <w:tc>
          <w:tcPr>
            <w:tcW w:w="425" w:type="pct"/>
            <w:vAlign w:val="bottom"/>
          </w:tcPr>
          <w:p w:rsidR="008C5C0B" w:rsidRPr="008F5618" w:rsidRDefault="008C5C0B" w:rsidP="008C5C0B">
            <w:pPr>
              <w:spacing w:after="0"/>
              <w:jc w:val="center"/>
              <w:rPr>
                <w:sz w:val="20"/>
                <w:szCs w:val="20"/>
              </w:rPr>
            </w:pPr>
            <w:r w:rsidRPr="008F5618">
              <w:rPr>
                <w:sz w:val="20"/>
                <w:szCs w:val="20"/>
              </w:rPr>
              <w:t>426</w:t>
            </w:r>
          </w:p>
        </w:tc>
        <w:tc>
          <w:tcPr>
            <w:tcW w:w="481" w:type="pct"/>
            <w:vAlign w:val="bottom"/>
          </w:tcPr>
          <w:p w:rsidR="008C5C0B" w:rsidRPr="008F5618" w:rsidRDefault="008C5C0B" w:rsidP="008C5C0B">
            <w:pPr>
              <w:spacing w:after="0"/>
              <w:jc w:val="center"/>
              <w:rPr>
                <w:sz w:val="20"/>
                <w:szCs w:val="20"/>
              </w:rPr>
            </w:pPr>
            <w:r w:rsidRPr="008F5618">
              <w:rPr>
                <w:sz w:val="20"/>
                <w:szCs w:val="20"/>
              </w:rPr>
              <w:t>1,066</w:t>
            </w:r>
          </w:p>
        </w:tc>
        <w:tc>
          <w:tcPr>
            <w:tcW w:w="967" w:type="pct"/>
            <w:vAlign w:val="bottom"/>
          </w:tcPr>
          <w:p w:rsidR="008C5C0B" w:rsidRPr="008F5618" w:rsidRDefault="008C5C0B" w:rsidP="008C5C0B">
            <w:pPr>
              <w:spacing w:after="0"/>
              <w:jc w:val="center"/>
              <w:rPr>
                <w:sz w:val="20"/>
                <w:szCs w:val="20"/>
              </w:rPr>
            </w:pPr>
            <w:r w:rsidRPr="008F5618">
              <w:rPr>
                <w:sz w:val="20"/>
                <w:szCs w:val="20"/>
              </w:rPr>
              <w:t>2,567</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2008</w:t>
            </w:r>
          </w:p>
        </w:tc>
        <w:tc>
          <w:tcPr>
            <w:tcW w:w="719" w:type="pct"/>
            <w:vAlign w:val="bottom"/>
          </w:tcPr>
          <w:p w:rsidR="008C5C0B" w:rsidRPr="008F5618" w:rsidRDefault="008C5C0B" w:rsidP="008C5C0B">
            <w:pPr>
              <w:spacing w:after="0"/>
              <w:jc w:val="center"/>
              <w:rPr>
                <w:sz w:val="20"/>
                <w:szCs w:val="20"/>
              </w:rPr>
            </w:pPr>
            <w:r w:rsidRPr="008F5618">
              <w:rPr>
                <w:sz w:val="20"/>
                <w:szCs w:val="20"/>
              </w:rPr>
              <w:t>96</w:t>
            </w:r>
          </w:p>
        </w:tc>
        <w:tc>
          <w:tcPr>
            <w:tcW w:w="523" w:type="pct"/>
            <w:vAlign w:val="bottom"/>
          </w:tcPr>
          <w:p w:rsidR="008C5C0B" w:rsidRPr="008F5618" w:rsidRDefault="008C5C0B" w:rsidP="008C5C0B">
            <w:pPr>
              <w:spacing w:after="0"/>
              <w:jc w:val="center"/>
              <w:rPr>
                <w:sz w:val="20"/>
                <w:szCs w:val="20"/>
              </w:rPr>
            </w:pPr>
            <w:r w:rsidRPr="008F5618">
              <w:rPr>
                <w:sz w:val="20"/>
                <w:szCs w:val="20"/>
              </w:rPr>
              <w:t>73</w:t>
            </w:r>
          </w:p>
        </w:tc>
        <w:tc>
          <w:tcPr>
            <w:tcW w:w="616" w:type="pct"/>
            <w:vAlign w:val="bottom"/>
          </w:tcPr>
          <w:p w:rsidR="008C5C0B" w:rsidRPr="008F5618" w:rsidRDefault="008C5C0B" w:rsidP="008C5C0B">
            <w:pPr>
              <w:spacing w:after="0"/>
              <w:jc w:val="center"/>
              <w:rPr>
                <w:sz w:val="20"/>
                <w:szCs w:val="20"/>
              </w:rPr>
            </w:pPr>
            <w:r w:rsidRPr="008F5618">
              <w:rPr>
                <w:sz w:val="20"/>
                <w:szCs w:val="20"/>
              </w:rPr>
              <w:t>43</w:t>
            </w:r>
          </w:p>
        </w:tc>
        <w:tc>
          <w:tcPr>
            <w:tcW w:w="698" w:type="pct"/>
            <w:vAlign w:val="bottom"/>
          </w:tcPr>
          <w:p w:rsidR="008C5C0B" w:rsidRPr="008F5618" w:rsidRDefault="008C5C0B" w:rsidP="008C5C0B">
            <w:pPr>
              <w:spacing w:after="0"/>
              <w:jc w:val="center"/>
              <w:rPr>
                <w:sz w:val="20"/>
                <w:szCs w:val="20"/>
              </w:rPr>
            </w:pPr>
            <w:r w:rsidRPr="008F5618">
              <w:rPr>
                <w:sz w:val="20"/>
                <w:szCs w:val="20"/>
              </w:rPr>
              <w:t>839</w:t>
            </w:r>
          </w:p>
        </w:tc>
        <w:tc>
          <w:tcPr>
            <w:tcW w:w="425" w:type="pct"/>
            <w:vAlign w:val="bottom"/>
          </w:tcPr>
          <w:p w:rsidR="008C5C0B" w:rsidRPr="008F5618" w:rsidRDefault="008C5C0B" w:rsidP="008C5C0B">
            <w:pPr>
              <w:spacing w:after="0"/>
              <w:jc w:val="center"/>
              <w:rPr>
                <w:sz w:val="20"/>
                <w:szCs w:val="20"/>
              </w:rPr>
            </w:pPr>
            <w:r w:rsidRPr="008F5618">
              <w:rPr>
                <w:sz w:val="20"/>
                <w:szCs w:val="20"/>
              </w:rPr>
              <w:t>66</w:t>
            </w:r>
          </w:p>
        </w:tc>
        <w:tc>
          <w:tcPr>
            <w:tcW w:w="481" w:type="pct"/>
            <w:vAlign w:val="bottom"/>
          </w:tcPr>
          <w:p w:rsidR="008C5C0B" w:rsidRPr="008F5618" w:rsidRDefault="008C5C0B" w:rsidP="008C5C0B">
            <w:pPr>
              <w:spacing w:after="0"/>
              <w:jc w:val="center"/>
              <w:rPr>
                <w:sz w:val="20"/>
                <w:szCs w:val="20"/>
              </w:rPr>
            </w:pPr>
            <w:r w:rsidRPr="008F5618">
              <w:rPr>
                <w:sz w:val="20"/>
                <w:szCs w:val="20"/>
              </w:rPr>
              <w:t>1,117</w:t>
            </w:r>
          </w:p>
        </w:tc>
        <w:tc>
          <w:tcPr>
            <w:tcW w:w="967" w:type="pct"/>
            <w:vAlign w:val="bottom"/>
          </w:tcPr>
          <w:p w:rsidR="008C5C0B" w:rsidRPr="008F5618" w:rsidRDefault="008C5C0B" w:rsidP="008C5C0B">
            <w:pPr>
              <w:spacing w:after="0"/>
              <w:jc w:val="center"/>
              <w:rPr>
                <w:sz w:val="20"/>
                <w:szCs w:val="20"/>
              </w:rPr>
            </w:pPr>
            <w:r w:rsidRPr="008F5618">
              <w:rPr>
                <w:sz w:val="20"/>
                <w:szCs w:val="20"/>
              </w:rPr>
              <w:t>5,173</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2009</w:t>
            </w:r>
          </w:p>
        </w:tc>
        <w:tc>
          <w:tcPr>
            <w:tcW w:w="719" w:type="pct"/>
            <w:vAlign w:val="bottom"/>
          </w:tcPr>
          <w:p w:rsidR="008C5C0B" w:rsidRPr="008F5618" w:rsidRDefault="008C5C0B" w:rsidP="008C5C0B">
            <w:pPr>
              <w:spacing w:after="0"/>
              <w:jc w:val="center"/>
              <w:rPr>
                <w:sz w:val="20"/>
                <w:szCs w:val="20"/>
              </w:rPr>
            </w:pPr>
            <w:r w:rsidRPr="008F5618">
              <w:rPr>
                <w:sz w:val="20"/>
                <w:szCs w:val="20"/>
              </w:rPr>
              <w:t>128</w:t>
            </w:r>
          </w:p>
        </w:tc>
        <w:tc>
          <w:tcPr>
            <w:tcW w:w="523" w:type="pct"/>
            <w:vAlign w:val="bottom"/>
          </w:tcPr>
          <w:p w:rsidR="008C5C0B" w:rsidRPr="008F5618" w:rsidRDefault="008C5C0B" w:rsidP="008C5C0B">
            <w:pPr>
              <w:spacing w:after="0"/>
              <w:jc w:val="center"/>
              <w:rPr>
                <w:sz w:val="20"/>
                <w:szCs w:val="20"/>
              </w:rPr>
            </w:pPr>
            <w:r w:rsidRPr="008F5618">
              <w:rPr>
                <w:sz w:val="20"/>
                <w:szCs w:val="20"/>
              </w:rPr>
              <w:t>160</w:t>
            </w:r>
          </w:p>
        </w:tc>
        <w:tc>
          <w:tcPr>
            <w:tcW w:w="616" w:type="pct"/>
            <w:vAlign w:val="bottom"/>
          </w:tcPr>
          <w:p w:rsidR="008C5C0B" w:rsidRPr="008F5618" w:rsidRDefault="008C5C0B" w:rsidP="008C5C0B">
            <w:pPr>
              <w:spacing w:after="0"/>
              <w:jc w:val="center"/>
              <w:rPr>
                <w:sz w:val="20"/>
                <w:szCs w:val="20"/>
              </w:rPr>
            </w:pPr>
            <w:r w:rsidRPr="008F5618">
              <w:rPr>
                <w:sz w:val="20"/>
                <w:szCs w:val="20"/>
              </w:rPr>
              <w:t>140</w:t>
            </w:r>
          </w:p>
        </w:tc>
        <w:tc>
          <w:tcPr>
            <w:tcW w:w="698" w:type="pct"/>
            <w:vAlign w:val="bottom"/>
          </w:tcPr>
          <w:p w:rsidR="008C5C0B" w:rsidRPr="008F5618" w:rsidRDefault="008C5C0B" w:rsidP="008C5C0B">
            <w:pPr>
              <w:spacing w:after="0"/>
              <w:jc w:val="center"/>
              <w:rPr>
                <w:sz w:val="20"/>
                <w:szCs w:val="20"/>
              </w:rPr>
            </w:pPr>
            <w:r w:rsidRPr="008F5618">
              <w:rPr>
                <w:sz w:val="20"/>
                <w:szCs w:val="20"/>
              </w:rPr>
              <w:t>335</w:t>
            </w:r>
          </w:p>
        </w:tc>
        <w:tc>
          <w:tcPr>
            <w:tcW w:w="425" w:type="pct"/>
            <w:vAlign w:val="bottom"/>
          </w:tcPr>
          <w:p w:rsidR="008C5C0B" w:rsidRPr="008F5618" w:rsidRDefault="008C5C0B" w:rsidP="008C5C0B">
            <w:pPr>
              <w:spacing w:after="0"/>
              <w:jc w:val="center"/>
              <w:rPr>
                <w:sz w:val="20"/>
                <w:szCs w:val="20"/>
              </w:rPr>
            </w:pPr>
            <w:r w:rsidRPr="008F5618">
              <w:rPr>
                <w:sz w:val="20"/>
                <w:szCs w:val="20"/>
              </w:rPr>
              <w:t>393</w:t>
            </w:r>
          </w:p>
        </w:tc>
        <w:tc>
          <w:tcPr>
            <w:tcW w:w="481" w:type="pct"/>
            <w:vAlign w:val="bottom"/>
          </w:tcPr>
          <w:p w:rsidR="008C5C0B" w:rsidRPr="008F5618" w:rsidRDefault="008C5C0B" w:rsidP="008C5C0B">
            <w:pPr>
              <w:spacing w:after="0"/>
              <w:jc w:val="center"/>
              <w:rPr>
                <w:sz w:val="20"/>
                <w:szCs w:val="20"/>
              </w:rPr>
            </w:pPr>
            <w:r w:rsidRPr="008F5618">
              <w:rPr>
                <w:sz w:val="20"/>
                <w:szCs w:val="20"/>
              </w:rPr>
              <w:t>1,156</w:t>
            </w:r>
          </w:p>
        </w:tc>
        <w:tc>
          <w:tcPr>
            <w:tcW w:w="967" w:type="pct"/>
            <w:vAlign w:val="bottom"/>
          </w:tcPr>
          <w:p w:rsidR="008C5C0B" w:rsidRPr="008F5618" w:rsidRDefault="008C5C0B" w:rsidP="008C5C0B">
            <w:pPr>
              <w:spacing w:after="0"/>
              <w:jc w:val="center"/>
              <w:rPr>
                <w:sz w:val="20"/>
                <w:szCs w:val="20"/>
              </w:rPr>
            </w:pPr>
            <w:r w:rsidRPr="008F5618">
              <w:rPr>
                <w:sz w:val="20"/>
                <w:szCs w:val="20"/>
              </w:rPr>
              <w:t>2,181</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2010</w:t>
            </w:r>
          </w:p>
        </w:tc>
        <w:tc>
          <w:tcPr>
            <w:tcW w:w="719" w:type="pct"/>
            <w:vAlign w:val="bottom"/>
          </w:tcPr>
          <w:p w:rsidR="008C5C0B" w:rsidRPr="008F5618" w:rsidRDefault="008C5C0B" w:rsidP="008C5C0B">
            <w:pPr>
              <w:spacing w:after="0"/>
              <w:jc w:val="center"/>
              <w:rPr>
                <w:sz w:val="20"/>
                <w:szCs w:val="20"/>
              </w:rPr>
            </w:pPr>
            <w:r w:rsidRPr="008F5618">
              <w:rPr>
                <w:sz w:val="20"/>
                <w:szCs w:val="20"/>
              </w:rPr>
              <w:t>70</w:t>
            </w:r>
          </w:p>
        </w:tc>
        <w:tc>
          <w:tcPr>
            <w:tcW w:w="523" w:type="pct"/>
            <w:vAlign w:val="bottom"/>
          </w:tcPr>
          <w:p w:rsidR="008C5C0B" w:rsidRPr="008F5618" w:rsidRDefault="008C5C0B" w:rsidP="008C5C0B">
            <w:pPr>
              <w:spacing w:after="0"/>
              <w:jc w:val="center"/>
              <w:rPr>
                <w:sz w:val="20"/>
                <w:szCs w:val="20"/>
              </w:rPr>
            </w:pPr>
            <w:r w:rsidRPr="008F5618">
              <w:rPr>
                <w:sz w:val="20"/>
                <w:szCs w:val="20"/>
              </w:rPr>
              <w:t>171</w:t>
            </w:r>
          </w:p>
        </w:tc>
        <w:tc>
          <w:tcPr>
            <w:tcW w:w="616" w:type="pct"/>
            <w:vAlign w:val="bottom"/>
          </w:tcPr>
          <w:p w:rsidR="008C5C0B" w:rsidRPr="008F5618" w:rsidRDefault="008C5C0B" w:rsidP="008C5C0B">
            <w:pPr>
              <w:spacing w:after="0"/>
              <w:jc w:val="center"/>
              <w:rPr>
                <w:sz w:val="20"/>
                <w:szCs w:val="20"/>
              </w:rPr>
            </w:pPr>
            <w:r w:rsidRPr="008F5618">
              <w:rPr>
                <w:sz w:val="20"/>
                <w:szCs w:val="20"/>
              </w:rPr>
              <w:t>85</w:t>
            </w:r>
          </w:p>
        </w:tc>
        <w:tc>
          <w:tcPr>
            <w:tcW w:w="698" w:type="pct"/>
            <w:vAlign w:val="bottom"/>
          </w:tcPr>
          <w:p w:rsidR="008C5C0B" w:rsidRPr="008F5618" w:rsidRDefault="008C5C0B" w:rsidP="008C5C0B">
            <w:pPr>
              <w:spacing w:after="0"/>
              <w:jc w:val="center"/>
              <w:rPr>
                <w:sz w:val="20"/>
                <w:szCs w:val="20"/>
              </w:rPr>
            </w:pPr>
            <w:r w:rsidRPr="008F5618">
              <w:rPr>
                <w:sz w:val="20"/>
                <w:szCs w:val="20"/>
              </w:rPr>
              <w:t>307</w:t>
            </w:r>
          </w:p>
        </w:tc>
        <w:tc>
          <w:tcPr>
            <w:tcW w:w="425" w:type="pct"/>
            <w:vAlign w:val="bottom"/>
          </w:tcPr>
          <w:p w:rsidR="008C5C0B" w:rsidRPr="008F5618" w:rsidRDefault="008C5C0B" w:rsidP="008C5C0B">
            <w:pPr>
              <w:spacing w:after="0"/>
              <w:jc w:val="center"/>
              <w:rPr>
                <w:sz w:val="20"/>
                <w:szCs w:val="20"/>
              </w:rPr>
            </w:pPr>
            <w:r w:rsidRPr="008F5618">
              <w:rPr>
                <w:sz w:val="20"/>
                <w:szCs w:val="20"/>
              </w:rPr>
              <w:t>640</w:t>
            </w:r>
          </w:p>
        </w:tc>
        <w:tc>
          <w:tcPr>
            <w:tcW w:w="481" w:type="pct"/>
            <w:vAlign w:val="bottom"/>
          </w:tcPr>
          <w:p w:rsidR="008C5C0B" w:rsidRPr="008F5618" w:rsidRDefault="008C5C0B" w:rsidP="008C5C0B">
            <w:pPr>
              <w:spacing w:after="0"/>
              <w:jc w:val="center"/>
              <w:rPr>
                <w:sz w:val="20"/>
                <w:szCs w:val="20"/>
              </w:rPr>
            </w:pPr>
            <w:r w:rsidRPr="008F5618">
              <w:rPr>
                <w:sz w:val="20"/>
                <w:szCs w:val="20"/>
              </w:rPr>
              <w:t>1,273</w:t>
            </w:r>
          </w:p>
        </w:tc>
        <w:tc>
          <w:tcPr>
            <w:tcW w:w="967" w:type="pct"/>
            <w:vAlign w:val="bottom"/>
          </w:tcPr>
          <w:p w:rsidR="008C5C0B" w:rsidRPr="008F5618" w:rsidRDefault="008C5C0B" w:rsidP="008C5C0B">
            <w:pPr>
              <w:spacing w:after="0"/>
              <w:jc w:val="center"/>
              <w:rPr>
                <w:sz w:val="20"/>
                <w:szCs w:val="20"/>
              </w:rPr>
            </w:pPr>
            <w:r w:rsidRPr="008F5618">
              <w:rPr>
                <w:sz w:val="20"/>
                <w:szCs w:val="20"/>
              </w:rPr>
              <w:t>1,610</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2011</w:t>
            </w:r>
          </w:p>
        </w:tc>
        <w:tc>
          <w:tcPr>
            <w:tcW w:w="719" w:type="pct"/>
            <w:vAlign w:val="bottom"/>
          </w:tcPr>
          <w:p w:rsidR="008C5C0B" w:rsidRPr="008F5618" w:rsidRDefault="008C5C0B" w:rsidP="008C5C0B">
            <w:pPr>
              <w:spacing w:after="0"/>
              <w:jc w:val="center"/>
              <w:rPr>
                <w:sz w:val="20"/>
                <w:szCs w:val="20"/>
              </w:rPr>
            </w:pPr>
            <w:r w:rsidRPr="008F5618">
              <w:rPr>
                <w:sz w:val="20"/>
                <w:szCs w:val="20"/>
              </w:rPr>
              <w:t>230</w:t>
            </w:r>
          </w:p>
        </w:tc>
        <w:tc>
          <w:tcPr>
            <w:tcW w:w="523" w:type="pct"/>
            <w:vAlign w:val="bottom"/>
          </w:tcPr>
          <w:p w:rsidR="008C5C0B" w:rsidRPr="008F5618" w:rsidRDefault="008C5C0B" w:rsidP="008C5C0B">
            <w:pPr>
              <w:spacing w:after="0"/>
              <w:jc w:val="center"/>
              <w:rPr>
                <w:sz w:val="20"/>
                <w:szCs w:val="20"/>
              </w:rPr>
            </w:pPr>
            <w:r w:rsidRPr="008F5618">
              <w:rPr>
                <w:sz w:val="20"/>
                <w:szCs w:val="20"/>
              </w:rPr>
              <w:t>392</w:t>
            </w:r>
          </w:p>
        </w:tc>
        <w:tc>
          <w:tcPr>
            <w:tcW w:w="616" w:type="pct"/>
            <w:vAlign w:val="bottom"/>
          </w:tcPr>
          <w:p w:rsidR="008C5C0B" w:rsidRPr="008F5618" w:rsidRDefault="008C5C0B" w:rsidP="008C5C0B">
            <w:pPr>
              <w:spacing w:after="0"/>
              <w:jc w:val="center"/>
              <w:rPr>
                <w:sz w:val="20"/>
                <w:szCs w:val="20"/>
              </w:rPr>
            </w:pPr>
            <w:r w:rsidRPr="008F5618">
              <w:rPr>
                <w:sz w:val="20"/>
                <w:szCs w:val="20"/>
              </w:rPr>
              <w:t>163</w:t>
            </w:r>
          </w:p>
        </w:tc>
        <w:tc>
          <w:tcPr>
            <w:tcW w:w="698" w:type="pct"/>
            <w:vAlign w:val="bottom"/>
          </w:tcPr>
          <w:p w:rsidR="008C5C0B" w:rsidRPr="008F5618" w:rsidRDefault="008C5C0B" w:rsidP="008C5C0B">
            <w:pPr>
              <w:spacing w:after="0"/>
              <w:jc w:val="center"/>
              <w:rPr>
                <w:sz w:val="20"/>
                <w:szCs w:val="20"/>
              </w:rPr>
            </w:pPr>
            <w:r w:rsidRPr="008F5618">
              <w:rPr>
                <w:sz w:val="20"/>
                <w:szCs w:val="20"/>
              </w:rPr>
              <w:t>636</w:t>
            </w:r>
          </w:p>
        </w:tc>
        <w:tc>
          <w:tcPr>
            <w:tcW w:w="425" w:type="pct"/>
            <w:vAlign w:val="bottom"/>
          </w:tcPr>
          <w:p w:rsidR="008C5C0B" w:rsidRPr="008F5618" w:rsidRDefault="008C5C0B" w:rsidP="008C5C0B">
            <w:pPr>
              <w:spacing w:after="0"/>
              <w:jc w:val="center"/>
              <w:rPr>
                <w:sz w:val="20"/>
                <w:szCs w:val="20"/>
              </w:rPr>
            </w:pPr>
            <w:r w:rsidRPr="008F5618">
              <w:rPr>
                <w:sz w:val="20"/>
                <w:szCs w:val="20"/>
              </w:rPr>
              <w:t>8</w:t>
            </w:r>
            <w:r w:rsidR="001E255F">
              <w:rPr>
                <w:sz w:val="20"/>
                <w:szCs w:val="20"/>
              </w:rPr>
              <w:t xml:space="preserve">c </w:t>
            </w:r>
            <w:r w:rsidRPr="008F5618">
              <w:rPr>
                <w:sz w:val="20"/>
                <w:szCs w:val="20"/>
              </w:rPr>
              <w:t>01</w:t>
            </w:r>
          </w:p>
        </w:tc>
        <w:tc>
          <w:tcPr>
            <w:tcW w:w="481" w:type="pct"/>
            <w:vAlign w:val="bottom"/>
          </w:tcPr>
          <w:p w:rsidR="008C5C0B" w:rsidRPr="008F5618" w:rsidRDefault="008C5C0B" w:rsidP="008C5C0B">
            <w:pPr>
              <w:spacing w:after="0"/>
              <w:jc w:val="center"/>
              <w:rPr>
                <w:sz w:val="20"/>
                <w:szCs w:val="20"/>
              </w:rPr>
            </w:pPr>
            <w:r w:rsidRPr="008F5618">
              <w:rPr>
                <w:sz w:val="20"/>
                <w:szCs w:val="20"/>
              </w:rPr>
              <w:t>2,222</w:t>
            </w:r>
          </w:p>
        </w:tc>
        <w:tc>
          <w:tcPr>
            <w:tcW w:w="967" w:type="pct"/>
            <w:vAlign w:val="bottom"/>
          </w:tcPr>
          <w:p w:rsidR="008C5C0B" w:rsidRPr="008F5618" w:rsidRDefault="008C5C0B" w:rsidP="008C5C0B">
            <w:pPr>
              <w:spacing w:after="0"/>
              <w:jc w:val="center"/>
              <w:rPr>
                <w:sz w:val="20"/>
                <w:szCs w:val="20"/>
              </w:rPr>
            </w:pPr>
            <w:r w:rsidRPr="008F5618">
              <w:rPr>
                <w:sz w:val="20"/>
                <w:szCs w:val="20"/>
              </w:rPr>
              <w:t>1,908</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2012</w:t>
            </w:r>
          </w:p>
        </w:tc>
        <w:tc>
          <w:tcPr>
            <w:tcW w:w="719" w:type="pct"/>
            <w:vAlign w:val="bottom"/>
          </w:tcPr>
          <w:p w:rsidR="008C5C0B" w:rsidRPr="008F5618" w:rsidRDefault="008C5C0B" w:rsidP="008C5C0B">
            <w:pPr>
              <w:spacing w:after="0"/>
              <w:jc w:val="center"/>
              <w:rPr>
                <w:sz w:val="20"/>
                <w:szCs w:val="20"/>
              </w:rPr>
            </w:pPr>
            <w:r w:rsidRPr="008F5618">
              <w:rPr>
                <w:sz w:val="20"/>
                <w:szCs w:val="20"/>
              </w:rPr>
              <w:t>59</w:t>
            </w:r>
          </w:p>
        </w:tc>
        <w:tc>
          <w:tcPr>
            <w:tcW w:w="523" w:type="pct"/>
            <w:vAlign w:val="bottom"/>
          </w:tcPr>
          <w:p w:rsidR="008C5C0B" w:rsidRPr="008F5618" w:rsidRDefault="008C5C0B" w:rsidP="008C5C0B">
            <w:pPr>
              <w:spacing w:after="0"/>
              <w:jc w:val="center"/>
              <w:rPr>
                <w:sz w:val="20"/>
                <w:szCs w:val="20"/>
              </w:rPr>
            </w:pPr>
            <w:r w:rsidRPr="008F5618">
              <w:rPr>
                <w:sz w:val="20"/>
                <w:szCs w:val="20"/>
              </w:rPr>
              <w:t>133</w:t>
            </w:r>
          </w:p>
        </w:tc>
        <w:tc>
          <w:tcPr>
            <w:tcW w:w="616" w:type="pct"/>
            <w:vAlign w:val="bottom"/>
          </w:tcPr>
          <w:p w:rsidR="008C5C0B" w:rsidRPr="008F5618" w:rsidRDefault="008C5C0B" w:rsidP="008C5C0B">
            <w:pPr>
              <w:spacing w:after="0"/>
              <w:jc w:val="center"/>
              <w:rPr>
                <w:sz w:val="20"/>
                <w:szCs w:val="20"/>
              </w:rPr>
            </w:pPr>
            <w:r w:rsidRPr="008F5618">
              <w:rPr>
                <w:sz w:val="20"/>
                <w:szCs w:val="20"/>
              </w:rPr>
              <w:t>144</w:t>
            </w:r>
          </w:p>
        </w:tc>
        <w:tc>
          <w:tcPr>
            <w:tcW w:w="698" w:type="pct"/>
            <w:vAlign w:val="bottom"/>
          </w:tcPr>
          <w:p w:rsidR="008C5C0B" w:rsidRPr="008F5618" w:rsidRDefault="008C5C0B" w:rsidP="008C5C0B">
            <w:pPr>
              <w:spacing w:after="0"/>
              <w:jc w:val="center"/>
              <w:rPr>
                <w:sz w:val="20"/>
                <w:szCs w:val="20"/>
              </w:rPr>
            </w:pPr>
            <w:r w:rsidRPr="008F5618">
              <w:rPr>
                <w:sz w:val="20"/>
                <w:szCs w:val="20"/>
              </w:rPr>
              <w:t>296</w:t>
            </w:r>
          </w:p>
        </w:tc>
        <w:tc>
          <w:tcPr>
            <w:tcW w:w="425" w:type="pct"/>
            <w:vAlign w:val="bottom"/>
          </w:tcPr>
          <w:p w:rsidR="008C5C0B" w:rsidRPr="008F5618" w:rsidRDefault="008C5C0B" w:rsidP="008C5C0B">
            <w:pPr>
              <w:spacing w:after="0"/>
              <w:jc w:val="center"/>
              <w:rPr>
                <w:sz w:val="20"/>
                <w:szCs w:val="20"/>
              </w:rPr>
            </w:pPr>
            <w:r w:rsidRPr="008F5618">
              <w:rPr>
                <w:sz w:val="20"/>
                <w:szCs w:val="20"/>
              </w:rPr>
              <w:t>525</w:t>
            </w:r>
          </w:p>
        </w:tc>
        <w:tc>
          <w:tcPr>
            <w:tcW w:w="481" w:type="pct"/>
            <w:vAlign w:val="bottom"/>
          </w:tcPr>
          <w:p w:rsidR="008C5C0B" w:rsidRPr="008F5618" w:rsidRDefault="008C5C0B" w:rsidP="008C5C0B">
            <w:pPr>
              <w:spacing w:after="0"/>
              <w:jc w:val="center"/>
              <w:rPr>
                <w:sz w:val="20"/>
                <w:szCs w:val="20"/>
              </w:rPr>
            </w:pPr>
            <w:r w:rsidRPr="008F5618">
              <w:rPr>
                <w:sz w:val="20"/>
                <w:szCs w:val="20"/>
              </w:rPr>
              <w:t>1,157</w:t>
            </w:r>
          </w:p>
        </w:tc>
        <w:tc>
          <w:tcPr>
            <w:tcW w:w="967" w:type="pct"/>
            <w:vAlign w:val="bottom"/>
          </w:tcPr>
          <w:p w:rsidR="008C5C0B" w:rsidRPr="008F5618" w:rsidRDefault="008C5C0B" w:rsidP="008C5C0B">
            <w:pPr>
              <w:spacing w:after="0"/>
              <w:jc w:val="center"/>
              <w:rPr>
                <w:sz w:val="20"/>
                <w:szCs w:val="20"/>
              </w:rPr>
            </w:pPr>
            <w:r w:rsidRPr="008F5618">
              <w:rPr>
                <w:sz w:val="20"/>
                <w:szCs w:val="20"/>
              </w:rPr>
              <w:t>2,282</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2013</w:t>
            </w:r>
          </w:p>
        </w:tc>
        <w:tc>
          <w:tcPr>
            <w:tcW w:w="719" w:type="pct"/>
            <w:vAlign w:val="bottom"/>
          </w:tcPr>
          <w:p w:rsidR="008C5C0B" w:rsidRPr="008F5618" w:rsidRDefault="008C5C0B" w:rsidP="008C5C0B">
            <w:pPr>
              <w:spacing w:after="0"/>
              <w:jc w:val="center"/>
              <w:rPr>
                <w:sz w:val="20"/>
                <w:szCs w:val="20"/>
              </w:rPr>
            </w:pPr>
            <w:r w:rsidRPr="008F5618">
              <w:rPr>
                <w:sz w:val="20"/>
                <w:szCs w:val="20"/>
              </w:rPr>
              <w:t>113</w:t>
            </w:r>
          </w:p>
        </w:tc>
        <w:tc>
          <w:tcPr>
            <w:tcW w:w="523" w:type="pct"/>
            <w:vAlign w:val="bottom"/>
          </w:tcPr>
          <w:p w:rsidR="008C5C0B" w:rsidRPr="008F5618" w:rsidRDefault="008C5C0B" w:rsidP="008C5C0B">
            <w:pPr>
              <w:spacing w:after="0"/>
              <w:jc w:val="center"/>
              <w:rPr>
                <w:sz w:val="20"/>
                <w:szCs w:val="20"/>
              </w:rPr>
            </w:pPr>
            <w:r w:rsidRPr="008F5618">
              <w:rPr>
                <w:sz w:val="20"/>
                <w:szCs w:val="20"/>
              </w:rPr>
              <w:t>125</w:t>
            </w:r>
          </w:p>
        </w:tc>
        <w:tc>
          <w:tcPr>
            <w:tcW w:w="616" w:type="pct"/>
            <w:vAlign w:val="bottom"/>
          </w:tcPr>
          <w:p w:rsidR="008C5C0B" w:rsidRPr="008F5618" w:rsidRDefault="008C5C0B" w:rsidP="008C5C0B">
            <w:pPr>
              <w:spacing w:after="0"/>
              <w:jc w:val="center"/>
              <w:rPr>
                <w:sz w:val="20"/>
                <w:szCs w:val="20"/>
              </w:rPr>
            </w:pPr>
            <w:r w:rsidRPr="008F5618">
              <w:rPr>
                <w:sz w:val="20"/>
                <w:szCs w:val="20"/>
              </w:rPr>
              <w:t>179</w:t>
            </w:r>
          </w:p>
        </w:tc>
        <w:tc>
          <w:tcPr>
            <w:tcW w:w="698" w:type="pct"/>
            <w:vAlign w:val="bottom"/>
          </w:tcPr>
          <w:p w:rsidR="008C5C0B" w:rsidRPr="008F5618" w:rsidRDefault="008C5C0B" w:rsidP="008C5C0B">
            <w:pPr>
              <w:spacing w:after="0"/>
              <w:jc w:val="center"/>
              <w:rPr>
                <w:sz w:val="20"/>
                <w:szCs w:val="20"/>
              </w:rPr>
            </w:pPr>
            <w:r w:rsidRPr="008F5618">
              <w:rPr>
                <w:sz w:val="20"/>
                <w:szCs w:val="20"/>
              </w:rPr>
              <w:t>412</w:t>
            </w:r>
          </w:p>
        </w:tc>
        <w:tc>
          <w:tcPr>
            <w:tcW w:w="425" w:type="pct"/>
            <w:vAlign w:val="bottom"/>
          </w:tcPr>
          <w:p w:rsidR="008C5C0B" w:rsidRPr="008F5618" w:rsidRDefault="008C5C0B" w:rsidP="008C5C0B">
            <w:pPr>
              <w:spacing w:after="0"/>
              <w:jc w:val="center"/>
              <w:rPr>
                <w:sz w:val="20"/>
                <w:szCs w:val="20"/>
              </w:rPr>
            </w:pPr>
            <w:r w:rsidRPr="008F5618">
              <w:rPr>
                <w:sz w:val="20"/>
                <w:szCs w:val="20"/>
              </w:rPr>
              <w:t>585</w:t>
            </w:r>
          </w:p>
        </w:tc>
        <w:tc>
          <w:tcPr>
            <w:tcW w:w="481" w:type="pct"/>
            <w:vAlign w:val="bottom"/>
          </w:tcPr>
          <w:p w:rsidR="008C5C0B" w:rsidRPr="008F5618" w:rsidRDefault="008C5C0B" w:rsidP="008C5C0B">
            <w:pPr>
              <w:spacing w:after="0"/>
              <w:jc w:val="center"/>
              <w:rPr>
                <w:sz w:val="20"/>
                <w:szCs w:val="20"/>
              </w:rPr>
            </w:pPr>
            <w:r w:rsidRPr="008F5618">
              <w:rPr>
                <w:sz w:val="20"/>
                <w:szCs w:val="20"/>
              </w:rPr>
              <w:t>1,414</w:t>
            </w:r>
          </w:p>
        </w:tc>
        <w:tc>
          <w:tcPr>
            <w:tcW w:w="967" w:type="pct"/>
            <w:vAlign w:val="bottom"/>
          </w:tcPr>
          <w:p w:rsidR="008C5C0B" w:rsidRPr="008F5618" w:rsidRDefault="008C5C0B" w:rsidP="008C5C0B">
            <w:pPr>
              <w:spacing w:after="0"/>
              <w:jc w:val="center"/>
              <w:rPr>
                <w:sz w:val="20"/>
                <w:szCs w:val="20"/>
              </w:rPr>
            </w:pPr>
            <w:r w:rsidRPr="008F5618">
              <w:rPr>
                <w:sz w:val="20"/>
                <w:szCs w:val="20"/>
              </w:rPr>
              <w:t>1,573</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2014</w:t>
            </w:r>
          </w:p>
        </w:tc>
        <w:tc>
          <w:tcPr>
            <w:tcW w:w="719" w:type="pct"/>
            <w:vAlign w:val="bottom"/>
          </w:tcPr>
          <w:p w:rsidR="008C5C0B" w:rsidRPr="008F5618" w:rsidRDefault="008C5C0B" w:rsidP="008C5C0B">
            <w:pPr>
              <w:spacing w:after="0"/>
              <w:jc w:val="center"/>
              <w:rPr>
                <w:sz w:val="20"/>
                <w:szCs w:val="20"/>
              </w:rPr>
            </w:pPr>
            <w:r w:rsidRPr="008F5618">
              <w:rPr>
                <w:sz w:val="20"/>
                <w:szCs w:val="20"/>
              </w:rPr>
              <w:t>274</w:t>
            </w:r>
          </w:p>
        </w:tc>
        <w:tc>
          <w:tcPr>
            <w:tcW w:w="523" w:type="pct"/>
            <w:vAlign w:val="bottom"/>
          </w:tcPr>
          <w:p w:rsidR="008C5C0B" w:rsidRPr="008F5618" w:rsidRDefault="008C5C0B" w:rsidP="008C5C0B">
            <w:pPr>
              <w:spacing w:after="0"/>
              <w:jc w:val="center"/>
              <w:rPr>
                <w:sz w:val="20"/>
                <w:szCs w:val="20"/>
              </w:rPr>
            </w:pPr>
            <w:r w:rsidRPr="008F5618">
              <w:rPr>
                <w:sz w:val="20"/>
                <w:szCs w:val="20"/>
              </w:rPr>
              <w:t>255</w:t>
            </w:r>
          </w:p>
        </w:tc>
        <w:tc>
          <w:tcPr>
            <w:tcW w:w="616" w:type="pct"/>
            <w:vAlign w:val="bottom"/>
          </w:tcPr>
          <w:p w:rsidR="008C5C0B" w:rsidRPr="008F5618" w:rsidRDefault="008C5C0B" w:rsidP="008C5C0B">
            <w:pPr>
              <w:spacing w:after="0"/>
              <w:jc w:val="center"/>
              <w:rPr>
                <w:sz w:val="20"/>
                <w:szCs w:val="20"/>
              </w:rPr>
            </w:pPr>
            <w:r w:rsidRPr="008F5618">
              <w:rPr>
                <w:sz w:val="20"/>
                <w:szCs w:val="20"/>
              </w:rPr>
              <w:t>156</w:t>
            </w:r>
          </w:p>
        </w:tc>
        <w:tc>
          <w:tcPr>
            <w:tcW w:w="698" w:type="pct"/>
            <w:vAlign w:val="bottom"/>
          </w:tcPr>
          <w:p w:rsidR="008C5C0B" w:rsidRPr="008F5618" w:rsidRDefault="008C5C0B" w:rsidP="008C5C0B">
            <w:pPr>
              <w:spacing w:after="0"/>
              <w:jc w:val="center"/>
              <w:rPr>
                <w:sz w:val="20"/>
                <w:szCs w:val="20"/>
              </w:rPr>
            </w:pPr>
            <w:r w:rsidRPr="008F5618">
              <w:rPr>
                <w:sz w:val="20"/>
                <w:szCs w:val="20"/>
              </w:rPr>
              <w:t>600</w:t>
            </w:r>
          </w:p>
        </w:tc>
        <w:tc>
          <w:tcPr>
            <w:tcW w:w="425" w:type="pct"/>
            <w:vAlign w:val="bottom"/>
          </w:tcPr>
          <w:p w:rsidR="008C5C0B" w:rsidRPr="008F5618" w:rsidRDefault="008C5C0B" w:rsidP="008C5C0B">
            <w:pPr>
              <w:spacing w:after="0"/>
              <w:jc w:val="center"/>
              <w:rPr>
                <w:sz w:val="20"/>
                <w:szCs w:val="20"/>
              </w:rPr>
            </w:pPr>
            <w:r w:rsidRPr="008F5618">
              <w:rPr>
                <w:sz w:val="20"/>
                <w:szCs w:val="20"/>
              </w:rPr>
              <w:t>876</w:t>
            </w:r>
          </w:p>
        </w:tc>
        <w:tc>
          <w:tcPr>
            <w:tcW w:w="481" w:type="pct"/>
            <w:vAlign w:val="bottom"/>
          </w:tcPr>
          <w:p w:rsidR="008C5C0B" w:rsidRPr="008F5618" w:rsidRDefault="008C5C0B" w:rsidP="008C5C0B">
            <w:pPr>
              <w:spacing w:after="0"/>
              <w:jc w:val="center"/>
              <w:rPr>
                <w:sz w:val="20"/>
                <w:szCs w:val="20"/>
              </w:rPr>
            </w:pPr>
            <w:r w:rsidRPr="008F5618">
              <w:rPr>
                <w:sz w:val="20"/>
                <w:szCs w:val="20"/>
              </w:rPr>
              <w:t>2,161</w:t>
            </w:r>
          </w:p>
        </w:tc>
        <w:tc>
          <w:tcPr>
            <w:tcW w:w="967" w:type="pct"/>
            <w:vAlign w:val="bottom"/>
          </w:tcPr>
          <w:p w:rsidR="008C5C0B" w:rsidRPr="008F5618" w:rsidRDefault="008C5C0B" w:rsidP="008C5C0B">
            <w:pPr>
              <w:spacing w:after="0"/>
              <w:jc w:val="center"/>
              <w:rPr>
                <w:sz w:val="20"/>
                <w:szCs w:val="20"/>
              </w:rPr>
            </w:pPr>
            <w:r w:rsidRPr="008F5618">
              <w:rPr>
                <w:sz w:val="20"/>
                <w:szCs w:val="20"/>
              </w:rPr>
              <w:t>3,025</w:t>
            </w:r>
          </w:p>
        </w:tc>
      </w:tr>
      <w:tr w:rsidR="008C5C0B" w:rsidRPr="009D00CA" w:rsidTr="007C010D">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2015</w:t>
            </w:r>
          </w:p>
        </w:tc>
        <w:tc>
          <w:tcPr>
            <w:tcW w:w="719" w:type="pct"/>
            <w:vAlign w:val="bottom"/>
          </w:tcPr>
          <w:p w:rsidR="008C5C0B" w:rsidRPr="008F5618" w:rsidRDefault="008C5C0B" w:rsidP="008C5C0B">
            <w:pPr>
              <w:spacing w:after="0"/>
              <w:jc w:val="center"/>
              <w:rPr>
                <w:sz w:val="20"/>
                <w:szCs w:val="20"/>
              </w:rPr>
            </w:pPr>
            <w:r w:rsidRPr="008F5618">
              <w:rPr>
                <w:sz w:val="20"/>
                <w:szCs w:val="20"/>
              </w:rPr>
              <w:t>286</w:t>
            </w:r>
          </w:p>
        </w:tc>
        <w:tc>
          <w:tcPr>
            <w:tcW w:w="523" w:type="pct"/>
            <w:vAlign w:val="bottom"/>
          </w:tcPr>
          <w:p w:rsidR="008C5C0B" w:rsidRPr="008F5618" w:rsidRDefault="008C5C0B" w:rsidP="008C5C0B">
            <w:pPr>
              <w:spacing w:after="0"/>
              <w:jc w:val="center"/>
              <w:rPr>
                <w:sz w:val="20"/>
                <w:szCs w:val="20"/>
              </w:rPr>
            </w:pPr>
            <w:r w:rsidRPr="008F5618">
              <w:rPr>
                <w:sz w:val="20"/>
                <w:szCs w:val="20"/>
              </w:rPr>
              <w:t>252</w:t>
            </w:r>
          </w:p>
        </w:tc>
        <w:tc>
          <w:tcPr>
            <w:tcW w:w="616" w:type="pct"/>
            <w:vAlign w:val="bottom"/>
          </w:tcPr>
          <w:p w:rsidR="008C5C0B" w:rsidRPr="008F5618" w:rsidRDefault="008C5C0B" w:rsidP="008C5C0B">
            <w:pPr>
              <w:spacing w:after="0"/>
              <w:jc w:val="center"/>
              <w:rPr>
                <w:sz w:val="20"/>
                <w:szCs w:val="20"/>
              </w:rPr>
            </w:pPr>
            <w:r w:rsidRPr="008F5618">
              <w:rPr>
                <w:sz w:val="20"/>
                <w:szCs w:val="20"/>
              </w:rPr>
              <w:t>152</w:t>
            </w:r>
          </w:p>
        </w:tc>
        <w:tc>
          <w:tcPr>
            <w:tcW w:w="698" w:type="pct"/>
            <w:vAlign w:val="bottom"/>
          </w:tcPr>
          <w:p w:rsidR="008C5C0B" w:rsidRPr="008F5618" w:rsidRDefault="008C5C0B" w:rsidP="008C5C0B">
            <w:pPr>
              <w:spacing w:after="0"/>
              <w:jc w:val="center"/>
              <w:rPr>
                <w:sz w:val="20"/>
                <w:szCs w:val="20"/>
              </w:rPr>
            </w:pPr>
            <w:r w:rsidRPr="008F5618">
              <w:rPr>
                <w:sz w:val="20"/>
                <w:szCs w:val="20"/>
              </w:rPr>
              <w:t>1,133</w:t>
            </w:r>
          </w:p>
        </w:tc>
        <w:tc>
          <w:tcPr>
            <w:tcW w:w="425" w:type="pct"/>
            <w:vAlign w:val="bottom"/>
          </w:tcPr>
          <w:p w:rsidR="008C5C0B" w:rsidRPr="008F5618" w:rsidRDefault="008C5C0B" w:rsidP="008C5C0B">
            <w:pPr>
              <w:spacing w:after="0"/>
              <w:jc w:val="center"/>
              <w:rPr>
                <w:sz w:val="20"/>
                <w:szCs w:val="20"/>
              </w:rPr>
            </w:pPr>
            <w:r w:rsidRPr="008F5618">
              <w:rPr>
                <w:sz w:val="20"/>
                <w:szCs w:val="20"/>
              </w:rPr>
              <w:t>421</w:t>
            </w:r>
          </w:p>
        </w:tc>
        <w:tc>
          <w:tcPr>
            <w:tcW w:w="481" w:type="pct"/>
            <w:vAlign w:val="bottom"/>
          </w:tcPr>
          <w:p w:rsidR="008C5C0B" w:rsidRPr="008F5618" w:rsidRDefault="008C5C0B" w:rsidP="008C5C0B">
            <w:pPr>
              <w:spacing w:after="0"/>
              <w:jc w:val="center"/>
              <w:rPr>
                <w:sz w:val="20"/>
                <w:szCs w:val="20"/>
              </w:rPr>
            </w:pPr>
            <w:r w:rsidRPr="008F5618">
              <w:rPr>
                <w:sz w:val="20"/>
                <w:szCs w:val="20"/>
              </w:rPr>
              <w:t>2,244</w:t>
            </w:r>
          </w:p>
        </w:tc>
        <w:tc>
          <w:tcPr>
            <w:tcW w:w="967" w:type="pct"/>
            <w:vAlign w:val="bottom"/>
          </w:tcPr>
          <w:p w:rsidR="008C5C0B" w:rsidRPr="008F5618" w:rsidRDefault="008C5C0B" w:rsidP="008C5C0B">
            <w:pPr>
              <w:spacing w:after="0"/>
              <w:jc w:val="center"/>
              <w:rPr>
                <w:sz w:val="20"/>
                <w:szCs w:val="20"/>
              </w:rPr>
            </w:pPr>
            <w:r w:rsidRPr="008F5618">
              <w:rPr>
                <w:sz w:val="20"/>
                <w:szCs w:val="20"/>
              </w:rPr>
              <w:t>3,281</w:t>
            </w:r>
          </w:p>
        </w:tc>
      </w:tr>
      <w:tr w:rsidR="008C5C0B" w:rsidRPr="009D00CA" w:rsidTr="004D0E1A">
        <w:trPr>
          <w:trHeight w:val="259"/>
        </w:trPr>
        <w:tc>
          <w:tcPr>
            <w:tcW w:w="571" w:type="pct"/>
            <w:vAlign w:val="bottom"/>
          </w:tcPr>
          <w:p w:rsidR="008C5C0B" w:rsidRPr="008F5618" w:rsidRDefault="008C5C0B" w:rsidP="00D333AC">
            <w:pPr>
              <w:spacing w:after="0"/>
              <w:jc w:val="left"/>
              <w:rPr>
                <w:color w:val="000000"/>
                <w:sz w:val="20"/>
                <w:szCs w:val="20"/>
              </w:rPr>
            </w:pPr>
            <w:r w:rsidRPr="008F5618">
              <w:rPr>
                <w:color w:val="000000"/>
                <w:sz w:val="20"/>
                <w:szCs w:val="20"/>
              </w:rPr>
              <w:t>2016</w:t>
            </w:r>
          </w:p>
        </w:tc>
        <w:tc>
          <w:tcPr>
            <w:tcW w:w="719" w:type="pct"/>
            <w:vAlign w:val="bottom"/>
          </w:tcPr>
          <w:p w:rsidR="008C5C0B" w:rsidRPr="008F5618" w:rsidRDefault="008C5C0B" w:rsidP="008C5C0B">
            <w:pPr>
              <w:spacing w:after="0"/>
              <w:jc w:val="center"/>
              <w:rPr>
                <w:sz w:val="20"/>
                <w:szCs w:val="20"/>
              </w:rPr>
            </w:pPr>
            <w:r w:rsidRPr="008F5618">
              <w:rPr>
                <w:sz w:val="20"/>
                <w:szCs w:val="20"/>
              </w:rPr>
              <w:t>328</w:t>
            </w:r>
          </w:p>
        </w:tc>
        <w:tc>
          <w:tcPr>
            <w:tcW w:w="523" w:type="pct"/>
            <w:vAlign w:val="bottom"/>
          </w:tcPr>
          <w:p w:rsidR="008C5C0B" w:rsidRPr="008F5618" w:rsidRDefault="008C5C0B" w:rsidP="008C5C0B">
            <w:pPr>
              <w:spacing w:after="0"/>
              <w:jc w:val="center"/>
              <w:rPr>
                <w:sz w:val="20"/>
                <w:szCs w:val="20"/>
              </w:rPr>
            </w:pPr>
            <w:r w:rsidRPr="008F5618">
              <w:rPr>
                <w:sz w:val="20"/>
                <w:szCs w:val="20"/>
              </w:rPr>
              <w:t>199</w:t>
            </w:r>
          </w:p>
        </w:tc>
        <w:tc>
          <w:tcPr>
            <w:tcW w:w="616" w:type="pct"/>
            <w:vAlign w:val="bottom"/>
          </w:tcPr>
          <w:p w:rsidR="008C5C0B" w:rsidRPr="008F5618" w:rsidRDefault="008C5C0B" w:rsidP="008C5C0B">
            <w:pPr>
              <w:spacing w:after="0"/>
              <w:jc w:val="center"/>
              <w:rPr>
                <w:sz w:val="20"/>
                <w:szCs w:val="20"/>
              </w:rPr>
            </w:pPr>
            <w:r w:rsidRPr="008F5618">
              <w:rPr>
                <w:sz w:val="20"/>
                <w:szCs w:val="20"/>
              </w:rPr>
              <w:t>398</w:t>
            </w:r>
          </w:p>
        </w:tc>
        <w:tc>
          <w:tcPr>
            <w:tcW w:w="698" w:type="pct"/>
            <w:vAlign w:val="bottom"/>
          </w:tcPr>
          <w:p w:rsidR="008C5C0B" w:rsidRPr="008F5618" w:rsidRDefault="008C5C0B" w:rsidP="008C5C0B">
            <w:pPr>
              <w:spacing w:after="0"/>
              <w:jc w:val="center"/>
              <w:rPr>
                <w:sz w:val="20"/>
                <w:szCs w:val="20"/>
              </w:rPr>
            </w:pPr>
            <w:r w:rsidRPr="008F5618">
              <w:rPr>
                <w:sz w:val="20"/>
                <w:szCs w:val="20"/>
              </w:rPr>
              <w:t>1,098</w:t>
            </w:r>
          </w:p>
        </w:tc>
        <w:tc>
          <w:tcPr>
            <w:tcW w:w="425" w:type="pct"/>
            <w:vAlign w:val="bottom"/>
          </w:tcPr>
          <w:p w:rsidR="008C5C0B" w:rsidRPr="008F5618" w:rsidRDefault="008C5C0B" w:rsidP="008C5C0B">
            <w:pPr>
              <w:spacing w:after="0"/>
              <w:jc w:val="center"/>
              <w:rPr>
                <w:sz w:val="20"/>
                <w:szCs w:val="20"/>
              </w:rPr>
            </w:pPr>
            <w:r w:rsidRPr="008F5618">
              <w:rPr>
                <w:sz w:val="20"/>
                <w:szCs w:val="20"/>
              </w:rPr>
              <w:t>920</w:t>
            </w:r>
          </w:p>
        </w:tc>
        <w:tc>
          <w:tcPr>
            <w:tcW w:w="481" w:type="pct"/>
            <w:vAlign w:val="bottom"/>
          </w:tcPr>
          <w:p w:rsidR="008C5C0B" w:rsidRPr="008F5618" w:rsidRDefault="008C5C0B" w:rsidP="008C5C0B">
            <w:pPr>
              <w:spacing w:after="0"/>
              <w:jc w:val="center"/>
              <w:rPr>
                <w:sz w:val="20"/>
                <w:szCs w:val="20"/>
              </w:rPr>
            </w:pPr>
            <w:r w:rsidRPr="008F5618">
              <w:rPr>
                <w:sz w:val="20"/>
                <w:szCs w:val="20"/>
              </w:rPr>
              <w:t>2,943</w:t>
            </w:r>
          </w:p>
        </w:tc>
        <w:tc>
          <w:tcPr>
            <w:tcW w:w="967" w:type="pct"/>
            <w:vAlign w:val="bottom"/>
          </w:tcPr>
          <w:p w:rsidR="008C5C0B" w:rsidRPr="008F5618" w:rsidRDefault="008C5C0B" w:rsidP="008C5C0B">
            <w:pPr>
              <w:spacing w:after="0"/>
              <w:jc w:val="center"/>
              <w:rPr>
                <w:sz w:val="20"/>
                <w:szCs w:val="20"/>
              </w:rPr>
            </w:pPr>
            <w:r w:rsidRPr="008F5618">
              <w:rPr>
                <w:sz w:val="20"/>
                <w:szCs w:val="20"/>
              </w:rPr>
              <w:t>-</w:t>
            </w:r>
          </w:p>
        </w:tc>
      </w:tr>
      <w:tr w:rsidR="004D0E1A" w:rsidRPr="009D00CA" w:rsidTr="004D0E1A">
        <w:trPr>
          <w:trHeight w:hRule="exact" w:val="331"/>
        </w:trPr>
        <w:tc>
          <w:tcPr>
            <w:tcW w:w="571" w:type="pct"/>
            <w:tcBorders>
              <w:bottom w:val="single" w:sz="4" w:space="0" w:color="auto"/>
            </w:tcBorders>
            <w:vAlign w:val="center"/>
          </w:tcPr>
          <w:p w:rsidR="004D0E1A" w:rsidRPr="008F5618" w:rsidRDefault="004D0E1A" w:rsidP="00D333AC">
            <w:pPr>
              <w:spacing w:after="0"/>
              <w:jc w:val="left"/>
              <w:rPr>
                <w:color w:val="000000"/>
                <w:sz w:val="20"/>
                <w:szCs w:val="20"/>
              </w:rPr>
            </w:pPr>
            <w:r>
              <w:rPr>
                <w:color w:val="000000"/>
                <w:sz w:val="20"/>
                <w:szCs w:val="20"/>
              </w:rPr>
              <w:t>2017</w:t>
            </w:r>
          </w:p>
        </w:tc>
        <w:tc>
          <w:tcPr>
            <w:tcW w:w="719"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122</w:t>
            </w:r>
          </w:p>
        </w:tc>
        <w:tc>
          <w:tcPr>
            <w:tcW w:w="523"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62</w:t>
            </w:r>
          </w:p>
        </w:tc>
        <w:tc>
          <w:tcPr>
            <w:tcW w:w="616"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73</w:t>
            </w:r>
          </w:p>
        </w:tc>
        <w:tc>
          <w:tcPr>
            <w:tcW w:w="698"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545</w:t>
            </w:r>
          </w:p>
        </w:tc>
        <w:tc>
          <w:tcPr>
            <w:tcW w:w="425"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478</w:t>
            </w:r>
          </w:p>
        </w:tc>
        <w:tc>
          <w:tcPr>
            <w:tcW w:w="481" w:type="pct"/>
            <w:tcBorders>
              <w:bottom w:val="single" w:sz="4" w:space="0" w:color="auto"/>
            </w:tcBorders>
            <w:vAlign w:val="center"/>
          </w:tcPr>
          <w:p w:rsidR="004D0E1A" w:rsidRPr="008F5618" w:rsidRDefault="004D0E1A" w:rsidP="008C5C0B">
            <w:pPr>
              <w:spacing w:after="0"/>
              <w:jc w:val="center"/>
              <w:rPr>
                <w:sz w:val="20"/>
                <w:szCs w:val="20"/>
              </w:rPr>
            </w:pPr>
            <w:r>
              <w:rPr>
                <w:sz w:val="20"/>
                <w:szCs w:val="20"/>
              </w:rPr>
              <w:t>1,280</w:t>
            </w:r>
          </w:p>
        </w:tc>
        <w:tc>
          <w:tcPr>
            <w:tcW w:w="967" w:type="pct"/>
            <w:tcBorders>
              <w:bottom w:val="single" w:sz="4" w:space="0" w:color="auto"/>
            </w:tcBorders>
            <w:vAlign w:val="center"/>
          </w:tcPr>
          <w:p w:rsidR="004D0E1A" w:rsidRPr="008F5618" w:rsidRDefault="004D0E1A" w:rsidP="008C5C0B">
            <w:pPr>
              <w:spacing w:after="0"/>
              <w:jc w:val="center"/>
              <w:rPr>
                <w:sz w:val="20"/>
                <w:szCs w:val="20"/>
              </w:rPr>
            </w:pPr>
            <w:r w:rsidRPr="008F5618">
              <w:rPr>
                <w:sz w:val="20"/>
                <w:szCs w:val="20"/>
              </w:rPr>
              <w:t>-</w:t>
            </w:r>
          </w:p>
        </w:tc>
      </w:tr>
      <w:tr w:rsidR="008C5C0B" w:rsidRPr="009D00CA" w:rsidTr="004D0E1A">
        <w:trPr>
          <w:trHeight w:hRule="exact" w:val="302"/>
        </w:trPr>
        <w:tc>
          <w:tcPr>
            <w:tcW w:w="571" w:type="pct"/>
            <w:tcBorders>
              <w:top w:val="single" w:sz="4" w:space="0" w:color="auto"/>
              <w:bottom w:val="single" w:sz="4" w:space="0" w:color="auto"/>
            </w:tcBorders>
            <w:vAlign w:val="center"/>
          </w:tcPr>
          <w:p w:rsidR="008C5C0B" w:rsidRPr="008F5618" w:rsidRDefault="008C5C0B" w:rsidP="00D333AC">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163</w:t>
            </w:r>
          </w:p>
        </w:tc>
        <w:tc>
          <w:tcPr>
            <w:tcW w:w="523"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135</w:t>
            </w:r>
          </w:p>
        </w:tc>
        <w:tc>
          <w:tcPr>
            <w:tcW w:w="616"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110</w:t>
            </w:r>
          </w:p>
        </w:tc>
        <w:tc>
          <w:tcPr>
            <w:tcW w:w="698"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518</w:t>
            </w:r>
          </w:p>
        </w:tc>
        <w:tc>
          <w:tcPr>
            <w:tcW w:w="425"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448</w:t>
            </w:r>
          </w:p>
        </w:tc>
        <w:tc>
          <w:tcPr>
            <w:tcW w:w="481" w:type="pct"/>
            <w:tcBorders>
              <w:top w:val="single" w:sz="4" w:space="0" w:color="auto"/>
              <w:bottom w:val="single" w:sz="4" w:space="0" w:color="auto"/>
            </w:tcBorders>
            <w:vAlign w:val="center"/>
          </w:tcPr>
          <w:p w:rsidR="008C5C0B" w:rsidRPr="008F5618" w:rsidRDefault="004D0E1A" w:rsidP="008C5C0B">
            <w:pPr>
              <w:spacing w:after="0"/>
              <w:jc w:val="center"/>
              <w:rPr>
                <w:sz w:val="20"/>
                <w:szCs w:val="20"/>
              </w:rPr>
            </w:pPr>
            <w:r>
              <w:rPr>
                <w:sz w:val="20"/>
                <w:szCs w:val="20"/>
              </w:rPr>
              <w:t>1,374</w:t>
            </w:r>
          </w:p>
        </w:tc>
        <w:tc>
          <w:tcPr>
            <w:tcW w:w="967" w:type="pct"/>
            <w:tcBorders>
              <w:top w:val="single" w:sz="4" w:space="0" w:color="auto"/>
              <w:bottom w:val="single" w:sz="4" w:space="0" w:color="auto"/>
            </w:tcBorders>
            <w:vAlign w:val="center"/>
          </w:tcPr>
          <w:p w:rsidR="008C5C0B" w:rsidRPr="008F5618" w:rsidRDefault="008C5C0B" w:rsidP="008C5C0B">
            <w:pPr>
              <w:spacing w:after="0"/>
              <w:jc w:val="center"/>
              <w:rPr>
                <w:sz w:val="20"/>
                <w:szCs w:val="20"/>
              </w:rPr>
            </w:pPr>
            <w:r w:rsidRPr="008F5618">
              <w:rPr>
                <w:sz w:val="20"/>
                <w:szCs w:val="20"/>
              </w:rPr>
              <w:t>3,235</w:t>
            </w:r>
          </w:p>
        </w:tc>
      </w:tr>
    </w:tbl>
    <w:p w:rsidR="00B061BD" w:rsidRPr="00D333AC" w:rsidRDefault="00E70F2D" w:rsidP="00D333AC">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rsidR="00D333AC" w:rsidRDefault="00D333AC" w:rsidP="00D333AC">
      <w:pPr>
        <w:spacing w:after="0"/>
        <w:rPr>
          <w:sz w:val="18"/>
          <w:szCs w:val="18"/>
        </w:rPr>
      </w:pPr>
      <w:proofErr w:type="gramStart"/>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Ford</w:t>
      </w:r>
      <w:proofErr w:type="gramEnd"/>
      <w:r>
        <w:rPr>
          <w:sz w:val="18"/>
          <w:szCs w:val="18"/>
        </w:rPr>
        <w:t xml:space="preserve"> Arm Creek project discontinued after 2015. </w:t>
      </w:r>
    </w:p>
    <w:p w:rsidR="00D333AC" w:rsidRDefault="00D333AC" w:rsidP="00F661C4">
      <w:pPr>
        <w:rPr>
          <w:sz w:val="18"/>
          <w:szCs w:val="18"/>
        </w:rPr>
      </w:pPr>
    </w:p>
    <w:p w:rsidR="00E70F2D" w:rsidRDefault="00E70F2D" w:rsidP="00E70F2D"/>
    <w:p w:rsidR="003337FF" w:rsidRDefault="00CB2C9F" w:rsidP="00D87DB5">
      <w:pPr>
        <w:jc w:val="center"/>
      </w:pPr>
      <w:r w:rsidRPr="00CB2C9F">
        <w:rPr>
          <w:noProof/>
        </w:rPr>
        <w:lastRenderedPageBreak/>
        <w:drawing>
          <wp:inline distT="0" distB="0" distL="0" distR="0" wp14:anchorId="63EBD9A9" wp14:editId="6A0A05E7">
            <wp:extent cx="5943600" cy="5224554"/>
            <wp:effectExtent l="19050" t="19050" r="190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24554"/>
                    </a:xfrm>
                    <a:prstGeom prst="rect">
                      <a:avLst/>
                    </a:prstGeom>
                    <a:noFill/>
                    <a:ln>
                      <a:solidFill>
                        <a:schemeClr val="tx1"/>
                      </a:solidFill>
                    </a:ln>
                  </pic:spPr>
                </pic:pic>
              </a:graphicData>
            </a:graphic>
          </wp:inline>
        </w:drawing>
      </w:r>
    </w:p>
    <w:p w:rsidR="003337FF" w:rsidRDefault="003337FF" w:rsidP="003337FF">
      <w:pPr>
        <w:pStyle w:val="Caption"/>
      </w:pPr>
      <w:bookmarkStart w:id="29" w:name="_Toc487183697"/>
      <w:r w:rsidRPr="00C53CA1">
        <w:t xml:space="preserve">Figure </w:t>
      </w:r>
      <w:fldSimple w:instr=" SEQ Figure \* ARABIC ">
        <w:r w:rsidR="007C0681">
          <w:rPr>
            <w:noProof/>
          </w:rPr>
          <w:t>6</w:t>
        </w:r>
      </w:fldSimple>
      <w:r w:rsidRPr="00C53CA1">
        <w:t>.–</w:t>
      </w:r>
      <w:r w:rsidR="00454402" w:rsidRPr="00454402">
        <w:t>Sum of peak coho salmon escapement survey counts for 14 streams in the Ketchikan area (top graph) and coho salmon escapement counts and estimates for Hugh Smith Lake (bottom graph) with 7 p</w:t>
      </w:r>
      <w:r w:rsidR="00454402">
        <w:t>oin</w:t>
      </w:r>
      <w:r w:rsidR="00CB2C9F">
        <w:t>t LOESS trends, 1982–2017</w:t>
      </w:r>
      <w:r w:rsidR="00454402" w:rsidRPr="00454402">
        <w:t>.</w:t>
      </w:r>
      <w:bookmarkEnd w:id="29"/>
    </w:p>
    <w:p w:rsidR="004F6FED" w:rsidRPr="004F6FED" w:rsidRDefault="004F6FED" w:rsidP="004F6FED"/>
    <w:p w:rsidR="003337FF" w:rsidRDefault="003337FF" w:rsidP="003337FF">
      <w:pPr>
        <w:pStyle w:val="Cover-ReptTitle"/>
        <w:rPr>
          <w:sz w:val="22"/>
        </w:rPr>
        <w:sectPr w:rsidR="003337FF" w:rsidSect="00FD2DEA">
          <w:pgSz w:w="12240" w:h="15840" w:code="1"/>
          <w:pgMar w:top="1440" w:right="1440" w:bottom="1440" w:left="1440" w:header="720" w:footer="547" w:gutter="0"/>
          <w:cols w:space="432"/>
          <w:formProt w:val="0"/>
          <w:docGrid w:linePitch="326"/>
        </w:sectPr>
      </w:pPr>
    </w:p>
    <w:p w:rsidR="003337FF" w:rsidRDefault="003337FF" w:rsidP="003337FF">
      <w:pPr>
        <w:pStyle w:val="Caption"/>
      </w:pPr>
      <w:bookmarkStart w:id="30" w:name="_Toc487183669"/>
      <w:r>
        <w:lastRenderedPageBreak/>
        <w:t xml:space="preserve">Table </w:t>
      </w:r>
      <w:fldSimple w:instr=" SEQ Table \* ARABIC ">
        <w:r w:rsidR="007C0681">
          <w:rPr>
            <w:noProof/>
          </w:rPr>
          <w:t>5</w:t>
        </w:r>
      </w:fldSimple>
      <w:r>
        <w:t>.</w:t>
      </w:r>
      <w:r w:rsidRPr="006C1E21">
        <w:t>–</w:t>
      </w:r>
      <w:r w:rsidRPr="00864E0C">
        <w:t>Peak</w:t>
      </w:r>
      <w:r w:rsidRPr="003337FF">
        <w:t xml:space="preserve"> coho salmon survey counts for 14 streams in the Ketchikan area and total adult coho salmon escapement to Hugh Smith Lake, 1987–201</w:t>
      </w:r>
      <w:r w:rsidR="00220B8F">
        <w:t>7</w:t>
      </w:r>
      <w:r w:rsidRPr="003337FF">
        <w:t>.</w:t>
      </w:r>
      <w:bookmarkEnd w:id="30"/>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702"/>
        <w:gridCol w:w="896"/>
        <w:gridCol w:w="757"/>
        <w:gridCol w:w="676"/>
        <w:gridCol w:w="726"/>
        <w:gridCol w:w="646"/>
        <w:gridCol w:w="676"/>
        <w:gridCol w:w="726"/>
        <w:gridCol w:w="847"/>
        <w:gridCol w:w="621"/>
        <w:gridCol w:w="736"/>
        <w:gridCol w:w="1006"/>
        <w:gridCol w:w="1026"/>
        <w:gridCol w:w="825"/>
        <w:gridCol w:w="791"/>
      </w:tblGrid>
      <w:tr w:rsidR="002973A8" w:rsidRPr="003337FF" w:rsidTr="002973A8">
        <w:trPr>
          <w:trHeight w:val="202"/>
        </w:trPr>
        <w:tc>
          <w:tcPr>
            <w:tcW w:w="261" w:type="pct"/>
            <w:tcBorders>
              <w:top w:val="single" w:sz="4" w:space="0" w:color="auto"/>
            </w:tcBorders>
            <w:vAlign w:val="bottom"/>
          </w:tcPr>
          <w:p w:rsidR="002973A8" w:rsidRDefault="002973A8" w:rsidP="00D342A1">
            <w:pPr>
              <w:spacing w:after="0"/>
              <w:jc w:val="left"/>
              <w:rPr>
                <w:rFonts w:ascii="Calibri" w:hAnsi="Calibri"/>
                <w:color w:val="000000"/>
                <w:sz w:val="22"/>
                <w:szCs w:val="22"/>
              </w:rPr>
            </w:pPr>
          </w:p>
        </w:tc>
        <w:tc>
          <w:tcPr>
            <w:tcW w:w="303" w:type="pct"/>
            <w:tcBorders>
              <w:top w:val="single" w:sz="4" w:space="0" w:color="auto"/>
            </w:tcBorders>
            <w:vAlign w:val="bottom"/>
          </w:tcPr>
          <w:p w:rsidR="002973A8" w:rsidRDefault="002973A8" w:rsidP="00610271">
            <w:pPr>
              <w:spacing w:after="0"/>
              <w:jc w:val="center"/>
              <w:rPr>
                <w:color w:val="000000"/>
                <w:sz w:val="18"/>
                <w:szCs w:val="18"/>
              </w:rPr>
            </w:pPr>
          </w:p>
        </w:tc>
        <w:tc>
          <w:tcPr>
            <w:tcW w:w="267" w:type="pct"/>
            <w:tcBorders>
              <w:top w:val="single" w:sz="4" w:space="0" w:color="auto"/>
            </w:tcBorders>
            <w:vAlign w:val="bottom"/>
          </w:tcPr>
          <w:p w:rsidR="002973A8" w:rsidRDefault="002973A8" w:rsidP="00610271">
            <w:pPr>
              <w:spacing w:after="0"/>
              <w:jc w:val="center"/>
              <w:rPr>
                <w:color w:val="000000"/>
                <w:sz w:val="18"/>
                <w:szCs w:val="18"/>
              </w:rPr>
            </w:pPr>
          </w:p>
        </w:tc>
        <w:tc>
          <w:tcPr>
            <w:tcW w:w="341" w:type="pct"/>
            <w:tcBorders>
              <w:top w:val="single" w:sz="4" w:space="0" w:color="auto"/>
            </w:tcBorders>
            <w:vAlign w:val="bottom"/>
          </w:tcPr>
          <w:p w:rsidR="002973A8" w:rsidRDefault="002973A8" w:rsidP="00610271">
            <w:pPr>
              <w:spacing w:after="0"/>
              <w:jc w:val="center"/>
              <w:rPr>
                <w:color w:val="000000"/>
                <w:sz w:val="18"/>
                <w:szCs w:val="18"/>
              </w:rPr>
            </w:pPr>
          </w:p>
        </w:tc>
        <w:tc>
          <w:tcPr>
            <w:tcW w:w="288" w:type="pct"/>
            <w:tcBorders>
              <w:top w:val="single" w:sz="4" w:space="0" w:color="auto"/>
            </w:tcBorders>
            <w:vAlign w:val="bottom"/>
          </w:tcPr>
          <w:p w:rsidR="002973A8" w:rsidRDefault="002973A8" w:rsidP="00610271">
            <w:pPr>
              <w:spacing w:after="0"/>
              <w:jc w:val="center"/>
              <w:rPr>
                <w:color w:val="000000"/>
                <w:sz w:val="18"/>
                <w:szCs w:val="18"/>
              </w:rPr>
            </w:pPr>
          </w:p>
        </w:tc>
        <w:tc>
          <w:tcPr>
            <w:tcW w:w="257" w:type="pct"/>
            <w:tcBorders>
              <w:top w:val="single" w:sz="4" w:space="0" w:color="auto"/>
            </w:tcBorders>
            <w:vAlign w:val="bottom"/>
          </w:tcPr>
          <w:p w:rsidR="002973A8" w:rsidRDefault="002973A8" w:rsidP="00610271">
            <w:pPr>
              <w:spacing w:after="0"/>
              <w:jc w:val="center"/>
              <w:rPr>
                <w:color w:val="000000"/>
                <w:sz w:val="18"/>
                <w:szCs w:val="18"/>
              </w:rPr>
            </w:pPr>
          </w:p>
        </w:tc>
        <w:tc>
          <w:tcPr>
            <w:tcW w:w="276" w:type="pct"/>
            <w:tcBorders>
              <w:top w:val="single" w:sz="4" w:space="0" w:color="auto"/>
            </w:tcBorders>
            <w:vAlign w:val="bottom"/>
          </w:tcPr>
          <w:p w:rsidR="002973A8" w:rsidRDefault="002973A8" w:rsidP="00610271">
            <w:pPr>
              <w:spacing w:after="0"/>
              <w:jc w:val="center"/>
              <w:rPr>
                <w:color w:val="000000"/>
                <w:sz w:val="18"/>
                <w:szCs w:val="18"/>
              </w:rPr>
            </w:pPr>
          </w:p>
        </w:tc>
        <w:tc>
          <w:tcPr>
            <w:tcW w:w="246" w:type="pct"/>
            <w:tcBorders>
              <w:top w:val="single" w:sz="4" w:space="0" w:color="auto"/>
            </w:tcBorders>
            <w:vAlign w:val="bottom"/>
          </w:tcPr>
          <w:p w:rsidR="002973A8" w:rsidRDefault="002973A8" w:rsidP="00610271">
            <w:pPr>
              <w:spacing w:after="0"/>
              <w:jc w:val="center"/>
              <w:rPr>
                <w:color w:val="000000"/>
                <w:sz w:val="18"/>
                <w:szCs w:val="18"/>
              </w:rPr>
            </w:pPr>
          </w:p>
        </w:tc>
        <w:tc>
          <w:tcPr>
            <w:tcW w:w="257" w:type="pct"/>
            <w:tcBorders>
              <w:top w:val="single" w:sz="4" w:space="0" w:color="auto"/>
            </w:tcBorders>
            <w:vAlign w:val="bottom"/>
          </w:tcPr>
          <w:p w:rsidR="002973A8" w:rsidRDefault="002973A8" w:rsidP="00610271">
            <w:pPr>
              <w:spacing w:after="0"/>
              <w:jc w:val="center"/>
              <w:rPr>
                <w:color w:val="000000"/>
                <w:sz w:val="18"/>
                <w:szCs w:val="18"/>
              </w:rPr>
            </w:pPr>
          </w:p>
        </w:tc>
        <w:tc>
          <w:tcPr>
            <w:tcW w:w="276" w:type="pct"/>
            <w:tcBorders>
              <w:top w:val="single" w:sz="4" w:space="0" w:color="auto"/>
            </w:tcBorders>
            <w:vAlign w:val="bottom"/>
          </w:tcPr>
          <w:p w:rsidR="002973A8" w:rsidRDefault="002973A8" w:rsidP="00610271">
            <w:pPr>
              <w:spacing w:after="0"/>
              <w:jc w:val="center"/>
              <w:rPr>
                <w:color w:val="000000"/>
                <w:sz w:val="18"/>
                <w:szCs w:val="18"/>
              </w:rPr>
            </w:pPr>
          </w:p>
        </w:tc>
        <w:tc>
          <w:tcPr>
            <w:tcW w:w="322" w:type="pct"/>
            <w:tcBorders>
              <w:top w:val="single" w:sz="4" w:space="0" w:color="auto"/>
            </w:tcBorders>
            <w:vAlign w:val="bottom"/>
          </w:tcPr>
          <w:p w:rsidR="002973A8" w:rsidRDefault="002973A8" w:rsidP="00610271">
            <w:pPr>
              <w:spacing w:after="0"/>
              <w:jc w:val="center"/>
              <w:rPr>
                <w:color w:val="000000"/>
                <w:sz w:val="18"/>
                <w:szCs w:val="18"/>
              </w:rPr>
            </w:pPr>
          </w:p>
        </w:tc>
        <w:tc>
          <w:tcPr>
            <w:tcW w:w="236" w:type="pct"/>
            <w:tcBorders>
              <w:top w:val="single" w:sz="4" w:space="0" w:color="auto"/>
            </w:tcBorders>
            <w:vAlign w:val="bottom"/>
          </w:tcPr>
          <w:p w:rsidR="002973A8" w:rsidRDefault="002973A8" w:rsidP="00610271">
            <w:pPr>
              <w:spacing w:after="0"/>
              <w:jc w:val="center"/>
              <w:rPr>
                <w:color w:val="000000"/>
                <w:sz w:val="18"/>
                <w:szCs w:val="18"/>
              </w:rPr>
            </w:pPr>
          </w:p>
        </w:tc>
        <w:tc>
          <w:tcPr>
            <w:tcW w:w="280" w:type="pct"/>
            <w:tcBorders>
              <w:top w:val="single" w:sz="4" w:space="0" w:color="auto"/>
            </w:tcBorders>
            <w:vAlign w:val="bottom"/>
          </w:tcPr>
          <w:p w:rsidR="002973A8" w:rsidRDefault="002973A8" w:rsidP="00610271">
            <w:pPr>
              <w:spacing w:after="0"/>
              <w:jc w:val="center"/>
              <w:rPr>
                <w:color w:val="000000"/>
                <w:sz w:val="18"/>
                <w:szCs w:val="18"/>
              </w:rPr>
            </w:pPr>
          </w:p>
        </w:tc>
        <w:tc>
          <w:tcPr>
            <w:tcW w:w="383" w:type="pct"/>
            <w:tcBorders>
              <w:top w:val="single" w:sz="4" w:space="0" w:color="auto"/>
            </w:tcBorders>
            <w:vAlign w:val="bottom"/>
          </w:tcPr>
          <w:p w:rsidR="002973A8" w:rsidRDefault="002973A8" w:rsidP="00610271">
            <w:pPr>
              <w:spacing w:after="0"/>
              <w:jc w:val="center"/>
              <w:rPr>
                <w:color w:val="000000"/>
                <w:sz w:val="18"/>
                <w:szCs w:val="18"/>
              </w:rPr>
            </w:pPr>
          </w:p>
        </w:tc>
        <w:tc>
          <w:tcPr>
            <w:tcW w:w="390" w:type="pct"/>
            <w:tcBorders>
              <w:top w:val="single" w:sz="4" w:space="0" w:color="auto"/>
            </w:tcBorders>
            <w:vAlign w:val="bottom"/>
          </w:tcPr>
          <w:p w:rsidR="002973A8" w:rsidRDefault="002973A8" w:rsidP="00610271">
            <w:pPr>
              <w:spacing w:after="0"/>
              <w:jc w:val="center"/>
              <w:rPr>
                <w:color w:val="000000"/>
                <w:sz w:val="18"/>
                <w:szCs w:val="18"/>
              </w:rPr>
            </w:pPr>
          </w:p>
        </w:tc>
        <w:tc>
          <w:tcPr>
            <w:tcW w:w="314" w:type="pct"/>
            <w:vMerge w:val="restart"/>
            <w:tcBorders>
              <w:top w:val="single" w:sz="4" w:space="0" w:color="auto"/>
            </w:tcBorders>
            <w:tcMar>
              <w:left w:w="0" w:type="dxa"/>
              <w:right w:w="0" w:type="dxa"/>
            </w:tcMar>
            <w:vAlign w:val="bottom"/>
          </w:tcPr>
          <w:p w:rsidR="002973A8" w:rsidRDefault="002973A8" w:rsidP="00610271">
            <w:pPr>
              <w:spacing w:after="0"/>
              <w:jc w:val="center"/>
              <w:rPr>
                <w:color w:val="000000"/>
                <w:sz w:val="18"/>
                <w:szCs w:val="18"/>
              </w:rPr>
            </w:pPr>
            <w:r>
              <w:rPr>
                <w:color w:val="000000"/>
                <w:sz w:val="18"/>
                <w:szCs w:val="18"/>
              </w:rPr>
              <w:t>Combined</w:t>
            </w:r>
          </w:p>
          <w:p w:rsidR="002973A8" w:rsidRDefault="002973A8" w:rsidP="00610271">
            <w:pPr>
              <w:spacing w:after="0"/>
              <w:jc w:val="center"/>
              <w:rPr>
                <w:color w:val="000000"/>
                <w:sz w:val="18"/>
                <w:szCs w:val="18"/>
              </w:rPr>
            </w:pPr>
            <w:r>
              <w:rPr>
                <w:color w:val="000000"/>
                <w:sz w:val="18"/>
                <w:szCs w:val="18"/>
              </w:rPr>
              <w:t>Survey Index</w:t>
            </w:r>
          </w:p>
        </w:tc>
        <w:tc>
          <w:tcPr>
            <w:tcW w:w="301" w:type="pct"/>
            <w:vMerge w:val="restart"/>
            <w:tcBorders>
              <w:top w:val="single" w:sz="4" w:space="0" w:color="auto"/>
            </w:tcBorders>
            <w:tcMar>
              <w:left w:w="0" w:type="dxa"/>
              <w:right w:w="0" w:type="dxa"/>
            </w:tcMar>
            <w:vAlign w:val="bottom"/>
          </w:tcPr>
          <w:p w:rsidR="002973A8" w:rsidRDefault="002973A8" w:rsidP="00610271">
            <w:pPr>
              <w:spacing w:after="0"/>
              <w:jc w:val="center"/>
              <w:rPr>
                <w:color w:val="000000"/>
                <w:sz w:val="18"/>
                <w:szCs w:val="18"/>
              </w:rPr>
            </w:pPr>
            <w:r>
              <w:rPr>
                <w:color w:val="000000"/>
                <w:sz w:val="18"/>
                <w:szCs w:val="18"/>
              </w:rPr>
              <w:t>Hugh</w:t>
            </w:r>
          </w:p>
          <w:p w:rsidR="002973A8" w:rsidRDefault="002973A8" w:rsidP="00610271">
            <w:pPr>
              <w:spacing w:after="0"/>
              <w:jc w:val="center"/>
              <w:rPr>
                <w:color w:val="000000"/>
                <w:sz w:val="18"/>
                <w:szCs w:val="18"/>
              </w:rPr>
            </w:pPr>
            <w:r>
              <w:rPr>
                <w:color w:val="000000"/>
                <w:sz w:val="18"/>
                <w:szCs w:val="18"/>
              </w:rPr>
              <w:t>Smith L.</w:t>
            </w:r>
          </w:p>
          <w:p w:rsidR="002973A8" w:rsidRDefault="002973A8" w:rsidP="002973A8">
            <w:pPr>
              <w:spacing w:after="0"/>
              <w:jc w:val="center"/>
              <w:rPr>
                <w:color w:val="000000"/>
                <w:sz w:val="18"/>
                <w:szCs w:val="18"/>
              </w:rPr>
            </w:pPr>
            <w:r>
              <w:rPr>
                <w:color w:val="000000"/>
                <w:sz w:val="18"/>
                <w:szCs w:val="18"/>
              </w:rPr>
              <w:t>(Weir)</w:t>
            </w:r>
          </w:p>
        </w:tc>
      </w:tr>
      <w:tr w:rsidR="002973A8" w:rsidRPr="003337FF" w:rsidTr="002973A8">
        <w:trPr>
          <w:trHeight w:val="202"/>
        </w:trPr>
        <w:tc>
          <w:tcPr>
            <w:tcW w:w="261" w:type="pct"/>
            <w:tcBorders>
              <w:bottom w:val="single" w:sz="4" w:space="0" w:color="auto"/>
            </w:tcBorders>
            <w:vAlign w:val="bottom"/>
          </w:tcPr>
          <w:p w:rsidR="002973A8" w:rsidRDefault="002973A8" w:rsidP="00D342A1">
            <w:pPr>
              <w:spacing w:after="0"/>
              <w:jc w:val="left"/>
              <w:rPr>
                <w:color w:val="000000"/>
                <w:sz w:val="18"/>
                <w:szCs w:val="18"/>
              </w:rPr>
            </w:pPr>
            <w:r>
              <w:rPr>
                <w:color w:val="000000"/>
                <w:sz w:val="18"/>
                <w:szCs w:val="18"/>
              </w:rPr>
              <w:t>Year</w:t>
            </w:r>
          </w:p>
        </w:tc>
        <w:tc>
          <w:tcPr>
            <w:tcW w:w="303"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Herman Creek</w:t>
            </w:r>
          </w:p>
        </w:tc>
        <w:tc>
          <w:tcPr>
            <w:tcW w:w="267"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Grant Creek</w:t>
            </w:r>
          </w:p>
        </w:tc>
        <w:tc>
          <w:tcPr>
            <w:tcW w:w="341"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Eulachon River</w:t>
            </w:r>
          </w:p>
        </w:tc>
        <w:tc>
          <w:tcPr>
            <w:tcW w:w="288"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Klahini River</w:t>
            </w:r>
          </w:p>
        </w:tc>
        <w:tc>
          <w:tcPr>
            <w:tcW w:w="257"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Indian River</w:t>
            </w:r>
          </w:p>
        </w:tc>
        <w:tc>
          <w:tcPr>
            <w:tcW w:w="27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Barrier Creek</w:t>
            </w:r>
          </w:p>
        </w:tc>
        <w:tc>
          <w:tcPr>
            <w:tcW w:w="24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King Creek</w:t>
            </w:r>
          </w:p>
        </w:tc>
        <w:tc>
          <w:tcPr>
            <w:tcW w:w="257"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Choca Creek</w:t>
            </w:r>
          </w:p>
        </w:tc>
        <w:tc>
          <w:tcPr>
            <w:tcW w:w="27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Carroll River</w:t>
            </w:r>
          </w:p>
        </w:tc>
        <w:tc>
          <w:tcPr>
            <w:tcW w:w="322"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Blossum River</w:t>
            </w:r>
          </w:p>
        </w:tc>
        <w:tc>
          <w:tcPr>
            <w:tcW w:w="236"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Keta River</w:t>
            </w:r>
          </w:p>
        </w:tc>
        <w:tc>
          <w:tcPr>
            <w:tcW w:w="280"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Marten River</w:t>
            </w:r>
          </w:p>
        </w:tc>
        <w:tc>
          <w:tcPr>
            <w:tcW w:w="383"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Humpback Creek</w:t>
            </w:r>
          </w:p>
        </w:tc>
        <w:tc>
          <w:tcPr>
            <w:tcW w:w="390" w:type="pct"/>
            <w:tcBorders>
              <w:bottom w:val="single" w:sz="4" w:space="0" w:color="auto"/>
            </w:tcBorders>
            <w:vAlign w:val="bottom"/>
          </w:tcPr>
          <w:p w:rsidR="002973A8" w:rsidRDefault="002973A8" w:rsidP="00610271">
            <w:pPr>
              <w:spacing w:after="0"/>
              <w:jc w:val="center"/>
              <w:rPr>
                <w:color w:val="000000"/>
                <w:sz w:val="18"/>
                <w:szCs w:val="18"/>
              </w:rPr>
            </w:pPr>
            <w:r>
              <w:rPr>
                <w:color w:val="000000"/>
                <w:sz w:val="18"/>
                <w:szCs w:val="18"/>
              </w:rPr>
              <w:t>Tombstone River</w:t>
            </w:r>
          </w:p>
        </w:tc>
        <w:tc>
          <w:tcPr>
            <w:tcW w:w="314" w:type="pct"/>
            <w:vMerge/>
            <w:tcBorders>
              <w:bottom w:val="single" w:sz="4" w:space="0" w:color="auto"/>
            </w:tcBorders>
            <w:tcMar>
              <w:left w:w="0" w:type="dxa"/>
              <w:right w:w="0" w:type="dxa"/>
            </w:tcMar>
            <w:vAlign w:val="bottom"/>
          </w:tcPr>
          <w:p w:rsidR="002973A8" w:rsidRDefault="002973A8" w:rsidP="00610271">
            <w:pPr>
              <w:spacing w:after="0"/>
              <w:jc w:val="center"/>
              <w:rPr>
                <w:color w:val="000000"/>
                <w:sz w:val="18"/>
                <w:szCs w:val="18"/>
              </w:rPr>
            </w:pPr>
          </w:p>
        </w:tc>
        <w:tc>
          <w:tcPr>
            <w:tcW w:w="301" w:type="pct"/>
            <w:vMerge/>
            <w:tcBorders>
              <w:bottom w:val="single" w:sz="4" w:space="0" w:color="auto"/>
            </w:tcBorders>
            <w:tcMar>
              <w:left w:w="0" w:type="dxa"/>
              <w:right w:w="0" w:type="dxa"/>
            </w:tcMar>
            <w:vAlign w:val="bottom"/>
          </w:tcPr>
          <w:p w:rsidR="002973A8" w:rsidRDefault="002973A8" w:rsidP="002973A8">
            <w:pPr>
              <w:spacing w:after="0"/>
              <w:jc w:val="center"/>
              <w:rPr>
                <w:color w:val="000000"/>
                <w:sz w:val="18"/>
                <w:szCs w:val="18"/>
              </w:rPr>
            </w:pPr>
          </w:p>
        </w:tc>
      </w:tr>
      <w:tr w:rsidR="001C6678" w:rsidRPr="003337FF" w:rsidTr="002973A8">
        <w:trPr>
          <w:trHeight w:hRule="exact" w:val="259"/>
        </w:trPr>
        <w:tc>
          <w:tcPr>
            <w:tcW w:w="261" w:type="pct"/>
            <w:tcBorders>
              <w:top w:val="single" w:sz="4" w:space="0" w:color="auto"/>
            </w:tcBorders>
            <w:vAlign w:val="bottom"/>
          </w:tcPr>
          <w:p w:rsidR="001C6678" w:rsidRDefault="001C6678" w:rsidP="00D342A1">
            <w:pPr>
              <w:spacing w:after="0"/>
              <w:jc w:val="left"/>
              <w:rPr>
                <w:color w:val="000000"/>
                <w:sz w:val="18"/>
                <w:szCs w:val="18"/>
              </w:rPr>
            </w:pPr>
            <w:r>
              <w:rPr>
                <w:color w:val="000000"/>
                <w:sz w:val="18"/>
                <w:szCs w:val="18"/>
              </w:rPr>
              <w:t>1987</w:t>
            </w:r>
          </w:p>
        </w:tc>
        <w:tc>
          <w:tcPr>
            <w:tcW w:w="303"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92</w:t>
            </w:r>
          </w:p>
        </w:tc>
        <w:tc>
          <w:tcPr>
            <w:tcW w:w="267"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78</w:t>
            </w:r>
          </w:p>
        </w:tc>
        <w:tc>
          <w:tcPr>
            <w:tcW w:w="341"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154</w:t>
            </w:r>
          </w:p>
        </w:tc>
        <w:tc>
          <w:tcPr>
            <w:tcW w:w="288"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65</w:t>
            </w:r>
          </w:p>
        </w:tc>
        <w:tc>
          <w:tcPr>
            <w:tcW w:w="257"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336</w:t>
            </w:r>
          </w:p>
        </w:tc>
        <w:tc>
          <w:tcPr>
            <w:tcW w:w="276"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70</w:t>
            </w:r>
          </w:p>
        </w:tc>
        <w:tc>
          <w:tcPr>
            <w:tcW w:w="246"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282</w:t>
            </w:r>
          </w:p>
        </w:tc>
        <w:tc>
          <w:tcPr>
            <w:tcW w:w="257" w:type="pct"/>
            <w:tcBorders>
              <w:top w:val="single" w:sz="4" w:space="0" w:color="auto"/>
            </w:tcBorders>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113</w:t>
            </w:r>
          </w:p>
        </w:tc>
        <w:tc>
          <w:tcPr>
            <w:tcW w:w="276"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180</w:t>
            </w:r>
          </w:p>
        </w:tc>
        <w:tc>
          <w:tcPr>
            <w:tcW w:w="322"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700</w:t>
            </w:r>
          </w:p>
        </w:tc>
        <w:tc>
          <w:tcPr>
            <w:tcW w:w="236"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800</w:t>
            </w:r>
          </w:p>
        </w:tc>
        <w:tc>
          <w:tcPr>
            <w:tcW w:w="280"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740</w:t>
            </w:r>
          </w:p>
        </w:tc>
        <w:tc>
          <w:tcPr>
            <w:tcW w:w="383"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650</w:t>
            </w:r>
          </w:p>
        </w:tc>
        <w:tc>
          <w:tcPr>
            <w:tcW w:w="390" w:type="pct"/>
            <w:tcBorders>
              <w:top w:val="single" w:sz="4" w:space="0" w:color="auto"/>
            </w:tcBorders>
            <w:vAlign w:val="bottom"/>
          </w:tcPr>
          <w:p w:rsidR="001C6678" w:rsidRPr="00122EF2" w:rsidRDefault="001C6678" w:rsidP="00122EF2">
            <w:pPr>
              <w:spacing w:after="0"/>
              <w:jc w:val="center"/>
              <w:rPr>
                <w:sz w:val="18"/>
                <w:szCs w:val="18"/>
              </w:rPr>
            </w:pPr>
            <w:r w:rsidRPr="00122EF2">
              <w:rPr>
                <w:sz w:val="18"/>
                <w:szCs w:val="18"/>
              </w:rPr>
              <w:t>532</w:t>
            </w:r>
          </w:p>
        </w:tc>
        <w:tc>
          <w:tcPr>
            <w:tcW w:w="314" w:type="pct"/>
            <w:tcBorders>
              <w:top w:val="single" w:sz="4" w:space="0" w:color="auto"/>
            </w:tcBorders>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4,792</w:t>
            </w:r>
          </w:p>
        </w:tc>
        <w:tc>
          <w:tcPr>
            <w:tcW w:w="301" w:type="pct"/>
            <w:tcBorders>
              <w:top w:val="single" w:sz="4" w:space="0" w:color="auto"/>
            </w:tcBorders>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1,117</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1988</w:t>
            </w:r>
          </w:p>
        </w:tc>
        <w:tc>
          <w:tcPr>
            <w:tcW w:w="303" w:type="pct"/>
            <w:vAlign w:val="bottom"/>
          </w:tcPr>
          <w:p w:rsidR="001C6678" w:rsidRPr="00122EF2" w:rsidRDefault="001C6678" w:rsidP="00122EF2">
            <w:pPr>
              <w:spacing w:after="0"/>
              <w:jc w:val="center"/>
              <w:rPr>
                <w:sz w:val="18"/>
                <w:szCs w:val="18"/>
              </w:rPr>
            </w:pPr>
            <w:r w:rsidRPr="00122EF2">
              <w:rPr>
                <w:sz w:val="18"/>
                <w:szCs w:val="18"/>
              </w:rPr>
              <w:t>72</w:t>
            </w:r>
          </w:p>
        </w:tc>
        <w:tc>
          <w:tcPr>
            <w:tcW w:w="267" w:type="pct"/>
            <w:vAlign w:val="bottom"/>
          </w:tcPr>
          <w:p w:rsidR="001C6678" w:rsidRPr="00122EF2" w:rsidRDefault="001C6678" w:rsidP="00122EF2">
            <w:pPr>
              <w:spacing w:after="0"/>
              <w:jc w:val="center"/>
              <w:rPr>
                <w:sz w:val="18"/>
                <w:szCs w:val="18"/>
              </w:rPr>
            </w:pPr>
            <w:r w:rsidRPr="00122EF2">
              <w:rPr>
                <w:sz w:val="18"/>
                <w:szCs w:val="18"/>
              </w:rPr>
              <w:t>150</w:t>
            </w:r>
          </w:p>
        </w:tc>
        <w:tc>
          <w:tcPr>
            <w:tcW w:w="341" w:type="pct"/>
            <w:vAlign w:val="bottom"/>
          </w:tcPr>
          <w:p w:rsidR="001C6678" w:rsidRPr="00122EF2" w:rsidRDefault="001C6678" w:rsidP="00122EF2">
            <w:pPr>
              <w:spacing w:after="0"/>
              <w:jc w:val="center"/>
              <w:rPr>
                <w:sz w:val="18"/>
                <w:szCs w:val="18"/>
              </w:rPr>
            </w:pPr>
            <w:r w:rsidRPr="00122EF2">
              <w:rPr>
                <w:sz w:val="18"/>
                <w:szCs w:val="18"/>
              </w:rPr>
              <w:t>205</w:t>
            </w:r>
          </w:p>
        </w:tc>
        <w:tc>
          <w:tcPr>
            <w:tcW w:w="288" w:type="pct"/>
            <w:vAlign w:val="bottom"/>
          </w:tcPr>
          <w:p w:rsidR="001C6678" w:rsidRPr="00122EF2" w:rsidRDefault="001C6678" w:rsidP="00122EF2">
            <w:pPr>
              <w:spacing w:after="0"/>
              <w:jc w:val="center"/>
              <w:rPr>
                <w:sz w:val="18"/>
                <w:szCs w:val="18"/>
              </w:rPr>
            </w:pPr>
            <w:r w:rsidRPr="00122EF2">
              <w:rPr>
                <w:sz w:val="18"/>
                <w:szCs w:val="18"/>
              </w:rPr>
              <w:t>20</w:t>
            </w:r>
          </w:p>
        </w:tc>
        <w:tc>
          <w:tcPr>
            <w:tcW w:w="257" w:type="pct"/>
            <w:vAlign w:val="bottom"/>
          </w:tcPr>
          <w:p w:rsidR="001C6678" w:rsidRPr="00122EF2" w:rsidRDefault="001C6678" w:rsidP="00122EF2">
            <w:pPr>
              <w:spacing w:after="0"/>
              <w:jc w:val="center"/>
              <w:rPr>
                <w:sz w:val="18"/>
                <w:szCs w:val="18"/>
              </w:rPr>
            </w:pPr>
            <w:r w:rsidRPr="00122EF2">
              <w:rPr>
                <w:sz w:val="18"/>
                <w:szCs w:val="18"/>
              </w:rPr>
              <w:t>300</w:t>
            </w:r>
          </w:p>
        </w:tc>
        <w:tc>
          <w:tcPr>
            <w:tcW w:w="276" w:type="pct"/>
            <w:vAlign w:val="bottom"/>
          </w:tcPr>
          <w:p w:rsidR="001C6678" w:rsidRPr="00122EF2" w:rsidRDefault="001C6678" w:rsidP="00122EF2">
            <w:pPr>
              <w:spacing w:after="0"/>
              <w:jc w:val="center"/>
              <w:rPr>
                <w:sz w:val="18"/>
                <w:szCs w:val="18"/>
              </w:rPr>
            </w:pPr>
            <w:r w:rsidRPr="00122EF2">
              <w:rPr>
                <w:sz w:val="18"/>
                <w:szCs w:val="18"/>
              </w:rPr>
              <w:t>50</w:t>
            </w:r>
          </w:p>
        </w:tc>
        <w:tc>
          <w:tcPr>
            <w:tcW w:w="246" w:type="pct"/>
            <w:vAlign w:val="bottom"/>
          </w:tcPr>
          <w:p w:rsidR="001C6678" w:rsidRPr="00122EF2" w:rsidRDefault="001C6678" w:rsidP="00122EF2">
            <w:pPr>
              <w:spacing w:after="0"/>
              <w:jc w:val="center"/>
              <w:rPr>
                <w:sz w:val="18"/>
                <w:szCs w:val="18"/>
              </w:rPr>
            </w:pPr>
            <w:r w:rsidRPr="00122EF2">
              <w:rPr>
                <w:sz w:val="18"/>
                <w:szCs w:val="18"/>
              </w:rPr>
              <w:t>175</w:t>
            </w:r>
          </w:p>
        </w:tc>
        <w:tc>
          <w:tcPr>
            <w:tcW w:w="257" w:type="pct"/>
            <w:vAlign w:val="bottom"/>
          </w:tcPr>
          <w:p w:rsidR="001C6678" w:rsidRPr="00122EF2" w:rsidRDefault="001C6678" w:rsidP="00122EF2">
            <w:pPr>
              <w:spacing w:after="0"/>
              <w:jc w:val="center"/>
              <w:rPr>
                <w:sz w:val="18"/>
                <w:szCs w:val="18"/>
              </w:rPr>
            </w:pPr>
            <w:r w:rsidRPr="00122EF2">
              <w:rPr>
                <w:sz w:val="18"/>
                <w:szCs w:val="18"/>
              </w:rPr>
              <w:t>150</w:t>
            </w:r>
          </w:p>
        </w:tc>
        <w:tc>
          <w:tcPr>
            <w:tcW w:w="276" w:type="pct"/>
            <w:vAlign w:val="bottom"/>
          </w:tcPr>
          <w:p w:rsidR="001C6678" w:rsidRPr="00122EF2" w:rsidRDefault="001C6678" w:rsidP="00122EF2">
            <w:pPr>
              <w:spacing w:after="0"/>
              <w:jc w:val="center"/>
              <w:rPr>
                <w:sz w:val="18"/>
                <w:szCs w:val="18"/>
              </w:rPr>
            </w:pPr>
            <w:r w:rsidRPr="00122EF2">
              <w:rPr>
                <w:sz w:val="18"/>
                <w:szCs w:val="18"/>
              </w:rPr>
              <w:t>193</w:t>
            </w:r>
          </w:p>
        </w:tc>
        <w:tc>
          <w:tcPr>
            <w:tcW w:w="322" w:type="pct"/>
            <w:vAlign w:val="bottom"/>
          </w:tcPr>
          <w:p w:rsidR="001C6678" w:rsidRPr="00122EF2" w:rsidRDefault="001C6678" w:rsidP="00122EF2">
            <w:pPr>
              <w:spacing w:after="0"/>
              <w:jc w:val="center"/>
              <w:rPr>
                <w:sz w:val="18"/>
                <w:szCs w:val="18"/>
              </w:rPr>
            </w:pPr>
            <w:r w:rsidRPr="00122EF2">
              <w:rPr>
                <w:sz w:val="18"/>
                <w:szCs w:val="18"/>
              </w:rPr>
              <w:t>790</w:t>
            </w:r>
          </w:p>
        </w:tc>
        <w:tc>
          <w:tcPr>
            <w:tcW w:w="236" w:type="pct"/>
            <w:vAlign w:val="bottom"/>
          </w:tcPr>
          <w:p w:rsidR="001C6678" w:rsidRPr="00122EF2" w:rsidRDefault="001C6678" w:rsidP="00122EF2">
            <w:pPr>
              <w:spacing w:after="0"/>
              <w:jc w:val="center"/>
              <w:rPr>
                <w:sz w:val="18"/>
                <w:szCs w:val="18"/>
              </w:rPr>
            </w:pPr>
            <w:r w:rsidRPr="00122EF2">
              <w:rPr>
                <w:sz w:val="18"/>
                <w:szCs w:val="18"/>
              </w:rPr>
              <w:t>850</w:t>
            </w:r>
          </w:p>
        </w:tc>
        <w:tc>
          <w:tcPr>
            <w:tcW w:w="280" w:type="pct"/>
            <w:vAlign w:val="bottom"/>
          </w:tcPr>
          <w:p w:rsidR="001C6678" w:rsidRPr="00122EF2" w:rsidRDefault="001C6678" w:rsidP="00122EF2">
            <w:pPr>
              <w:spacing w:after="0"/>
              <w:jc w:val="center"/>
              <w:rPr>
                <w:sz w:val="18"/>
                <w:szCs w:val="18"/>
              </w:rPr>
            </w:pPr>
            <w:r w:rsidRPr="00122EF2">
              <w:rPr>
                <w:sz w:val="18"/>
                <w:szCs w:val="18"/>
              </w:rPr>
              <w:t>600</w:t>
            </w:r>
          </w:p>
        </w:tc>
        <w:tc>
          <w:tcPr>
            <w:tcW w:w="383" w:type="pct"/>
            <w:vAlign w:val="bottom"/>
          </w:tcPr>
          <w:p w:rsidR="001C6678" w:rsidRPr="00122EF2" w:rsidRDefault="001C6678" w:rsidP="00122EF2">
            <w:pPr>
              <w:spacing w:after="0"/>
              <w:jc w:val="center"/>
              <w:rPr>
                <w:sz w:val="18"/>
                <w:szCs w:val="18"/>
              </w:rPr>
            </w:pPr>
            <w:r w:rsidRPr="00122EF2">
              <w:rPr>
                <w:sz w:val="18"/>
                <w:szCs w:val="18"/>
              </w:rPr>
              <w:t>52</w:t>
            </w:r>
          </w:p>
        </w:tc>
        <w:tc>
          <w:tcPr>
            <w:tcW w:w="390" w:type="pct"/>
            <w:vAlign w:val="bottom"/>
          </w:tcPr>
          <w:p w:rsidR="001C6678" w:rsidRPr="00122EF2" w:rsidRDefault="001C6678" w:rsidP="00122EF2">
            <w:pPr>
              <w:spacing w:after="0"/>
              <w:jc w:val="center"/>
              <w:rPr>
                <w:sz w:val="18"/>
                <w:szCs w:val="18"/>
              </w:rPr>
            </w:pPr>
            <w:r w:rsidRPr="00122EF2">
              <w:rPr>
                <w:sz w:val="18"/>
                <w:szCs w:val="18"/>
              </w:rPr>
              <w:t>1,400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5,007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513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1989</w:t>
            </w:r>
          </w:p>
        </w:tc>
        <w:tc>
          <w:tcPr>
            <w:tcW w:w="303" w:type="pct"/>
            <w:vAlign w:val="bottom"/>
          </w:tcPr>
          <w:p w:rsidR="001C6678" w:rsidRPr="00122EF2" w:rsidRDefault="001C6678" w:rsidP="00122EF2">
            <w:pPr>
              <w:spacing w:after="0"/>
              <w:jc w:val="center"/>
              <w:rPr>
                <w:sz w:val="18"/>
                <w:szCs w:val="18"/>
              </w:rPr>
            </w:pPr>
            <w:r w:rsidRPr="00122EF2">
              <w:rPr>
                <w:sz w:val="18"/>
                <w:szCs w:val="18"/>
              </w:rPr>
              <w:t>75</w:t>
            </w:r>
          </w:p>
        </w:tc>
        <w:tc>
          <w:tcPr>
            <w:tcW w:w="267" w:type="pct"/>
            <w:vAlign w:val="bottom"/>
          </w:tcPr>
          <w:p w:rsidR="001C6678" w:rsidRPr="00122EF2" w:rsidRDefault="001C6678" w:rsidP="00122EF2">
            <w:pPr>
              <w:spacing w:after="0"/>
              <w:jc w:val="center"/>
              <w:rPr>
                <w:sz w:val="18"/>
                <w:szCs w:val="18"/>
              </w:rPr>
            </w:pPr>
            <w:r w:rsidRPr="00122EF2">
              <w:rPr>
                <w:sz w:val="18"/>
                <w:szCs w:val="18"/>
              </w:rPr>
              <w:t>101</w:t>
            </w:r>
          </w:p>
        </w:tc>
        <w:tc>
          <w:tcPr>
            <w:tcW w:w="341" w:type="pct"/>
            <w:vAlign w:val="bottom"/>
          </w:tcPr>
          <w:p w:rsidR="001C6678" w:rsidRPr="00122EF2" w:rsidRDefault="001C6678" w:rsidP="00122EF2">
            <w:pPr>
              <w:spacing w:after="0"/>
              <w:jc w:val="center"/>
              <w:rPr>
                <w:sz w:val="18"/>
                <w:szCs w:val="18"/>
              </w:rPr>
            </w:pPr>
            <w:r w:rsidRPr="00122EF2">
              <w:rPr>
                <w:sz w:val="18"/>
                <w:szCs w:val="18"/>
              </w:rPr>
              <w:t>290</w:t>
            </w:r>
          </w:p>
        </w:tc>
        <w:tc>
          <w:tcPr>
            <w:tcW w:w="288" w:type="pct"/>
            <w:vAlign w:val="bottom"/>
          </w:tcPr>
          <w:p w:rsidR="001C6678" w:rsidRPr="00122EF2" w:rsidRDefault="001C6678" w:rsidP="00122EF2">
            <w:pPr>
              <w:spacing w:after="0"/>
              <w:jc w:val="center"/>
              <w:rPr>
                <w:sz w:val="18"/>
                <w:szCs w:val="18"/>
              </w:rPr>
            </w:pPr>
            <w:r w:rsidRPr="00122EF2">
              <w:rPr>
                <w:sz w:val="18"/>
                <w:szCs w:val="18"/>
              </w:rPr>
              <w:t>15</w:t>
            </w:r>
          </w:p>
        </w:tc>
        <w:tc>
          <w:tcPr>
            <w:tcW w:w="257" w:type="pct"/>
            <w:vAlign w:val="bottom"/>
          </w:tcPr>
          <w:p w:rsidR="001C6678" w:rsidRPr="00122EF2" w:rsidRDefault="001C6678" w:rsidP="00122EF2">
            <w:pPr>
              <w:spacing w:after="0"/>
              <w:jc w:val="center"/>
              <w:rPr>
                <w:sz w:val="18"/>
                <w:szCs w:val="18"/>
              </w:rPr>
            </w:pPr>
            <w:r w:rsidRPr="00122EF2">
              <w:rPr>
                <w:sz w:val="18"/>
                <w:szCs w:val="18"/>
              </w:rPr>
              <w:t>925</w:t>
            </w:r>
          </w:p>
        </w:tc>
        <w:tc>
          <w:tcPr>
            <w:tcW w:w="276" w:type="pct"/>
            <w:vAlign w:val="bottom"/>
          </w:tcPr>
          <w:p w:rsidR="001C6678" w:rsidRPr="00122EF2" w:rsidRDefault="001C6678" w:rsidP="00122EF2">
            <w:pPr>
              <w:spacing w:after="0"/>
              <w:jc w:val="center"/>
              <w:rPr>
                <w:sz w:val="18"/>
                <w:szCs w:val="18"/>
              </w:rPr>
            </w:pPr>
            <w:r w:rsidRPr="00122EF2">
              <w:rPr>
                <w:sz w:val="18"/>
                <w:szCs w:val="18"/>
              </w:rPr>
              <w:t>450</w:t>
            </w:r>
          </w:p>
        </w:tc>
        <w:tc>
          <w:tcPr>
            <w:tcW w:w="246" w:type="pct"/>
            <w:vAlign w:val="bottom"/>
          </w:tcPr>
          <w:p w:rsidR="001C6678" w:rsidRPr="00122EF2" w:rsidRDefault="001C6678" w:rsidP="00122EF2">
            <w:pPr>
              <w:spacing w:after="0"/>
              <w:jc w:val="center"/>
              <w:rPr>
                <w:sz w:val="18"/>
                <w:szCs w:val="18"/>
              </w:rPr>
            </w:pPr>
            <w:r w:rsidRPr="00122EF2">
              <w:rPr>
                <w:sz w:val="18"/>
                <w:szCs w:val="18"/>
              </w:rPr>
              <w:t>510</w:t>
            </w:r>
          </w:p>
        </w:tc>
        <w:tc>
          <w:tcPr>
            <w:tcW w:w="257" w:type="pct"/>
            <w:vAlign w:val="bottom"/>
          </w:tcPr>
          <w:p w:rsidR="001C6678" w:rsidRPr="00122EF2" w:rsidRDefault="001C6678" w:rsidP="00122EF2">
            <w:pPr>
              <w:spacing w:after="0"/>
              <w:jc w:val="center"/>
              <w:rPr>
                <w:sz w:val="18"/>
                <w:szCs w:val="18"/>
              </w:rPr>
            </w:pPr>
            <w:r w:rsidRPr="00122EF2">
              <w:rPr>
                <w:sz w:val="18"/>
                <w:szCs w:val="18"/>
              </w:rPr>
              <w:t>200</w:t>
            </w:r>
          </w:p>
        </w:tc>
        <w:tc>
          <w:tcPr>
            <w:tcW w:w="276" w:type="pct"/>
            <w:vAlign w:val="bottom"/>
          </w:tcPr>
          <w:p w:rsidR="001C6678" w:rsidRPr="00122EF2" w:rsidRDefault="001C6678" w:rsidP="00122EF2">
            <w:pPr>
              <w:spacing w:after="0"/>
              <w:jc w:val="center"/>
              <w:rPr>
                <w:sz w:val="18"/>
                <w:szCs w:val="18"/>
              </w:rPr>
            </w:pPr>
            <w:r w:rsidRPr="00122EF2">
              <w:rPr>
                <w:sz w:val="18"/>
                <w:szCs w:val="18"/>
              </w:rPr>
              <w:t>70</w:t>
            </w:r>
          </w:p>
        </w:tc>
        <w:tc>
          <w:tcPr>
            <w:tcW w:w="322" w:type="pct"/>
            <w:vAlign w:val="bottom"/>
          </w:tcPr>
          <w:p w:rsidR="001C6678" w:rsidRPr="00122EF2" w:rsidRDefault="001C6678" w:rsidP="00122EF2">
            <w:pPr>
              <w:spacing w:after="0"/>
              <w:jc w:val="center"/>
              <w:rPr>
                <w:sz w:val="18"/>
                <w:szCs w:val="18"/>
              </w:rPr>
            </w:pPr>
            <w:r w:rsidRPr="00122EF2">
              <w:rPr>
                <w:sz w:val="18"/>
                <w:szCs w:val="18"/>
              </w:rPr>
              <w:t>1,000</w:t>
            </w:r>
          </w:p>
        </w:tc>
        <w:tc>
          <w:tcPr>
            <w:tcW w:w="236" w:type="pct"/>
            <w:vAlign w:val="bottom"/>
          </w:tcPr>
          <w:p w:rsidR="001C6678" w:rsidRPr="00122EF2" w:rsidRDefault="001C6678" w:rsidP="00122EF2">
            <w:pPr>
              <w:spacing w:after="0"/>
              <w:jc w:val="center"/>
              <w:rPr>
                <w:sz w:val="18"/>
                <w:szCs w:val="18"/>
              </w:rPr>
            </w:pPr>
            <w:r w:rsidRPr="00122EF2">
              <w:rPr>
                <w:sz w:val="18"/>
                <w:szCs w:val="18"/>
              </w:rPr>
              <w:t>650</w:t>
            </w:r>
          </w:p>
        </w:tc>
        <w:tc>
          <w:tcPr>
            <w:tcW w:w="280" w:type="pct"/>
            <w:vAlign w:val="bottom"/>
          </w:tcPr>
          <w:p w:rsidR="001C6678" w:rsidRPr="00122EF2" w:rsidRDefault="001C6678" w:rsidP="00122EF2">
            <w:pPr>
              <w:spacing w:after="0"/>
              <w:jc w:val="center"/>
              <w:rPr>
                <w:sz w:val="18"/>
                <w:szCs w:val="18"/>
              </w:rPr>
            </w:pPr>
            <w:r w:rsidRPr="00122EF2">
              <w:rPr>
                <w:sz w:val="18"/>
                <w:szCs w:val="18"/>
              </w:rPr>
              <w:t>1,175</w:t>
            </w:r>
          </w:p>
        </w:tc>
        <w:tc>
          <w:tcPr>
            <w:tcW w:w="383" w:type="pct"/>
            <w:vAlign w:val="bottom"/>
          </w:tcPr>
          <w:p w:rsidR="001C6678" w:rsidRPr="00122EF2" w:rsidRDefault="001C6678" w:rsidP="00122EF2">
            <w:pPr>
              <w:spacing w:after="0"/>
              <w:jc w:val="center"/>
              <w:rPr>
                <w:sz w:val="18"/>
                <w:szCs w:val="18"/>
              </w:rPr>
            </w:pPr>
            <w:r w:rsidRPr="00122EF2">
              <w:rPr>
                <w:sz w:val="18"/>
                <w:szCs w:val="18"/>
              </w:rPr>
              <w:t>350</w:t>
            </w:r>
          </w:p>
        </w:tc>
        <w:tc>
          <w:tcPr>
            <w:tcW w:w="390" w:type="pct"/>
            <w:vAlign w:val="bottom"/>
          </w:tcPr>
          <w:p w:rsidR="001C6678" w:rsidRPr="00122EF2" w:rsidRDefault="001C6678" w:rsidP="00122EF2">
            <w:pPr>
              <w:spacing w:after="0"/>
              <w:jc w:val="center"/>
              <w:rPr>
                <w:sz w:val="18"/>
                <w:szCs w:val="18"/>
              </w:rPr>
            </w:pPr>
            <w:r w:rsidRPr="00122EF2">
              <w:rPr>
                <w:sz w:val="18"/>
                <w:szCs w:val="18"/>
              </w:rPr>
              <w:t>950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6,761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433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1990</w:t>
            </w:r>
          </w:p>
        </w:tc>
        <w:tc>
          <w:tcPr>
            <w:tcW w:w="303" w:type="pct"/>
            <w:vAlign w:val="bottom"/>
          </w:tcPr>
          <w:p w:rsidR="001C6678" w:rsidRPr="00122EF2" w:rsidRDefault="001C6678" w:rsidP="00122EF2">
            <w:pPr>
              <w:spacing w:after="0"/>
              <w:jc w:val="center"/>
              <w:rPr>
                <w:sz w:val="18"/>
                <w:szCs w:val="18"/>
              </w:rPr>
            </w:pPr>
            <w:r w:rsidRPr="00122EF2">
              <w:rPr>
                <w:sz w:val="18"/>
                <w:szCs w:val="18"/>
              </w:rPr>
              <w:t>150</w:t>
            </w:r>
          </w:p>
        </w:tc>
        <w:tc>
          <w:tcPr>
            <w:tcW w:w="267" w:type="pct"/>
            <w:vAlign w:val="bottom"/>
          </w:tcPr>
          <w:p w:rsidR="001C6678" w:rsidRPr="00122EF2" w:rsidRDefault="001C6678" w:rsidP="00122EF2">
            <w:pPr>
              <w:spacing w:after="0"/>
              <w:jc w:val="center"/>
              <w:rPr>
                <w:sz w:val="18"/>
                <w:szCs w:val="18"/>
              </w:rPr>
            </w:pPr>
            <w:r w:rsidRPr="00122EF2">
              <w:rPr>
                <w:sz w:val="18"/>
                <w:szCs w:val="18"/>
              </w:rPr>
              <w:t>30</w:t>
            </w:r>
          </w:p>
        </w:tc>
        <w:tc>
          <w:tcPr>
            <w:tcW w:w="341" w:type="pct"/>
            <w:vAlign w:val="bottom"/>
          </w:tcPr>
          <w:p w:rsidR="001C6678" w:rsidRPr="00122EF2" w:rsidRDefault="001C6678" w:rsidP="00122EF2">
            <w:pPr>
              <w:spacing w:after="0"/>
              <w:jc w:val="center"/>
              <w:rPr>
                <w:sz w:val="18"/>
                <w:szCs w:val="18"/>
              </w:rPr>
            </w:pPr>
            <w:r w:rsidRPr="00122EF2">
              <w:rPr>
                <w:sz w:val="18"/>
                <w:szCs w:val="18"/>
              </w:rPr>
              <w:t>235</w:t>
            </w:r>
          </w:p>
        </w:tc>
        <w:tc>
          <w:tcPr>
            <w:tcW w:w="288" w:type="pct"/>
            <w:vAlign w:val="bottom"/>
          </w:tcPr>
          <w:p w:rsidR="001C6678" w:rsidRPr="00122EF2" w:rsidRDefault="001C6678" w:rsidP="00122EF2">
            <w:pPr>
              <w:spacing w:after="0"/>
              <w:jc w:val="center"/>
              <w:rPr>
                <w:sz w:val="18"/>
                <w:szCs w:val="18"/>
              </w:rPr>
            </w:pPr>
            <w:r w:rsidRPr="00122EF2">
              <w:rPr>
                <w:sz w:val="18"/>
                <w:szCs w:val="18"/>
              </w:rPr>
              <w:t>150</w:t>
            </w:r>
          </w:p>
        </w:tc>
        <w:tc>
          <w:tcPr>
            <w:tcW w:w="25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242</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50</w:t>
            </w:r>
          </w:p>
        </w:tc>
        <w:tc>
          <w:tcPr>
            <w:tcW w:w="246" w:type="pct"/>
            <w:shd w:val="clear" w:color="auto" w:fill="auto"/>
            <w:vAlign w:val="bottom"/>
          </w:tcPr>
          <w:p w:rsidR="001C6678" w:rsidRPr="00122EF2" w:rsidRDefault="001C6678" w:rsidP="00122EF2">
            <w:pPr>
              <w:spacing w:after="0"/>
              <w:jc w:val="center"/>
              <w:rPr>
                <w:b/>
                <w:bCs/>
                <w:i/>
                <w:iCs/>
                <w:sz w:val="18"/>
                <w:szCs w:val="18"/>
              </w:rPr>
            </w:pPr>
            <w:r w:rsidRPr="00122EF2">
              <w:rPr>
                <w:b/>
                <w:bCs/>
                <w:i/>
                <w:iCs/>
                <w:sz w:val="18"/>
                <w:szCs w:val="18"/>
              </w:rPr>
              <w:t>35</w:t>
            </w:r>
          </w:p>
        </w:tc>
        <w:tc>
          <w:tcPr>
            <w:tcW w:w="25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81</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136</w:t>
            </w:r>
          </w:p>
        </w:tc>
        <w:tc>
          <w:tcPr>
            <w:tcW w:w="322" w:type="pct"/>
            <w:vAlign w:val="bottom"/>
          </w:tcPr>
          <w:p w:rsidR="001C6678" w:rsidRPr="00122EF2" w:rsidRDefault="001C6678" w:rsidP="00122EF2">
            <w:pPr>
              <w:spacing w:after="0"/>
              <w:jc w:val="center"/>
              <w:rPr>
                <w:sz w:val="18"/>
                <w:szCs w:val="18"/>
              </w:rPr>
            </w:pPr>
            <w:r w:rsidRPr="00122EF2">
              <w:rPr>
                <w:sz w:val="18"/>
                <w:szCs w:val="18"/>
              </w:rPr>
              <w:t>800</w:t>
            </w:r>
          </w:p>
        </w:tc>
        <w:tc>
          <w:tcPr>
            <w:tcW w:w="236" w:type="pct"/>
            <w:vAlign w:val="bottom"/>
          </w:tcPr>
          <w:p w:rsidR="001C6678" w:rsidRPr="00122EF2" w:rsidRDefault="001C6678" w:rsidP="00122EF2">
            <w:pPr>
              <w:spacing w:after="0"/>
              <w:jc w:val="center"/>
              <w:rPr>
                <w:sz w:val="18"/>
                <w:szCs w:val="18"/>
              </w:rPr>
            </w:pPr>
            <w:r w:rsidRPr="00122EF2">
              <w:rPr>
                <w:sz w:val="18"/>
                <w:szCs w:val="18"/>
              </w:rPr>
              <w:t>550</w:t>
            </w:r>
          </w:p>
        </w:tc>
        <w:tc>
          <w:tcPr>
            <w:tcW w:w="280" w:type="pct"/>
            <w:vAlign w:val="bottom"/>
          </w:tcPr>
          <w:p w:rsidR="001C6678" w:rsidRPr="00122EF2" w:rsidRDefault="001C6678" w:rsidP="00122EF2">
            <w:pPr>
              <w:spacing w:after="0"/>
              <w:jc w:val="center"/>
              <w:rPr>
                <w:sz w:val="18"/>
                <w:szCs w:val="18"/>
              </w:rPr>
            </w:pPr>
            <w:r w:rsidRPr="00122EF2">
              <w:rPr>
                <w:sz w:val="18"/>
                <w:szCs w:val="18"/>
              </w:rPr>
              <w:t>575</w:t>
            </w:r>
          </w:p>
        </w:tc>
        <w:tc>
          <w:tcPr>
            <w:tcW w:w="383" w:type="pct"/>
            <w:vAlign w:val="bottom"/>
          </w:tcPr>
          <w:p w:rsidR="001C6678" w:rsidRPr="00122EF2" w:rsidRDefault="001C6678" w:rsidP="00122EF2">
            <w:pPr>
              <w:spacing w:after="0"/>
              <w:jc w:val="center"/>
              <w:rPr>
                <w:sz w:val="18"/>
                <w:szCs w:val="18"/>
              </w:rPr>
            </w:pPr>
            <w:r w:rsidRPr="00122EF2">
              <w:rPr>
                <w:sz w:val="18"/>
                <w:szCs w:val="18"/>
              </w:rPr>
              <w:t>135</w:t>
            </w:r>
          </w:p>
        </w:tc>
        <w:tc>
          <w:tcPr>
            <w:tcW w:w="390" w:type="pct"/>
            <w:vAlign w:val="bottom"/>
          </w:tcPr>
          <w:p w:rsidR="001C6678" w:rsidRPr="00122EF2" w:rsidRDefault="001C6678" w:rsidP="00122EF2">
            <w:pPr>
              <w:spacing w:after="0"/>
              <w:jc w:val="center"/>
              <w:rPr>
                <w:sz w:val="18"/>
                <w:szCs w:val="18"/>
              </w:rPr>
            </w:pPr>
            <w:r w:rsidRPr="00122EF2">
              <w:rPr>
                <w:sz w:val="18"/>
                <w:szCs w:val="18"/>
              </w:rPr>
              <w:t>275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3,444</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870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1991</w:t>
            </w:r>
          </w:p>
        </w:tc>
        <w:tc>
          <w:tcPr>
            <w:tcW w:w="303" w:type="pct"/>
            <w:vAlign w:val="bottom"/>
          </w:tcPr>
          <w:p w:rsidR="001C6678" w:rsidRPr="00122EF2" w:rsidRDefault="001C6678" w:rsidP="00122EF2">
            <w:pPr>
              <w:spacing w:after="0"/>
              <w:jc w:val="center"/>
              <w:rPr>
                <w:sz w:val="18"/>
                <w:szCs w:val="18"/>
              </w:rPr>
            </w:pPr>
            <w:r w:rsidRPr="00122EF2">
              <w:rPr>
                <w:sz w:val="18"/>
                <w:szCs w:val="18"/>
              </w:rPr>
              <w:t>245</w:t>
            </w:r>
          </w:p>
        </w:tc>
        <w:tc>
          <w:tcPr>
            <w:tcW w:w="267" w:type="pct"/>
            <w:vAlign w:val="bottom"/>
          </w:tcPr>
          <w:p w:rsidR="001C6678" w:rsidRPr="00122EF2" w:rsidRDefault="001C6678" w:rsidP="00122EF2">
            <w:pPr>
              <w:spacing w:after="0"/>
              <w:jc w:val="center"/>
              <w:rPr>
                <w:sz w:val="18"/>
                <w:szCs w:val="18"/>
              </w:rPr>
            </w:pPr>
            <w:r w:rsidRPr="00122EF2">
              <w:rPr>
                <w:sz w:val="18"/>
                <w:szCs w:val="18"/>
              </w:rPr>
              <w:t>50</w:t>
            </w:r>
          </w:p>
        </w:tc>
        <w:tc>
          <w:tcPr>
            <w:tcW w:w="341" w:type="pct"/>
            <w:vAlign w:val="bottom"/>
          </w:tcPr>
          <w:p w:rsidR="001C6678" w:rsidRPr="00122EF2" w:rsidRDefault="001C6678" w:rsidP="00122EF2">
            <w:pPr>
              <w:spacing w:after="0"/>
              <w:jc w:val="center"/>
              <w:rPr>
                <w:sz w:val="18"/>
                <w:szCs w:val="18"/>
              </w:rPr>
            </w:pPr>
            <w:r w:rsidRPr="00122EF2">
              <w:rPr>
                <w:sz w:val="18"/>
                <w:szCs w:val="18"/>
              </w:rPr>
              <w:t>285</w:t>
            </w:r>
          </w:p>
        </w:tc>
        <w:tc>
          <w:tcPr>
            <w:tcW w:w="288" w:type="pct"/>
            <w:vAlign w:val="bottom"/>
          </w:tcPr>
          <w:p w:rsidR="001C6678" w:rsidRPr="00122EF2" w:rsidRDefault="001C6678" w:rsidP="00122EF2">
            <w:pPr>
              <w:spacing w:after="0"/>
              <w:jc w:val="center"/>
              <w:rPr>
                <w:sz w:val="18"/>
                <w:szCs w:val="18"/>
              </w:rPr>
            </w:pPr>
            <w:r w:rsidRPr="00122EF2">
              <w:rPr>
                <w:sz w:val="18"/>
                <w:szCs w:val="18"/>
              </w:rPr>
              <w:t>50</w:t>
            </w:r>
          </w:p>
        </w:tc>
        <w:tc>
          <w:tcPr>
            <w:tcW w:w="257" w:type="pct"/>
            <w:vAlign w:val="bottom"/>
          </w:tcPr>
          <w:p w:rsidR="001C6678" w:rsidRPr="00122EF2" w:rsidRDefault="001C6678" w:rsidP="00122EF2">
            <w:pPr>
              <w:spacing w:after="0"/>
              <w:jc w:val="center"/>
              <w:rPr>
                <w:sz w:val="18"/>
                <w:szCs w:val="18"/>
              </w:rPr>
            </w:pPr>
            <w:r w:rsidRPr="00122EF2">
              <w:rPr>
                <w:sz w:val="18"/>
                <w:szCs w:val="18"/>
              </w:rPr>
              <w:t>550</w:t>
            </w:r>
          </w:p>
        </w:tc>
        <w:tc>
          <w:tcPr>
            <w:tcW w:w="276" w:type="pct"/>
            <w:vAlign w:val="bottom"/>
          </w:tcPr>
          <w:p w:rsidR="001C6678" w:rsidRPr="00122EF2" w:rsidRDefault="001C6678" w:rsidP="00122EF2">
            <w:pPr>
              <w:spacing w:after="0"/>
              <w:jc w:val="center"/>
              <w:rPr>
                <w:sz w:val="18"/>
                <w:szCs w:val="18"/>
              </w:rPr>
            </w:pPr>
            <w:r w:rsidRPr="00122EF2">
              <w:rPr>
                <w:sz w:val="18"/>
                <w:szCs w:val="18"/>
              </w:rPr>
              <w:t>100</w:t>
            </w:r>
          </w:p>
        </w:tc>
        <w:tc>
          <w:tcPr>
            <w:tcW w:w="246" w:type="pct"/>
            <w:vAlign w:val="bottom"/>
          </w:tcPr>
          <w:p w:rsidR="001C6678" w:rsidRPr="00122EF2" w:rsidRDefault="001C6678" w:rsidP="00122EF2">
            <w:pPr>
              <w:spacing w:after="0"/>
              <w:jc w:val="center"/>
              <w:rPr>
                <w:sz w:val="18"/>
                <w:szCs w:val="18"/>
              </w:rPr>
            </w:pPr>
            <w:r w:rsidRPr="00122EF2">
              <w:rPr>
                <w:sz w:val="18"/>
                <w:szCs w:val="18"/>
              </w:rPr>
              <w:t>300</w:t>
            </w:r>
          </w:p>
        </w:tc>
        <w:tc>
          <w:tcPr>
            <w:tcW w:w="257" w:type="pct"/>
            <w:vAlign w:val="bottom"/>
          </w:tcPr>
          <w:p w:rsidR="001C6678" w:rsidRPr="00122EF2" w:rsidRDefault="001C6678" w:rsidP="00122EF2">
            <w:pPr>
              <w:spacing w:after="0"/>
              <w:jc w:val="center"/>
              <w:rPr>
                <w:sz w:val="18"/>
                <w:szCs w:val="18"/>
              </w:rPr>
            </w:pPr>
            <w:r w:rsidRPr="00122EF2">
              <w:rPr>
                <w:sz w:val="18"/>
                <w:szCs w:val="18"/>
              </w:rPr>
              <w:t>220</w:t>
            </w:r>
          </w:p>
        </w:tc>
        <w:tc>
          <w:tcPr>
            <w:tcW w:w="276" w:type="pct"/>
            <w:vAlign w:val="bottom"/>
          </w:tcPr>
          <w:p w:rsidR="001C6678" w:rsidRPr="00122EF2" w:rsidRDefault="001C6678" w:rsidP="00122EF2">
            <w:pPr>
              <w:spacing w:after="0"/>
              <w:jc w:val="center"/>
              <w:rPr>
                <w:sz w:val="18"/>
                <w:szCs w:val="18"/>
              </w:rPr>
            </w:pPr>
            <w:r w:rsidRPr="00122EF2">
              <w:rPr>
                <w:sz w:val="18"/>
                <w:szCs w:val="18"/>
              </w:rPr>
              <w:t>375</w:t>
            </w:r>
          </w:p>
        </w:tc>
        <w:tc>
          <w:tcPr>
            <w:tcW w:w="322" w:type="pct"/>
            <w:vAlign w:val="bottom"/>
          </w:tcPr>
          <w:p w:rsidR="001C6678" w:rsidRPr="00122EF2" w:rsidRDefault="001C6678" w:rsidP="00122EF2">
            <w:pPr>
              <w:spacing w:after="0"/>
              <w:jc w:val="center"/>
              <w:rPr>
                <w:sz w:val="18"/>
                <w:szCs w:val="18"/>
              </w:rPr>
            </w:pPr>
            <w:r w:rsidRPr="00122EF2">
              <w:rPr>
                <w:sz w:val="18"/>
                <w:szCs w:val="18"/>
              </w:rPr>
              <w:t>725</w:t>
            </w:r>
          </w:p>
        </w:tc>
        <w:tc>
          <w:tcPr>
            <w:tcW w:w="236" w:type="pct"/>
            <w:vAlign w:val="bottom"/>
          </w:tcPr>
          <w:p w:rsidR="001C6678" w:rsidRPr="00122EF2" w:rsidRDefault="001C6678" w:rsidP="00122EF2">
            <w:pPr>
              <w:spacing w:after="0"/>
              <w:jc w:val="center"/>
              <w:rPr>
                <w:sz w:val="18"/>
                <w:szCs w:val="18"/>
              </w:rPr>
            </w:pPr>
            <w:r w:rsidRPr="00122EF2">
              <w:rPr>
                <w:sz w:val="18"/>
                <w:szCs w:val="18"/>
              </w:rPr>
              <w:t>800</w:t>
            </w:r>
          </w:p>
        </w:tc>
        <w:tc>
          <w:tcPr>
            <w:tcW w:w="280" w:type="pct"/>
            <w:vAlign w:val="bottom"/>
          </w:tcPr>
          <w:p w:rsidR="001C6678" w:rsidRPr="00122EF2" w:rsidRDefault="001C6678" w:rsidP="00122EF2">
            <w:pPr>
              <w:spacing w:after="0"/>
              <w:jc w:val="center"/>
              <w:rPr>
                <w:sz w:val="18"/>
                <w:szCs w:val="18"/>
              </w:rPr>
            </w:pPr>
            <w:r w:rsidRPr="00122EF2">
              <w:rPr>
                <w:sz w:val="18"/>
                <w:szCs w:val="18"/>
              </w:rPr>
              <w:t>575</w:t>
            </w:r>
          </w:p>
        </w:tc>
        <w:tc>
          <w:tcPr>
            <w:tcW w:w="383" w:type="pct"/>
            <w:vAlign w:val="bottom"/>
          </w:tcPr>
          <w:p w:rsidR="001C6678" w:rsidRPr="00122EF2" w:rsidRDefault="001C6678" w:rsidP="00122EF2">
            <w:pPr>
              <w:spacing w:after="0"/>
              <w:jc w:val="center"/>
              <w:rPr>
                <w:sz w:val="18"/>
                <w:szCs w:val="18"/>
              </w:rPr>
            </w:pPr>
            <w:r w:rsidRPr="00122EF2">
              <w:rPr>
                <w:sz w:val="18"/>
                <w:szCs w:val="18"/>
              </w:rPr>
              <w:t>671</w:t>
            </w:r>
          </w:p>
        </w:tc>
        <w:tc>
          <w:tcPr>
            <w:tcW w:w="390" w:type="pct"/>
            <w:vAlign w:val="bottom"/>
          </w:tcPr>
          <w:p w:rsidR="001C6678" w:rsidRPr="00122EF2" w:rsidRDefault="001C6678" w:rsidP="00122EF2">
            <w:pPr>
              <w:spacing w:after="0"/>
              <w:jc w:val="center"/>
              <w:rPr>
                <w:sz w:val="18"/>
                <w:szCs w:val="18"/>
              </w:rPr>
            </w:pPr>
            <w:r w:rsidRPr="00122EF2">
              <w:rPr>
                <w:sz w:val="18"/>
                <w:szCs w:val="18"/>
              </w:rPr>
              <w:t>775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5,721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1,836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1992</w:t>
            </w:r>
          </w:p>
        </w:tc>
        <w:tc>
          <w:tcPr>
            <w:tcW w:w="303" w:type="pct"/>
            <w:vAlign w:val="bottom"/>
          </w:tcPr>
          <w:p w:rsidR="001C6678" w:rsidRPr="00122EF2" w:rsidRDefault="001C6678" w:rsidP="00122EF2">
            <w:pPr>
              <w:spacing w:after="0"/>
              <w:jc w:val="center"/>
              <w:rPr>
                <w:sz w:val="18"/>
                <w:szCs w:val="18"/>
              </w:rPr>
            </w:pPr>
            <w:r w:rsidRPr="00122EF2">
              <w:rPr>
                <w:sz w:val="18"/>
                <w:szCs w:val="18"/>
              </w:rPr>
              <w:t>115</w:t>
            </w:r>
          </w:p>
        </w:tc>
        <w:tc>
          <w:tcPr>
            <w:tcW w:w="267" w:type="pct"/>
            <w:vAlign w:val="bottom"/>
          </w:tcPr>
          <w:p w:rsidR="001C6678" w:rsidRPr="00122EF2" w:rsidRDefault="001C6678" w:rsidP="00122EF2">
            <w:pPr>
              <w:spacing w:after="0"/>
              <w:jc w:val="center"/>
              <w:rPr>
                <w:sz w:val="18"/>
                <w:szCs w:val="18"/>
              </w:rPr>
            </w:pPr>
            <w:r w:rsidRPr="00122EF2">
              <w:rPr>
                <w:sz w:val="18"/>
                <w:szCs w:val="18"/>
              </w:rPr>
              <w:t>270</w:t>
            </w:r>
          </w:p>
        </w:tc>
        <w:tc>
          <w:tcPr>
            <w:tcW w:w="341" w:type="pct"/>
            <w:vAlign w:val="bottom"/>
          </w:tcPr>
          <w:p w:rsidR="001C6678" w:rsidRPr="00122EF2" w:rsidRDefault="001C6678" w:rsidP="00122EF2">
            <w:pPr>
              <w:spacing w:after="0"/>
              <w:jc w:val="center"/>
              <w:rPr>
                <w:sz w:val="18"/>
                <w:szCs w:val="18"/>
              </w:rPr>
            </w:pPr>
            <w:r w:rsidRPr="00122EF2">
              <w:rPr>
                <w:sz w:val="18"/>
                <w:szCs w:val="18"/>
              </w:rPr>
              <w:t>860</w:t>
            </w:r>
          </w:p>
        </w:tc>
        <w:tc>
          <w:tcPr>
            <w:tcW w:w="288" w:type="pct"/>
            <w:vAlign w:val="bottom"/>
          </w:tcPr>
          <w:p w:rsidR="001C6678" w:rsidRPr="00122EF2" w:rsidRDefault="001C6678" w:rsidP="00122EF2">
            <w:pPr>
              <w:spacing w:after="0"/>
              <w:jc w:val="center"/>
              <w:rPr>
                <w:sz w:val="18"/>
                <w:szCs w:val="18"/>
              </w:rPr>
            </w:pPr>
            <w:r w:rsidRPr="00122EF2">
              <w:rPr>
                <w:sz w:val="18"/>
                <w:szCs w:val="18"/>
              </w:rPr>
              <w:t>90</w:t>
            </w:r>
          </w:p>
        </w:tc>
        <w:tc>
          <w:tcPr>
            <w:tcW w:w="257" w:type="pct"/>
            <w:vAlign w:val="bottom"/>
          </w:tcPr>
          <w:p w:rsidR="001C6678" w:rsidRPr="00122EF2" w:rsidRDefault="001C6678" w:rsidP="00122EF2">
            <w:pPr>
              <w:spacing w:after="0"/>
              <w:jc w:val="center"/>
              <w:rPr>
                <w:sz w:val="18"/>
                <w:szCs w:val="18"/>
              </w:rPr>
            </w:pPr>
            <w:r w:rsidRPr="00122EF2">
              <w:rPr>
                <w:sz w:val="18"/>
                <w:szCs w:val="18"/>
              </w:rPr>
              <w:t>675</w:t>
            </w:r>
          </w:p>
        </w:tc>
        <w:tc>
          <w:tcPr>
            <w:tcW w:w="276" w:type="pct"/>
            <w:vAlign w:val="bottom"/>
          </w:tcPr>
          <w:p w:rsidR="001C6678" w:rsidRPr="00122EF2" w:rsidRDefault="001C6678" w:rsidP="00122EF2">
            <w:pPr>
              <w:spacing w:after="0"/>
              <w:jc w:val="center"/>
              <w:rPr>
                <w:sz w:val="18"/>
                <w:szCs w:val="18"/>
              </w:rPr>
            </w:pPr>
            <w:r w:rsidRPr="00122EF2">
              <w:rPr>
                <w:sz w:val="18"/>
                <w:szCs w:val="18"/>
              </w:rPr>
              <w:t>100</w:t>
            </w:r>
          </w:p>
        </w:tc>
        <w:tc>
          <w:tcPr>
            <w:tcW w:w="246" w:type="pct"/>
            <w:vAlign w:val="bottom"/>
          </w:tcPr>
          <w:p w:rsidR="001C6678" w:rsidRPr="00122EF2" w:rsidRDefault="001C6678" w:rsidP="00122EF2">
            <w:pPr>
              <w:spacing w:after="0"/>
              <w:jc w:val="center"/>
              <w:rPr>
                <w:sz w:val="18"/>
                <w:szCs w:val="18"/>
              </w:rPr>
            </w:pPr>
            <w:r w:rsidRPr="00122EF2">
              <w:rPr>
                <w:sz w:val="18"/>
                <w:szCs w:val="18"/>
              </w:rPr>
              <w:t>250</w:t>
            </w:r>
          </w:p>
        </w:tc>
        <w:tc>
          <w:tcPr>
            <w:tcW w:w="257" w:type="pct"/>
            <w:vAlign w:val="bottom"/>
          </w:tcPr>
          <w:p w:rsidR="001C6678" w:rsidRPr="00122EF2" w:rsidRDefault="001C6678" w:rsidP="00122EF2">
            <w:pPr>
              <w:spacing w:after="0"/>
              <w:jc w:val="center"/>
              <w:rPr>
                <w:sz w:val="18"/>
                <w:szCs w:val="18"/>
              </w:rPr>
            </w:pPr>
            <w:r w:rsidRPr="00122EF2">
              <w:rPr>
                <w:sz w:val="18"/>
                <w:szCs w:val="18"/>
              </w:rPr>
              <w:t>150</w:t>
            </w:r>
          </w:p>
        </w:tc>
        <w:tc>
          <w:tcPr>
            <w:tcW w:w="276" w:type="pct"/>
            <w:vAlign w:val="bottom"/>
          </w:tcPr>
          <w:p w:rsidR="001C6678" w:rsidRPr="00122EF2" w:rsidRDefault="001C6678" w:rsidP="00122EF2">
            <w:pPr>
              <w:spacing w:after="0"/>
              <w:jc w:val="center"/>
              <w:rPr>
                <w:sz w:val="18"/>
                <w:szCs w:val="18"/>
              </w:rPr>
            </w:pPr>
            <w:r w:rsidRPr="00122EF2">
              <w:rPr>
                <w:sz w:val="18"/>
                <w:szCs w:val="18"/>
              </w:rPr>
              <w:t>360</w:t>
            </w:r>
          </w:p>
        </w:tc>
        <w:tc>
          <w:tcPr>
            <w:tcW w:w="322" w:type="pct"/>
            <w:vAlign w:val="bottom"/>
          </w:tcPr>
          <w:p w:rsidR="001C6678" w:rsidRPr="00122EF2" w:rsidRDefault="001C6678" w:rsidP="00122EF2">
            <w:pPr>
              <w:spacing w:after="0"/>
              <w:jc w:val="center"/>
              <w:rPr>
                <w:sz w:val="18"/>
                <w:szCs w:val="18"/>
              </w:rPr>
            </w:pPr>
            <w:r w:rsidRPr="00122EF2">
              <w:rPr>
                <w:sz w:val="18"/>
                <w:szCs w:val="18"/>
              </w:rPr>
              <w:t>650</w:t>
            </w:r>
          </w:p>
        </w:tc>
        <w:tc>
          <w:tcPr>
            <w:tcW w:w="236" w:type="pct"/>
            <w:vAlign w:val="bottom"/>
          </w:tcPr>
          <w:p w:rsidR="001C6678" w:rsidRPr="00122EF2" w:rsidRDefault="001C6678" w:rsidP="00122EF2">
            <w:pPr>
              <w:spacing w:after="0"/>
              <w:jc w:val="center"/>
              <w:rPr>
                <w:sz w:val="18"/>
                <w:szCs w:val="18"/>
              </w:rPr>
            </w:pPr>
            <w:r w:rsidRPr="00122EF2">
              <w:rPr>
                <w:sz w:val="18"/>
                <w:szCs w:val="18"/>
              </w:rPr>
              <w:t>627</w:t>
            </w:r>
          </w:p>
        </w:tc>
        <w:tc>
          <w:tcPr>
            <w:tcW w:w="280" w:type="pct"/>
            <w:vAlign w:val="bottom"/>
          </w:tcPr>
          <w:p w:rsidR="001C6678" w:rsidRPr="00122EF2" w:rsidRDefault="001C6678" w:rsidP="00122EF2">
            <w:pPr>
              <w:spacing w:after="0"/>
              <w:jc w:val="center"/>
              <w:rPr>
                <w:sz w:val="18"/>
                <w:szCs w:val="18"/>
              </w:rPr>
            </w:pPr>
            <w:r w:rsidRPr="00122EF2">
              <w:rPr>
                <w:sz w:val="18"/>
                <w:szCs w:val="18"/>
              </w:rPr>
              <w:t>1,285</w:t>
            </w:r>
          </w:p>
        </w:tc>
        <w:tc>
          <w:tcPr>
            <w:tcW w:w="383" w:type="pct"/>
            <w:vAlign w:val="bottom"/>
          </w:tcPr>
          <w:p w:rsidR="001C6678" w:rsidRPr="00122EF2" w:rsidRDefault="001C6678" w:rsidP="00122EF2">
            <w:pPr>
              <w:spacing w:after="0"/>
              <w:jc w:val="center"/>
              <w:rPr>
                <w:sz w:val="18"/>
                <w:szCs w:val="18"/>
              </w:rPr>
            </w:pPr>
            <w:r w:rsidRPr="00122EF2">
              <w:rPr>
                <w:sz w:val="18"/>
                <w:szCs w:val="18"/>
              </w:rPr>
              <w:t>550</w:t>
            </w:r>
          </w:p>
        </w:tc>
        <w:tc>
          <w:tcPr>
            <w:tcW w:w="390" w:type="pct"/>
            <w:vAlign w:val="bottom"/>
          </w:tcPr>
          <w:p w:rsidR="001C6678" w:rsidRPr="00122EF2" w:rsidRDefault="001C6678" w:rsidP="00122EF2">
            <w:pPr>
              <w:spacing w:after="0"/>
              <w:jc w:val="center"/>
              <w:rPr>
                <w:sz w:val="18"/>
                <w:szCs w:val="18"/>
              </w:rPr>
            </w:pPr>
            <w:r w:rsidRPr="00122EF2">
              <w:rPr>
                <w:sz w:val="18"/>
                <w:szCs w:val="18"/>
              </w:rPr>
              <w:t>1,035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7,017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1,426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1993</w:t>
            </w:r>
          </w:p>
        </w:tc>
        <w:tc>
          <w:tcPr>
            <w:tcW w:w="303" w:type="pct"/>
            <w:vAlign w:val="bottom"/>
          </w:tcPr>
          <w:p w:rsidR="001C6678" w:rsidRPr="00122EF2" w:rsidRDefault="001C6678" w:rsidP="00122EF2">
            <w:pPr>
              <w:spacing w:after="0"/>
              <w:jc w:val="center"/>
              <w:rPr>
                <w:sz w:val="18"/>
                <w:szCs w:val="18"/>
              </w:rPr>
            </w:pPr>
            <w:r w:rsidRPr="00122EF2">
              <w:rPr>
                <w:sz w:val="18"/>
                <w:szCs w:val="18"/>
              </w:rPr>
              <w:t>90</w:t>
            </w:r>
          </w:p>
        </w:tc>
        <w:tc>
          <w:tcPr>
            <w:tcW w:w="267" w:type="pct"/>
            <w:vAlign w:val="bottom"/>
          </w:tcPr>
          <w:p w:rsidR="001C6678" w:rsidRPr="00122EF2" w:rsidRDefault="001C6678" w:rsidP="00122EF2">
            <w:pPr>
              <w:spacing w:after="0"/>
              <w:jc w:val="center"/>
              <w:rPr>
                <w:sz w:val="18"/>
                <w:szCs w:val="18"/>
              </w:rPr>
            </w:pPr>
            <w:r w:rsidRPr="00122EF2">
              <w:rPr>
                <w:sz w:val="18"/>
                <w:szCs w:val="18"/>
              </w:rPr>
              <w:t>175</w:t>
            </w:r>
          </w:p>
        </w:tc>
        <w:tc>
          <w:tcPr>
            <w:tcW w:w="341" w:type="pct"/>
            <w:vAlign w:val="bottom"/>
          </w:tcPr>
          <w:p w:rsidR="001C6678" w:rsidRPr="00122EF2" w:rsidRDefault="001C6678" w:rsidP="00122EF2">
            <w:pPr>
              <w:spacing w:after="0"/>
              <w:jc w:val="center"/>
              <w:rPr>
                <w:sz w:val="18"/>
                <w:szCs w:val="18"/>
              </w:rPr>
            </w:pPr>
            <w:r w:rsidRPr="00122EF2">
              <w:rPr>
                <w:sz w:val="18"/>
                <w:szCs w:val="18"/>
              </w:rPr>
              <w:t>460</w:t>
            </w:r>
          </w:p>
        </w:tc>
        <w:tc>
          <w:tcPr>
            <w:tcW w:w="288" w:type="pct"/>
            <w:vAlign w:val="bottom"/>
          </w:tcPr>
          <w:p w:rsidR="001C6678" w:rsidRPr="00122EF2" w:rsidRDefault="001C6678" w:rsidP="00122EF2">
            <w:pPr>
              <w:spacing w:after="0"/>
              <w:jc w:val="center"/>
              <w:rPr>
                <w:sz w:val="18"/>
                <w:szCs w:val="18"/>
              </w:rPr>
            </w:pPr>
            <w:r w:rsidRPr="00122EF2">
              <w:rPr>
                <w:sz w:val="18"/>
                <w:szCs w:val="18"/>
              </w:rPr>
              <w:t>50</w:t>
            </w:r>
          </w:p>
        </w:tc>
        <w:tc>
          <w:tcPr>
            <w:tcW w:w="257" w:type="pct"/>
            <w:vAlign w:val="bottom"/>
          </w:tcPr>
          <w:p w:rsidR="001C6678" w:rsidRPr="00122EF2" w:rsidRDefault="001C6678" w:rsidP="00122EF2">
            <w:pPr>
              <w:spacing w:after="0"/>
              <w:jc w:val="center"/>
              <w:rPr>
                <w:sz w:val="18"/>
                <w:szCs w:val="18"/>
              </w:rPr>
            </w:pPr>
            <w:r w:rsidRPr="00122EF2">
              <w:rPr>
                <w:sz w:val="18"/>
                <w:szCs w:val="18"/>
              </w:rPr>
              <w:t>475</w:t>
            </w:r>
          </w:p>
        </w:tc>
        <w:tc>
          <w:tcPr>
            <w:tcW w:w="276" w:type="pct"/>
            <w:vAlign w:val="bottom"/>
          </w:tcPr>
          <w:p w:rsidR="001C6678" w:rsidRPr="00122EF2" w:rsidRDefault="001C6678" w:rsidP="00122EF2">
            <w:pPr>
              <w:spacing w:after="0"/>
              <w:jc w:val="center"/>
              <w:rPr>
                <w:sz w:val="18"/>
                <w:szCs w:val="18"/>
              </w:rPr>
            </w:pPr>
            <w:r w:rsidRPr="00122EF2">
              <w:rPr>
                <w:sz w:val="18"/>
                <w:szCs w:val="18"/>
              </w:rPr>
              <w:t>325</w:t>
            </w:r>
          </w:p>
        </w:tc>
        <w:tc>
          <w:tcPr>
            <w:tcW w:w="246" w:type="pct"/>
            <w:vAlign w:val="bottom"/>
          </w:tcPr>
          <w:p w:rsidR="001C6678" w:rsidRPr="00122EF2" w:rsidRDefault="001C6678" w:rsidP="00122EF2">
            <w:pPr>
              <w:spacing w:after="0"/>
              <w:jc w:val="center"/>
              <w:rPr>
                <w:sz w:val="18"/>
                <w:szCs w:val="18"/>
              </w:rPr>
            </w:pPr>
            <w:r w:rsidRPr="00122EF2">
              <w:rPr>
                <w:sz w:val="18"/>
                <w:szCs w:val="18"/>
              </w:rPr>
              <w:t>110</w:t>
            </w:r>
          </w:p>
        </w:tc>
        <w:tc>
          <w:tcPr>
            <w:tcW w:w="257" w:type="pct"/>
            <w:vAlign w:val="bottom"/>
          </w:tcPr>
          <w:p w:rsidR="001C6678" w:rsidRPr="00122EF2" w:rsidRDefault="001C6678" w:rsidP="00122EF2">
            <w:pPr>
              <w:spacing w:after="0"/>
              <w:jc w:val="center"/>
              <w:rPr>
                <w:sz w:val="18"/>
                <w:szCs w:val="18"/>
              </w:rPr>
            </w:pPr>
            <w:r w:rsidRPr="00122EF2">
              <w:rPr>
                <w:sz w:val="18"/>
                <w:szCs w:val="18"/>
              </w:rPr>
              <w:t>300</w:t>
            </w:r>
          </w:p>
        </w:tc>
        <w:tc>
          <w:tcPr>
            <w:tcW w:w="276" w:type="pct"/>
            <w:vAlign w:val="bottom"/>
          </w:tcPr>
          <w:p w:rsidR="001C6678" w:rsidRPr="00122EF2" w:rsidRDefault="001C6678" w:rsidP="00122EF2">
            <w:pPr>
              <w:spacing w:after="0"/>
              <w:jc w:val="center"/>
              <w:rPr>
                <w:sz w:val="18"/>
                <w:szCs w:val="18"/>
              </w:rPr>
            </w:pPr>
            <w:r w:rsidRPr="00122EF2">
              <w:rPr>
                <w:sz w:val="18"/>
                <w:szCs w:val="18"/>
              </w:rPr>
              <w:t>310</w:t>
            </w:r>
          </w:p>
        </w:tc>
        <w:tc>
          <w:tcPr>
            <w:tcW w:w="322" w:type="pct"/>
            <w:vAlign w:val="bottom"/>
          </w:tcPr>
          <w:p w:rsidR="001C6678" w:rsidRPr="00122EF2" w:rsidRDefault="001C6678" w:rsidP="00122EF2">
            <w:pPr>
              <w:spacing w:after="0"/>
              <w:jc w:val="center"/>
              <w:rPr>
                <w:sz w:val="18"/>
                <w:szCs w:val="18"/>
              </w:rPr>
            </w:pPr>
            <w:r w:rsidRPr="00122EF2">
              <w:rPr>
                <w:sz w:val="18"/>
                <w:szCs w:val="18"/>
              </w:rPr>
              <w:t>850</w:t>
            </w:r>
          </w:p>
        </w:tc>
        <w:tc>
          <w:tcPr>
            <w:tcW w:w="236" w:type="pct"/>
            <w:vAlign w:val="bottom"/>
          </w:tcPr>
          <w:p w:rsidR="001C6678" w:rsidRPr="00122EF2" w:rsidRDefault="001C6678" w:rsidP="00122EF2">
            <w:pPr>
              <w:spacing w:after="0"/>
              <w:jc w:val="center"/>
              <w:rPr>
                <w:sz w:val="18"/>
                <w:szCs w:val="18"/>
              </w:rPr>
            </w:pPr>
            <w:r w:rsidRPr="00122EF2">
              <w:rPr>
                <w:sz w:val="18"/>
                <w:szCs w:val="18"/>
              </w:rPr>
              <w:t>725</w:t>
            </w:r>
          </w:p>
        </w:tc>
        <w:tc>
          <w:tcPr>
            <w:tcW w:w="280" w:type="pct"/>
            <w:vAlign w:val="bottom"/>
          </w:tcPr>
          <w:p w:rsidR="001C6678" w:rsidRPr="00122EF2" w:rsidRDefault="001C6678" w:rsidP="00122EF2">
            <w:pPr>
              <w:spacing w:after="0"/>
              <w:jc w:val="center"/>
              <w:rPr>
                <w:sz w:val="18"/>
                <w:szCs w:val="18"/>
              </w:rPr>
            </w:pPr>
            <w:r w:rsidRPr="00122EF2">
              <w:rPr>
                <w:sz w:val="18"/>
                <w:szCs w:val="18"/>
              </w:rPr>
              <w:t>1,525</w:t>
            </w:r>
          </w:p>
        </w:tc>
        <w:tc>
          <w:tcPr>
            <w:tcW w:w="383" w:type="pct"/>
            <w:vAlign w:val="bottom"/>
          </w:tcPr>
          <w:p w:rsidR="001C6678" w:rsidRPr="00122EF2" w:rsidRDefault="001C6678" w:rsidP="00122EF2">
            <w:pPr>
              <w:spacing w:after="0"/>
              <w:jc w:val="center"/>
              <w:rPr>
                <w:sz w:val="18"/>
                <w:szCs w:val="18"/>
              </w:rPr>
            </w:pPr>
            <w:r w:rsidRPr="00122EF2">
              <w:rPr>
                <w:sz w:val="18"/>
                <w:szCs w:val="18"/>
              </w:rPr>
              <w:t>600</w:t>
            </w:r>
          </w:p>
        </w:tc>
        <w:tc>
          <w:tcPr>
            <w:tcW w:w="390" w:type="pct"/>
            <w:vAlign w:val="bottom"/>
          </w:tcPr>
          <w:p w:rsidR="001C6678" w:rsidRPr="00122EF2" w:rsidRDefault="001C6678" w:rsidP="00122EF2">
            <w:pPr>
              <w:spacing w:after="0"/>
              <w:jc w:val="center"/>
              <w:rPr>
                <w:sz w:val="18"/>
                <w:szCs w:val="18"/>
              </w:rPr>
            </w:pPr>
            <w:r w:rsidRPr="00122EF2">
              <w:rPr>
                <w:sz w:val="18"/>
                <w:szCs w:val="18"/>
              </w:rPr>
              <w:t>1,275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7,270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832</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1994</w:t>
            </w:r>
          </w:p>
        </w:tc>
        <w:tc>
          <w:tcPr>
            <w:tcW w:w="303" w:type="pct"/>
            <w:vAlign w:val="bottom"/>
          </w:tcPr>
          <w:p w:rsidR="001C6678" w:rsidRPr="00122EF2" w:rsidRDefault="001C6678" w:rsidP="00122EF2">
            <w:pPr>
              <w:spacing w:after="0"/>
              <w:jc w:val="center"/>
              <w:rPr>
                <w:sz w:val="18"/>
                <w:szCs w:val="18"/>
              </w:rPr>
            </w:pPr>
            <w:r w:rsidRPr="00122EF2">
              <w:rPr>
                <w:sz w:val="18"/>
                <w:szCs w:val="18"/>
              </w:rPr>
              <w:t>265</w:t>
            </w:r>
          </w:p>
        </w:tc>
        <w:tc>
          <w:tcPr>
            <w:tcW w:w="267" w:type="pct"/>
            <w:vAlign w:val="bottom"/>
          </w:tcPr>
          <w:p w:rsidR="001C6678" w:rsidRPr="00122EF2" w:rsidRDefault="001C6678" w:rsidP="00122EF2">
            <w:pPr>
              <w:spacing w:after="0"/>
              <w:jc w:val="center"/>
              <w:rPr>
                <w:sz w:val="18"/>
                <w:szCs w:val="18"/>
              </w:rPr>
            </w:pPr>
            <w:r w:rsidRPr="00122EF2">
              <w:rPr>
                <w:sz w:val="18"/>
                <w:szCs w:val="18"/>
              </w:rPr>
              <w:t>220</w:t>
            </w:r>
          </w:p>
        </w:tc>
        <w:tc>
          <w:tcPr>
            <w:tcW w:w="341" w:type="pct"/>
            <w:vAlign w:val="bottom"/>
          </w:tcPr>
          <w:p w:rsidR="001C6678" w:rsidRPr="00122EF2" w:rsidRDefault="001C6678" w:rsidP="00122EF2">
            <w:pPr>
              <w:spacing w:after="0"/>
              <w:jc w:val="center"/>
              <w:rPr>
                <w:sz w:val="18"/>
                <w:szCs w:val="18"/>
              </w:rPr>
            </w:pPr>
            <w:r w:rsidRPr="00122EF2">
              <w:rPr>
                <w:sz w:val="18"/>
                <w:szCs w:val="18"/>
              </w:rPr>
              <w:t>755</w:t>
            </w:r>
          </w:p>
        </w:tc>
        <w:tc>
          <w:tcPr>
            <w:tcW w:w="288" w:type="pct"/>
            <w:vAlign w:val="bottom"/>
          </w:tcPr>
          <w:p w:rsidR="001C6678" w:rsidRPr="00122EF2" w:rsidRDefault="001C6678" w:rsidP="00122EF2">
            <w:pPr>
              <w:spacing w:after="0"/>
              <w:jc w:val="center"/>
              <w:rPr>
                <w:sz w:val="18"/>
                <w:szCs w:val="18"/>
              </w:rPr>
            </w:pPr>
            <w:r w:rsidRPr="00122EF2">
              <w:rPr>
                <w:sz w:val="18"/>
                <w:szCs w:val="18"/>
              </w:rPr>
              <w:t>200</w:t>
            </w:r>
          </w:p>
        </w:tc>
        <w:tc>
          <w:tcPr>
            <w:tcW w:w="257" w:type="pct"/>
            <w:vAlign w:val="bottom"/>
          </w:tcPr>
          <w:p w:rsidR="001C6678" w:rsidRPr="00122EF2" w:rsidRDefault="001C6678" w:rsidP="00122EF2">
            <w:pPr>
              <w:spacing w:after="0"/>
              <w:jc w:val="center"/>
              <w:rPr>
                <w:sz w:val="18"/>
                <w:szCs w:val="18"/>
              </w:rPr>
            </w:pPr>
            <w:r w:rsidRPr="00122EF2">
              <w:rPr>
                <w:sz w:val="18"/>
                <w:szCs w:val="18"/>
              </w:rPr>
              <w:t>560</w:t>
            </w:r>
          </w:p>
        </w:tc>
        <w:tc>
          <w:tcPr>
            <w:tcW w:w="276" w:type="pct"/>
            <w:vAlign w:val="bottom"/>
          </w:tcPr>
          <w:p w:rsidR="001C6678" w:rsidRPr="00122EF2" w:rsidRDefault="001C6678" w:rsidP="00122EF2">
            <w:pPr>
              <w:spacing w:after="0"/>
              <w:jc w:val="center"/>
              <w:rPr>
                <w:sz w:val="18"/>
                <w:szCs w:val="18"/>
              </w:rPr>
            </w:pPr>
            <w:r w:rsidRPr="00122EF2">
              <w:rPr>
                <w:sz w:val="18"/>
                <w:szCs w:val="18"/>
              </w:rPr>
              <w:t>175</w:t>
            </w:r>
          </w:p>
        </w:tc>
        <w:tc>
          <w:tcPr>
            <w:tcW w:w="246" w:type="pct"/>
            <w:vAlign w:val="bottom"/>
          </w:tcPr>
          <w:p w:rsidR="001C6678" w:rsidRPr="00122EF2" w:rsidRDefault="001C6678" w:rsidP="00122EF2">
            <w:pPr>
              <w:spacing w:after="0"/>
              <w:jc w:val="center"/>
              <w:rPr>
                <w:sz w:val="18"/>
                <w:szCs w:val="18"/>
              </w:rPr>
            </w:pPr>
            <w:r w:rsidRPr="00122EF2">
              <w:rPr>
                <w:sz w:val="18"/>
                <w:szCs w:val="18"/>
              </w:rPr>
              <w:t>325</w:t>
            </w:r>
          </w:p>
        </w:tc>
        <w:tc>
          <w:tcPr>
            <w:tcW w:w="257" w:type="pct"/>
            <w:vAlign w:val="bottom"/>
          </w:tcPr>
          <w:p w:rsidR="001C6678" w:rsidRPr="00122EF2" w:rsidRDefault="001C6678" w:rsidP="00122EF2">
            <w:pPr>
              <w:spacing w:after="0"/>
              <w:jc w:val="center"/>
              <w:rPr>
                <w:sz w:val="18"/>
                <w:szCs w:val="18"/>
              </w:rPr>
            </w:pPr>
            <w:r w:rsidRPr="00122EF2">
              <w:rPr>
                <w:sz w:val="18"/>
                <w:szCs w:val="18"/>
              </w:rPr>
              <w:t>225</w:t>
            </w:r>
          </w:p>
        </w:tc>
        <w:tc>
          <w:tcPr>
            <w:tcW w:w="276" w:type="pct"/>
            <w:vAlign w:val="bottom"/>
          </w:tcPr>
          <w:p w:rsidR="001C6678" w:rsidRPr="00122EF2" w:rsidRDefault="001C6678" w:rsidP="00122EF2">
            <w:pPr>
              <w:spacing w:after="0"/>
              <w:jc w:val="center"/>
              <w:rPr>
                <w:sz w:val="18"/>
                <w:szCs w:val="18"/>
              </w:rPr>
            </w:pPr>
            <w:r w:rsidRPr="00122EF2">
              <w:rPr>
                <w:sz w:val="18"/>
                <w:szCs w:val="18"/>
              </w:rPr>
              <w:t>475</w:t>
            </w:r>
          </w:p>
        </w:tc>
        <w:tc>
          <w:tcPr>
            <w:tcW w:w="322" w:type="pct"/>
            <w:vAlign w:val="bottom"/>
          </w:tcPr>
          <w:p w:rsidR="001C6678" w:rsidRPr="00122EF2" w:rsidRDefault="001C6678" w:rsidP="00122EF2">
            <w:pPr>
              <w:spacing w:after="0"/>
              <w:jc w:val="center"/>
              <w:rPr>
                <w:sz w:val="18"/>
                <w:szCs w:val="18"/>
              </w:rPr>
            </w:pPr>
            <w:r w:rsidRPr="00122EF2">
              <w:rPr>
                <w:sz w:val="18"/>
                <w:szCs w:val="18"/>
              </w:rPr>
              <w:t>775</w:t>
            </w:r>
          </w:p>
        </w:tc>
        <w:tc>
          <w:tcPr>
            <w:tcW w:w="236" w:type="pct"/>
            <w:vAlign w:val="bottom"/>
          </w:tcPr>
          <w:p w:rsidR="001C6678" w:rsidRPr="00122EF2" w:rsidRDefault="001C6678" w:rsidP="00122EF2">
            <w:pPr>
              <w:spacing w:after="0"/>
              <w:jc w:val="center"/>
              <w:rPr>
                <w:sz w:val="18"/>
                <w:szCs w:val="18"/>
              </w:rPr>
            </w:pPr>
            <w:r w:rsidRPr="00122EF2">
              <w:rPr>
                <w:sz w:val="18"/>
                <w:szCs w:val="18"/>
              </w:rPr>
              <w:t>1,100</w:t>
            </w:r>
          </w:p>
        </w:tc>
        <w:tc>
          <w:tcPr>
            <w:tcW w:w="280" w:type="pct"/>
            <w:vAlign w:val="bottom"/>
          </w:tcPr>
          <w:p w:rsidR="001C6678" w:rsidRPr="00122EF2" w:rsidRDefault="001C6678" w:rsidP="00122EF2">
            <w:pPr>
              <w:spacing w:after="0"/>
              <w:jc w:val="center"/>
              <w:rPr>
                <w:sz w:val="18"/>
                <w:szCs w:val="18"/>
              </w:rPr>
            </w:pPr>
            <w:r w:rsidRPr="00122EF2">
              <w:rPr>
                <w:sz w:val="18"/>
                <w:szCs w:val="18"/>
              </w:rPr>
              <w:t>2,205</w:t>
            </w:r>
          </w:p>
        </w:tc>
        <w:tc>
          <w:tcPr>
            <w:tcW w:w="383" w:type="pct"/>
            <w:vAlign w:val="bottom"/>
          </w:tcPr>
          <w:p w:rsidR="001C6678" w:rsidRPr="00122EF2" w:rsidRDefault="001C6678" w:rsidP="00122EF2">
            <w:pPr>
              <w:spacing w:after="0"/>
              <w:jc w:val="center"/>
              <w:rPr>
                <w:sz w:val="18"/>
                <w:szCs w:val="18"/>
              </w:rPr>
            </w:pPr>
            <w:r w:rsidRPr="00122EF2">
              <w:rPr>
                <w:sz w:val="18"/>
                <w:szCs w:val="18"/>
              </w:rPr>
              <w:t>560</w:t>
            </w:r>
          </w:p>
        </w:tc>
        <w:tc>
          <w:tcPr>
            <w:tcW w:w="390" w:type="pct"/>
            <w:vAlign w:val="bottom"/>
          </w:tcPr>
          <w:p w:rsidR="001C6678" w:rsidRPr="00122EF2" w:rsidRDefault="001C6678" w:rsidP="00122EF2">
            <w:pPr>
              <w:spacing w:after="0"/>
              <w:jc w:val="center"/>
              <w:rPr>
                <w:sz w:val="18"/>
                <w:szCs w:val="18"/>
              </w:rPr>
            </w:pPr>
            <w:r w:rsidRPr="00122EF2">
              <w:rPr>
                <w:sz w:val="18"/>
                <w:szCs w:val="18"/>
              </w:rPr>
              <w:t>850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8,690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1,753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1995</w:t>
            </w:r>
          </w:p>
        </w:tc>
        <w:tc>
          <w:tcPr>
            <w:tcW w:w="303" w:type="pct"/>
            <w:vAlign w:val="bottom"/>
          </w:tcPr>
          <w:p w:rsidR="001C6678" w:rsidRPr="00122EF2" w:rsidRDefault="001C6678" w:rsidP="00122EF2">
            <w:pPr>
              <w:spacing w:after="0"/>
              <w:jc w:val="center"/>
              <w:rPr>
                <w:sz w:val="18"/>
                <w:szCs w:val="18"/>
              </w:rPr>
            </w:pPr>
            <w:r w:rsidRPr="00122EF2">
              <w:rPr>
                <w:sz w:val="18"/>
                <w:szCs w:val="18"/>
              </w:rPr>
              <w:t>250</w:t>
            </w:r>
          </w:p>
        </w:tc>
        <w:tc>
          <w:tcPr>
            <w:tcW w:w="267" w:type="pct"/>
            <w:vAlign w:val="bottom"/>
          </w:tcPr>
          <w:p w:rsidR="001C6678" w:rsidRPr="00122EF2" w:rsidRDefault="001C6678" w:rsidP="00122EF2">
            <w:pPr>
              <w:spacing w:after="0"/>
              <w:jc w:val="center"/>
              <w:rPr>
                <w:sz w:val="18"/>
                <w:szCs w:val="18"/>
              </w:rPr>
            </w:pPr>
            <w:r w:rsidRPr="00122EF2">
              <w:rPr>
                <w:sz w:val="18"/>
                <w:szCs w:val="18"/>
              </w:rPr>
              <w:t>94</w:t>
            </w:r>
          </w:p>
        </w:tc>
        <w:tc>
          <w:tcPr>
            <w:tcW w:w="341" w:type="pct"/>
            <w:vAlign w:val="bottom"/>
          </w:tcPr>
          <w:p w:rsidR="001C6678" w:rsidRPr="00122EF2" w:rsidRDefault="001C6678" w:rsidP="00122EF2">
            <w:pPr>
              <w:spacing w:after="0"/>
              <w:jc w:val="center"/>
              <w:rPr>
                <w:sz w:val="18"/>
                <w:szCs w:val="18"/>
              </w:rPr>
            </w:pPr>
            <w:r w:rsidRPr="00122EF2">
              <w:rPr>
                <w:sz w:val="18"/>
                <w:szCs w:val="18"/>
              </w:rPr>
              <w:t>435</w:t>
            </w:r>
          </w:p>
        </w:tc>
        <w:tc>
          <w:tcPr>
            <w:tcW w:w="288" w:type="pct"/>
            <w:vAlign w:val="bottom"/>
          </w:tcPr>
          <w:p w:rsidR="001C6678" w:rsidRPr="00122EF2" w:rsidRDefault="001C6678" w:rsidP="00122EF2">
            <w:pPr>
              <w:spacing w:after="0"/>
              <w:jc w:val="center"/>
              <w:rPr>
                <w:sz w:val="18"/>
                <w:szCs w:val="18"/>
              </w:rPr>
            </w:pPr>
            <w:r w:rsidRPr="00122EF2">
              <w:rPr>
                <w:sz w:val="18"/>
                <w:szCs w:val="18"/>
              </w:rPr>
              <w:t>165</w:t>
            </w:r>
          </w:p>
        </w:tc>
        <w:tc>
          <w:tcPr>
            <w:tcW w:w="257" w:type="pct"/>
            <w:vAlign w:val="bottom"/>
          </w:tcPr>
          <w:p w:rsidR="001C6678" w:rsidRPr="00122EF2" w:rsidRDefault="001C6678" w:rsidP="00122EF2">
            <w:pPr>
              <w:spacing w:after="0"/>
              <w:jc w:val="center"/>
              <w:rPr>
                <w:sz w:val="18"/>
                <w:szCs w:val="18"/>
              </w:rPr>
            </w:pPr>
            <w:r w:rsidRPr="00122EF2">
              <w:rPr>
                <w:sz w:val="18"/>
                <w:szCs w:val="18"/>
              </w:rPr>
              <w:t>600</w:t>
            </w:r>
          </w:p>
        </w:tc>
        <w:tc>
          <w:tcPr>
            <w:tcW w:w="276" w:type="pct"/>
            <w:vAlign w:val="bottom"/>
          </w:tcPr>
          <w:p w:rsidR="001C6678" w:rsidRPr="00122EF2" w:rsidRDefault="001C6678" w:rsidP="00122EF2">
            <w:pPr>
              <w:spacing w:after="0"/>
              <w:jc w:val="center"/>
              <w:rPr>
                <w:sz w:val="18"/>
                <w:szCs w:val="18"/>
              </w:rPr>
            </w:pPr>
            <w:r w:rsidRPr="00122EF2">
              <w:rPr>
                <w:sz w:val="18"/>
                <w:szCs w:val="18"/>
              </w:rPr>
              <w:t>220</w:t>
            </w:r>
          </w:p>
        </w:tc>
        <w:tc>
          <w:tcPr>
            <w:tcW w:w="246" w:type="pct"/>
            <w:vAlign w:val="bottom"/>
          </w:tcPr>
          <w:p w:rsidR="001C6678" w:rsidRPr="00122EF2" w:rsidRDefault="001C6678" w:rsidP="00122EF2">
            <w:pPr>
              <w:spacing w:after="0"/>
              <w:jc w:val="center"/>
              <w:rPr>
                <w:sz w:val="18"/>
                <w:szCs w:val="18"/>
              </w:rPr>
            </w:pPr>
            <w:r w:rsidRPr="00122EF2">
              <w:rPr>
                <w:sz w:val="18"/>
                <w:szCs w:val="18"/>
              </w:rPr>
              <w:t>415</w:t>
            </w:r>
          </w:p>
        </w:tc>
        <w:tc>
          <w:tcPr>
            <w:tcW w:w="257" w:type="pct"/>
            <w:vAlign w:val="bottom"/>
          </w:tcPr>
          <w:p w:rsidR="001C6678" w:rsidRPr="00122EF2" w:rsidRDefault="001C6678" w:rsidP="00122EF2">
            <w:pPr>
              <w:spacing w:after="0"/>
              <w:jc w:val="center"/>
              <w:rPr>
                <w:sz w:val="18"/>
                <w:szCs w:val="18"/>
              </w:rPr>
            </w:pPr>
            <w:r w:rsidRPr="00122EF2">
              <w:rPr>
                <w:sz w:val="18"/>
                <w:szCs w:val="18"/>
              </w:rPr>
              <w:t>180</w:t>
            </w:r>
          </w:p>
        </w:tc>
        <w:tc>
          <w:tcPr>
            <w:tcW w:w="276" w:type="pct"/>
            <w:vAlign w:val="bottom"/>
          </w:tcPr>
          <w:p w:rsidR="001C6678" w:rsidRPr="00122EF2" w:rsidRDefault="001C6678" w:rsidP="00122EF2">
            <w:pPr>
              <w:spacing w:after="0"/>
              <w:jc w:val="center"/>
              <w:rPr>
                <w:sz w:val="18"/>
                <w:szCs w:val="18"/>
              </w:rPr>
            </w:pPr>
            <w:r w:rsidRPr="00122EF2">
              <w:rPr>
                <w:sz w:val="18"/>
                <w:szCs w:val="18"/>
              </w:rPr>
              <w:t>400</w:t>
            </w:r>
          </w:p>
        </w:tc>
        <w:tc>
          <w:tcPr>
            <w:tcW w:w="322" w:type="pct"/>
            <w:vAlign w:val="bottom"/>
          </w:tcPr>
          <w:p w:rsidR="001C6678" w:rsidRPr="00122EF2" w:rsidRDefault="001C6678" w:rsidP="00122EF2">
            <w:pPr>
              <w:spacing w:after="0"/>
              <w:jc w:val="center"/>
              <w:rPr>
                <w:sz w:val="18"/>
                <w:szCs w:val="18"/>
              </w:rPr>
            </w:pPr>
            <w:r w:rsidRPr="00122EF2">
              <w:rPr>
                <w:sz w:val="18"/>
                <w:szCs w:val="18"/>
              </w:rPr>
              <w:t>800</w:t>
            </w:r>
          </w:p>
        </w:tc>
        <w:tc>
          <w:tcPr>
            <w:tcW w:w="236" w:type="pct"/>
            <w:vAlign w:val="bottom"/>
          </w:tcPr>
          <w:p w:rsidR="001C6678" w:rsidRPr="00122EF2" w:rsidRDefault="001C6678" w:rsidP="00122EF2">
            <w:pPr>
              <w:spacing w:after="0"/>
              <w:jc w:val="center"/>
              <w:rPr>
                <w:sz w:val="18"/>
                <w:szCs w:val="18"/>
              </w:rPr>
            </w:pPr>
            <w:r w:rsidRPr="00122EF2">
              <w:rPr>
                <w:sz w:val="18"/>
                <w:szCs w:val="18"/>
              </w:rPr>
              <w:t>1,155</w:t>
            </w:r>
          </w:p>
        </w:tc>
        <w:tc>
          <w:tcPr>
            <w:tcW w:w="280" w:type="pct"/>
            <w:vAlign w:val="bottom"/>
          </w:tcPr>
          <w:p w:rsidR="001C6678" w:rsidRPr="00122EF2" w:rsidRDefault="001C6678" w:rsidP="00122EF2">
            <w:pPr>
              <w:spacing w:after="0"/>
              <w:jc w:val="center"/>
              <w:rPr>
                <w:sz w:val="18"/>
                <w:szCs w:val="18"/>
              </w:rPr>
            </w:pPr>
            <w:r w:rsidRPr="00122EF2">
              <w:rPr>
                <w:sz w:val="18"/>
                <w:szCs w:val="18"/>
              </w:rPr>
              <w:t>1,385</w:t>
            </w:r>
          </w:p>
        </w:tc>
        <w:tc>
          <w:tcPr>
            <w:tcW w:w="383" w:type="pct"/>
            <w:vAlign w:val="bottom"/>
          </w:tcPr>
          <w:p w:rsidR="001C6678" w:rsidRPr="00122EF2" w:rsidRDefault="001C6678" w:rsidP="00122EF2">
            <w:pPr>
              <w:spacing w:after="0"/>
              <w:jc w:val="center"/>
              <w:rPr>
                <w:sz w:val="18"/>
                <w:szCs w:val="18"/>
              </w:rPr>
            </w:pPr>
            <w:r w:rsidRPr="00122EF2">
              <w:rPr>
                <w:sz w:val="18"/>
                <w:szCs w:val="18"/>
              </w:rPr>
              <w:t>82</w:t>
            </w:r>
          </w:p>
        </w:tc>
        <w:tc>
          <w:tcPr>
            <w:tcW w:w="390" w:type="pct"/>
            <w:vAlign w:val="bottom"/>
          </w:tcPr>
          <w:p w:rsidR="001C6678" w:rsidRPr="00122EF2" w:rsidRDefault="001C6678" w:rsidP="00122EF2">
            <w:pPr>
              <w:spacing w:after="0"/>
              <w:jc w:val="center"/>
              <w:rPr>
                <w:sz w:val="18"/>
                <w:szCs w:val="18"/>
              </w:rPr>
            </w:pPr>
            <w:r w:rsidRPr="00122EF2">
              <w:rPr>
                <w:sz w:val="18"/>
                <w:szCs w:val="18"/>
              </w:rPr>
              <w:t>2,446</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8,627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1,781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1996</w:t>
            </w:r>
          </w:p>
        </w:tc>
        <w:tc>
          <w:tcPr>
            <w:tcW w:w="303" w:type="pct"/>
            <w:vAlign w:val="bottom"/>
          </w:tcPr>
          <w:p w:rsidR="001C6678" w:rsidRPr="00122EF2" w:rsidRDefault="001C6678" w:rsidP="00122EF2">
            <w:pPr>
              <w:spacing w:after="0"/>
              <w:jc w:val="center"/>
              <w:rPr>
                <w:sz w:val="18"/>
                <w:szCs w:val="18"/>
              </w:rPr>
            </w:pPr>
            <w:r w:rsidRPr="00122EF2">
              <w:rPr>
                <w:sz w:val="18"/>
                <w:szCs w:val="18"/>
              </w:rPr>
              <w:t>94</w:t>
            </w:r>
          </w:p>
        </w:tc>
        <w:tc>
          <w:tcPr>
            <w:tcW w:w="267" w:type="pct"/>
            <w:vAlign w:val="bottom"/>
          </w:tcPr>
          <w:p w:rsidR="001C6678" w:rsidRPr="00122EF2" w:rsidRDefault="001C6678" w:rsidP="00122EF2">
            <w:pPr>
              <w:spacing w:after="0"/>
              <w:jc w:val="center"/>
              <w:rPr>
                <w:sz w:val="18"/>
                <w:szCs w:val="18"/>
              </w:rPr>
            </w:pPr>
            <w:r w:rsidRPr="00122EF2">
              <w:rPr>
                <w:sz w:val="18"/>
                <w:szCs w:val="18"/>
              </w:rPr>
              <w:t>92</w:t>
            </w:r>
          </w:p>
        </w:tc>
        <w:tc>
          <w:tcPr>
            <w:tcW w:w="341" w:type="pct"/>
            <w:vAlign w:val="bottom"/>
          </w:tcPr>
          <w:p w:rsidR="001C6678" w:rsidRPr="00122EF2" w:rsidRDefault="001C6678" w:rsidP="00122EF2">
            <w:pPr>
              <w:spacing w:after="0"/>
              <w:jc w:val="center"/>
              <w:rPr>
                <w:sz w:val="18"/>
                <w:szCs w:val="18"/>
              </w:rPr>
            </w:pPr>
            <w:r w:rsidRPr="00122EF2">
              <w:rPr>
                <w:sz w:val="18"/>
                <w:szCs w:val="18"/>
              </w:rPr>
              <w:t>383</w:t>
            </w:r>
          </w:p>
        </w:tc>
        <w:tc>
          <w:tcPr>
            <w:tcW w:w="288" w:type="pct"/>
            <w:vAlign w:val="bottom"/>
          </w:tcPr>
          <w:p w:rsidR="001C6678" w:rsidRPr="00122EF2" w:rsidRDefault="001C6678" w:rsidP="00122EF2">
            <w:pPr>
              <w:spacing w:after="0"/>
              <w:jc w:val="center"/>
              <w:rPr>
                <w:sz w:val="18"/>
                <w:szCs w:val="18"/>
              </w:rPr>
            </w:pPr>
            <w:r w:rsidRPr="00122EF2">
              <w:rPr>
                <w:sz w:val="18"/>
                <w:szCs w:val="18"/>
              </w:rPr>
              <w:t>40</w:t>
            </w:r>
          </w:p>
        </w:tc>
        <w:tc>
          <w:tcPr>
            <w:tcW w:w="257" w:type="pct"/>
            <w:vAlign w:val="bottom"/>
          </w:tcPr>
          <w:p w:rsidR="001C6678" w:rsidRPr="00122EF2" w:rsidRDefault="001C6678" w:rsidP="00122EF2">
            <w:pPr>
              <w:spacing w:after="0"/>
              <w:jc w:val="center"/>
              <w:rPr>
                <w:sz w:val="18"/>
                <w:szCs w:val="18"/>
              </w:rPr>
            </w:pPr>
            <w:r w:rsidRPr="00122EF2">
              <w:rPr>
                <w:sz w:val="18"/>
                <w:szCs w:val="18"/>
              </w:rPr>
              <w:t>570</w:t>
            </w:r>
          </w:p>
        </w:tc>
        <w:tc>
          <w:tcPr>
            <w:tcW w:w="276" w:type="pct"/>
            <w:vAlign w:val="bottom"/>
          </w:tcPr>
          <w:p w:rsidR="001C6678" w:rsidRPr="00122EF2" w:rsidRDefault="001C6678" w:rsidP="00122EF2">
            <w:pPr>
              <w:spacing w:after="0"/>
              <w:jc w:val="center"/>
              <w:rPr>
                <w:sz w:val="18"/>
                <w:szCs w:val="18"/>
              </w:rPr>
            </w:pPr>
            <w:r w:rsidRPr="00122EF2">
              <w:rPr>
                <w:sz w:val="18"/>
                <w:szCs w:val="18"/>
              </w:rPr>
              <w:t>230</w:t>
            </w:r>
          </w:p>
        </w:tc>
        <w:tc>
          <w:tcPr>
            <w:tcW w:w="246" w:type="pct"/>
            <w:vAlign w:val="bottom"/>
          </w:tcPr>
          <w:p w:rsidR="001C6678" w:rsidRPr="00122EF2" w:rsidRDefault="001C6678" w:rsidP="00122EF2">
            <w:pPr>
              <w:spacing w:after="0"/>
              <w:jc w:val="center"/>
              <w:rPr>
                <w:sz w:val="18"/>
                <w:szCs w:val="18"/>
              </w:rPr>
            </w:pPr>
            <w:r w:rsidRPr="00122EF2">
              <w:rPr>
                <w:sz w:val="18"/>
                <w:szCs w:val="18"/>
              </w:rPr>
              <w:t>457</w:t>
            </w:r>
          </w:p>
        </w:tc>
        <w:tc>
          <w:tcPr>
            <w:tcW w:w="257" w:type="pct"/>
            <w:vAlign w:val="bottom"/>
          </w:tcPr>
          <w:p w:rsidR="001C6678" w:rsidRPr="00122EF2" w:rsidRDefault="001C6678" w:rsidP="00122EF2">
            <w:pPr>
              <w:spacing w:after="0"/>
              <w:jc w:val="center"/>
              <w:rPr>
                <w:sz w:val="18"/>
                <w:szCs w:val="18"/>
              </w:rPr>
            </w:pPr>
            <w:r w:rsidRPr="00122EF2">
              <w:rPr>
                <w:sz w:val="18"/>
                <w:szCs w:val="18"/>
              </w:rPr>
              <w:t>220</w:t>
            </w:r>
          </w:p>
        </w:tc>
        <w:tc>
          <w:tcPr>
            <w:tcW w:w="276" w:type="pct"/>
            <w:vAlign w:val="bottom"/>
          </w:tcPr>
          <w:p w:rsidR="001C6678" w:rsidRPr="00122EF2" w:rsidRDefault="001C6678" w:rsidP="00122EF2">
            <w:pPr>
              <w:spacing w:after="0"/>
              <w:jc w:val="center"/>
              <w:rPr>
                <w:sz w:val="18"/>
                <w:szCs w:val="18"/>
              </w:rPr>
            </w:pPr>
            <w:r w:rsidRPr="00122EF2">
              <w:rPr>
                <w:sz w:val="18"/>
                <w:szCs w:val="18"/>
              </w:rPr>
              <w:t>240</w:t>
            </w:r>
          </w:p>
        </w:tc>
        <w:tc>
          <w:tcPr>
            <w:tcW w:w="322" w:type="pct"/>
            <w:vAlign w:val="bottom"/>
          </w:tcPr>
          <w:p w:rsidR="001C6678" w:rsidRPr="00122EF2" w:rsidRDefault="001C6678" w:rsidP="00122EF2">
            <w:pPr>
              <w:spacing w:after="0"/>
              <w:jc w:val="center"/>
              <w:rPr>
                <w:sz w:val="18"/>
                <w:szCs w:val="18"/>
              </w:rPr>
            </w:pPr>
            <w:r w:rsidRPr="00122EF2">
              <w:rPr>
                <w:sz w:val="18"/>
                <w:szCs w:val="18"/>
              </w:rPr>
              <w:t>829</w:t>
            </w:r>
          </w:p>
        </w:tc>
        <w:tc>
          <w:tcPr>
            <w:tcW w:w="236" w:type="pct"/>
            <w:vAlign w:val="bottom"/>
          </w:tcPr>
          <w:p w:rsidR="001C6678" w:rsidRPr="00122EF2" w:rsidRDefault="001C6678" w:rsidP="00122EF2">
            <w:pPr>
              <w:spacing w:after="0"/>
              <w:jc w:val="center"/>
              <w:rPr>
                <w:sz w:val="18"/>
                <w:szCs w:val="18"/>
              </w:rPr>
            </w:pPr>
            <w:r w:rsidRPr="00122EF2">
              <w:rPr>
                <w:sz w:val="18"/>
                <w:szCs w:val="18"/>
              </w:rPr>
              <w:t>1,506</w:t>
            </w:r>
          </w:p>
        </w:tc>
        <w:tc>
          <w:tcPr>
            <w:tcW w:w="280" w:type="pct"/>
            <w:vAlign w:val="bottom"/>
          </w:tcPr>
          <w:p w:rsidR="001C6678" w:rsidRPr="00122EF2" w:rsidRDefault="001C6678" w:rsidP="00122EF2">
            <w:pPr>
              <w:spacing w:after="0"/>
              <w:jc w:val="center"/>
              <w:rPr>
                <w:sz w:val="18"/>
                <w:szCs w:val="18"/>
              </w:rPr>
            </w:pPr>
            <w:r w:rsidRPr="00122EF2">
              <w:rPr>
                <w:sz w:val="18"/>
                <w:szCs w:val="18"/>
              </w:rPr>
              <w:t>1,924</w:t>
            </w:r>
          </w:p>
        </w:tc>
        <w:tc>
          <w:tcPr>
            <w:tcW w:w="383" w:type="pct"/>
            <w:vAlign w:val="bottom"/>
          </w:tcPr>
          <w:p w:rsidR="001C6678" w:rsidRPr="00122EF2" w:rsidRDefault="001C6678" w:rsidP="00122EF2">
            <w:pPr>
              <w:spacing w:after="0"/>
              <w:jc w:val="center"/>
              <w:rPr>
                <w:sz w:val="18"/>
                <w:szCs w:val="18"/>
              </w:rPr>
            </w:pPr>
            <w:r w:rsidRPr="00122EF2">
              <w:rPr>
                <w:sz w:val="18"/>
                <w:szCs w:val="18"/>
              </w:rPr>
              <w:t>440</w:t>
            </w:r>
          </w:p>
        </w:tc>
        <w:tc>
          <w:tcPr>
            <w:tcW w:w="390" w:type="pct"/>
            <w:vAlign w:val="bottom"/>
          </w:tcPr>
          <w:p w:rsidR="001C6678" w:rsidRPr="00122EF2" w:rsidRDefault="001C6678" w:rsidP="00122EF2">
            <w:pPr>
              <w:spacing w:after="0"/>
              <w:jc w:val="center"/>
              <w:rPr>
                <w:sz w:val="18"/>
                <w:szCs w:val="18"/>
              </w:rPr>
            </w:pPr>
            <w:r w:rsidRPr="00122EF2">
              <w:rPr>
                <w:sz w:val="18"/>
                <w:szCs w:val="18"/>
              </w:rPr>
              <w:t>1,806</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8,831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950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1997</w:t>
            </w:r>
          </w:p>
        </w:tc>
        <w:tc>
          <w:tcPr>
            <w:tcW w:w="303" w:type="pct"/>
            <w:vAlign w:val="bottom"/>
          </w:tcPr>
          <w:p w:rsidR="001C6678" w:rsidRPr="00122EF2" w:rsidRDefault="001C6678" w:rsidP="00122EF2">
            <w:pPr>
              <w:spacing w:after="0"/>
              <w:jc w:val="center"/>
              <w:rPr>
                <w:sz w:val="18"/>
                <w:szCs w:val="18"/>
              </w:rPr>
            </w:pPr>
            <w:r w:rsidRPr="00122EF2">
              <w:rPr>
                <w:sz w:val="18"/>
                <w:szCs w:val="18"/>
              </w:rPr>
              <w:t>75</w:t>
            </w:r>
          </w:p>
        </w:tc>
        <w:tc>
          <w:tcPr>
            <w:tcW w:w="267" w:type="pct"/>
            <w:shd w:val="clear" w:color="auto" w:fill="D9D9D9" w:themeFill="background1" w:themeFillShade="D9"/>
            <w:vAlign w:val="bottom"/>
          </w:tcPr>
          <w:p w:rsidR="001C6678" w:rsidRPr="001E255F" w:rsidRDefault="001C6678" w:rsidP="00122EF2">
            <w:pPr>
              <w:spacing w:after="0"/>
              <w:jc w:val="center"/>
              <w:rPr>
                <w:b/>
                <w:sz w:val="18"/>
                <w:szCs w:val="18"/>
              </w:rPr>
            </w:pPr>
            <w:r w:rsidRPr="001E255F">
              <w:rPr>
                <w:b/>
                <w:sz w:val="18"/>
                <w:szCs w:val="18"/>
              </w:rPr>
              <w:t>82</w:t>
            </w:r>
          </w:p>
        </w:tc>
        <w:tc>
          <w:tcPr>
            <w:tcW w:w="341" w:type="pct"/>
            <w:vAlign w:val="bottom"/>
          </w:tcPr>
          <w:p w:rsidR="001C6678" w:rsidRPr="00122EF2" w:rsidRDefault="001C6678" w:rsidP="00122EF2">
            <w:pPr>
              <w:spacing w:after="0"/>
              <w:jc w:val="center"/>
              <w:rPr>
                <w:sz w:val="18"/>
                <w:szCs w:val="18"/>
              </w:rPr>
            </w:pPr>
            <w:r w:rsidRPr="00122EF2">
              <w:rPr>
                <w:sz w:val="18"/>
                <w:szCs w:val="18"/>
              </w:rPr>
              <w:t>420</w:t>
            </w:r>
          </w:p>
        </w:tc>
        <w:tc>
          <w:tcPr>
            <w:tcW w:w="288" w:type="pct"/>
            <w:vAlign w:val="bottom"/>
          </w:tcPr>
          <w:p w:rsidR="001C6678" w:rsidRPr="00122EF2" w:rsidRDefault="001C6678" w:rsidP="00122EF2">
            <w:pPr>
              <w:spacing w:after="0"/>
              <w:jc w:val="center"/>
              <w:rPr>
                <w:sz w:val="18"/>
                <w:szCs w:val="18"/>
              </w:rPr>
            </w:pPr>
            <w:r w:rsidRPr="00122EF2">
              <w:rPr>
                <w:sz w:val="18"/>
                <w:szCs w:val="18"/>
              </w:rPr>
              <w:t>60</w:t>
            </w:r>
          </w:p>
        </w:tc>
        <w:tc>
          <w:tcPr>
            <w:tcW w:w="25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353</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73</w:t>
            </w:r>
          </w:p>
        </w:tc>
        <w:tc>
          <w:tcPr>
            <w:tcW w:w="24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295</w:t>
            </w:r>
          </w:p>
        </w:tc>
        <w:tc>
          <w:tcPr>
            <w:tcW w:w="257" w:type="pct"/>
            <w:vAlign w:val="bottom"/>
          </w:tcPr>
          <w:p w:rsidR="001C6678" w:rsidRPr="00122EF2" w:rsidRDefault="001C6678" w:rsidP="00122EF2">
            <w:pPr>
              <w:spacing w:after="0"/>
              <w:jc w:val="center"/>
              <w:rPr>
                <w:sz w:val="18"/>
                <w:szCs w:val="18"/>
              </w:rPr>
            </w:pPr>
            <w:r w:rsidRPr="00122EF2">
              <w:rPr>
                <w:sz w:val="18"/>
                <w:szCs w:val="18"/>
              </w:rPr>
              <w:t>175</w:t>
            </w:r>
          </w:p>
        </w:tc>
        <w:tc>
          <w:tcPr>
            <w:tcW w:w="276" w:type="pct"/>
            <w:vAlign w:val="bottom"/>
          </w:tcPr>
          <w:p w:rsidR="001C6678" w:rsidRPr="00122EF2" w:rsidRDefault="001C6678" w:rsidP="00122EF2">
            <w:pPr>
              <w:spacing w:after="0"/>
              <w:jc w:val="center"/>
              <w:rPr>
                <w:sz w:val="18"/>
                <w:szCs w:val="18"/>
              </w:rPr>
            </w:pPr>
            <w:r w:rsidRPr="00122EF2">
              <w:rPr>
                <w:sz w:val="18"/>
                <w:szCs w:val="18"/>
              </w:rPr>
              <w:t>140</w:t>
            </w:r>
          </w:p>
        </w:tc>
        <w:tc>
          <w:tcPr>
            <w:tcW w:w="322" w:type="pct"/>
            <w:vAlign w:val="bottom"/>
          </w:tcPr>
          <w:p w:rsidR="001C6678" w:rsidRPr="00122EF2" w:rsidRDefault="001C6678" w:rsidP="00122EF2">
            <w:pPr>
              <w:spacing w:after="0"/>
              <w:jc w:val="center"/>
              <w:rPr>
                <w:sz w:val="18"/>
                <w:szCs w:val="18"/>
              </w:rPr>
            </w:pPr>
            <w:r w:rsidRPr="00122EF2">
              <w:rPr>
                <w:sz w:val="18"/>
                <w:szCs w:val="18"/>
              </w:rPr>
              <w:t>1,143</w:t>
            </w:r>
          </w:p>
        </w:tc>
        <w:tc>
          <w:tcPr>
            <w:tcW w:w="236" w:type="pct"/>
            <w:vAlign w:val="bottom"/>
          </w:tcPr>
          <w:p w:rsidR="001C6678" w:rsidRPr="00122EF2" w:rsidRDefault="001C6678" w:rsidP="00122EF2">
            <w:pPr>
              <w:spacing w:after="0"/>
              <w:jc w:val="center"/>
              <w:rPr>
                <w:sz w:val="18"/>
                <w:szCs w:val="18"/>
              </w:rPr>
            </w:pPr>
            <w:r w:rsidRPr="00122EF2">
              <w:rPr>
                <w:sz w:val="18"/>
                <w:szCs w:val="18"/>
              </w:rPr>
              <w:t>571</w:t>
            </w:r>
          </w:p>
        </w:tc>
        <w:tc>
          <w:tcPr>
            <w:tcW w:w="280" w:type="pct"/>
            <w:vAlign w:val="bottom"/>
          </w:tcPr>
          <w:p w:rsidR="001C6678" w:rsidRPr="00122EF2" w:rsidRDefault="001C6678" w:rsidP="00122EF2">
            <w:pPr>
              <w:spacing w:after="0"/>
              <w:jc w:val="center"/>
              <w:rPr>
                <w:sz w:val="18"/>
                <w:szCs w:val="18"/>
              </w:rPr>
            </w:pPr>
            <w:r w:rsidRPr="00122EF2">
              <w:rPr>
                <w:sz w:val="18"/>
                <w:szCs w:val="18"/>
              </w:rPr>
              <w:t>759</w:t>
            </w:r>
          </w:p>
        </w:tc>
        <w:tc>
          <w:tcPr>
            <w:tcW w:w="383" w:type="pct"/>
            <w:vAlign w:val="bottom"/>
          </w:tcPr>
          <w:p w:rsidR="001C6678" w:rsidRPr="00122EF2" w:rsidRDefault="001C6678" w:rsidP="00122EF2">
            <w:pPr>
              <w:spacing w:after="0"/>
              <w:jc w:val="center"/>
              <w:rPr>
                <w:sz w:val="18"/>
                <w:szCs w:val="18"/>
              </w:rPr>
            </w:pPr>
            <w:r w:rsidRPr="00122EF2">
              <w:rPr>
                <w:sz w:val="18"/>
                <w:szCs w:val="18"/>
              </w:rPr>
              <w:t>32</w:t>
            </w:r>
          </w:p>
        </w:tc>
        <w:tc>
          <w:tcPr>
            <w:tcW w:w="390" w:type="pct"/>
            <w:vAlign w:val="bottom"/>
          </w:tcPr>
          <w:p w:rsidR="001C6678" w:rsidRPr="00122EF2" w:rsidRDefault="001C6678" w:rsidP="00122EF2">
            <w:pPr>
              <w:spacing w:after="0"/>
              <w:jc w:val="center"/>
              <w:rPr>
                <w:sz w:val="18"/>
                <w:szCs w:val="18"/>
              </w:rPr>
            </w:pPr>
            <w:r w:rsidRPr="00122EF2">
              <w:rPr>
                <w:sz w:val="18"/>
                <w:szCs w:val="18"/>
              </w:rPr>
              <w:t>847</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5,025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732</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1998</w:t>
            </w:r>
          </w:p>
        </w:tc>
        <w:tc>
          <w:tcPr>
            <w:tcW w:w="303" w:type="pct"/>
            <w:vAlign w:val="bottom"/>
          </w:tcPr>
          <w:p w:rsidR="001C6678" w:rsidRPr="00122EF2" w:rsidRDefault="001C6678" w:rsidP="00122EF2">
            <w:pPr>
              <w:spacing w:after="0"/>
              <w:jc w:val="center"/>
              <w:rPr>
                <w:sz w:val="18"/>
                <w:szCs w:val="18"/>
              </w:rPr>
            </w:pPr>
            <w:r w:rsidRPr="00122EF2">
              <w:rPr>
                <w:sz w:val="18"/>
                <w:szCs w:val="18"/>
              </w:rPr>
              <w:t>94</w:t>
            </w:r>
          </w:p>
        </w:tc>
        <w:tc>
          <w:tcPr>
            <w:tcW w:w="267" w:type="pct"/>
            <w:vAlign w:val="bottom"/>
          </w:tcPr>
          <w:p w:rsidR="001C6678" w:rsidRPr="00122EF2" w:rsidRDefault="001C6678" w:rsidP="00122EF2">
            <w:pPr>
              <w:spacing w:after="0"/>
              <w:jc w:val="center"/>
              <w:rPr>
                <w:sz w:val="18"/>
                <w:szCs w:val="18"/>
              </w:rPr>
            </w:pPr>
            <w:r w:rsidRPr="00122EF2">
              <w:rPr>
                <w:sz w:val="18"/>
                <w:szCs w:val="18"/>
              </w:rPr>
              <w:t>130</w:t>
            </w:r>
          </w:p>
        </w:tc>
        <w:tc>
          <w:tcPr>
            <w:tcW w:w="341" w:type="pct"/>
            <w:vAlign w:val="bottom"/>
          </w:tcPr>
          <w:p w:rsidR="001C6678" w:rsidRPr="00122EF2" w:rsidRDefault="001C6678" w:rsidP="00122EF2">
            <w:pPr>
              <w:spacing w:after="0"/>
              <w:jc w:val="center"/>
              <w:rPr>
                <w:sz w:val="18"/>
                <w:szCs w:val="18"/>
              </w:rPr>
            </w:pPr>
            <w:r w:rsidRPr="00122EF2">
              <w:rPr>
                <w:sz w:val="18"/>
                <w:szCs w:val="18"/>
              </w:rPr>
              <w:t>460</w:t>
            </w:r>
          </w:p>
        </w:tc>
        <w:tc>
          <w:tcPr>
            <w:tcW w:w="288" w:type="pct"/>
            <w:vAlign w:val="bottom"/>
          </w:tcPr>
          <w:p w:rsidR="001C6678" w:rsidRPr="00122EF2" w:rsidRDefault="001C6678" w:rsidP="00122EF2">
            <w:pPr>
              <w:spacing w:after="0"/>
              <w:jc w:val="center"/>
              <w:rPr>
                <w:sz w:val="18"/>
                <w:szCs w:val="18"/>
              </w:rPr>
            </w:pPr>
            <w:r w:rsidRPr="00122EF2">
              <w:rPr>
                <w:sz w:val="18"/>
                <w:szCs w:val="18"/>
              </w:rPr>
              <w:t>120</w:t>
            </w:r>
          </w:p>
        </w:tc>
        <w:tc>
          <w:tcPr>
            <w:tcW w:w="257" w:type="pct"/>
            <w:vAlign w:val="bottom"/>
          </w:tcPr>
          <w:p w:rsidR="001C6678" w:rsidRPr="00122EF2" w:rsidRDefault="001C6678" w:rsidP="00122EF2">
            <w:pPr>
              <w:spacing w:after="0"/>
              <w:jc w:val="center"/>
              <w:rPr>
                <w:sz w:val="18"/>
                <w:szCs w:val="18"/>
              </w:rPr>
            </w:pPr>
            <w:r w:rsidRPr="00122EF2">
              <w:rPr>
                <w:sz w:val="18"/>
                <w:szCs w:val="18"/>
              </w:rPr>
              <w:t>304</w:t>
            </w:r>
          </w:p>
        </w:tc>
        <w:tc>
          <w:tcPr>
            <w:tcW w:w="276" w:type="pct"/>
            <w:vAlign w:val="bottom"/>
          </w:tcPr>
          <w:p w:rsidR="001C6678" w:rsidRPr="00122EF2" w:rsidRDefault="001C6678" w:rsidP="00122EF2">
            <w:pPr>
              <w:spacing w:after="0"/>
              <w:jc w:val="center"/>
              <w:rPr>
                <w:sz w:val="18"/>
                <w:szCs w:val="18"/>
              </w:rPr>
            </w:pPr>
            <w:r w:rsidRPr="00122EF2">
              <w:rPr>
                <w:sz w:val="18"/>
                <w:szCs w:val="18"/>
              </w:rPr>
              <w:t>50</w:t>
            </w:r>
          </w:p>
        </w:tc>
        <w:tc>
          <w:tcPr>
            <w:tcW w:w="246" w:type="pct"/>
            <w:vAlign w:val="bottom"/>
          </w:tcPr>
          <w:p w:rsidR="001C6678" w:rsidRPr="00122EF2" w:rsidRDefault="001C6678" w:rsidP="00122EF2">
            <w:pPr>
              <w:spacing w:after="0"/>
              <w:jc w:val="center"/>
              <w:rPr>
                <w:sz w:val="18"/>
                <w:szCs w:val="18"/>
              </w:rPr>
            </w:pPr>
            <w:r w:rsidRPr="00122EF2">
              <w:rPr>
                <w:sz w:val="18"/>
                <w:szCs w:val="18"/>
              </w:rPr>
              <w:t>411</w:t>
            </w:r>
          </w:p>
        </w:tc>
        <w:tc>
          <w:tcPr>
            <w:tcW w:w="257" w:type="pct"/>
            <w:vAlign w:val="bottom"/>
          </w:tcPr>
          <w:p w:rsidR="001C6678" w:rsidRPr="00122EF2" w:rsidRDefault="001C6678" w:rsidP="00122EF2">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280</w:t>
            </w:r>
          </w:p>
        </w:tc>
        <w:tc>
          <w:tcPr>
            <w:tcW w:w="322" w:type="pct"/>
            <w:vAlign w:val="bottom"/>
          </w:tcPr>
          <w:p w:rsidR="001C6678" w:rsidRPr="00122EF2" w:rsidRDefault="001C6678" w:rsidP="00122EF2">
            <w:pPr>
              <w:spacing w:after="0"/>
              <w:jc w:val="center"/>
              <w:rPr>
                <w:sz w:val="18"/>
                <w:szCs w:val="18"/>
              </w:rPr>
            </w:pPr>
            <w:r w:rsidRPr="00122EF2">
              <w:rPr>
                <w:sz w:val="18"/>
                <w:szCs w:val="18"/>
              </w:rPr>
              <w:t>1,004</w:t>
            </w:r>
          </w:p>
        </w:tc>
        <w:tc>
          <w:tcPr>
            <w:tcW w:w="236" w:type="pct"/>
            <w:vAlign w:val="bottom"/>
          </w:tcPr>
          <w:p w:rsidR="001C6678" w:rsidRPr="00122EF2" w:rsidRDefault="001C6678" w:rsidP="00122EF2">
            <w:pPr>
              <w:spacing w:after="0"/>
              <w:jc w:val="center"/>
              <w:rPr>
                <w:sz w:val="18"/>
                <w:szCs w:val="18"/>
              </w:rPr>
            </w:pPr>
            <w:r w:rsidRPr="00122EF2">
              <w:rPr>
                <w:sz w:val="18"/>
                <w:szCs w:val="18"/>
              </w:rPr>
              <w:t>1,169</w:t>
            </w:r>
          </w:p>
        </w:tc>
        <w:tc>
          <w:tcPr>
            <w:tcW w:w="280" w:type="pct"/>
            <w:vAlign w:val="bottom"/>
          </w:tcPr>
          <w:p w:rsidR="001C6678" w:rsidRPr="00122EF2" w:rsidRDefault="001C6678" w:rsidP="00122EF2">
            <w:pPr>
              <w:spacing w:after="0"/>
              <w:jc w:val="center"/>
              <w:rPr>
                <w:sz w:val="18"/>
                <w:szCs w:val="18"/>
              </w:rPr>
            </w:pPr>
            <w:r w:rsidRPr="00122EF2">
              <w:rPr>
                <w:sz w:val="18"/>
                <w:szCs w:val="18"/>
              </w:rPr>
              <w:t>1,961</w:t>
            </w:r>
          </w:p>
        </w:tc>
        <w:tc>
          <w:tcPr>
            <w:tcW w:w="383" w:type="pct"/>
            <w:vAlign w:val="bottom"/>
          </w:tcPr>
          <w:p w:rsidR="001C6678" w:rsidRPr="00122EF2" w:rsidRDefault="001C6678" w:rsidP="00122EF2">
            <w:pPr>
              <w:spacing w:after="0"/>
              <w:jc w:val="center"/>
              <w:rPr>
                <w:sz w:val="18"/>
                <w:szCs w:val="18"/>
              </w:rPr>
            </w:pPr>
            <w:r w:rsidRPr="00122EF2">
              <w:rPr>
                <w:sz w:val="18"/>
                <w:szCs w:val="18"/>
              </w:rPr>
              <w:t>256</w:t>
            </w:r>
          </w:p>
        </w:tc>
        <w:tc>
          <w:tcPr>
            <w:tcW w:w="390" w:type="pct"/>
            <w:vAlign w:val="bottom"/>
          </w:tcPr>
          <w:p w:rsidR="001C6678" w:rsidRPr="00122EF2" w:rsidRDefault="001C6678" w:rsidP="00122EF2">
            <w:pPr>
              <w:spacing w:after="0"/>
              <w:jc w:val="center"/>
              <w:rPr>
                <w:sz w:val="18"/>
                <w:szCs w:val="18"/>
              </w:rPr>
            </w:pPr>
            <w:r w:rsidRPr="00122EF2">
              <w:rPr>
                <w:sz w:val="18"/>
                <w:szCs w:val="18"/>
              </w:rPr>
              <w:t>666</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7,095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983</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1999</w:t>
            </w:r>
          </w:p>
        </w:tc>
        <w:tc>
          <w:tcPr>
            <w:tcW w:w="303" w:type="pct"/>
            <w:vAlign w:val="bottom"/>
          </w:tcPr>
          <w:p w:rsidR="001C6678" w:rsidRPr="00122EF2" w:rsidRDefault="001C6678" w:rsidP="00122EF2">
            <w:pPr>
              <w:spacing w:after="0"/>
              <w:jc w:val="center"/>
              <w:rPr>
                <w:sz w:val="18"/>
                <w:szCs w:val="18"/>
              </w:rPr>
            </w:pPr>
            <w:r w:rsidRPr="00122EF2">
              <w:rPr>
                <w:sz w:val="18"/>
                <w:szCs w:val="18"/>
              </w:rPr>
              <w:t>75</w:t>
            </w:r>
          </w:p>
        </w:tc>
        <w:tc>
          <w:tcPr>
            <w:tcW w:w="267" w:type="pct"/>
            <w:vAlign w:val="bottom"/>
          </w:tcPr>
          <w:p w:rsidR="001C6678" w:rsidRPr="00122EF2" w:rsidRDefault="001C6678" w:rsidP="00122EF2">
            <w:pPr>
              <w:spacing w:after="0"/>
              <w:jc w:val="center"/>
              <w:rPr>
                <w:sz w:val="18"/>
                <w:szCs w:val="18"/>
              </w:rPr>
            </w:pPr>
            <w:r w:rsidRPr="00122EF2">
              <w:rPr>
                <w:sz w:val="18"/>
                <w:szCs w:val="18"/>
              </w:rPr>
              <w:t>127</w:t>
            </w:r>
          </w:p>
        </w:tc>
        <w:tc>
          <w:tcPr>
            <w:tcW w:w="341" w:type="pct"/>
            <w:vAlign w:val="bottom"/>
          </w:tcPr>
          <w:p w:rsidR="001C6678" w:rsidRPr="00122EF2" w:rsidRDefault="001C6678" w:rsidP="00122EF2">
            <w:pPr>
              <w:spacing w:after="0"/>
              <w:jc w:val="center"/>
              <w:rPr>
                <w:sz w:val="18"/>
                <w:szCs w:val="18"/>
              </w:rPr>
            </w:pPr>
            <w:r w:rsidRPr="00122EF2">
              <w:rPr>
                <w:sz w:val="18"/>
                <w:szCs w:val="18"/>
              </w:rPr>
              <w:t>657</w:t>
            </w:r>
          </w:p>
        </w:tc>
        <w:tc>
          <w:tcPr>
            <w:tcW w:w="288" w:type="pct"/>
            <w:vAlign w:val="bottom"/>
          </w:tcPr>
          <w:p w:rsidR="001C6678" w:rsidRPr="00122EF2" w:rsidRDefault="001C6678" w:rsidP="00122EF2">
            <w:pPr>
              <w:spacing w:after="0"/>
              <w:jc w:val="center"/>
              <w:rPr>
                <w:sz w:val="18"/>
                <w:szCs w:val="18"/>
              </w:rPr>
            </w:pPr>
            <w:r w:rsidRPr="00122EF2">
              <w:rPr>
                <w:sz w:val="18"/>
                <w:szCs w:val="18"/>
              </w:rPr>
              <w:t>150</w:t>
            </w:r>
          </w:p>
        </w:tc>
        <w:tc>
          <w:tcPr>
            <w:tcW w:w="257" w:type="pct"/>
            <w:vAlign w:val="bottom"/>
          </w:tcPr>
          <w:p w:rsidR="001C6678" w:rsidRPr="00122EF2" w:rsidRDefault="001C6678" w:rsidP="00122EF2">
            <w:pPr>
              <w:spacing w:after="0"/>
              <w:jc w:val="center"/>
              <w:rPr>
                <w:sz w:val="18"/>
                <w:szCs w:val="18"/>
              </w:rPr>
            </w:pPr>
            <w:r w:rsidRPr="00122EF2">
              <w:rPr>
                <w:sz w:val="18"/>
                <w:szCs w:val="18"/>
              </w:rPr>
              <w:t>356</w:t>
            </w:r>
          </w:p>
        </w:tc>
        <w:tc>
          <w:tcPr>
            <w:tcW w:w="276" w:type="pct"/>
            <w:vAlign w:val="bottom"/>
          </w:tcPr>
          <w:p w:rsidR="001C6678" w:rsidRPr="00122EF2" w:rsidRDefault="001C6678" w:rsidP="00122EF2">
            <w:pPr>
              <w:spacing w:after="0"/>
              <w:jc w:val="center"/>
              <w:rPr>
                <w:sz w:val="18"/>
                <w:szCs w:val="18"/>
              </w:rPr>
            </w:pPr>
            <w:r w:rsidRPr="00122EF2">
              <w:rPr>
                <w:sz w:val="18"/>
                <w:szCs w:val="18"/>
              </w:rPr>
              <w:t>25</w:t>
            </w:r>
          </w:p>
        </w:tc>
        <w:tc>
          <w:tcPr>
            <w:tcW w:w="246" w:type="pct"/>
            <w:vAlign w:val="bottom"/>
          </w:tcPr>
          <w:p w:rsidR="001C6678" w:rsidRPr="00122EF2" w:rsidRDefault="001C6678" w:rsidP="00122EF2">
            <w:pPr>
              <w:spacing w:after="0"/>
              <w:jc w:val="center"/>
              <w:rPr>
                <w:sz w:val="18"/>
                <w:szCs w:val="18"/>
              </w:rPr>
            </w:pPr>
            <w:r w:rsidRPr="00122EF2">
              <w:rPr>
                <w:sz w:val="18"/>
                <w:szCs w:val="18"/>
              </w:rPr>
              <w:t>627</w:t>
            </w:r>
          </w:p>
        </w:tc>
        <w:tc>
          <w:tcPr>
            <w:tcW w:w="257" w:type="pct"/>
            <w:vAlign w:val="bottom"/>
          </w:tcPr>
          <w:p w:rsidR="001C6678" w:rsidRPr="00122EF2" w:rsidRDefault="001C6678" w:rsidP="00122EF2">
            <w:pPr>
              <w:spacing w:after="0"/>
              <w:jc w:val="center"/>
              <w:rPr>
                <w:sz w:val="18"/>
                <w:szCs w:val="18"/>
              </w:rPr>
            </w:pPr>
            <w:r w:rsidRPr="00122EF2">
              <w:rPr>
                <w:sz w:val="18"/>
                <w:szCs w:val="18"/>
              </w:rPr>
              <w:t>225</w:t>
            </w:r>
          </w:p>
        </w:tc>
        <w:tc>
          <w:tcPr>
            <w:tcW w:w="276" w:type="pct"/>
            <w:vAlign w:val="bottom"/>
          </w:tcPr>
          <w:p w:rsidR="001C6678" w:rsidRPr="00122EF2" w:rsidRDefault="001C6678" w:rsidP="00122EF2">
            <w:pPr>
              <w:spacing w:after="0"/>
              <w:jc w:val="center"/>
              <w:rPr>
                <w:sz w:val="18"/>
                <w:szCs w:val="18"/>
              </w:rPr>
            </w:pPr>
            <w:r w:rsidRPr="00122EF2">
              <w:rPr>
                <w:sz w:val="18"/>
                <w:szCs w:val="18"/>
              </w:rPr>
              <w:t>425</w:t>
            </w:r>
          </w:p>
        </w:tc>
        <w:tc>
          <w:tcPr>
            <w:tcW w:w="322" w:type="pct"/>
            <w:vAlign w:val="bottom"/>
          </w:tcPr>
          <w:p w:rsidR="001C6678" w:rsidRPr="00122EF2" w:rsidRDefault="001C6678" w:rsidP="00122EF2">
            <w:pPr>
              <w:spacing w:after="0"/>
              <w:jc w:val="center"/>
              <w:rPr>
                <w:sz w:val="18"/>
                <w:szCs w:val="18"/>
              </w:rPr>
            </w:pPr>
            <w:r w:rsidRPr="00122EF2">
              <w:rPr>
                <w:sz w:val="18"/>
                <w:szCs w:val="18"/>
              </w:rPr>
              <w:t>598</w:t>
            </w:r>
          </w:p>
        </w:tc>
        <w:tc>
          <w:tcPr>
            <w:tcW w:w="236" w:type="pct"/>
            <w:vAlign w:val="bottom"/>
          </w:tcPr>
          <w:p w:rsidR="001C6678" w:rsidRPr="00122EF2" w:rsidRDefault="001C6678" w:rsidP="00122EF2">
            <w:pPr>
              <w:spacing w:after="0"/>
              <w:jc w:val="center"/>
              <w:rPr>
                <w:sz w:val="18"/>
                <w:szCs w:val="18"/>
              </w:rPr>
            </w:pPr>
            <w:r w:rsidRPr="00122EF2">
              <w:rPr>
                <w:sz w:val="18"/>
                <w:szCs w:val="18"/>
              </w:rPr>
              <w:t>1,895</w:t>
            </w:r>
          </w:p>
        </w:tc>
        <w:tc>
          <w:tcPr>
            <w:tcW w:w="280" w:type="pct"/>
            <w:vAlign w:val="bottom"/>
          </w:tcPr>
          <w:p w:rsidR="001C6678" w:rsidRPr="00122EF2" w:rsidRDefault="001C6678" w:rsidP="00122EF2">
            <w:pPr>
              <w:spacing w:after="0"/>
              <w:jc w:val="center"/>
              <w:rPr>
                <w:sz w:val="18"/>
                <w:szCs w:val="18"/>
              </w:rPr>
            </w:pPr>
            <w:r w:rsidRPr="00122EF2">
              <w:rPr>
                <w:sz w:val="18"/>
                <w:szCs w:val="18"/>
              </w:rPr>
              <w:t>1,518</w:t>
            </w:r>
          </w:p>
        </w:tc>
        <w:tc>
          <w:tcPr>
            <w:tcW w:w="383" w:type="pct"/>
            <w:vAlign w:val="bottom"/>
          </w:tcPr>
          <w:p w:rsidR="001C6678" w:rsidRPr="00122EF2" w:rsidRDefault="001C6678" w:rsidP="00122EF2">
            <w:pPr>
              <w:spacing w:after="0"/>
              <w:jc w:val="center"/>
              <w:rPr>
                <w:sz w:val="18"/>
                <w:szCs w:val="18"/>
              </w:rPr>
            </w:pPr>
            <w:r w:rsidRPr="00122EF2">
              <w:rPr>
                <w:sz w:val="18"/>
                <w:szCs w:val="18"/>
              </w:rPr>
              <w:t>520</w:t>
            </w:r>
          </w:p>
        </w:tc>
        <w:tc>
          <w:tcPr>
            <w:tcW w:w="390" w:type="pct"/>
            <w:vAlign w:val="bottom"/>
          </w:tcPr>
          <w:p w:rsidR="001C6678" w:rsidRPr="00122EF2" w:rsidRDefault="001C6678" w:rsidP="00122EF2">
            <w:pPr>
              <w:spacing w:after="0"/>
              <w:jc w:val="center"/>
              <w:rPr>
                <w:sz w:val="18"/>
                <w:szCs w:val="18"/>
              </w:rPr>
            </w:pPr>
            <w:r w:rsidRPr="00122EF2">
              <w:rPr>
                <w:sz w:val="18"/>
                <w:szCs w:val="18"/>
              </w:rPr>
              <w:t>840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8,038</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1,246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2000</w:t>
            </w:r>
          </w:p>
        </w:tc>
        <w:tc>
          <w:tcPr>
            <w:tcW w:w="303" w:type="pct"/>
            <w:vAlign w:val="bottom"/>
          </w:tcPr>
          <w:p w:rsidR="001C6678" w:rsidRPr="00122EF2" w:rsidRDefault="001C6678" w:rsidP="00122EF2">
            <w:pPr>
              <w:spacing w:after="0"/>
              <w:jc w:val="center"/>
              <w:rPr>
                <w:sz w:val="18"/>
                <w:szCs w:val="18"/>
              </w:rPr>
            </w:pPr>
            <w:r w:rsidRPr="00122EF2">
              <w:rPr>
                <w:sz w:val="18"/>
                <w:szCs w:val="18"/>
              </w:rPr>
              <w:t>135</w:t>
            </w:r>
          </w:p>
        </w:tc>
        <w:tc>
          <w:tcPr>
            <w:tcW w:w="267" w:type="pct"/>
            <w:vAlign w:val="bottom"/>
          </w:tcPr>
          <w:p w:rsidR="001C6678" w:rsidRPr="00122EF2" w:rsidRDefault="001C6678" w:rsidP="00122EF2">
            <w:pPr>
              <w:spacing w:after="0"/>
              <w:jc w:val="center"/>
              <w:rPr>
                <w:sz w:val="18"/>
                <w:szCs w:val="18"/>
              </w:rPr>
            </w:pPr>
            <w:r w:rsidRPr="00122EF2">
              <w:rPr>
                <w:sz w:val="18"/>
                <w:szCs w:val="18"/>
              </w:rPr>
              <w:t>94</w:t>
            </w:r>
          </w:p>
        </w:tc>
        <w:tc>
          <w:tcPr>
            <w:tcW w:w="341" w:type="pct"/>
            <w:vAlign w:val="bottom"/>
          </w:tcPr>
          <w:p w:rsidR="001C6678" w:rsidRPr="00122EF2" w:rsidRDefault="001C6678" w:rsidP="00122EF2">
            <w:pPr>
              <w:spacing w:after="0"/>
              <w:jc w:val="center"/>
              <w:rPr>
                <w:sz w:val="18"/>
                <w:szCs w:val="18"/>
              </w:rPr>
            </w:pPr>
            <w:r w:rsidRPr="00122EF2">
              <w:rPr>
                <w:sz w:val="18"/>
                <w:szCs w:val="18"/>
              </w:rPr>
              <w:t>600</w:t>
            </w:r>
          </w:p>
        </w:tc>
        <w:tc>
          <w:tcPr>
            <w:tcW w:w="288" w:type="pct"/>
            <w:vAlign w:val="bottom"/>
          </w:tcPr>
          <w:p w:rsidR="001C6678" w:rsidRPr="00122EF2" w:rsidRDefault="001C6678" w:rsidP="00122EF2">
            <w:pPr>
              <w:spacing w:after="0"/>
              <w:jc w:val="center"/>
              <w:rPr>
                <w:sz w:val="18"/>
                <w:szCs w:val="18"/>
              </w:rPr>
            </w:pPr>
            <w:r w:rsidRPr="00122EF2">
              <w:rPr>
                <w:sz w:val="18"/>
                <w:szCs w:val="18"/>
              </w:rPr>
              <w:t>110</w:t>
            </w:r>
          </w:p>
        </w:tc>
        <w:tc>
          <w:tcPr>
            <w:tcW w:w="257" w:type="pct"/>
            <w:vAlign w:val="bottom"/>
          </w:tcPr>
          <w:p w:rsidR="001C6678" w:rsidRPr="00122EF2" w:rsidRDefault="001C6678" w:rsidP="00122EF2">
            <w:pPr>
              <w:spacing w:after="0"/>
              <w:jc w:val="center"/>
              <w:rPr>
                <w:sz w:val="18"/>
                <w:szCs w:val="18"/>
              </w:rPr>
            </w:pPr>
            <w:r w:rsidRPr="00122EF2">
              <w:rPr>
                <w:sz w:val="18"/>
                <w:szCs w:val="18"/>
              </w:rPr>
              <w:t>380</w:t>
            </w:r>
          </w:p>
        </w:tc>
        <w:tc>
          <w:tcPr>
            <w:tcW w:w="276" w:type="pct"/>
            <w:vAlign w:val="bottom"/>
          </w:tcPr>
          <w:p w:rsidR="001C6678" w:rsidRPr="00122EF2" w:rsidRDefault="001C6678" w:rsidP="00122EF2">
            <w:pPr>
              <w:spacing w:after="0"/>
              <w:jc w:val="center"/>
              <w:rPr>
                <w:sz w:val="18"/>
                <w:szCs w:val="18"/>
              </w:rPr>
            </w:pPr>
            <w:r w:rsidRPr="00122EF2">
              <w:rPr>
                <w:sz w:val="18"/>
                <w:szCs w:val="18"/>
              </w:rPr>
              <w:t>72</w:t>
            </w:r>
          </w:p>
        </w:tc>
        <w:tc>
          <w:tcPr>
            <w:tcW w:w="246" w:type="pct"/>
            <w:vAlign w:val="bottom"/>
          </w:tcPr>
          <w:p w:rsidR="001C6678" w:rsidRPr="00122EF2" w:rsidRDefault="001C6678" w:rsidP="00122EF2">
            <w:pPr>
              <w:spacing w:after="0"/>
              <w:jc w:val="center"/>
              <w:rPr>
                <w:sz w:val="18"/>
                <w:szCs w:val="18"/>
              </w:rPr>
            </w:pPr>
            <w:r w:rsidRPr="00122EF2">
              <w:rPr>
                <w:sz w:val="18"/>
                <w:szCs w:val="18"/>
              </w:rPr>
              <w:t>620</w:t>
            </w:r>
          </w:p>
        </w:tc>
        <w:tc>
          <w:tcPr>
            <w:tcW w:w="257" w:type="pct"/>
            <w:vAlign w:val="bottom"/>
          </w:tcPr>
          <w:p w:rsidR="001C6678" w:rsidRPr="00122EF2" w:rsidRDefault="001C6678" w:rsidP="00122EF2">
            <w:pPr>
              <w:spacing w:after="0"/>
              <w:jc w:val="center"/>
              <w:rPr>
                <w:sz w:val="18"/>
                <w:szCs w:val="18"/>
              </w:rPr>
            </w:pPr>
            <w:r w:rsidRPr="00122EF2">
              <w:rPr>
                <w:sz w:val="18"/>
                <w:szCs w:val="18"/>
              </w:rPr>
              <w:t>180</w:t>
            </w:r>
          </w:p>
        </w:tc>
        <w:tc>
          <w:tcPr>
            <w:tcW w:w="276" w:type="pct"/>
            <w:vAlign w:val="bottom"/>
          </w:tcPr>
          <w:p w:rsidR="001C6678" w:rsidRPr="00122EF2" w:rsidRDefault="001C6678" w:rsidP="00122EF2">
            <w:pPr>
              <w:spacing w:after="0"/>
              <w:jc w:val="center"/>
              <w:rPr>
                <w:sz w:val="18"/>
                <w:szCs w:val="18"/>
              </w:rPr>
            </w:pPr>
            <w:r w:rsidRPr="00122EF2">
              <w:rPr>
                <w:sz w:val="18"/>
                <w:szCs w:val="18"/>
              </w:rPr>
              <w:t>275</w:t>
            </w:r>
          </w:p>
        </w:tc>
        <w:tc>
          <w:tcPr>
            <w:tcW w:w="322" w:type="pct"/>
            <w:vAlign w:val="bottom"/>
          </w:tcPr>
          <w:p w:rsidR="001C6678" w:rsidRPr="00122EF2" w:rsidRDefault="001C6678" w:rsidP="00122EF2">
            <w:pPr>
              <w:spacing w:after="0"/>
              <w:jc w:val="center"/>
              <w:rPr>
                <w:sz w:val="18"/>
                <w:szCs w:val="18"/>
              </w:rPr>
            </w:pPr>
            <w:r w:rsidRPr="00122EF2">
              <w:rPr>
                <w:sz w:val="18"/>
                <w:szCs w:val="18"/>
              </w:rPr>
              <w:t>1,354</w:t>
            </w:r>
          </w:p>
        </w:tc>
        <w:tc>
          <w:tcPr>
            <w:tcW w:w="236" w:type="pct"/>
            <w:vAlign w:val="bottom"/>
          </w:tcPr>
          <w:p w:rsidR="001C6678" w:rsidRPr="00122EF2" w:rsidRDefault="001C6678" w:rsidP="00122EF2">
            <w:pPr>
              <w:spacing w:after="0"/>
              <w:jc w:val="center"/>
              <w:rPr>
                <w:sz w:val="18"/>
                <w:szCs w:val="18"/>
              </w:rPr>
            </w:pPr>
            <w:r w:rsidRPr="00122EF2">
              <w:rPr>
                <w:sz w:val="18"/>
                <w:szCs w:val="18"/>
              </w:rPr>
              <w:t>1,619</w:t>
            </w:r>
          </w:p>
        </w:tc>
        <w:tc>
          <w:tcPr>
            <w:tcW w:w="280" w:type="pct"/>
            <w:vAlign w:val="bottom"/>
          </w:tcPr>
          <w:p w:rsidR="001C6678" w:rsidRPr="00122EF2" w:rsidRDefault="001C6678" w:rsidP="00122EF2">
            <w:pPr>
              <w:spacing w:after="0"/>
              <w:jc w:val="center"/>
              <w:rPr>
                <w:sz w:val="18"/>
                <w:szCs w:val="18"/>
              </w:rPr>
            </w:pPr>
            <w:r w:rsidRPr="00122EF2">
              <w:rPr>
                <w:sz w:val="18"/>
                <w:szCs w:val="18"/>
              </w:rPr>
              <w:t>1,421</w:t>
            </w:r>
          </w:p>
        </w:tc>
        <w:tc>
          <w:tcPr>
            <w:tcW w:w="383" w:type="pct"/>
            <w:vAlign w:val="bottom"/>
          </w:tcPr>
          <w:p w:rsidR="001C6678" w:rsidRPr="00122EF2" w:rsidRDefault="001C6678" w:rsidP="00122EF2">
            <w:pPr>
              <w:spacing w:after="0"/>
              <w:jc w:val="center"/>
              <w:rPr>
                <w:sz w:val="18"/>
                <w:szCs w:val="18"/>
              </w:rPr>
            </w:pPr>
            <w:r w:rsidRPr="00122EF2">
              <w:rPr>
                <w:sz w:val="18"/>
                <w:szCs w:val="18"/>
              </w:rPr>
              <w:t>102</w:t>
            </w:r>
          </w:p>
        </w:tc>
        <w:tc>
          <w:tcPr>
            <w:tcW w:w="390" w:type="pct"/>
            <w:vAlign w:val="bottom"/>
          </w:tcPr>
          <w:p w:rsidR="001C6678" w:rsidRPr="00122EF2" w:rsidRDefault="001C6678" w:rsidP="00122EF2">
            <w:pPr>
              <w:spacing w:after="0"/>
              <w:jc w:val="center"/>
              <w:rPr>
                <w:sz w:val="18"/>
                <w:szCs w:val="18"/>
              </w:rPr>
            </w:pPr>
            <w:r w:rsidRPr="00122EF2">
              <w:rPr>
                <w:sz w:val="18"/>
                <w:szCs w:val="18"/>
              </w:rPr>
              <w:t>1,672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8,634</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600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2001</w:t>
            </w:r>
          </w:p>
        </w:tc>
        <w:tc>
          <w:tcPr>
            <w:tcW w:w="303" w:type="pct"/>
            <w:vAlign w:val="bottom"/>
          </w:tcPr>
          <w:p w:rsidR="001C6678" w:rsidRPr="00122EF2" w:rsidRDefault="001C6678" w:rsidP="00122EF2">
            <w:pPr>
              <w:spacing w:after="0"/>
              <w:jc w:val="center"/>
              <w:rPr>
                <w:sz w:val="18"/>
                <w:szCs w:val="18"/>
              </w:rPr>
            </w:pPr>
            <w:r w:rsidRPr="00122EF2">
              <w:rPr>
                <w:sz w:val="18"/>
                <w:szCs w:val="18"/>
              </w:rPr>
              <w:t>80</w:t>
            </w:r>
          </w:p>
        </w:tc>
        <w:tc>
          <w:tcPr>
            <w:tcW w:w="267" w:type="pct"/>
            <w:vAlign w:val="bottom"/>
          </w:tcPr>
          <w:p w:rsidR="001C6678" w:rsidRPr="00122EF2" w:rsidRDefault="001C6678" w:rsidP="00122EF2">
            <w:pPr>
              <w:spacing w:after="0"/>
              <w:jc w:val="center"/>
              <w:rPr>
                <w:sz w:val="18"/>
                <w:szCs w:val="18"/>
              </w:rPr>
            </w:pPr>
            <w:r w:rsidRPr="00122EF2">
              <w:rPr>
                <w:sz w:val="18"/>
                <w:szCs w:val="18"/>
              </w:rPr>
              <w:t>110</w:t>
            </w:r>
          </w:p>
        </w:tc>
        <w:tc>
          <w:tcPr>
            <w:tcW w:w="341" w:type="pct"/>
            <w:vAlign w:val="bottom"/>
          </w:tcPr>
          <w:p w:rsidR="001C6678" w:rsidRPr="00122EF2" w:rsidRDefault="001C6678" w:rsidP="00122EF2">
            <w:pPr>
              <w:spacing w:after="0"/>
              <w:jc w:val="center"/>
              <w:rPr>
                <w:sz w:val="18"/>
                <w:szCs w:val="18"/>
              </w:rPr>
            </w:pPr>
            <w:r w:rsidRPr="00122EF2">
              <w:rPr>
                <w:sz w:val="18"/>
                <w:szCs w:val="18"/>
              </w:rPr>
              <w:t>929</w:t>
            </w:r>
          </w:p>
        </w:tc>
        <w:tc>
          <w:tcPr>
            <w:tcW w:w="288" w:type="pct"/>
            <w:vAlign w:val="bottom"/>
          </w:tcPr>
          <w:p w:rsidR="001C6678" w:rsidRPr="00122EF2" w:rsidRDefault="001C6678" w:rsidP="00122EF2">
            <w:pPr>
              <w:spacing w:after="0"/>
              <w:jc w:val="center"/>
              <w:rPr>
                <w:sz w:val="18"/>
                <w:szCs w:val="18"/>
              </w:rPr>
            </w:pPr>
            <w:r w:rsidRPr="00122EF2">
              <w:rPr>
                <w:sz w:val="18"/>
                <w:szCs w:val="18"/>
              </w:rPr>
              <w:t>151</w:t>
            </w:r>
          </w:p>
        </w:tc>
        <w:tc>
          <w:tcPr>
            <w:tcW w:w="257" w:type="pct"/>
            <w:vAlign w:val="bottom"/>
          </w:tcPr>
          <w:p w:rsidR="001C6678" w:rsidRPr="00122EF2" w:rsidRDefault="001C6678" w:rsidP="00122EF2">
            <w:pPr>
              <w:spacing w:after="0"/>
              <w:jc w:val="center"/>
              <w:rPr>
                <w:sz w:val="18"/>
                <w:szCs w:val="18"/>
              </w:rPr>
            </w:pPr>
            <w:r w:rsidRPr="00122EF2">
              <w:rPr>
                <w:sz w:val="18"/>
                <w:szCs w:val="18"/>
              </w:rPr>
              <w:t>1,140</w:t>
            </w:r>
          </w:p>
        </w:tc>
        <w:tc>
          <w:tcPr>
            <w:tcW w:w="27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164</w:t>
            </w:r>
          </w:p>
        </w:tc>
        <w:tc>
          <w:tcPr>
            <w:tcW w:w="246" w:type="pct"/>
            <w:vAlign w:val="bottom"/>
          </w:tcPr>
          <w:p w:rsidR="001C6678" w:rsidRPr="00122EF2" w:rsidRDefault="001C6678" w:rsidP="00122EF2">
            <w:pPr>
              <w:spacing w:after="0"/>
              <w:jc w:val="center"/>
              <w:rPr>
                <w:sz w:val="18"/>
                <w:szCs w:val="18"/>
              </w:rPr>
            </w:pPr>
            <w:r w:rsidRPr="00122EF2">
              <w:rPr>
                <w:sz w:val="18"/>
                <w:szCs w:val="18"/>
              </w:rPr>
              <w:t>891</w:t>
            </w:r>
          </w:p>
        </w:tc>
        <w:tc>
          <w:tcPr>
            <w:tcW w:w="257" w:type="pct"/>
            <w:vAlign w:val="bottom"/>
          </w:tcPr>
          <w:p w:rsidR="001C6678" w:rsidRPr="00122EF2" w:rsidRDefault="001C6678" w:rsidP="00122EF2">
            <w:pPr>
              <w:spacing w:after="0"/>
              <w:jc w:val="center"/>
              <w:rPr>
                <w:sz w:val="18"/>
                <w:szCs w:val="18"/>
              </w:rPr>
            </w:pPr>
            <w:r w:rsidRPr="00122EF2">
              <w:rPr>
                <w:sz w:val="18"/>
                <w:szCs w:val="18"/>
              </w:rPr>
              <w:t>450</w:t>
            </w:r>
          </w:p>
        </w:tc>
        <w:tc>
          <w:tcPr>
            <w:tcW w:w="276" w:type="pct"/>
            <w:vAlign w:val="bottom"/>
          </w:tcPr>
          <w:p w:rsidR="001C6678" w:rsidRPr="00122EF2" w:rsidRDefault="001C6678" w:rsidP="00122EF2">
            <w:pPr>
              <w:spacing w:after="0"/>
              <w:jc w:val="center"/>
              <w:rPr>
                <w:sz w:val="18"/>
                <w:szCs w:val="18"/>
              </w:rPr>
            </w:pPr>
            <w:r w:rsidRPr="00122EF2">
              <w:rPr>
                <w:sz w:val="18"/>
                <w:szCs w:val="18"/>
              </w:rPr>
              <w:t>173</w:t>
            </w:r>
          </w:p>
        </w:tc>
        <w:tc>
          <w:tcPr>
            <w:tcW w:w="322" w:type="pct"/>
            <w:vAlign w:val="bottom"/>
          </w:tcPr>
          <w:p w:rsidR="001C6678" w:rsidRPr="00122EF2" w:rsidRDefault="001C6678" w:rsidP="00122EF2">
            <w:pPr>
              <w:spacing w:after="0"/>
              <w:jc w:val="center"/>
              <w:rPr>
                <w:sz w:val="18"/>
                <w:szCs w:val="18"/>
              </w:rPr>
            </w:pPr>
            <w:r w:rsidRPr="00122EF2">
              <w:rPr>
                <w:sz w:val="18"/>
                <w:szCs w:val="18"/>
              </w:rPr>
              <w:t>1,561</w:t>
            </w:r>
          </w:p>
        </w:tc>
        <w:tc>
          <w:tcPr>
            <w:tcW w:w="236"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1,714</w:t>
            </w:r>
          </w:p>
        </w:tc>
        <w:tc>
          <w:tcPr>
            <w:tcW w:w="280" w:type="pct"/>
            <w:vAlign w:val="bottom"/>
          </w:tcPr>
          <w:p w:rsidR="001C6678" w:rsidRPr="00122EF2" w:rsidRDefault="001C6678" w:rsidP="00122EF2">
            <w:pPr>
              <w:spacing w:after="0"/>
              <w:jc w:val="center"/>
              <w:rPr>
                <w:sz w:val="18"/>
                <w:szCs w:val="18"/>
              </w:rPr>
            </w:pPr>
            <w:r w:rsidRPr="00122EF2">
              <w:rPr>
                <w:sz w:val="18"/>
                <w:szCs w:val="18"/>
              </w:rPr>
              <w:t>1,956</w:t>
            </w:r>
          </w:p>
        </w:tc>
        <w:tc>
          <w:tcPr>
            <w:tcW w:w="383" w:type="pct"/>
            <w:vAlign w:val="bottom"/>
          </w:tcPr>
          <w:p w:rsidR="001C6678" w:rsidRPr="00122EF2" w:rsidRDefault="001C6678" w:rsidP="00122EF2">
            <w:pPr>
              <w:spacing w:after="0"/>
              <w:jc w:val="center"/>
              <w:rPr>
                <w:sz w:val="18"/>
                <w:szCs w:val="18"/>
              </w:rPr>
            </w:pPr>
            <w:r w:rsidRPr="00122EF2">
              <w:rPr>
                <w:sz w:val="18"/>
                <w:szCs w:val="18"/>
              </w:rPr>
              <w:t>506</w:t>
            </w:r>
          </w:p>
        </w:tc>
        <w:tc>
          <w:tcPr>
            <w:tcW w:w="390"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1,442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11,267</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1,580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2002</w:t>
            </w:r>
          </w:p>
        </w:tc>
        <w:tc>
          <w:tcPr>
            <w:tcW w:w="303" w:type="pct"/>
            <w:vAlign w:val="bottom"/>
          </w:tcPr>
          <w:p w:rsidR="001C6678" w:rsidRPr="00122EF2" w:rsidRDefault="001C6678" w:rsidP="00122EF2">
            <w:pPr>
              <w:spacing w:after="0"/>
              <w:jc w:val="center"/>
              <w:rPr>
                <w:sz w:val="18"/>
                <w:szCs w:val="18"/>
              </w:rPr>
            </w:pPr>
            <w:r w:rsidRPr="00122EF2">
              <w:rPr>
                <w:sz w:val="18"/>
                <w:szCs w:val="18"/>
              </w:rPr>
              <w:t>88</w:t>
            </w:r>
          </w:p>
        </w:tc>
        <w:tc>
          <w:tcPr>
            <w:tcW w:w="267" w:type="pct"/>
            <w:vAlign w:val="bottom"/>
          </w:tcPr>
          <w:p w:rsidR="001C6678" w:rsidRPr="00122EF2" w:rsidRDefault="001C6678" w:rsidP="00122EF2">
            <w:pPr>
              <w:spacing w:after="0"/>
              <w:jc w:val="center"/>
              <w:rPr>
                <w:sz w:val="18"/>
                <w:szCs w:val="18"/>
              </w:rPr>
            </w:pPr>
            <w:r w:rsidRPr="00122EF2">
              <w:rPr>
                <w:sz w:val="18"/>
                <w:szCs w:val="18"/>
              </w:rPr>
              <w:t>138</w:t>
            </w:r>
          </w:p>
        </w:tc>
        <w:tc>
          <w:tcPr>
            <w:tcW w:w="341" w:type="pct"/>
            <w:vAlign w:val="bottom"/>
          </w:tcPr>
          <w:p w:rsidR="001C6678" w:rsidRPr="00122EF2" w:rsidRDefault="001C6678" w:rsidP="00122EF2">
            <w:pPr>
              <w:spacing w:after="0"/>
              <w:jc w:val="center"/>
              <w:rPr>
                <w:sz w:val="18"/>
                <w:szCs w:val="18"/>
              </w:rPr>
            </w:pPr>
            <w:r w:rsidRPr="00122EF2">
              <w:rPr>
                <w:sz w:val="18"/>
                <w:szCs w:val="18"/>
              </w:rPr>
              <w:t>1,105</w:t>
            </w:r>
          </w:p>
        </w:tc>
        <w:tc>
          <w:tcPr>
            <w:tcW w:w="288" w:type="pct"/>
            <w:vAlign w:val="bottom"/>
          </w:tcPr>
          <w:p w:rsidR="001C6678" w:rsidRPr="00122EF2" w:rsidRDefault="001C6678" w:rsidP="00122EF2">
            <w:pPr>
              <w:spacing w:after="0"/>
              <w:jc w:val="center"/>
              <w:rPr>
                <w:sz w:val="18"/>
                <w:szCs w:val="18"/>
              </w:rPr>
            </w:pPr>
            <w:r w:rsidRPr="00122EF2">
              <w:rPr>
                <w:sz w:val="18"/>
                <w:szCs w:val="18"/>
              </w:rPr>
              <w:t>20</w:t>
            </w:r>
          </w:p>
        </w:tc>
        <w:tc>
          <w:tcPr>
            <w:tcW w:w="257" w:type="pct"/>
            <w:vAlign w:val="bottom"/>
          </w:tcPr>
          <w:p w:rsidR="001C6678" w:rsidRPr="00122EF2" w:rsidRDefault="001C6678" w:rsidP="00122EF2">
            <w:pPr>
              <w:spacing w:after="0"/>
              <w:jc w:val="center"/>
              <w:rPr>
                <w:sz w:val="18"/>
                <w:szCs w:val="18"/>
              </w:rPr>
            </w:pPr>
            <w:r w:rsidRPr="00122EF2">
              <w:rPr>
                <w:sz w:val="18"/>
                <w:szCs w:val="18"/>
              </w:rPr>
              <w:t>940</w:t>
            </w:r>
          </w:p>
        </w:tc>
        <w:tc>
          <w:tcPr>
            <w:tcW w:w="276" w:type="pct"/>
            <w:vAlign w:val="bottom"/>
          </w:tcPr>
          <w:p w:rsidR="001C6678" w:rsidRPr="00122EF2" w:rsidRDefault="001C6678" w:rsidP="00122EF2">
            <w:pPr>
              <w:spacing w:after="0"/>
              <w:jc w:val="center"/>
              <w:rPr>
                <w:sz w:val="18"/>
                <w:szCs w:val="18"/>
              </w:rPr>
            </w:pPr>
            <w:r w:rsidRPr="00122EF2">
              <w:rPr>
                <w:sz w:val="18"/>
                <w:szCs w:val="18"/>
              </w:rPr>
              <w:t>70</w:t>
            </w:r>
          </w:p>
        </w:tc>
        <w:tc>
          <w:tcPr>
            <w:tcW w:w="246" w:type="pct"/>
            <w:vAlign w:val="bottom"/>
          </w:tcPr>
          <w:p w:rsidR="001C6678" w:rsidRPr="00122EF2" w:rsidRDefault="001C6678" w:rsidP="00122EF2">
            <w:pPr>
              <w:spacing w:after="0"/>
              <w:jc w:val="center"/>
              <w:rPr>
                <w:sz w:val="18"/>
                <w:szCs w:val="18"/>
              </w:rPr>
            </w:pPr>
            <w:r w:rsidRPr="00122EF2">
              <w:rPr>
                <w:sz w:val="18"/>
                <w:szCs w:val="18"/>
              </w:rPr>
              <w:t>700</w:t>
            </w:r>
          </w:p>
        </w:tc>
        <w:tc>
          <w:tcPr>
            <w:tcW w:w="257" w:type="pct"/>
            <w:vAlign w:val="bottom"/>
          </w:tcPr>
          <w:p w:rsidR="001C6678" w:rsidRPr="00122EF2" w:rsidRDefault="001C6678" w:rsidP="00122EF2">
            <w:pPr>
              <w:spacing w:after="0"/>
              <w:jc w:val="center"/>
              <w:rPr>
                <w:sz w:val="18"/>
                <w:szCs w:val="18"/>
              </w:rPr>
            </w:pPr>
            <w:r w:rsidRPr="00122EF2">
              <w:rPr>
                <w:sz w:val="18"/>
                <w:szCs w:val="18"/>
              </w:rPr>
              <w:t>220</w:t>
            </w:r>
          </w:p>
        </w:tc>
        <w:tc>
          <w:tcPr>
            <w:tcW w:w="276" w:type="pct"/>
            <w:vAlign w:val="bottom"/>
          </w:tcPr>
          <w:p w:rsidR="001C6678" w:rsidRPr="00122EF2" w:rsidRDefault="001C6678" w:rsidP="00122EF2">
            <w:pPr>
              <w:spacing w:after="0"/>
              <w:jc w:val="center"/>
              <w:rPr>
                <w:sz w:val="18"/>
                <w:szCs w:val="18"/>
              </w:rPr>
            </w:pPr>
            <w:r w:rsidRPr="00122EF2">
              <w:rPr>
                <w:sz w:val="18"/>
                <w:szCs w:val="18"/>
              </w:rPr>
              <w:t>270</w:t>
            </w:r>
          </w:p>
        </w:tc>
        <w:tc>
          <w:tcPr>
            <w:tcW w:w="322" w:type="pct"/>
            <w:vAlign w:val="bottom"/>
          </w:tcPr>
          <w:p w:rsidR="001C6678" w:rsidRPr="00122EF2" w:rsidRDefault="001C6678" w:rsidP="00122EF2">
            <w:pPr>
              <w:spacing w:after="0"/>
              <w:jc w:val="center"/>
              <w:rPr>
                <w:sz w:val="18"/>
                <w:szCs w:val="18"/>
              </w:rPr>
            </w:pPr>
            <w:r w:rsidRPr="00122EF2">
              <w:rPr>
                <w:sz w:val="18"/>
                <w:szCs w:val="18"/>
              </w:rPr>
              <w:t>1,359</w:t>
            </w:r>
          </w:p>
        </w:tc>
        <w:tc>
          <w:tcPr>
            <w:tcW w:w="236" w:type="pct"/>
            <w:vAlign w:val="bottom"/>
          </w:tcPr>
          <w:p w:rsidR="001C6678" w:rsidRPr="00122EF2" w:rsidRDefault="001C6678" w:rsidP="00122EF2">
            <w:pPr>
              <w:spacing w:after="0"/>
              <w:jc w:val="center"/>
              <w:rPr>
                <w:sz w:val="18"/>
                <w:szCs w:val="18"/>
              </w:rPr>
            </w:pPr>
            <w:r w:rsidRPr="00122EF2">
              <w:rPr>
                <w:sz w:val="18"/>
                <w:szCs w:val="18"/>
              </w:rPr>
              <w:t>1,368</w:t>
            </w:r>
          </w:p>
        </w:tc>
        <w:tc>
          <w:tcPr>
            <w:tcW w:w="280" w:type="pct"/>
            <w:vAlign w:val="bottom"/>
          </w:tcPr>
          <w:p w:rsidR="001C6678" w:rsidRPr="00122EF2" w:rsidRDefault="001C6678" w:rsidP="00122EF2">
            <w:pPr>
              <w:spacing w:after="0"/>
              <w:jc w:val="center"/>
              <w:rPr>
                <w:sz w:val="18"/>
                <w:szCs w:val="18"/>
              </w:rPr>
            </w:pPr>
            <w:r w:rsidRPr="00122EF2">
              <w:rPr>
                <w:sz w:val="18"/>
                <w:szCs w:val="18"/>
              </w:rPr>
              <w:t>2,302</w:t>
            </w:r>
          </w:p>
        </w:tc>
        <w:tc>
          <w:tcPr>
            <w:tcW w:w="383" w:type="pct"/>
            <w:vAlign w:val="bottom"/>
          </w:tcPr>
          <w:p w:rsidR="001C6678" w:rsidRPr="00122EF2" w:rsidRDefault="001C6678" w:rsidP="00122EF2">
            <w:pPr>
              <w:spacing w:after="0"/>
              <w:jc w:val="center"/>
              <w:rPr>
                <w:sz w:val="18"/>
                <w:szCs w:val="18"/>
              </w:rPr>
            </w:pPr>
            <w:r w:rsidRPr="00122EF2">
              <w:rPr>
                <w:sz w:val="18"/>
                <w:szCs w:val="18"/>
              </w:rPr>
              <w:t>2,004</w:t>
            </w:r>
          </w:p>
        </w:tc>
        <w:tc>
          <w:tcPr>
            <w:tcW w:w="390" w:type="pct"/>
            <w:vAlign w:val="bottom"/>
          </w:tcPr>
          <w:p w:rsidR="001C6678" w:rsidRPr="00122EF2" w:rsidRDefault="001C6678" w:rsidP="00122EF2">
            <w:pPr>
              <w:spacing w:after="0"/>
              <w:jc w:val="center"/>
              <w:rPr>
                <w:sz w:val="18"/>
                <w:szCs w:val="18"/>
              </w:rPr>
            </w:pPr>
            <w:r w:rsidRPr="00122EF2">
              <w:rPr>
                <w:sz w:val="18"/>
                <w:szCs w:val="18"/>
              </w:rPr>
              <w:t>1,639</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12,223</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3,291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2003</w:t>
            </w:r>
          </w:p>
        </w:tc>
        <w:tc>
          <w:tcPr>
            <w:tcW w:w="303" w:type="pct"/>
            <w:vAlign w:val="bottom"/>
          </w:tcPr>
          <w:p w:rsidR="001C6678" w:rsidRPr="00122EF2" w:rsidRDefault="001C6678" w:rsidP="00122EF2">
            <w:pPr>
              <w:spacing w:after="0"/>
              <w:jc w:val="center"/>
              <w:rPr>
                <w:sz w:val="18"/>
                <w:szCs w:val="18"/>
              </w:rPr>
            </w:pPr>
            <w:r w:rsidRPr="00122EF2">
              <w:rPr>
                <w:sz w:val="18"/>
                <w:szCs w:val="18"/>
              </w:rPr>
              <w:t>242</w:t>
            </w:r>
          </w:p>
        </w:tc>
        <w:tc>
          <w:tcPr>
            <w:tcW w:w="267" w:type="pct"/>
            <w:shd w:val="clear" w:color="auto" w:fill="D9D9D9" w:themeFill="background1" w:themeFillShade="D9"/>
            <w:vAlign w:val="bottom"/>
          </w:tcPr>
          <w:p w:rsidR="001C6678" w:rsidRPr="00122EF2" w:rsidRDefault="001C6678" w:rsidP="00122EF2">
            <w:pPr>
              <w:spacing w:after="0"/>
              <w:jc w:val="center"/>
              <w:rPr>
                <w:b/>
                <w:bCs/>
                <w:i/>
                <w:iCs/>
                <w:sz w:val="18"/>
                <w:szCs w:val="18"/>
              </w:rPr>
            </w:pPr>
            <w:r w:rsidRPr="00122EF2">
              <w:rPr>
                <w:b/>
                <w:bCs/>
                <w:i/>
                <w:iCs/>
                <w:sz w:val="18"/>
                <w:szCs w:val="18"/>
              </w:rPr>
              <w:t>194</w:t>
            </w:r>
          </w:p>
        </w:tc>
        <w:tc>
          <w:tcPr>
            <w:tcW w:w="341" w:type="pct"/>
            <w:vAlign w:val="bottom"/>
          </w:tcPr>
          <w:p w:rsidR="001C6678" w:rsidRPr="00122EF2" w:rsidRDefault="001C6678" w:rsidP="00122EF2">
            <w:pPr>
              <w:spacing w:after="0"/>
              <w:jc w:val="center"/>
              <w:rPr>
                <w:sz w:val="18"/>
                <w:szCs w:val="18"/>
              </w:rPr>
            </w:pPr>
            <w:r w:rsidRPr="00122EF2">
              <w:rPr>
                <w:sz w:val="18"/>
                <w:szCs w:val="18"/>
              </w:rPr>
              <w:t>875</w:t>
            </w:r>
          </w:p>
        </w:tc>
        <w:tc>
          <w:tcPr>
            <w:tcW w:w="288" w:type="pct"/>
            <w:vAlign w:val="bottom"/>
          </w:tcPr>
          <w:p w:rsidR="001C6678" w:rsidRPr="00122EF2" w:rsidRDefault="001C6678" w:rsidP="00122EF2">
            <w:pPr>
              <w:spacing w:after="0"/>
              <w:jc w:val="center"/>
              <w:rPr>
                <w:sz w:val="18"/>
                <w:szCs w:val="18"/>
              </w:rPr>
            </w:pPr>
            <w:r w:rsidRPr="00122EF2">
              <w:rPr>
                <w:sz w:val="18"/>
                <w:szCs w:val="18"/>
              </w:rPr>
              <w:t>39</w:t>
            </w:r>
          </w:p>
        </w:tc>
        <w:tc>
          <w:tcPr>
            <w:tcW w:w="257" w:type="pct"/>
            <w:vAlign w:val="bottom"/>
          </w:tcPr>
          <w:p w:rsidR="001C6678" w:rsidRPr="00122EF2" w:rsidRDefault="001C6678" w:rsidP="00122EF2">
            <w:pPr>
              <w:spacing w:after="0"/>
              <w:jc w:val="center"/>
              <w:rPr>
                <w:sz w:val="18"/>
                <w:szCs w:val="18"/>
              </w:rPr>
            </w:pPr>
            <w:r w:rsidRPr="00122EF2">
              <w:rPr>
                <w:sz w:val="18"/>
                <w:szCs w:val="18"/>
              </w:rPr>
              <w:t>690</w:t>
            </w:r>
          </w:p>
        </w:tc>
        <w:tc>
          <w:tcPr>
            <w:tcW w:w="276" w:type="pct"/>
            <w:vAlign w:val="bottom"/>
          </w:tcPr>
          <w:p w:rsidR="001C6678" w:rsidRPr="00122EF2" w:rsidRDefault="001C6678" w:rsidP="00122EF2">
            <w:pPr>
              <w:spacing w:after="0"/>
              <w:jc w:val="center"/>
              <w:rPr>
                <w:sz w:val="18"/>
                <w:szCs w:val="18"/>
              </w:rPr>
            </w:pPr>
            <w:r w:rsidRPr="00122EF2">
              <w:rPr>
                <w:sz w:val="18"/>
                <w:szCs w:val="18"/>
              </w:rPr>
              <w:t>57</w:t>
            </w:r>
          </w:p>
        </w:tc>
        <w:tc>
          <w:tcPr>
            <w:tcW w:w="246" w:type="pct"/>
            <w:vAlign w:val="bottom"/>
          </w:tcPr>
          <w:p w:rsidR="001C6678" w:rsidRPr="00122EF2" w:rsidRDefault="001C6678" w:rsidP="00122EF2">
            <w:pPr>
              <w:spacing w:after="0"/>
              <w:jc w:val="center"/>
              <w:rPr>
                <w:sz w:val="18"/>
                <w:szCs w:val="18"/>
              </w:rPr>
            </w:pPr>
            <w:r w:rsidRPr="00122EF2">
              <w:rPr>
                <w:sz w:val="18"/>
                <w:szCs w:val="18"/>
              </w:rPr>
              <w:t>1,140</w:t>
            </w:r>
          </w:p>
        </w:tc>
        <w:tc>
          <w:tcPr>
            <w:tcW w:w="257" w:type="pct"/>
            <w:vAlign w:val="bottom"/>
          </w:tcPr>
          <w:p w:rsidR="001C6678" w:rsidRPr="00122EF2" w:rsidRDefault="001C6678" w:rsidP="00122EF2">
            <w:pPr>
              <w:spacing w:after="0"/>
              <w:jc w:val="center"/>
              <w:rPr>
                <w:sz w:val="18"/>
                <w:szCs w:val="18"/>
              </w:rPr>
            </w:pPr>
            <w:r w:rsidRPr="00122EF2">
              <w:rPr>
                <w:sz w:val="18"/>
                <w:szCs w:val="18"/>
              </w:rPr>
              <w:t>380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469</w:t>
            </w:r>
          </w:p>
        </w:tc>
        <w:tc>
          <w:tcPr>
            <w:tcW w:w="322" w:type="pct"/>
            <w:vAlign w:val="bottom"/>
          </w:tcPr>
          <w:p w:rsidR="001C6678" w:rsidRPr="00122EF2" w:rsidRDefault="001C6678" w:rsidP="00122EF2">
            <w:pPr>
              <w:spacing w:after="0"/>
              <w:jc w:val="center"/>
              <w:rPr>
                <w:sz w:val="18"/>
                <w:szCs w:val="18"/>
              </w:rPr>
            </w:pPr>
            <w:r w:rsidRPr="00122EF2">
              <w:rPr>
                <w:sz w:val="18"/>
                <w:szCs w:val="18"/>
              </w:rPr>
              <w:t>1,940</w:t>
            </w:r>
          </w:p>
        </w:tc>
        <w:tc>
          <w:tcPr>
            <w:tcW w:w="236" w:type="pct"/>
            <w:vAlign w:val="bottom"/>
          </w:tcPr>
          <w:p w:rsidR="001C6678" w:rsidRPr="00122EF2" w:rsidRDefault="001C6678" w:rsidP="00122EF2">
            <w:pPr>
              <w:spacing w:after="0"/>
              <w:jc w:val="center"/>
              <w:rPr>
                <w:sz w:val="18"/>
                <w:szCs w:val="18"/>
              </w:rPr>
            </w:pPr>
            <w:r w:rsidRPr="00122EF2">
              <w:rPr>
                <w:sz w:val="18"/>
                <w:szCs w:val="18"/>
              </w:rPr>
              <w:t>1,934</w:t>
            </w:r>
          </w:p>
        </w:tc>
        <w:tc>
          <w:tcPr>
            <w:tcW w:w="280" w:type="pct"/>
            <w:vAlign w:val="bottom"/>
          </w:tcPr>
          <w:p w:rsidR="001C6678" w:rsidRPr="00122EF2" w:rsidRDefault="001C6678" w:rsidP="00122EF2">
            <w:pPr>
              <w:spacing w:after="0"/>
              <w:jc w:val="center"/>
              <w:rPr>
                <w:sz w:val="18"/>
                <w:szCs w:val="18"/>
              </w:rPr>
            </w:pPr>
            <w:r w:rsidRPr="00122EF2">
              <w:rPr>
                <w:sz w:val="18"/>
                <w:szCs w:val="18"/>
              </w:rPr>
              <w:t>1,980</w:t>
            </w:r>
          </w:p>
        </w:tc>
        <w:tc>
          <w:tcPr>
            <w:tcW w:w="383" w:type="pct"/>
            <w:vAlign w:val="bottom"/>
          </w:tcPr>
          <w:p w:rsidR="001C6678" w:rsidRPr="00122EF2" w:rsidRDefault="001C6678" w:rsidP="00122EF2">
            <w:pPr>
              <w:spacing w:after="0"/>
              <w:jc w:val="center"/>
              <w:rPr>
                <w:sz w:val="18"/>
                <w:szCs w:val="18"/>
              </w:rPr>
            </w:pPr>
            <w:r w:rsidRPr="00122EF2">
              <w:rPr>
                <w:sz w:val="18"/>
                <w:szCs w:val="18"/>
              </w:rPr>
              <w:t>214</w:t>
            </w:r>
          </w:p>
        </w:tc>
        <w:tc>
          <w:tcPr>
            <w:tcW w:w="390" w:type="pct"/>
            <w:vAlign w:val="bottom"/>
          </w:tcPr>
          <w:p w:rsidR="001C6678" w:rsidRPr="00122EF2" w:rsidRDefault="001C6678" w:rsidP="00122EF2">
            <w:pPr>
              <w:spacing w:after="0"/>
              <w:jc w:val="center"/>
              <w:rPr>
                <w:sz w:val="18"/>
                <w:szCs w:val="18"/>
              </w:rPr>
            </w:pPr>
            <w:r w:rsidRPr="00122EF2">
              <w:rPr>
                <w:sz w:val="18"/>
                <w:szCs w:val="18"/>
              </w:rPr>
              <w:t>1,745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11,899</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1,510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2004</w:t>
            </w:r>
          </w:p>
        </w:tc>
        <w:tc>
          <w:tcPr>
            <w:tcW w:w="303" w:type="pct"/>
            <w:vAlign w:val="bottom"/>
          </w:tcPr>
          <w:p w:rsidR="001C6678" w:rsidRPr="00122EF2" w:rsidRDefault="001C6678" w:rsidP="00122EF2">
            <w:pPr>
              <w:spacing w:after="0"/>
              <w:jc w:val="center"/>
              <w:rPr>
                <w:sz w:val="18"/>
                <w:szCs w:val="18"/>
              </w:rPr>
            </w:pPr>
            <w:r w:rsidRPr="00122EF2">
              <w:rPr>
                <w:sz w:val="18"/>
                <w:szCs w:val="18"/>
              </w:rPr>
              <w:t>150</w:t>
            </w:r>
          </w:p>
        </w:tc>
        <w:tc>
          <w:tcPr>
            <w:tcW w:w="267" w:type="pct"/>
            <w:vAlign w:val="bottom"/>
          </w:tcPr>
          <w:p w:rsidR="001C6678" w:rsidRPr="00122EF2" w:rsidRDefault="001C6678" w:rsidP="00122EF2">
            <w:pPr>
              <w:spacing w:after="0"/>
              <w:jc w:val="center"/>
              <w:rPr>
                <w:sz w:val="18"/>
                <w:szCs w:val="18"/>
              </w:rPr>
            </w:pPr>
            <w:r w:rsidRPr="00122EF2">
              <w:rPr>
                <w:sz w:val="18"/>
                <w:szCs w:val="18"/>
              </w:rPr>
              <w:t>230</w:t>
            </w:r>
          </w:p>
        </w:tc>
        <w:tc>
          <w:tcPr>
            <w:tcW w:w="341" w:type="pct"/>
            <w:vAlign w:val="bottom"/>
          </w:tcPr>
          <w:p w:rsidR="001C6678" w:rsidRPr="00122EF2" w:rsidRDefault="001C6678" w:rsidP="00122EF2">
            <w:pPr>
              <w:spacing w:after="0"/>
              <w:jc w:val="center"/>
              <w:rPr>
                <w:sz w:val="18"/>
                <w:szCs w:val="18"/>
              </w:rPr>
            </w:pPr>
            <w:r w:rsidRPr="00122EF2">
              <w:rPr>
                <w:sz w:val="18"/>
                <w:szCs w:val="18"/>
              </w:rPr>
              <w:t>801</w:t>
            </w:r>
          </w:p>
        </w:tc>
        <w:tc>
          <w:tcPr>
            <w:tcW w:w="288" w:type="pct"/>
            <w:vAlign w:val="bottom"/>
          </w:tcPr>
          <w:p w:rsidR="001C6678" w:rsidRPr="00122EF2" w:rsidRDefault="001C6678" w:rsidP="00122EF2">
            <w:pPr>
              <w:spacing w:after="0"/>
              <w:jc w:val="center"/>
              <w:rPr>
                <w:sz w:val="18"/>
                <w:szCs w:val="18"/>
              </w:rPr>
            </w:pPr>
            <w:r w:rsidRPr="00122EF2">
              <w:rPr>
                <w:sz w:val="18"/>
                <w:szCs w:val="18"/>
              </w:rPr>
              <w:t>170</w:t>
            </w:r>
          </w:p>
        </w:tc>
        <w:tc>
          <w:tcPr>
            <w:tcW w:w="257" w:type="pct"/>
            <w:vAlign w:val="bottom"/>
          </w:tcPr>
          <w:p w:rsidR="001C6678" w:rsidRPr="00122EF2" w:rsidRDefault="001C6678" w:rsidP="00122EF2">
            <w:pPr>
              <w:spacing w:after="0"/>
              <w:jc w:val="center"/>
              <w:rPr>
                <w:sz w:val="18"/>
                <w:szCs w:val="18"/>
              </w:rPr>
            </w:pPr>
            <w:r w:rsidRPr="00122EF2">
              <w:rPr>
                <w:sz w:val="18"/>
                <w:szCs w:val="18"/>
              </w:rPr>
              <w:t>935</w:t>
            </w:r>
          </w:p>
        </w:tc>
        <w:tc>
          <w:tcPr>
            <w:tcW w:w="276" w:type="pct"/>
            <w:vAlign w:val="bottom"/>
          </w:tcPr>
          <w:p w:rsidR="001C6678" w:rsidRPr="00122EF2" w:rsidRDefault="001C6678" w:rsidP="00122EF2">
            <w:pPr>
              <w:spacing w:after="0"/>
              <w:jc w:val="center"/>
              <w:rPr>
                <w:sz w:val="18"/>
                <w:szCs w:val="18"/>
              </w:rPr>
            </w:pPr>
            <w:r w:rsidRPr="00122EF2">
              <w:rPr>
                <w:sz w:val="18"/>
                <w:szCs w:val="18"/>
              </w:rPr>
              <w:t>250</w:t>
            </w:r>
          </w:p>
        </w:tc>
        <w:tc>
          <w:tcPr>
            <w:tcW w:w="246" w:type="pct"/>
            <w:vAlign w:val="bottom"/>
          </w:tcPr>
          <w:p w:rsidR="001C6678" w:rsidRPr="00122EF2" w:rsidRDefault="001C6678" w:rsidP="00122EF2">
            <w:pPr>
              <w:spacing w:after="0"/>
              <w:jc w:val="center"/>
              <w:rPr>
                <w:sz w:val="18"/>
                <w:szCs w:val="18"/>
              </w:rPr>
            </w:pPr>
            <w:r w:rsidRPr="00122EF2">
              <w:rPr>
                <w:sz w:val="18"/>
                <w:szCs w:val="18"/>
              </w:rPr>
              <w:t>640</w:t>
            </w:r>
          </w:p>
        </w:tc>
        <w:tc>
          <w:tcPr>
            <w:tcW w:w="257" w:type="pct"/>
            <w:vAlign w:val="bottom"/>
          </w:tcPr>
          <w:p w:rsidR="001C6678" w:rsidRPr="00122EF2" w:rsidRDefault="001C6678" w:rsidP="00122EF2">
            <w:pPr>
              <w:spacing w:after="0"/>
              <w:jc w:val="center"/>
              <w:rPr>
                <w:sz w:val="18"/>
                <w:szCs w:val="18"/>
              </w:rPr>
            </w:pPr>
            <w:r w:rsidRPr="00122EF2">
              <w:rPr>
                <w:sz w:val="18"/>
                <w:szCs w:val="18"/>
              </w:rPr>
              <w:t>180</w:t>
            </w:r>
          </w:p>
        </w:tc>
        <w:tc>
          <w:tcPr>
            <w:tcW w:w="276" w:type="pct"/>
            <w:vAlign w:val="bottom"/>
          </w:tcPr>
          <w:p w:rsidR="001C6678" w:rsidRPr="00122EF2" w:rsidRDefault="001C6678" w:rsidP="00122EF2">
            <w:pPr>
              <w:spacing w:after="0"/>
              <w:jc w:val="center"/>
              <w:rPr>
                <w:sz w:val="18"/>
                <w:szCs w:val="18"/>
              </w:rPr>
            </w:pPr>
            <w:r w:rsidRPr="00122EF2">
              <w:rPr>
                <w:sz w:val="18"/>
                <w:szCs w:val="18"/>
              </w:rPr>
              <w:t>455</w:t>
            </w:r>
          </w:p>
        </w:tc>
        <w:tc>
          <w:tcPr>
            <w:tcW w:w="322" w:type="pct"/>
            <w:vAlign w:val="bottom"/>
          </w:tcPr>
          <w:p w:rsidR="001C6678" w:rsidRPr="00122EF2" w:rsidRDefault="001C6678" w:rsidP="00122EF2">
            <w:pPr>
              <w:spacing w:after="0"/>
              <w:jc w:val="center"/>
              <w:rPr>
                <w:sz w:val="18"/>
                <w:szCs w:val="18"/>
              </w:rPr>
            </w:pPr>
            <w:r w:rsidRPr="00122EF2">
              <w:rPr>
                <w:sz w:val="18"/>
                <w:szCs w:val="18"/>
              </w:rPr>
              <w:t>1,005</w:t>
            </w:r>
          </w:p>
        </w:tc>
        <w:tc>
          <w:tcPr>
            <w:tcW w:w="236" w:type="pct"/>
            <w:vAlign w:val="bottom"/>
          </w:tcPr>
          <w:p w:rsidR="001C6678" w:rsidRPr="00122EF2" w:rsidRDefault="001C6678" w:rsidP="00122EF2">
            <w:pPr>
              <w:spacing w:after="0"/>
              <w:jc w:val="center"/>
              <w:rPr>
                <w:sz w:val="18"/>
                <w:szCs w:val="18"/>
              </w:rPr>
            </w:pPr>
            <w:r w:rsidRPr="00122EF2">
              <w:rPr>
                <w:sz w:val="18"/>
                <w:szCs w:val="18"/>
              </w:rPr>
              <w:t>1,200</w:t>
            </w:r>
          </w:p>
        </w:tc>
        <w:tc>
          <w:tcPr>
            <w:tcW w:w="280" w:type="pct"/>
            <w:vAlign w:val="bottom"/>
          </w:tcPr>
          <w:p w:rsidR="001C6678" w:rsidRPr="00122EF2" w:rsidRDefault="001C6678" w:rsidP="00122EF2">
            <w:pPr>
              <w:spacing w:after="0"/>
              <w:jc w:val="center"/>
              <w:rPr>
                <w:sz w:val="18"/>
                <w:szCs w:val="18"/>
              </w:rPr>
            </w:pPr>
            <w:r w:rsidRPr="00122EF2">
              <w:rPr>
                <w:sz w:val="18"/>
                <w:szCs w:val="18"/>
              </w:rPr>
              <w:t>1,835</w:t>
            </w:r>
          </w:p>
        </w:tc>
        <w:tc>
          <w:tcPr>
            <w:tcW w:w="383" w:type="pct"/>
            <w:vAlign w:val="bottom"/>
          </w:tcPr>
          <w:p w:rsidR="001C6678" w:rsidRPr="00122EF2" w:rsidRDefault="001C6678" w:rsidP="00122EF2">
            <w:pPr>
              <w:spacing w:after="0"/>
              <w:jc w:val="center"/>
              <w:rPr>
                <w:sz w:val="18"/>
                <w:szCs w:val="18"/>
              </w:rPr>
            </w:pPr>
            <w:r w:rsidRPr="00122EF2">
              <w:rPr>
                <w:sz w:val="18"/>
                <w:szCs w:val="18"/>
              </w:rPr>
              <w:t>1,230</w:t>
            </w:r>
          </w:p>
        </w:tc>
        <w:tc>
          <w:tcPr>
            <w:tcW w:w="390" w:type="pct"/>
            <w:vAlign w:val="bottom"/>
          </w:tcPr>
          <w:p w:rsidR="001C6678" w:rsidRPr="00122EF2" w:rsidRDefault="001C6678" w:rsidP="00122EF2">
            <w:pPr>
              <w:spacing w:after="0"/>
              <w:jc w:val="center"/>
              <w:rPr>
                <w:sz w:val="18"/>
                <w:szCs w:val="18"/>
              </w:rPr>
            </w:pPr>
            <w:r w:rsidRPr="00122EF2">
              <w:rPr>
                <w:sz w:val="18"/>
                <w:szCs w:val="18"/>
              </w:rPr>
              <w:t>823</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9,904</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840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2005</w:t>
            </w:r>
          </w:p>
        </w:tc>
        <w:tc>
          <w:tcPr>
            <w:tcW w:w="303" w:type="pct"/>
            <w:vAlign w:val="bottom"/>
          </w:tcPr>
          <w:p w:rsidR="001C6678" w:rsidRPr="00122EF2" w:rsidRDefault="001C6678" w:rsidP="00122EF2">
            <w:pPr>
              <w:spacing w:after="0"/>
              <w:jc w:val="center"/>
              <w:rPr>
                <w:sz w:val="18"/>
                <w:szCs w:val="18"/>
              </w:rPr>
            </w:pPr>
            <w:r w:rsidRPr="00122EF2">
              <w:rPr>
                <w:sz w:val="18"/>
                <w:szCs w:val="18"/>
              </w:rPr>
              <w:t>510</w:t>
            </w:r>
          </w:p>
        </w:tc>
        <w:tc>
          <w:tcPr>
            <w:tcW w:w="267" w:type="pct"/>
            <w:vAlign w:val="bottom"/>
          </w:tcPr>
          <w:p w:rsidR="001C6678" w:rsidRPr="00122EF2" w:rsidRDefault="001C6678" w:rsidP="00122EF2">
            <w:pPr>
              <w:spacing w:after="0"/>
              <w:jc w:val="center"/>
              <w:rPr>
                <w:sz w:val="18"/>
                <w:szCs w:val="18"/>
              </w:rPr>
            </w:pPr>
            <w:r w:rsidRPr="00122EF2">
              <w:rPr>
                <w:sz w:val="18"/>
                <w:szCs w:val="18"/>
              </w:rPr>
              <w:t>300</w:t>
            </w:r>
          </w:p>
        </w:tc>
        <w:tc>
          <w:tcPr>
            <w:tcW w:w="341" w:type="pct"/>
            <w:vAlign w:val="bottom"/>
          </w:tcPr>
          <w:p w:rsidR="001C6678" w:rsidRPr="00122EF2" w:rsidRDefault="001C6678" w:rsidP="00122EF2">
            <w:pPr>
              <w:spacing w:after="0"/>
              <w:jc w:val="center"/>
              <w:rPr>
                <w:sz w:val="18"/>
                <w:szCs w:val="18"/>
              </w:rPr>
            </w:pPr>
            <w:r w:rsidRPr="00122EF2">
              <w:rPr>
                <w:sz w:val="18"/>
                <w:szCs w:val="18"/>
              </w:rPr>
              <w:t>1,240</w:t>
            </w:r>
          </w:p>
        </w:tc>
        <w:tc>
          <w:tcPr>
            <w:tcW w:w="288" w:type="pct"/>
            <w:vAlign w:val="bottom"/>
          </w:tcPr>
          <w:p w:rsidR="001C6678" w:rsidRPr="00122EF2" w:rsidRDefault="001C6678" w:rsidP="00122EF2">
            <w:pPr>
              <w:spacing w:after="0"/>
              <w:jc w:val="center"/>
              <w:rPr>
                <w:sz w:val="18"/>
                <w:szCs w:val="18"/>
              </w:rPr>
            </w:pPr>
            <w:r w:rsidRPr="00122EF2">
              <w:rPr>
                <w:sz w:val="18"/>
                <w:szCs w:val="18"/>
              </w:rPr>
              <w:t>360</w:t>
            </w:r>
          </w:p>
        </w:tc>
        <w:tc>
          <w:tcPr>
            <w:tcW w:w="257" w:type="pct"/>
            <w:vAlign w:val="bottom"/>
          </w:tcPr>
          <w:p w:rsidR="001C6678" w:rsidRPr="00122EF2" w:rsidRDefault="001C6678" w:rsidP="00122EF2">
            <w:pPr>
              <w:spacing w:after="0"/>
              <w:jc w:val="center"/>
              <w:rPr>
                <w:sz w:val="18"/>
                <w:szCs w:val="18"/>
              </w:rPr>
            </w:pPr>
            <w:r w:rsidRPr="00122EF2">
              <w:rPr>
                <w:sz w:val="18"/>
                <w:szCs w:val="18"/>
              </w:rPr>
              <w:t>890</w:t>
            </w:r>
          </w:p>
        </w:tc>
        <w:tc>
          <w:tcPr>
            <w:tcW w:w="276" w:type="pct"/>
            <w:vAlign w:val="bottom"/>
          </w:tcPr>
          <w:p w:rsidR="001C6678" w:rsidRPr="00122EF2" w:rsidRDefault="001C6678" w:rsidP="00122EF2">
            <w:pPr>
              <w:spacing w:after="0"/>
              <w:jc w:val="center"/>
              <w:rPr>
                <w:sz w:val="18"/>
                <w:szCs w:val="18"/>
              </w:rPr>
            </w:pPr>
            <w:r w:rsidRPr="00122EF2">
              <w:rPr>
                <w:sz w:val="18"/>
                <w:szCs w:val="18"/>
              </w:rPr>
              <w:t>190</w:t>
            </w:r>
          </w:p>
        </w:tc>
        <w:tc>
          <w:tcPr>
            <w:tcW w:w="246" w:type="pct"/>
            <w:vAlign w:val="bottom"/>
          </w:tcPr>
          <w:p w:rsidR="001C6678" w:rsidRPr="00122EF2" w:rsidRDefault="001C6678" w:rsidP="00122EF2">
            <w:pPr>
              <w:spacing w:after="0"/>
              <w:jc w:val="center"/>
              <w:rPr>
                <w:sz w:val="18"/>
                <w:szCs w:val="18"/>
              </w:rPr>
            </w:pPr>
            <w:r w:rsidRPr="00122EF2">
              <w:rPr>
                <w:sz w:val="18"/>
                <w:szCs w:val="18"/>
              </w:rPr>
              <w:t>810</w:t>
            </w:r>
          </w:p>
        </w:tc>
        <w:tc>
          <w:tcPr>
            <w:tcW w:w="257" w:type="pct"/>
            <w:vAlign w:val="bottom"/>
          </w:tcPr>
          <w:p w:rsidR="001C6678" w:rsidRPr="00122EF2" w:rsidRDefault="001C6678" w:rsidP="00122EF2">
            <w:pPr>
              <w:spacing w:after="0"/>
              <w:jc w:val="center"/>
              <w:rPr>
                <w:sz w:val="18"/>
                <w:szCs w:val="18"/>
              </w:rPr>
            </w:pPr>
            <w:r w:rsidRPr="00122EF2">
              <w:rPr>
                <w:sz w:val="18"/>
                <w:szCs w:val="18"/>
              </w:rPr>
              <w:t>270</w:t>
            </w:r>
          </w:p>
        </w:tc>
        <w:tc>
          <w:tcPr>
            <w:tcW w:w="276" w:type="pct"/>
            <w:vAlign w:val="bottom"/>
          </w:tcPr>
          <w:p w:rsidR="001C6678" w:rsidRPr="00122EF2" w:rsidRDefault="001C6678" w:rsidP="00122EF2">
            <w:pPr>
              <w:spacing w:after="0"/>
              <w:jc w:val="center"/>
              <w:rPr>
                <w:sz w:val="18"/>
                <w:szCs w:val="18"/>
              </w:rPr>
            </w:pPr>
            <w:r w:rsidRPr="00122EF2">
              <w:rPr>
                <w:sz w:val="18"/>
                <w:szCs w:val="18"/>
              </w:rPr>
              <w:t>500</w:t>
            </w:r>
          </w:p>
        </w:tc>
        <w:tc>
          <w:tcPr>
            <w:tcW w:w="322" w:type="pct"/>
            <w:vAlign w:val="bottom"/>
          </w:tcPr>
          <w:p w:rsidR="001C6678" w:rsidRPr="00122EF2" w:rsidRDefault="001C6678" w:rsidP="00122EF2">
            <w:pPr>
              <w:spacing w:after="0"/>
              <w:jc w:val="center"/>
              <w:rPr>
                <w:sz w:val="18"/>
                <w:szCs w:val="18"/>
              </w:rPr>
            </w:pPr>
            <w:r w:rsidRPr="00122EF2">
              <w:rPr>
                <w:sz w:val="18"/>
                <w:szCs w:val="18"/>
              </w:rPr>
              <w:t>3,680</w:t>
            </w:r>
          </w:p>
        </w:tc>
        <w:tc>
          <w:tcPr>
            <w:tcW w:w="236" w:type="pct"/>
            <w:vAlign w:val="bottom"/>
          </w:tcPr>
          <w:p w:rsidR="001C6678" w:rsidRPr="00122EF2" w:rsidRDefault="001C6678" w:rsidP="00122EF2">
            <w:pPr>
              <w:spacing w:after="0"/>
              <w:jc w:val="center"/>
              <w:rPr>
                <w:sz w:val="18"/>
                <w:szCs w:val="18"/>
              </w:rPr>
            </w:pPr>
            <w:r w:rsidRPr="00122EF2">
              <w:rPr>
                <w:sz w:val="18"/>
                <w:szCs w:val="18"/>
              </w:rPr>
              <w:t>3,290</w:t>
            </w:r>
          </w:p>
        </w:tc>
        <w:tc>
          <w:tcPr>
            <w:tcW w:w="280" w:type="pct"/>
            <w:vAlign w:val="bottom"/>
          </w:tcPr>
          <w:p w:rsidR="001C6678" w:rsidRPr="00122EF2" w:rsidRDefault="001C6678" w:rsidP="00122EF2">
            <w:pPr>
              <w:spacing w:after="0"/>
              <w:jc w:val="center"/>
              <w:rPr>
                <w:sz w:val="18"/>
                <w:szCs w:val="18"/>
              </w:rPr>
            </w:pPr>
            <w:r w:rsidRPr="00122EF2">
              <w:rPr>
                <w:sz w:val="18"/>
                <w:szCs w:val="18"/>
              </w:rPr>
              <w:t>1,130</w:t>
            </w:r>
          </w:p>
        </w:tc>
        <w:tc>
          <w:tcPr>
            <w:tcW w:w="383" w:type="pct"/>
            <w:vAlign w:val="bottom"/>
          </w:tcPr>
          <w:p w:rsidR="001C6678" w:rsidRPr="00122EF2" w:rsidRDefault="001C6678" w:rsidP="00122EF2">
            <w:pPr>
              <w:spacing w:after="0"/>
              <w:jc w:val="center"/>
              <w:rPr>
                <w:sz w:val="18"/>
                <w:szCs w:val="18"/>
              </w:rPr>
            </w:pPr>
            <w:r w:rsidRPr="00122EF2">
              <w:rPr>
                <w:sz w:val="18"/>
                <w:szCs w:val="18"/>
              </w:rPr>
              <w:t>500</w:t>
            </w:r>
          </w:p>
        </w:tc>
        <w:tc>
          <w:tcPr>
            <w:tcW w:w="390" w:type="pct"/>
            <w:vAlign w:val="bottom"/>
          </w:tcPr>
          <w:p w:rsidR="001C6678" w:rsidRPr="00122EF2" w:rsidRDefault="001C6678" w:rsidP="00122EF2">
            <w:pPr>
              <w:spacing w:after="0"/>
              <w:jc w:val="center"/>
              <w:rPr>
                <w:sz w:val="18"/>
                <w:szCs w:val="18"/>
              </w:rPr>
            </w:pPr>
            <w:r w:rsidRPr="00122EF2">
              <w:rPr>
                <w:sz w:val="18"/>
                <w:szCs w:val="18"/>
              </w:rPr>
              <w:t>1,170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14,840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1,732</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2006</w:t>
            </w:r>
          </w:p>
        </w:tc>
        <w:tc>
          <w:tcPr>
            <w:tcW w:w="303" w:type="pct"/>
            <w:vAlign w:val="bottom"/>
          </w:tcPr>
          <w:p w:rsidR="001C6678" w:rsidRPr="00122EF2" w:rsidRDefault="001C6678" w:rsidP="00122EF2">
            <w:pPr>
              <w:spacing w:after="0"/>
              <w:jc w:val="center"/>
              <w:rPr>
                <w:sz w:val="18"/>
                <w:szCs w:val="18"/>
              </w:rPr>
            </w:pPr>
            <w:r w:rsidRPr="00122EF2">
              <w:rPr>
                <w:sz w:val="18"/>
                <w:szCs w:val="18"/>
              </w:rPr>
              <w:t>165</w:t>
            </w:r>
          </w:p>
        </w:tc>
        <w:tc>
          <w:tcPr>
            <w:tcW w:w="26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113</w:t>
            </w:r>
          </w:p>
        </w:tc>
        <w:tc>
          <w:tcPr>
            <w:tcW w:w="341" w:type="pct"/>
            <w:vAlign w:val="bottom"/>
          </w:tcPr>
          <w:p w:rsidR="001C6678" w:rsidRPr="00122EF2" w:rsidRDefault="001C6678" w:rsidP="00122EF2">
            <w:pPr>
              <w:spacing w:after="0"/>
              <w:jc w:val="center"/>
              <w:rPr>
                <w:sz w:val="18"/>
                <w:szCs w:val="18"/>
              </w:rPr>
            </w:pPr>
            <w:r w:rsidRPr="00122EF2">
              <w:rPr>
                <w:sz w:val="18"/>
                <w:szCs w:val="18"/>
              </w:rPr>
              <w:t>190</w:t>
            </w:r>
          </w:p>
        </w:tc>
        <w:tc>
          <w:tcPr>
            <w:tcW w:w="288" w:type="pct"/>
            <w:vAlign w:val="bottom"/>
          </w:tcPr>
          <w:p w:rsidR="001C6678" w:rsidRPr="00122EF2" w:rsidRDefault="001C6678" w:rsidP="00122EF2">
            <w:pPr>
              <w:spacing w:after="0"/>
              <w:jc w:val="center"/>
              <w:rPr>
                <w:sz w:val="18"/>
                <w:szCs w:val="18"/>
              </w:rPr>
            </w:pPr>
            <w:r w:rsidRPr="00122EF2">
              <w:rPr>
                <w:sz w:val="18"/>
                <w:szCs w:val="18"/>
              </w:rPr>
              <w:t>176</w:t>
            </w:r>
          </w:p>
        </w:tc>
        <w:tc>
          <w:tcPr>
            <w:tcW w:w="257" w:type="pct"/>
            <w:vAlign w:val="bottom"/>
          </w:tcPr>
          <w:p w:rsidR="001C6678" w:rsidRPr="00122EF2" w:rsidRDefault="001C6678" w:rsidP="00122EF2">
            <w:pPr>
              <w:spacing w:after="0"/>
              <w:jc w:val="center"/>
              <w:rPr>
                <w:sz w:val="18"/>
                <w:szCs w:val="18"/>
              </w:rPr>
            </w:pPr>
            <w:r w:rsidRPr="00122EF2">
              <w:rPr>
                <w:sz w:val="18"/>
                <w:szCs w:val="18"/>
              </w:rPr>
              <w:t>280</w:t>
            </w:r>
          </w:p>
        </w:tc>
        <w:tc>
          <w:tcPr>
            <w:tcW w:w="276" w:type="pct"/>
            <w:vAlign w:val="bottom"/>
          </w:tcPr>
          <w:p w:rsidR="001C6678" w:rsidRPr="00122EF2" w:rsidRDefault="001C6678" w:rsidP="00122EF2">
            <w:pPr>
              <w:spacing w:after="0"/>
              <w:jc w:val="center"/>
              <w:rPr>
                <w:sz w:val="18"/>
                <w:szCs w:val="18"/>
              </w:rPr>
            </w:pPr>
            <w:r w:rsidRPr="00122EF2">
              <w:rPr>
                <w:sz w:val="18"/>
                <w:szCs w:val="18"/>
              </w:rPr>
              <w:t>30</w:t>
            </w:r>
          </w:p>
        </w:tc>
        <w:tc>
          <w:tcPr>
            <w:tcW w:w="246" w:type="pct"/>
            <w:vAlign w:val="bottom"/>
          </w:tcPr>
          <w:p w:rsidR="001C6678" w:rsidRPr="00122EF2" w:rsidRDefault="001C6678" w:rsidP="00122EF2">
            <w:pPr>
              <w:spacing w:after="0"/>
              <w:jc w:val="center"/>
              <w:rPr>
                <w:sz w:val="18"/>
                <w:szCs w:val="18"/>
              </w:rPr>
            </w:pPr>
            <w:r w:rsidRPr="00122EF2">
              <w:rPr>
                <w:sz w:val="18"/>
                <w:szCs w:val="18"/>
              </w:rPr>
              <w:t>405</w:t>
            </w:r>
          </w:p>
        </w:tc>
        <w:tc>
          <w:tcPr>
            <w:tcW w:w="257" w:type="pct"/>
            <w:vAlign w:val="bottom"/>
          </w:tcPr>
          <w:p w:rsidR="001C6678" w:rsidRPr="00122EF2" w:rsidRDefault="001C6678" w:rsidP="00122EF2">
            <w:pPr>
              <w:spacing w:after="0"/>
              <w:jc w:val="center"/>
              <w:rPr>
                <w:sz w:val="18"/>
                <w:szCs w:val="18"/>
              </w:rPr>
            </w:pPr>
            <w:r w:rsidRPr="00122EF2">
              <w:rPr>
                <w:sz w:val="18"/>
                <w:szCs w:val="18"/>
              </w:rPr>
              <w:t>130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272</w:t>
            </w:r>
          </w:p>
        </w:tc>
        <w:tc>
          <w:tcPr>
            <w:tcW w:w="322" w:type="pct"/>
            <w:vAlign w:val="bottom"/>
          </w:tcPr>
          <w:p w:rsidR="001C6678" w:rsidRPr="00122EF2" w:rsidRDefault="001C6678" w:rsidP="00122EF2">
            <w:pPr>
              <w:spacing w:after="0"/>
              <w:jc w:val="center"/>
              <w:rPr>
                <w:sz w:val="18"/>
                <w:szCs w:val="18"/>
              </w:rPr>
            </w:pPr>
            <w:r w:rsidRPr="00122EF2">
              <w:rPr>
                <w:sz w:val="18"/>
                <w:szCs w:val="18"/>
              </w:rPr>
              <w:t>2,300</w:t>
            </w:r>
          </w:p>
        </w:tc>
        <w:tc>
          <w:tcPr>
            <w:tcW w:w="236" w:type="pct"/>
            <w:vAlign w:val="bottom"/>
          </w:tcPr>
          <w:p w:rsidR="001C6678" w:rsidRPr="00122EF2" w:rsidRDefault="001C6678" w:rsidP="00122EF2">
            <w:pPr>
              <w:spacing w:after="0"/>
              <w:jc w:val="center"/>
              <w:rPr>
                <w:sz w:val="18"/>
                <w:szCs w:val="18"/>
              </w:rPr>
            </w:pPr>
            <w:r w:rsidRPr="00122EF2">
              <w:rPr>
                <w:sz w:val="18"/>
                <w:szCs w:val="18"/>
              </w:rPr>
              <w:t>645</w:t>
            </w:r>
          </w:p>
        </w:tc>
        <w:tc>
          <w:tcPr>
            <w:tcW w:w="280" w:type="pct"/>
            <w:vAlign w:val="bottom"/>
          </w:tcPr>
          <w:p w:rsidR="001C6678" w:rsidRPr="00122EF2" w:rsidRDefault="001C6678" w:rsidP="00122EF2">
            <w:pPr>
              <w:spacing w:after="0"/>
              <w:jc w:val="center"/>
              <w:rPr>
                <w:sz w:val="18"/>
                <w:szCs w:val="18"/>
              </w:rPr>
            </w:pPr>
            <w:r w:rsidRPr="00122EF2">
              <w:rPr>
                <w:sz w:val="18"/>
                <w:szCs w:val="18"/>
              </w:rPr>
              <w:t>335</w:t>
            </w:r>
          </w:p>
        </w:tc>
        <w:tc>
          <w:tcPr>
            <w:tcW w:w="383" w:type="pct"/>
            <w:vAlign w:val="bottom"/>
          </w:tcPr>
          <w:p w:rsidR="001C6678" w:rsidRPr="00122EF2" w:rsidRDefault="001C6678" w:rsidP="00122EF2">
            <w:pPr>
              <w:spacing w:after="0"/>
              <w:jc w:val="center"/>
              <w:rPr>
                <w:sz w:val="18"/>
                <w:szCs w:val="18"/>
              </w:rPr>
            </w:pPr>
            <w:r w:rsidRPr="00122EF2">
              <w:rPr>
                <w:sz w:val="18"/>
                <w:szCs w:val="18"/>
              </w:rPr>
              <w:t>260</w:t>
            </w:r>
          </w:p>
        </w:tc>
        <w:tc>
          <w:tcPr>
            <w:tcW w:w="390" w:type="pct"/>
            <w:vAlign w:val="bottom"/>
          </w:tcPr>
          <w:p w:rsidR="001C6678" w:rsidRPr="00122EF2" w:rsidRDefault="001C6678" w:rsidP="00122EF2">
            <w:pPr>
              <w:spacing w:after="0"/>
              <w:jc w:val="center"/>
              <w:rPr>
                <w:sz w:val="18"/>
                <w:szCs w:val="18"/>
              </w:rPr>
            </w:pPr>
            <w:r w:rsidRPr="00122EF2">
              <w:rPr>
                <w:sz w:val="18"/>
                <w:szCs w:val="18"/>
              </w:rPr>
              <w:t>1,600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6,901</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891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2007</w:t>
            </w:r>
          </w:p>
        </w:tc>
        <w:tc>
          <w:tcPr>
            <w:tcW w:w="303" w:type="pct"/>
            <w:vAlign w:val="bottom"/>
          </w:tcPr>
          <w:p w:rsidR="001C6678" w:rsidRPr="00122EF2" w:rsidRDefault="001C6678" w:rsidP="00122EF2">
            <w:pPr>
              <w:spacing w:after="0"/>
              <w:jc w:val="center"/>
              <w:rPr>
                <w:sz w:val="18"/>
                <w:szCs w:val="18"/>
              </w:rPr>
            </w:pPr>
            <w:r w:rsidRPr="00122EF2">
              <w:rPr>
                <w:sz w:val="18"/>
                <w:szCs w:val="18"/>
              </w:rPr>
              <w:t>134</w:t>
            </w:r>
          </w:p>
        </w:tc>
        <w:tc>
          <w:tcPr>
            <w:tcW w:w="267" w:type="pct"/>
            <w:vAlign w:val="bottom"/>
          </w:tcPr>
          <w:p w:rsidR="001C6678" w:rsidRPr="00122EF2" w:rsidRDefault="001C6678" w:rsidP="00122EF2">
            <w:pPr>
              <w:spacing w:after="0"/>
              <w:jc w:val="center"/>
              <w:rPr>
                <w:sz w:val="18"/>
                <w:szCs w:val="18"/>
              </w:rPr>
            </w:pPr>
            <w:r w:rsidRPr="00122EF2">
              <w:rPr>
                <w:sz w:val="18"/>
                <w:szCs w:val="18"/>
              </w:rPr>
              <w:t>75</w:t>
            </w:r>
          </w:p>
        </w:tc>
        <w:tc>
          <w:tcPr>
            <w:tcW w:w="341"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276</w:t>
            </w:r>
          </w:p>
        </w:tc>
        <w:tc>
          <w:tcPr>
            <w:tcW w:w="288" w:type="pct"/>
            <w:vAlign w:val="bottom"/>
          </w:tcPr>
          <w:p w:rsidR="001C6678" w:rsidRPr="00122EF2" w:rsidRDefault="001C6678" w:rsidP="00122EF2">
            <w:pPr>
              <w:spacing w:after="0"/>
              <w:jc w:val="center"/>
              <w:rPr>
                <w:sz w:val="18"/>
                <w:szCs w:val="18"/>
              </w:rPr>
            </w:pPr>
            <w:r w:rsidRPr="00122EF2">
              <w:rPr>
                <w:sz w:val="18"/>
                <w:szCs w:val="18"/>
              </w:rPr>
              <w:t>35</w:t>
            </w:r>
          </w:p>
        </w:tc>
        <w:tc>
          <w:tcPr>
            <w:tcW w:w="257" w:type="pct"/>
            <w:vAlign w:val="bottom"/>
          </w:tcPr>
          <w:p w:rsidR="001C6678" w:rsidRPr="00122EF2" w:rsidRDefault="001C6678" w:rsidP="00122EF2">
            <w:pPr>
              <w:spacing w:after="0"/>
              <w:jc w:val="center"/>
              <w:rPr>
                <w:sz w:val="18"/>
                <w:szCs w:val="18"/>
              </w:rPr>
            </w:pPr>
            <w:r w:rsidRPr="00122EF2">
              <w:rPr>
                <w:sz w:val="18"/>
                <w:szCs w:val="18"/>
              </w:rPr>
              <w:t>245</w:t>
            </w:r>
          </w:p>
        </w:tc>
        <w:tc>
          <w:tcPr>
            <w:tcW w:w="276" w:type="pct"/>
            <w:vAlign w:val="bottom"/>
          </w:tcPr>
          <w:p w:rsidR="001C6678" w:rsidRPr="00122EF2" w:rsidRDefault="001C6678" w:rsidP="00122EF2">
            <w:pPr>
              <w:spacing w:after="0"/>
              <w:jc w:val="center"/>
              <w:rPr>
                <w:sz w:val="18"/>
                <w:szCs w:val="18"/>
              </w:rPr>
            </w:pPr>
            <w:r w:rsidRPr="00122EF2">
              <w:rPr>
                <w:sz w:val="18"/>
                <w:szCs w:val="18"/>
              </w:rPr>
              <w:t>15</w:t>
            </w:r>
          </w:p>
        </w:tc>
        <w:tc>
          <w:tcPr>
            <w:tcW w:w="246" w:type="pct"/>
            <w:vAlign w:val="bottom"/>
          </w:tcPr>
          <w:p w:rsidR="001C6678" w:rsidRPr="00122EF2" w:rsidRDefault="001C6678" w:rsidP="00122EF2">
            <w:pPr>
              <w:spacing w:after="0"/>
              <w:jc w:val="center"/>
              <w:rPr>
                <w:sz w:val="18"/>
                <w:szCs w:val="18"/>
              </w:rPr>
            </w:pPr>
            <w:r w:rsidRPr="00122EF2">
              <w:rPr>
                <w:sz w:val="18"/>
                <w:szCs w:val="18"/>
              </w:rPr>
              <w:t>290</w:t>
            </w:r>
          </w:p>
        </w:tc>
        <w:tc>
          <w:tcPr>
            <w:tcW w:w="257" w:type="pct"/>
            <w:vAlign w:val="bottom"/>
          </w:tcPr>
          <w:p w:rsidR="001C6678" w:rsidRPr="00122EF2" w:rsidRDefault="001C6678" w:rsidP="00122EF2">
            <w:pPr>
              <w:spacing w:after="0"/>
              <w:jc w:val="center"/>
              <w:rPr>
                <w:sz w:val="18"/>
                <w:szCs w:val="18"/>
              </w:rPr>
            </w:pPr>
            <w:r w:rsidRPr="00122EF2">
              <w:rPr>
                <w:sz w:val="18"/>
                <w:szCs w:val="18"/>
              </w:rPr>
              <w:t>210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170</w:t>
            </w:r>
          </w:p>
        </w:tc>
        <w:tc>
          <w:tcPr>
            <w:tcW w:w="322" w:type="pct"/>
            <w:vAlign w:val="bottom"/>
          </w:tcPr>
          <w:p w:rsidR="001C6678" w:rsidRPr="00122EF2" w:rsidRDefault="001C6678" w:rsidP="00122EF2">
            <w:pPr>
              <w:spacing w:after="0"/>
              <w:jc w:val="center"/>
              <w:rPr>
                <w:sz w:val="18"/>
                <w:szCs w:val="18"/>
              </w:rPr>
            </w:pPr>
            <w:r w:rsidRPr="00122EF2">
              <w:rPr>
                <w:sz w:val="18"/>
                <w:szCs w:val="18"/>
              </w:rPr>
              <w:t>990</w:t>
            </w:r>
          </w:p>
        </w:tc>
        <w:tc>
          <w:tcPr>
            <w:tcW w:w="236" w:type="pct"/>
            <w:vAlign w:val="bottom"/>
          </w:tcPr>
          <w:p w:rsidR="001C6678" w:rsidRPr="00122EF2" w:rsidRDefault="001C6678" w:rsidP="00122EF2">
            <w:pPr>
              <w:spacing w:after="0"/>
              <w:jc w:val="center"/>
              <w:rPr>
                <w:sz w:val="18"/>
                <w:szCs w:val="18"/>
              </w:rPr>
            </w:pPr>
            <w:r w:rsidRPr="00122EF2">
              <w:rPr>
                <w:sz w:val="18"/>
                <w:szCs w:val="18"/>
              </w:rPr>
              <w:t>970</w:t>
            </w:r>
          </w:p>
        </w:tc>
        <w:tc>
          <w:tcPr>
            <w:tcW w:w="280" w:type="pct"/>
            <w:vAlign w:val="bottom"/>
          </w:tcPr>
          <w:p w:rsidR="001C6678" w:rsidRPr="00122EF2" w:rsidRDefault="001C6678" w:rsidP="00122EF2">
            <w:pPr>
              <w:spacing w:after="0"/>
              <w:jc w:val="center"/>
              <w:rPr>
                <w:sz w:val="18"/>
                <w:szCs w:val="18"/>
              </w:rPr>
            </w:pPr>
            <w:r w:rsidRPr="00122EF2">
              <w:rPr>
                <w:sz w:val="18"/>
                <w:szCs w:val="18"/>
              </w:rPr>
              <w:t>351</w:t>
            </w:r>
          </w:p>
        </w:tc>
        <w:tc>
          <w:tcPr>
            <w:tcW w:w="383" w:type="pct"/>
            <w:vAlign w:val="bottom"/>
          </w:tcPr>
          <w:p w:rsidR="001C6678" w:rsidRPr="00122EF2" w:rsidRDefault="001C6678" w:rsidP="00122EF2">
            <w:pPr>
              <w:spacing w:after="0"/>
              <w:jc w:val="center"/>
              <w:rPr>
                <w:sz w:val="18"/>
                <w:szCs w:val="18"/>
              </w:rPr>
            </w:pPr>
            <w:r w:rsidRPr="00122EF2">
              <w:rPr>
                <w:sz w:val="18"/>
                <w:szCs w:val="18"/>
              </w:rPr>
              <w:t>3</w:t>
            </w:r>
          </w:p>
        </w:tc>
        <w:tc>
          <w:tcPr>
            <w:tcW w:w="39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552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4,316</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1,244</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2008</w:t>
            </w:r>
          </w:p>
        </w:tc>
        <w:tc>
          <w:tcPr>
            <w:tcW w:w="303" w:type="pct"/>
            <w:vAlign w:val="bottom"/>
          </w:tcPr>
          <w:p w:rsidR="001C6678" w:rsidRPr="00122EF2" w:rsidRDefault="001C6678" w:rsidP="00122EF2">
            <w:pPr>
              <w:spacing w:after="0"/>
              <w:jc w:val="center"/>
              <w:rPr>
                <w:sz w:val="18"/>
                <w:szCs w:val="18"/>
              </w:rPr>
            </w:pPr>
            <w:r w:rsidRPr="00122EF2">
              <w:rPr>
                <w:sz w:val="18"/>
                <w:szCs w:val="18"/>
              </w:rPr>
              <w:t>115</w:t>
            </w:r>
          </w:p>
        </w:tc>
        <w:tc>
          <w:tcPr>
            <w:tcW w:w="267" w:type="pct"/>
            <w:vAlign w:val="bottom"/>
          </w:tcPr>
          <w:p w:rsidR="001C6678" w:rsidRPr="00122EF2" w:rsidRDefault="001C6678" w:rsidP="00122EF2">
            <w:pPr>
              <w:spacing w:after="0"/>
              <w:jc w:val="center"/>
              <w:rPr>
                <w:sz w:val="18"/>
                <w:szCs w:val="18"/>
              </w:rPr>
            </w:pPr>
            <w:r w:rsidRPr="00122EF2">
              <w:rPr>
                <w:sz w:val="18"/>
                <w:szCs w:val="18"/>
              </w:rPr>
              <w:t>55</w:t>
            </w:r>
          </w:p>
        </w:tc>
        <w:tc>
          <w:tcPr>
            <w:tcW w:w="341" w:type="pct"/>
            <w:vAlign w:val="bottom"/>
          </w:tcPr>
          <w:p w:rsidR="001C6678" w:rsidRPr="00122EF2" w:rsidRDefault="001C6678" w:rsidP="00122EF2">
            <w:pPr>
              <w:spacing w:after="0"/>
              <w:jc w:val="center"/>
              <w:rPr>
                <w:sz w:val="18"/>
                <w:szCs w:val="18"/>
              </w:rPr>
            </w:pPr>
            <w:r w:rsidRPr="00122EF2">
              <w:rPr>
                <w:sz w:val="18"/>
                <w:szCs w:val="18"/>
              </w:rPr>
              <w:t>570</w:t>
            </w:r>
          </w:p>
        </w:tc>
        <w:tc>
          <w:tcPr>
            <w:tcW w:w="288" w:type="pct"/>
            <w:vAlign w:val="bottom"/>
          </w:tcPr>
          <w:p w:rsidR="001C6678" w:rsidRPr="00122EF2" w:rsidRDefault="001C6678" w:rsidP="00122EF2">
            <w:pPr>
              <w:spacing w:after="0"/>
              <w:jc w:val="center"/>
              <w:rPr>
                <w:sz w:val="18"/>
                <w:szCs w:val="18"/>
              </w:rPr>
            </w:pPr>
            <w:r w:rsidRPr="00122EF2">
              <w:rPr>
                <w:sz w:val="18"/>
                <w:szCs w:val="18"/>
              </w:rPr>
              <w:t>25</w:t>
            </w:r>
          </w:p>
        </w:tc>
        <w:tc>
          <w:tcPr>
            <w:tcW w:w="257" w:type="pct"/>
            <w:vAlign w:val="bottom"/>
          </w:tcPr>
          <w:p w:rsidR="001C6678" w:rsidRPr="00122EF2" w:rsidRDefault="001C6678" w:rsidP="00122EF2">
            <w:pPr>
              <w:spacing w:after="0"/>
              <w:jc w:val="center"/>
              <w:rPr>
                <w:sz w:val="18"/>
                <w:szCs w:val="18"/>
              </w:rPr>
            </w:pPr>
            <w:r w:rsidRPr="00122EF2">
              <w:rPr>
                <w:sz w:val="18"/>
                <w:szCs w:val="18"/>
              </w:rPr>
              <w:t>1,250</w:t>
            </w:r>
          </w:p>
        </w:tc>
        <w:tc>
          <w:tcPr>
            <w:tcW w:w="276" w:type="pct"/>
            <w:vAlign w:val="bottom"/>
          </w:tcPr>
          <w:p w:rsidR="001C6678" w:rsidRPr="00122EF2" w:rsidRDefault="001C6678" w:rsidP="00122EF2">
            <w:pPr>
              <w:spacing w:after="0"/>
              <w:jc w:val="center"/>
              <w:rPr>
                <w:sz w:val="18"/>
                <w:szCs w:val="18"/>
              </w:rPr>
            </w:pPr>
            <w:r w:rsidRPr="00122EF2">
              <w:rPr>
                <w:sz w:val="18"/>
                <w:szCs w:val="18"/>
              </w:rPr>
              <w:t>23</w:t>
            </w:r>
          </w:p>
        </w:tc>
        <w:tc>
          <w:tcPr>
            <w:tcW w:w="246" w:type="pct"/>
            <w:vAlign w:val="bottom"/>
          </w:tcPr>
          <w:p w:rsidR="001C6678" w:rsidRPr="00122EF2" w:rsidRDefault="001C6678" w:rsidP="00122EF2">
            <w:pPr>
              <w:spacing w:after="0"/>
              <w:jc w:val="center"/>
              <w:rPr>
                <w:sz w:val="18"/>
                <w:szCs w:val="18"/>
              </w:rPr>
            </w:pPr>
            <w:r w:rsidRPr="00122EF2">
              <w:rPr>
                <w:sz w:val="18"/>
                <w:szCs w:val="18"/>
              </w:rPr>
              <w:t>420</w:t>
            </w:r>
          </w:p>
        </w:tc>
        <w:tc>
          <w:tcPr>
            <w:tcW w:w="257" w:type="pct"/>
            <w:vAlign w:val="bottom"/>
          </w:tcPr>
          <w:p w:rsidR="001C6678" w:rsidRPr="00122EF2" w:rsidRDefault="001C6678" w:rsidP="00122EF2">
            <w:pPr>
              <w:spacing w:after="0"/>
              <w:jc w:val="center"/>
              <w:rPr>
                <w:sz w:val="18"/>
                <w:szCs w:val="18"/>
              </w:rPr>
            </w:pPr>
            <w:r w:rsidRPr="00122EF2">
              <w:rPr>
                <w:sz w:val="18"/>
                <w:szCs w:val="18"/>
              </w:rPr>
              <w:t>100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660</w:t>
            </w:r>
          </w:p>
        </w:tc>
        <w:tc>
          <w:tcPr>
            <w:tcW w:w="322" w:type="pct"/>
            <w:vAlign w:val="bottom"/>
          </w:tcPr>
          <w:p w:rsidR="001C6678" w:rsidRPr="00122EF2" w:rsidRDefault="001C6678" w:rsidP="00122EF2">
            <w:pPr>
              <w:spacing w:after="0"/>
              <w:jc w:val="center"/>
              <w:rPr>
                <w:sz w:val="18"/>
                <w:szCs w:val="18"/>
              </w:rPr>
            </w:pPr>
            <w:r w:rsidRPr="00122EF2">
              <w:rPr>
                <w:sz w:val="18"/>
                <w:szCs w:val="18"/>
              </w:rPr>
              <w:t>7,100</w:t>
            </w:r>
          </w:p>
        </w:tc>
        <w:tc>
          <w:tcPr>
            <w:tcW w:w="23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2,549</w:t>
            </w:r>
          </w:p>
        </w:tc>
        <w:tc>
          <w:tcPr>
            <w:tcW w:w="280" w:type="pct"/>
            <w:vAlign w:val="bottom"/>
          </w:tcPr>
          <w:p w:rsidR="001C6678" w:rsidRPr="00122EF2" w:rsidRDefault="001C6678" w:rsidP="00122EF2">
            <w:pPr>
              <w:spacing w:after="0"/>
              <w:jc w:val="center"/>
              <w:rPr>
                <w:sz w:val="18"/>
                <w:szCs w:val="18"/>
              </w:rPr>
            </w:pPr>
            <w:r w:rsidRPr="00122EF2">
              <w:rPr>
                <w:sz w:val="18"/>
                <w:szCs w:val="18"/>
              </w:rPr>
              <w:t>925</w:t>
            </w:r>
          </w:p>
        </w:tc>
        <w:tc>
          <w:tcPr>
            <w:tcW w:w="383" w:type="pct"/>
            <w:vAlign w:val="bottom"/>
          </w:tcPr>
          <w:p w:rsidR="001C6678" w:rsidRPr="00122EF2" w:rsidRDefault="001C6678" w:rsidP="00122EF2">
            <w:pPr>
              <w:spacing w:after="0"/>
              <w:jc w:val="center"/>
              <w:rPr>
                <w:sz w:val="18"/>
                <w:szCs w:val="18"/>
              </w:rPr>
            </w:pPr>
            <w:r w:rsidRPr="00122EF2">
              <w:rPr>
                <w:sz w:val="18"/>
                <w:szCs w:val="18"/>
              </w:rPr>
              <w:t>2,600</w:t>
            </w:r>
          </w:p>
        </w:tc>
        <w:tc>
          <w:tcPr>
            <w:tcW w:w="390" w:type="pct"/>
            <w:vAlign w:val="bottom"/>
          </w:tcPr>
          <w:p w:rsidR="001C6678" w:rsidRPr="00122EF2" w:rsidRDefault="001C6678" w:rsidP="00122EF2">
            <w:pPr>
              <w:spacing w:after="0"/>
              <w:jc w:val="center"/>
              <w:rPr>
                <w:sz w:val="18"/>
                <w:szCs w:val="18"/>
              </w:rPr>
            </w:pPr>
            <w:r w:rsidRPr="00122EF2">
              <w:rPr>
                <w:sz w:val="18"/>
                <w:szCs w:val="18"/>
              </w:rPr>
              <w:t>360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16,752</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1,741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2009</w:t>
            </w:r>
          </w:p>
        </w:tc>
        <w:tc>
          <w:tcPr>
            <w:tcW w:w="30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149</w:t>
            </w:r>
          </w:p>
        </w:tc>
        <w:tc>
          <w:tcPr>
            <w:tcW w:w="267" w:type="pct"/>
            <w:vAlign w:val="bottom"/>
          </w:tcPr>
          <w:p w:rsidR="001C6678" w:rsidRPr="00122EF2" w:rsidRDefault="001C6678" w:rsidP="00122EF2">
            <w:pPr>
              <w:spacing w:after="0"/>
              <w:jc w:val="center"/>
              <w:rPr>
                <w:sz w:val="18"/>
                <w:szCs w:val="18"/>
              </w:rPr>
            </w:pPr>
            <w:r w:rsidRPr="00122EF2">
              <w:rPr>
                <w:sz w:val="18"/>
                <w:szCs w:val="18"/>
              </w:rPr>
              <w:t>330</w:t>
            </w:r>
          </w:p>
        </w:tc>
        <w:tc>
          <w:tcPr>
            <w:tcW w:w="341" w:type="pct"/>
            <w:vAlign w:val="bottom"/>
          </w:tcPr>
          <w:p w:rsidR="001C6678" w:rsidRPr="00122EF2" w:rsidRDefault="001C6678" w:rsidP="00122EF2">
            <w:pPr>
              <w:spacing w:after="0"/>
              <w:jc w:val="center"/>
              <w:rPr>
                <w:sz w:val="18"/>
                <w:szCs w:val="18"/>
              </w:rPr>
            </w:pPr>
            <w:r w:rsidRPr="00122EF2">
              <w:rPr>
                <w:sz w:val="18"/>
                <w:szCs w:val="18"/>
              </w:rPr>
              <w:t>330</w:t>
            </w:r>
          </w:p>
        </w:tc>
        <w:tc>
          <w:tcPr>
            <w:tcW w:w="288" w:type="pct"/>
            <w:vAlign w:val="bottom"/>
          </w:tcPr>
          <w:p w:rsidR="001C6678" w:rsidRPr="00122EF2" w:rsidRDefault="001C6678" w:rsidP="00122EF2">
            <w:pPr>
              <w:spacing w:after="0"/>
              <w:jc w:val="center"/>
              <w:rPr>
                <w:sz w:val="18"/>
                <w:szCs w:val="18"/>
              </w:rPr>
            </w:pPr>
            <w:r w:rsidRPr="00122EF2">
              <w:rPr>
                <w:sz w:val="18"/>
                <w:szCs w:val="18"/>
              </w:rPr>
              <w:t>340</w:t>
            </w:r>
          </w:p>
        </w:tc>
        <w:tc>
          <w:tcPr>
            <w:tcW w:w="257" w:type="pct"/>
            <w:vAlign w:val="bottom"/>
          </w:tcPr>
          <w:p w:rsidR="001C6678" w:rsidRPr="00122EF2" w:rsidRDefault="001C6678" w:rsidP="00122EF2">
            <w:pPr>
              <w:spacing w:after="0"/>
              <w:jc w:val="center"/>
              <w:rPr>
                <w:sz w:val="18"/>
                <w:szCs w:val="18"/>
              </w:rPr>
            </w:pPr>
            <w:r w:rsidRPr="00122EF2">
              <w:rPr>
                <w:sz w:val="18"/>
                <w:szCs w:val="18"/>
              </w:rPr>
              <w:t>750</w:t>
            </w:r>
          </w:p>
        </w:tc>
        <w:tc>
          <w:tcPr>
            <w:tcW w:w="276" w:type="pct"/>
            <w:vAlign w:val="bottom"/>
          </w:tcPr>
          <w:p w:rsidR="001C6678" w:rsidRPr="00122EF2" w:rsidRDefault="001C6678" w:rsidP="00122EF2">
            <w:pPr>
              <w:spacing w:after="0"/>
              <w:jc w:val="center"/>
              <w:rPr>
                <w:sz w:val="18"/>
                <w:szCs w:val="18"/>
              </w:rPr>
            </w:pPr>
            <w:r w:rsidRPr="00122EF2">
              <w:rPr>
                <w:sz w:val="18"/>
                <w:szCs w:val="18"/>
              </w:rPr>
              <w:t>110</w:t>
            </w:r>
          </w:p>
        </w:tc>
        <w:tc>
          <w:tcPr>
            <w:tcW w:w="246" w:type="pct"/>
            <w:vAlign w:val="bottom"/>
          </w:tcPr>
          <w:p w:rsidR="001C6678" w:rsidRPr="00122EF2" w:rsidRDefault="001C6678" w:rsidP="00122EF2">
            <w:pPr>
              <w:spacing w:after="0"/>
              <w:jc w:val="center"/>
              <w:rPr>
                <w:sz w:val="18"/>
                <w:szCs w:val="18"/>
              </w:rPr>
            </w:pPr>
            <w:r w:rsidRPr="00122EF2">
              <w:rPr>
                <w:sz w:val="18"/>
                <w:szCs w:val="18"/>
              </w:rPr>
              <w:t>1,050</w:t>
            </w:r>
          </w:p>
        </w:tc>
        <w:tc>
          <w:tcPr>
            <w:tcW w:w="257" w:type="pct"/>
            <w:vAlign w:val="bottom"/>
          </w:tcPr>
          <w:p w:rsidR="001C6678" w:rsidRPr="00122EF2" w:rsidRDefault="001C6678" w:rsidP="00122EF2">
            <w:pPr>
              <w:spacing w:after="0"/>
              <w:jc w:val="center"/>
              <w:rPr>
                <w:sz w:val="18"/>
                <w:szCs w:val="18"/>
              </w:rPr>
            </w:pPr>
            <w:r w:rsidRPr="00122EF2">
              <w:rPr>
                <w:sz w:val="18"/>
                <w:szCs w:val="18"/>
              </w:rPr>
              <w:t>100</w:t>
            </w:r>
          </w:p>
        </w:tc>
        <w:tc>
          <w:tcPr>
            <w:tcW w:w="276" w:type="pct"/>
            <w:vAlign w:val="bottom"/>
          </w:tcPr>
          <w:p w:rsidR="001C6678" w:rsidRPr="00122EF2" w:rsidRDefault="001C6678" w:rsidP="00122EF2">
            <w:pPr>
              <w:spacing w:after="0"/>
              <w:jc w:val="center"/>
              <w:rPr>
                <w:sz w:val="18"/>
                <w:szCs w:val="18"/>
              </w:rPr>
            </w:pPr>
            <w:r w:rsidRPr="00122EF2">
              <w:rPr>
                <w:sz w:val="18"/>
                <w:szCs w:val="18"/>
              </w:rPr>
              <w:t>1,100</w:t>
            </w:r>
          </w:p>
        </w:tc>
        <w:tc>
          <w:tcPr>
            <w:tcW w:w="322"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1,536</w:t>
            </w:r>
          </w:p>
        </w:tc>
        <w:tc>
          <w:tcPr>
            <w:tcW w:w="236" w:type="pct"/>
            <w:vAlign w:val="bottom"/>
          </w:tcPr>
          <w:p w:rsidR="001C6678" w:rsidRPr="00122EF2" w:rsidRDefault="001C6678" w:rsidP="00122EF2">
            <w:pPr>
              <w:spacing w:after="0"/>
              <w:jc w:val="center"/>
              <w:rPr>
                <w:sz w:val="18"/>
                <w:szCs w:val="18"/>
              </w:rPr>
            </w:pPr>
            <w:r w:rsidRPr="00122EF2">
              <w:rPr>
                <w:sz w:val="18"/>
                <w:szCs w:val="18"/>
              </w:rPr>
              <w:t>315</w:t>
            </w:r>
          </w:p>
        </w:tc>
        <w:tc>
          <w:tcPr>
            <w:tcW w:w="280" w:type="pct"/>
            <w:vAlign w:val="bottom"/>
          </w:tcPr>
          <w:p w:rsidR="001C6678" w:rsidRPr="00122EF2" w:rsidRDefault="001C6678" w:rsidP="00122EF2">
            <w:pPr>
              <w:spacing w:after="0"/>
              <w:jc w:val="center"/>
              <w:rPr>
                <w:sz w:val="18"/>
                <w:szCs w:val="18"/>
              </w:rPr>
            </w:pPr>
            <w:r w:rsidRPr="00122EF2">
              <w:rPr>
                <w:sz w:val="18"/>
                <w:szCs w:val="18"/>
              </w:rPr>
              <w:t>1,675</w:t>
            </w:r>
          </w:p>
        </w:tc>
        <w:tc>
          <w:tcPr>
            <w:tcW w:w="383" w:type="pct"/>
            <w:vAlign w:val="bottom"/>
          </w:tcPr>
          <w:p w:rsidR="001C6678" w:rsidRPr="00122EF2" w:rsidRDefault="001C6678" w:rsidP="00122EF2">
            <w:pPr>
              <w:spacing w:after="0"/>
              <w:jc w:val="center"/>
              <w:rPr>
                <w:sz w:val="18"/>
                <w:szCs w:val="18"/>
              </w:rPr>
            </w:pPr>
            <w:r w:rsidRPr="00122EF2">
              <w:rPr>
                <w:sz w:val="18"/>
                <w:szCs w:val="18"/>
              </w:rPr>
              <w:t>700</w:t>
            </w:r>
          </w:p>
        </w:tc>
        <w:tc>
          <w:tcPr>
            <w:tcW w:w="390" w:type="pct"/>
            <w:vAlign w:val="bottom"/>
          </w:tcPr>
          <w:p w:rsidR="001C6678" w:rsidRPr="00122EF2" w:rsidRDefault="001C6678" w:rsidP="00122EF2">
            <w:pPr>
              <w:spacing w:after="0"/>
              <w:jc w:val="center"/>
              <w:rPr>
                <w:sz w:val="18"/>
                <w:szCs w:val="18"/>
              </w:rPr>
            </w:pPr>
            <w:r w:rsidRPr="00122EF2">
              <w:rPr>
                <w:sz w:val="18"/>
                <w:szCs w:val="18"/>
              </w:rPr>
              <w:t>225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8,710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2,281</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2010</w:t>
            </w:r>
          </w:p>
        </w:tc>
        <w:tc>
          <w:tcPr>
            <w:tcW w:w="303" w:type="pct"/>
            <w:vAlign w:val="bottom"/>
          </w:tcPr>
          <w:p w:rsidR="001C6678" w:rsidRPr="00122EF2" w:rsidRDefault="001C6678" w:rsidP="00122EF2">
            <w:pPr>
              <w:spacing w:after="0"/>
              <w:jc w:val="center"/>
              <w:rPr>
                <w:sz w:val="18"/>
                <w:szCs w:val="18"/>
              </w:rPr>
            </w:pPr>
            <w:r w:rsidRPr="00122EF2">
              <w:rPr>
                <w:sz w:val="18"/>
                <w:szCs w:val="18"/>
              </w:rPr>
              <w:t>85</w:t>
            </w:r>
          </w:p>
        </w:tc>
        <w:tc>
          <w:tcPr>
            <w:tcW w:w="267" w:type="pct"/>
            <w:vAlign w:val="bottom"/>
          </w:tcPr>
          <w:p w:rsidR="001C6678" w:rsidRPr="00122EF2" w:rsidRDefault="001C6678" w:rsidP="00122EF2">
            <w:pPr>
              <w:spacing w:after="0"/>
              <w:jc w:val="center"/>
              <w:rPr>
                <w:sz w:val="18"/>
                <w:szCs w:val="18"/>
              </w:rPr>
            </w:pPr>
            <w:r w:rsidRPr="00122EF2">
              <w:rPr>
                <w:sz w:val="18"/>
                <w:szCs w:val="18"/>
              </w:rPr>
              <w:t>102</w:t>
            </w:r>
          </w:p>
        </w:tc>
        <w:tc>
          <w:tcPr>
            <w:tcW w:w="341" w:type="pct"/>
            <w:vAlign w:val="bottom"/>
          </w:tcPr>
          <w:p w:rsidR="001C6678" w:rsidRPr="00122EF2" w:rsidRDefault="001C6678" w:rsidP="00122EF2">
            <w:pPr>
              <w:spacing w:after="0"/>
              <w:jc w:val="center"/>
              <w:rPr>
                <w:sz w:val="18"/>
                <w:szCs w:val="18"/>
              </w:rPr>
            </w:pPr>
            <w:r w:rsidRPr="00122EF2">
              <w:rPr>
                <w:sz w:val="18"/>
                <w:szCs w:val="18"/>
              </w:rPr>
              <w:t>370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62</w:t>
            </w:r>
          </w:p>
        </w:tc>
        <w:tc>
          <w:tcPr>
            <w:tcW w:w="257" w:type="pct"/>
            <w:vAlign w:val="bottom"/>
          </w:tcPr>
          <w:p w:rsidR="001C6678" w:rsidRPr="00122EF2" w:rsidRDefault="001C6678" w:rsidP="00122EF2">
            <w:pPr>
              <w:spacing w:after="0"/>
              <w:jc w:val="center"/>
              <w:rPr>
                <w:sz w:val="18"/>
                <w:szCs w:val="18"/>
              </w:rPr>
            </w:pPr>
            <w:r w:rsidRPr="00122EF2">
              <w:rPr>
                <w:sz w:val="18"/>
                <w:szCs w:val="18"/>
              </w:rPr>
              <w:t>880</w:t>
            </w:r>
          </w:p>
        </w:tc>
        <w:tc>
          <w:tcPr>
            <w:tcW w:w="276" w:type="pct"/>
            <w:vAlign w:val="bottom"/>
          </w:tcPr>
          <w:p w:rsidR="001C6678" w:rsidRPr="00122EF2" w:rsidRDefault="001C6678" w:rsidP="00122EF2">
            <w:pPr>
              <w:spacing w:after="0"/>
              <w:jc w:val="center"/>
              <w:rPr>
                <w:sz w:val="18"/>
                <w:szCs w:val="18"/>
              </w:rPr>
            </w:pPr>
            <w:r w:rsidRPr="00122EF2">
              <w:rPr>
                <w:sz w:val="18"/>
                <w:szCs w:val="18"/>
              </w:rPr>
              <w:t>90</w:t>
            </w:r>
          </w:p>
        </w:tc>
        <w:tc>
          <w:tcPr>
            <w:tcW w:w="246" w:type="pct"/>
            <w:vAlign w:val="bottom"/>
          </w:tcPr>
          <w:p w:rsidR="001C6678" w:rsidRPr="00122EF2" w:rsidRDefault="001C6678" w:rsidP="00122EF2">
            <w:pPr>
              <w:spacing w:after="0"/>
              <w:jc w:val="center"/>
              <w:rPr>
                <w:sz w:val="18"/>
                <w:szCs w:val="18"/>
              </w:rPr>
            </w:pPr>
            <w:r w:rsidRPr="00122EF2">
              <w:rPr>
                <w:sz w:val="18"/>
                <w:szCs w:val="18"/>
              </w:rPr>
              <w:t>570</w:t>
            </w:r>
          </w:p>
        </w:tc>
        <w:tc>
          <w:tcPr>
            <w:tcW w:w="257" w:type="pct"/>
            <w:vAlign w:val="bottom"/>
          </w:tcPr>
          <w:p w:rsidR="001C6678" w:rsidRPr="00122EF2" w:rsidRDefault="001C6678" w:rsidP="00122EF2">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180</w:t>
            </w:r>
          </w:p>
        </w:tc>
        <w:tc>
          <w:tcPr>
            <w:tcW w:w="322" w:type="pct"/>
            <w:vAlign w:val="bottom"/>
          </w:tcPr>
          <w:p w:rsidR="001C6678" w:rsidRPr="00122EF2" w:rsidRDefault="001C6678" w:rsidP="00122EF2">
            <w:pPr>
              <w:spacing w:after="0"/>
              <w:jc w:val="center"/>
              <w:rPr>
                <w:sz w:val="18"/>
                <w:szCs w:val="18"/>
              </w:rPr>
            </w:pPr>
            <w:r w:rsidRPr="00122EF2">
              <w:rPr>
                <w:sz w:val="18"/>
                <w:szCs w:val="18"/>
              </w:rPr>
              <w:t>350</w:t>
            </w:r>
          </w:p>
        </w:tc>
        <w:tc>
          <w:tcPr>
            <w:tcW w:w="236" w:type="pct"/>
            <w:vAlign w:val="bottom"/>
          </w:tcPr>
          <w:p w:rsidR="001C6678" w:rsidRPr="00122EF2" w:rsidRDefault="001C6678" w:rsidP="00122EF2">
            <w:pPr>
              <w:spacing w:after="0"/>
              <w:jc w:val="center"/>
              <w:rPr>
                <w:sz w:val="18"/>
                <w:szCs w:val="18"/>
              </w:rPr>
            </w:pPr>
            <w:r w:rsidRPr="00122EF2">
              <w:rPr>
                <w:sz w:val="18"/>
                <w:szCs w:val="18"/>
              </w:rPr>
              <w:t>550</w:t>
            </w:r>
          </w:p>
        </w:tc>
        <w:tc>
          <w:tcPr>
            <w:tcW w:w="280" w:type="pct"/>
            <w:vAlign w:val="bottom"/>
          </w:tcPr>
          <w:p w:rsidR="001C6678" w:rsidRPr="00122EF2" w:rsidRDefault="001C6678" w:rsidP="00122EF2">
            <w:pPr>
              <w:spacing w:after="0"/>
              <w:jc w:val="center"/>
              <w:rPr>
                <w:sz w:val="18"/>
                <w:szCs w:val="18"/>
              </w:rPr>
            </w:pPr>
            <w:r w:rsidRPr="00122EF2">
              <w:rPr>
                <w:sz w:val="18"/>
                <w:szCs w:val="18"/>
              </w:rPr>
              <w:t>350</w:t>
            </w:r>
          </w:p>
        </w:tc>
        <w:tc>
          <w:tcPr>
            <w:tcW w:w="383" w:type="pct"/>
            <w:vAlign w:val="bottom"/>
          </w:tcPr>
          <w:p w:rsidR="001C6678" w:rsidRPr="00122EF2" w:rsidRDefault="001C6678" w:rsidP="00122EF2">
            <w:pPr>
              <w:spacing w:after="0"/>
              <w:jc w:val="center"/>
              <w:rPr>
                <w:sz w:val="18"/>
                <w:szCs w:val="18"/>
              </w:rPr>
            </w:pPr>
            <w:r w:rsidRPr="00122EF2">
              <w:rPr>
                <w:sz w:val="18"/>
                <w:szCs w:val="18"/>
              </w:rPr>
              <w:t>200</w:t>
            </w:r>
          </w:p>
        </w:tc>
        <w:tc>
          <w:tcPr>
            <w:tcW w:w="39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584</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4,563</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2,878</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2011</w:t>
            </w:r>
          </w:p>
        </w:tc>
        <w:tc>
          <w:tcPr>
            <w:tcW w:w="30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87</w:t>
            </w:r>
          </w:p>
        </w:tc>
        <w:tc>
          <w:tcPr>
            <w:tcW w:w="26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83</w:t>
            </w:r>
          </w:p>
        </w:tc>
        <w:tc>
          <w:tcPr>
            <w:tcW w:w="341" w:type="pct"/>
            <w:vAlign w:val="bottom"/>
          </w:tcPr>
          <w:p w:rsidR="001C6678" w:rsidRPr="00122EF2" w:rsidRDefault="001C6678" w:rsidP="00122EF2">
            <w:pPr>
              <w:spacing w:after="0"/>
              <w:jc w:val="center"/>
              <w:rPr>
                <w:sz w:val="18"/>
                <w:szCs w:val="18"/>
              </w:rPr>
            </w:pPr>
            <w:r w:rsidRPr="00122EF2">
              <w:rPr>
                <w:sz w:val="18"/>
                <w:szCs w:val="18"/>
              </w:rPr>
              <w:t>350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69</w:t>
            </w:r>
          </w:p>
        </w:tc>
        <w:tc>
          <w:tcPr>
            <w:tcW w:w="257" w:type="pct"/>
            <w:vAlign w:val="bottom"/>
          </w:tcPr>
          <w:p w:rsidR="001C6678" w:rsidRPr="00122EF2" w:rsidRDefault="001C6678" w:rsidP="00122EF2">
            <w:pPr>
              <w:spacing w:after="0"/>
              <w:jc w:val="center"/>
              <w:rPr>
                <w:sz w:val="18"/>
                <w:szCs w:val="18"/>
              </w:rPr>
            </w:pPr>
            <w:r w:rsidRPr="00122EF2">
              <w:rPr>
                <w:sz w:val="18"/>
                <w:szCs w:val="18"/>
              </w:rPr>
              <w:t>175</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74</w:t>
            </w:r>
          </w:p>
        </w:tc>
        <w:tc>
          <w:tcPr>
            <w:tcW w:w="246" w:type="pct"/>
            <w:vAlign w:val="bottom"/>
          </w:tcPr>
          <w:p w:rsidR="001C6678" w:rsidRPr="00122EF2" w:rsidRDefault="001C6678" w:rsidP="00122EF2">
            <w:pPr>
              <w:spacing w:after="0"/>
              <w:jc w:val="center"/>
              <w:rPr>
                <w:sz w:val="18"/>
                <w:szCs w:val="18"/>
              </w:rPr>
            </w:pPr>
            <w:r w:rsidRPr="00122EF2">
              <w:rPr>
                <w:sz w:val="18"/>
                <w:szCs w:val="18"/>
              </w:rPr>
              <w:t>110</w:t>
            </w:r>
          </w:p>
        </w:tc>
        <w:tc>
          <w:tcPr>
            <w:tcW w:w="257" w:type="pct"/>
            <w:vAlign w:val="bottom"/>
          </w:tcPr>
          <w:p w:rsidR="001C6678" w:rsidRPr="00122EF2" w:rsidRDefault="001C6678" w:rsidP="00122EF2">
            <w:pPr>
              <w:spacing w:after="0"/>
              <w:jc w:val="center"/>
              <w:rPr>
                <w:sz w:val="18"/>
                <w:szCs w:val="18"/>
              </w:rPr>
            </w:pPr>
            <w:r w:rsidRPr="00122EF2">
              <w:rPr>
                <w:sz w:val="18"/>
                <w:szCs w:val="18"/>
              </w:rPr>
              <w:t>85</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201</w:t>
            </w:r>
          </w:p>
        </w:tc>
        <w:tc>
          <w:tcPr>
            <w:tcW w:w="322" w:type="pct"/>
            <w:vAlign w:val="bottom"/>
          </w:tcPr>
          <w:p w:rsidR="001C6678" w:rsidRPr="00122EF2" w:rsidRDefault="001C6678" w:rsidP="00122EF2">
            <w:pPr>
              <w:spacing w:after="0"/>
              <w:jc w:val="center"/>
              <w:rPr>
                <w:sz w:val="18"/>
                <w:szCs w:val="18"/>
              </w:rPr>
            </w:pPr>
            <w:r w:rsidRPr="00122EF2">
              <w:rPr>
                <w:sz w:val="18"/>
                <w:szCs w:val="18"/>
              </w:rPr>
              <w:t>1,235</w:t>
            </w:r>
          </w:p>
        </w:tc>
        <w:tc>
          <w:tcPr>
            <w:tcW w:w="23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776</w:t>
            </w:r>
          </w:p>
        </w:tc>
        <w:tc>
          <w:tcPr>
            <w:tcW w:w="280" w:type="pct"/>
            <w:vAlign w:val="bottom"/>
          </w:tcPr>
          <w:p w:rsidR="001C6678" w:rsidRPr="00122EF2" w:rsidRDefault="001C6678" w:rsidP="00122EF2">
            <w:pPr>
              <w:spacing w:after="0"/>
              <w:jc w:val="center"/>
              <w:rPr>
                <w:sz w:val="18"/>
                <w:szCs w:val="18"/>
              </w:rPr>
            </w:pPr>
            <w:r w:rsidRPr="00122EF2">
              <w:rPr>
                <w:sz w:val="18"/>
                <w:szCs w:val="18"/>
              </w:rPr>
              <w:t>350</w:t>
            </w:r>
          </w:p>
        </w:tc>
        <w:tc>
          <w:tcPr>
            <w:tcW w:w="383" w:type="pct"/>
            <w:vAlign w:val="bottom"/>
          </w:tcPr>
          <w:p w:rsidR="001C6678" w:rsidRPr="00122EF2" w:rsidRDefault="001C6678" w:rsidP="00122EF2">
            <w:pPr>
              <w:spacing w:after="0"/>
              <w:jc w:val="center"/>
              <w:rPr>
                <w:sz w:val="18"/>
                <w:szCs w:val="18"/>
              </w:rPr>
            </w:pPr>
            <w:r w:rsidRPr="00122EF2">
              <w:rPr>
                <w:sz w:val="18"/>
                <w:szCs w:val="18"/>
              </w:rPr>
              <w:t>850</w:t>
            </w:r>
          </w:p>
        </w:tc>
        <w:tc>
          <w:tcPr>
            <w:tcW w:w="39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652</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5,098</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2,137</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2012</w:t>
            </w:r>
          </w:p>
        </w:tc>
        <w:tc>
          <w:tcPr>
            <w:tcW w:w="303" w:type="pct"/>
            <w:vAlign w:val="bottom"/>
          </w:tcPr>
          <w:p w:rsidR="001C6678" w:rsidRPr="00122EF2" w:rsidRDefault="001C6678" w:rsidP="00122EF2">
            <w:pPr>
              <w:spacing w:after="0"/>
              <w:jc w:val="center"/>
              <w:rPr>
                <w:sz w:val="18"/>
                <w:szCs w:val="18"/>
              </w:rPr>
            </w:pPr>
            <w:r w:rsidRPr="00122EF2">
              <w:rPr>
                <w:sz w:val="18"/>
                <w:szCs w:val="18"/>
              </w:rPr>
              <w:t>25</w:t>
            </w:r>
          </w:p>
        </w:tc>
        <w:tc>
          <w:tcPr>
            <w:tcW w:w="267" w:type="pct"/>
            <w:vAlign w:val="bottom"/>
          </w:tcPr>
          <w:p w:rsidR="001C6678" w:rsidRPr="00122EF2" w:rsidRDefault="001C6678" w:rsidP="00122EF2">
            <w:pPr>
              <w:spacing w:after="0"/>
              <w:jc w:val="center"/>
              <w:rPr>
                <w:sz w:val="18"/>
                <w:szCs w:val="18"/>
              </w:rPr>
            </w:pPr>
            <w:r w:rsidRPr="00122EF2">
              <w:rPr>
                <w:sz w:val="18"/>
                <w:szCs w:val="18"/>
              </w:rPr>
              <w:t>60</w:t>
            </w:r>
          </w:p>
        </w:tc>
        <w:tc>
          <w:tcPr>
            <w:tcW w:w="341" w:type="pct"/>
            <w:vAlign w:val="bottom"/>
          </w:tcPr>
          <w:p w:rsidR="001C6678" w:rsidRPr="00122EF2" w:rsidRDefault="001C6678" w:rsidP="00122EF2">
            <w:pPr>
              <w:spacing w:after="0"/>
              <w:jc w:val="center"/>
              <w:rPr>
                <w:sz w:val="18"/>
                <w:szCs w:val="18"/>
              </w:rPr>
            </w:pPr>
            <w:r w:rsidRPr="00122EF2">
              <w:rPr>
                <w:sz w:val="18"/>
                <w:szCs w:val="18"/>
              </w:rPr>
              <w:t>400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162</w:t>
            </w:r>
          </w:p>
        </w:tc>
        <w:tc>
          <w:tcPr>
            <w:tcW w:w="257" w:type="pct"/>
            <w:vAlign w:val="bottom"/>
          </w:tcPr>
          <w:p w:rsidR="001C6678" w:rsidRPr="00122EF2" w:rsidRDefault="001C6678" w:rsidP="00122EF2">
            <w:pPr>
              <w:spacing w:after="0"/>
              <w:jc w:val="center"/>
              <w:rPr>
                <w:sz w:val="18"/>
                <w:szCs w:val="18"/>
              </w:rPr>
            </w:pPr>
            <w:r w:rsidRPr="00122EF2">
              <w:rPr>
                <w:sz w:val="18"/>
                <w:szCs w:val="18"/>
              </w:rPr>
              <w:t>170</w:t>
            </w:r>
          </w:p>
        </w:tc>
        <w:tc>
          <w:tcPr>
            <w:tcW w:w="276" w:type="pct"/>
            <w:vAlign w:val="bottom"/>
          </w:tcPr>
          <w:p w:rsidR="001C6678" w:rsidRPr="00122EF2" w:rsidRDefault="001C6678" w:rsidP="00122EF2">
            <w:pPr>
              <w:spacing w:after="0"/>
              <w:jc w:val="center"/>
              <w:rPr>
                <w:sz w:val="18"/>
                <w:szCs w:val="18"/>
              </w:rPr>
            </w:pPr>
            <w:r w:rsidRPr="00122EF2">
              <w:rPr>
                <w:sz w:val="18"/>
                <w:szCs w:val="18"/>
              </w:rPr>
              <w:t>40</w:t>
            </w:r>
          </w:p>
        </w:tc>
        <w:tc>
          <w:tcPr>
            <w:tcW w:w="24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703</w:t>
            </w:r>
          </w:p>
        </w:tc>
        <w:tc>
          <w:tcPr>
            <w:tcW w:w="257" w:type="pct"/>
            <w:vAlign w:val="bottom"/>
          </w:tcPr>
          <w:p w:rsidR="001C6678" w:rsidRPr="00122EF2" w:rsidRDefault="001C6678" w:rsidP="00122EF2">
            <w:pPr>
              <w:spacing w:after="0"/>
              <w:jc w:val="center"/>
              <w:rPr>
                <w:sz w:val="18"/>
                <w:szCs w:val="18"/>
              </w:rPr>
            </w:pPr>
            <w:r w:rsidRPr="00122EF2">
              <w:rPr>
                <w:sz w:val="18"/>
                <w:szCs w:val="18"/>
              </w:rPr>
              <w:t>110</w:t>
            </w:r>
          </w:p>
        </w:tc>
        <w:tc>
          <w:tcPr>
            <w:tcW w:w="276" w:type="pct"/>
            <w:vAlign w:val="bottom"/>
          </w:tcPr>
          <w:p w:rsidR="001C6678" w:rsidRPr="00122EF2" w:rsidRDefault="001C6678" w:rsidP="00122EF2">
            <w:pPr>
              <w:spacing w:after="0"/>
              <w:jc w:val="center"/>
              <w:rPr>
                <w:sz w:val="18"/>
                <w:szCs w:val="18"/>
              </w:rPr>
            </w:pPr>
            <w:r w:rsidRPr="00122EF2">
              <w:rPr>
                <w:sz w:val="18"/>
                <w:szCs w:val="18"/>
              </w:rPr>
              <w:t>330</w:t>
            </w:r>
          </w:p>
        </w:tc>
        <w:tc>
          <w:tcPr>
            <w:tcW w:w="322" w:type="pct"/>
            <w:vAlign w:val="bottom"/>
          </w:tcPr>
          <w:p w:rsidR="001C6678" w:rsidRPr="00122EF2" w:rsidRDefault="001C6678" w:rsidP="00122EF2">
            <w:pPr>
              <w:spacing w:after="0"/>
              <w:jc w:val="center"/>
              <w:rPr>
                <w:sz w:val="18"/>
                <w:szCs w:val="18"/>
              </w:rPr>
            </w:pPr>
            <w:r w:rsidRPr="00122EF2">
              <w:rPr>
                <w:sz w:val="18"/>
                <w:szCs w:val="18"/>
              </w:rPr>
              <w:t>2,400</w:t>
            </w:r>
          </w:p>
        </w:tc>
        <w:tc>
          <w:tcPr>
            <w:tcW w:w="236" w:type="pct"/>
            <w:vAlign w:val="bottom"/>
          </w:tcPr>
          <w:p w:rsidR="001C6678" w:rsidRPr="00122EF2" w:rsidRDefault="001C6678" w:rsidP="00122EF2">
            <w:pPr>
              <w:spacing w:after="0"/>
              <w:jc w:val="center"/>
              <w:rPr>
                <w:sz w:val="18"/>
                <w:szCs w:val="18"/>
              </w:rPr>
            </w:pPr>
            <w:r w:rsidRPr="00122EF2">
              <w:rPr>
                <w:sz w:val="18"/>
                <w:szCs w:val="18"/>
              </w:rPr>
              <w:t>3,300</w:t>
            </w:r>
          </w:p>
        </w:tc>
        <w:tc>
          <w:tcPr>
            <w:tcW w:w="280" w:type="pct"/>
            <w:vAlign w:val="bottom"/>
          </w:tcPr>
          <w:p w:rsidR="001C6678" w:rsidRPr="00122EF2" w:rsidRDefault="001C6678" w:rsidP="00122EF2">
            <w:pPr>
              <w:spacing w:after="0"/>
              <w:jc w:val="center"/>
              <w:rPr>
                <w:sz w:val="18"/>
                <w:szCs w:val="18"/>
              </w:rPr>
            </w:pPr>
            <w:r w:rsidRPr="00122EF2">
              <w:rPr>
                <w:sz w:val="18"/>
                <w:szCs w:val="18"/>
              </w:rPr>
              <w:t>2,650</w:t>
            </w:r>
          </w:p>
        </w:tc>
        <w:tc>
          <w:tcPr>
            <w:tcW w:w="383" w:type="pct"/>
            <w:vAlign w:val="bottom"/>
          </w:tcPr>
          <w:p w:rsidR="001C6678" w:rsidRPr="00122EF2" w:rsidRDefault="001C6678" w:rsidP="00122EF2">
            <w:pPr>
              <w:spacing w:after="0"/>
              <w:jc w:val="center"/>
              <w:rPr>
                <w:sz w:val="18"/>
                <w:szCs w:val="18"/>
              </w:rPr>
            </w:pPr>
            <w:r w:rsidRPr="00122EF2">
              <w:rPr>
                <w:sz w:val="18"/>
                <w:szCs w:val="18"/>
              </w:rPr>
              <w:t>360</w:t>
            </w:r>
          </w:p>
        </w:tc>
        <w:tc>
          <w:tcPr>
            <w:tcW w:w="390" w:type="pct"/>
            <w:vAlign w:val="bottom"/>
          </w:tcPr>
          <w:p w:rsidR="001C6678" w:rsidRPr="00122EF2" w:rsidRDefault="001C6678" w:rsidP="00122EF2">
            <w:pPr>
              <w:spacing w:after="0"/>
              <w:jc w:val="center"/>
              <w:rPr>
                <w:sz w:val="18"/>
                <w:szCs w:val="18"/>
              </w:rPr>
            </w:pPr>
            <w:r w:rsidRPr="00122EF2">
              <w:rPr>
                <w:sz w:val="18"/>
                <w:szCs w:val="18"/>
              </w:rPr>
              <w:t>1,250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11,960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1,908</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2013</w:t>
            </w:r>
          </w:p>
        </w:tc>
        <w:tc>
          <w:tcPr>
            <w:tcW w:w="30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194</w:t>
            </w:r>
          </w:p>
        </w:tc>
        <w:tc>
          <w:tcPr>
            <w:tcW w:w="26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184</w:t>
            </w:r>
          </w:p>
        </w:tc>
        <w:tc>
          <w:tcPr>
            <w:tcW w:w="341"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722</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153</w:t>
            </w:r>
          </w:p>
        </w:tc>
        <w:tc>
          <w:tcPr>
            <w:tcW w:w="25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792</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164</w:t>
            </w:r>
          </w:p>
        </w:tc>
        <w:tc>
          <w:tcPr>
            <w:tcW w:w="24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664</w:t>
            </w:r>
          </w:p>
        </w:tc>
        <w:tc>
          <w:tcPr>
            <w:tcW w:w="25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266</w:t>
            </w:r>
          </w:p>
        </w:tc>
        <w:tc>
          <w:tcPr>
            <w:tcW w:w="276" w:type="pct"/>
            <w:vAlign w:val="bottom"/>
          </w:tcPr>
          <w:p w:rsidR="001C6678" w:rsidRPr="00122EF2" w:rsidRDefault="001C6678" w:rsidP="00122EF2">
            <w:pPr>
              <w:spacing w:after="0"/>
              <w:jc w:val="center"/>
              <w:rPr>
                <w:sz w:val="18"/>
                <w:szCs w:val="18"/>
              </w:rPr>
            </w:pPr>
            <w:r w:rsidRPr="00122EF2">
              <w:rPr>
                <w:sz w:val="18"/>
                <w:szCs w:val="18"/>
              </w:rPr>
              <w:t>215</w:t>
            </w:r>
          </w:p>
        </w:tc>
        <w:tc>
          <w:tcPr>
            <w:tcW w:w="322" w:type="pct"/>
            <w:vAlign w:val="bottom"/>
          </w:tcPr>
          <w:p w:rsidR="001C6678" w:rsidRPr="00122EF2" w:rsidRDefault="001C6678" w:rsidP="00122EF2">
            <w:pPr>
              <w:spacing w:after="0"/>
              <w:jc w:val="center"/>
              <w:rPr>
                <w:sz w:val="18"/>
                <w:szCs w:val="18"/>
              </w:rPr>
            </w:pPr>
            <w:r w:rsidRPr="00122EF2">
              <w:rPr>
                <w:sz w:val="18"/>
                <w:szCs w:val="18"/>
              </w:rPr>
              <w:t>2,140</w:t>
            </w:r>
          </w:p>
        </w:tc>
        <w:tc>
          <w:tcPr>
            <w:tcW w:w="236" w:type="pct"/>
            <w:vAlign w:val="bottom"/>
          </w:tcPr>
          <w:p w:rsidR="001C6678" w:rsidRPr="00122EF2" w:rsidRDefault="001C6678" w:rsidP="00122EF2">
            <w:pPr>
              <w:spacing w:after="0"/>
              <w:jc w:val="center"/>
              <w:rPr>
                <w:sz w:val="18"/>
                <w:szCs w:val="18"/>
              </w:rPr>
            </w:pPr>
            <w:r w:rsidRPr="00122EF2">
              <w:rPr>
                <w:sz w:val="18"/>
                <w:szCs w:val="18"/>
              </w:rPr>
              <w:t>1,560</w:t>
            </w:r>
          </w:p>
        </w:tc>
        <w:tc>
          <w:tcPr>
            <w:tcW w:w="280" w:type="pct"/>
            <w:vAlign w:val="bottom"/>
          </w:tcPr>
          <w:p w:rsidR="001C6678" w:rsidRPr="00122EF2" w:rsidRDefault="001C6678" w:rsidP="00122EF2">
            <w:pPr>
              <w:spacing w:after="0"/>
              <w:jc w:val="center"/>
              <w:rPr>
                <w:sz w:val="18"/>
                <w:szCs w:val="18"/>
              </w:rPr>
            </w:pPr>
            <w:r w:rsidRPr="00122EF2">
              <w:rPr>
                <w:sz w:val="18"/>
                <w:szCs w:val="18"/>
              </w:rPr>
              <w:t>2,370</w:t>
            </w:r>
          </w:p>
        </w:tc>
        <w:tc>
          <w:tcPr>
            <w:tcW w:w="383" w:type="pct"/>
            <w:vAlign w:val="bottom"/>
          </w:tcPr>
          <w:p w:rsidR="001C6678" w:rsidRPr="00122EF2" w:rsidRDefault="001C6678" w:rsidP="00122EF2">
            <w:pPr>
              <w:spacing w:after="0"/>
              <w:jc w:val="center"/>
              <w:rPr>
                <w:sz w:val="18"/>
                <w:szCs w:val="18"/>
              </w:rPr>
            </w:pPr>
            <w:r w:rsidRPr="00122EF2">
              <w:rPr>
                <w:sz w:val="18"/>
                <w:szCs w:val="18"/>
              </w:rPr>
              <w:t>530</w:t>
            </w:r>
          </w:p>
        </w:tc>
        <w:tc>
          <w:tcPr>
            <w:tcW w:w="390" w:type="pct"/>
            <w:vAlign w:val="bottom"/>
          </w:tcPr>
          <w:p w:rsidR="001C6678" w:rsidRPr="00122EF2" w:rsidRDefault="001C6678" w:rsidP="00122EF2">
            <w:pPr>
              <w:spacing w:after="0"/>
              <w:jc w:val="center"/>
              <w:rPr>
                <w:sz w:val="18"/>
                <w:szCs w:val="18"/>
              </w:rPr>
            </w:pPr>
            <w:r w:rsidRPr="00122EF2">
              <w:rPr>
                <w:sz w:val="18"/>
                <w:szCs w:val="18"/>
              </w:rPr>
              <w:t>1,340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11,295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3,048</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2014</w:t>
            </w:r>
          </w:p>
        </w:tc>
        <w:tc>
          <w:tcPr>
            <w:tcW w:w="303" w:type="pct"/>
            <w:vAlign w:val="bottom"/>
          </w:tcPr>
          <w:p w:rsidR="001C6678" w:rsidRPr="00122EF2" w:rsidRDefault="001C6678" w:rsidP="00122EF2">
            <w:pPr>
              <w:spacing w:after="0"/>
              <w:jc w:val="center"/>
              <w:rPr>
                <w:sz w:val="18"/>
                <w:szCs w:val="18"/>
              </w:rPr>
            </w:pPr>
            <w:r w:rsidRPr="00122EF2">
              <w:rPr>
                <w:sz w:val="18"/>
                <w:szCs w:val="18"/>
              </w:rPr>
              <w:t>425</w:t>
            </w:r>
          </w:p>
        </w:tc>
        <w:tc>
          <w:tcPr>
            <w:tcW w:w="267" w:type="pct"/>
            <w:vAlign w:val="bottom"/>
          </w:tcPr>
          <w:p w:rsidR="001C6678" w:rsidRPr="00122EF2" w:rsidRDefault="001C6678" w:rsidP="00122EF2">
            <w:pPr>
              <w:spacing w:after="0"/>
              <w:jc w:val="center"/>
              <w:rPr>
                <w:sz w:val="18"/>
                <w:szCs w:val="18"/>
              </w:rPr>
            </w:pPr>
            <w:r w:rsidRPr="00122EF2">
              <w:rPr>
                <w:sz w:val="18"/>
                <w:szCs w:val="18"/>
              </w:rPr>
              <w:t>80</w:t>
            </w:r>
          </w:p>
        </w:tc>
        <w:tc>
          <w:tcPr>
            <w:tcW w:w="341" w:type="pct"/>
            <w:vAlign w:val="bottom"/>
          </w:tcPr>
          <w:p w:rsidR="001C6678" w:rsidRPr="00122EF2" w:rsidRDefault="001C6678" w:rsidP="00122EF2">
            <w:pPr>
              <w:spacing w:after="0"/>
              <w:jc w:val="center"/>
              <w:rPr>
                <w:sz w:val="18"/>
                <w:szCs w:val="18"/>
              </w:rPr>
            </w:pPr>
            <w:r w:rsidRPr="00122EF2">
              <w:rPr>
                <w:sz w:val="18"/>
                <w:szCs w:val="18"/>
              </w:rPr>
              <w:t>660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226</w:t>
            </w:r>
          </w:p>
        </w:tc>
        <w:tc>
          <w:tcPr>
            <w:tcW w:w="257" w:type="pct"/>
            <w:vAlign w:val="bottom"/>
          </w:tcPr>
          <w:p w:rsidR="001C6678" w:rsidRPr="00122EF2" w:rsidRDefault="001C6678" w:rsidP="00122EF2">
            <w:pPr>
              <w:spacing w:after="0"/>
              <w:jc w:val="center"/>
              <w:rPr>
                <w:sz w:val="18"/>
                <w:szCs w:val="18"/>
              </w:rPr>
            </w:pPr>
            <w:r w:rsidRPr="00122EF2">
              <w:rPr>
                <w:sz w:val="18"/>
                <w:szCs w:val="18"/>
              </w:rPr>
              <w:t>1,500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242</w:t>
            </w:r>
          </w:p>
        </w:tc>
        <w:tc>
          <w:tcPr>
            <w:tcW w:w="246" w:type="pct"/>
            <w:vAlign w:val="bottom"/>
          </w:tcPr>
          <w:p w:rsidR="001C6678" w:rsidRPr="00122EF2" w:rsidRDefault="001C6678" w:rsidP="00122EF2">
            <w:pPr>
              <w:spacing w:after="0"/>
              <w:jc w:val="center"/>
              <w:rPr>
                <w:sz w:val="18"/>
                <w:szCs w:val="18"/>
              </w:rPr>
            </w:pPr>
            <w:r w:rsidRPr="00122EF2">
              <w:rPr>
                <w:sz w:val="18"/>
                <w:szCs w:val="18"/>
              </w:rPr>
              <w:t>850</w:t>
            </w:r>
          </w:p>
        </w:tc>
        <w:tc>
          <w:tcPr>
            <w:tcW w:w="257" w:type="pct"/>
            <w:vAlign w:val="bottom"/>
          </w:tcPr>
          <w:p w:rsidR="001C6678" w:rsidRPr="00122EF2" w:rsidRDefault="001C6678" w:rsidP="00122EF2">
            <w:pPr>
              <w:spacing w:after="0"/>
              <w:jc w:val="center"/>
              <w:rPr>
                <w:sz w:val="18"/>
                <w:szCs w:val="18"/>
              </w:rPr>
            </w:pPr>
            <w:r w:rsidRPr="00122EF2">
              <w:rPr>
                <w:sz w:val="18"/>
                <w:szCs w:val="18"/>
              </w:rPr>
              <w:t>400</w:t>
            </w:r>
          </w:p>
        </w:tc>
        <w:tc>
          <w:tcPr>
            <w:tcW w:w="276" w:type="pct"/>
            <w:vAlign w:val="bottom"/>
          </w:tcPr>
          <w:p w:rsidR="001C6678" w:rsidRPr="00122EF2" w:rsidRDefault="001C6678" w:rsidP="00122EF2">
            <w:pPr>
              <w:spacing w:after="0"/>
              <w:jc w:val="center"/>
              <w:rPr>
                <w:sz w:val="18"/>
                <w:szCs w:val="18"/>
              </w:rPr>
            </w:pPr>
            <w:r w:rsidRPr="00122EF2">
              <w:rPr>
                <w:sz w:val="18"/>
                <w:szCs w:val="18"/>
              </w:rPr>
              <w:t>220</w:t>
            </w:r>
          </w:p>
        </w:tc>
        <w:tc>
          <w:tcPr>
            <w:tcW w:w="322" w:type="pct"/>
            <w:vAlign w:val="bottom"/>
          </w:tcPr>
          <w:p w:rsidR="001C6678" w:rsidRPr="00122EF2" w:rsidRDefault="001C6678" w:rsidP="00122EF2">
            <w:pPr>
              <w:spacing w:after="0"/>
              <w:jc w:val="center"/>
              <w:rPr>
                <w:sz w:val="18"/>
                <w:szCs w:val="18"/>
              </w:rPr>
            </w:pPr>
            <w:r w:rsidRPr="00122EF2">
              <w:rPr>
                <w:sz w:val="18"/>
                <w:szCs w:val="18"/>
              </w:rPr>
              <w:t>2,000</w:t>
            </w:r>
          </w:p>
        </w:tc>
        <w:tc>
          <w:tcPr>
            <w:tcW w:w="236" w:type="pct"/>
            <w:vAlign w:val="bottom"/>
          </w:tcPr>
          <w:p w:rsidR="001C6678" w:rsidRPr="00122EF2" w:rsidRDefault="001C6678" w:rsidP="00122EF2">
            <w:pPr>
              <w:spacing w:after="0"/>
              <w:jc w:val="center"/>
              <w:rPr>
                <w:sz w:val="18"/>
                <w:szCs w:val="18"/>
              </w:rPr>
            </w:pPr>
            <w:r w:rsidRPr="00122EF2">
              <w:rPr>
                <w:sz w:val="18"/>
                <w:szCs w:val="18"/>
              </w:rPr>
              <w:t>1,300</w:t>
            </w:r>
          </w:p>
        </w:tc>
        <w:tc>
          <w:tcPr>
            <w:tcW w:w="280"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2,661</w:t>
            </w:r>
          </w:p>
        </w:tc>
        <w:tc>
          <w:tcPr>
            <w:tcW w:w="383"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1,110</w:t>
            </w:r>
          </w:p>
        </w:tc>
        <w:tc>
          <w:tcPr>
            <w:tcW w:w="390" w:type="pct"/>
            <w:vAlign w:val="bottom"/>
          </w:tcPr>
          <w:p w:rsidR="001C6678" w:rsidRPr="00122EF2" w:rsidRDefault="001C6678" w:rsidP="00122EF2">
            <w:pPr>
              <w:spacing w:after="0"/>
              <w:jc w:val="center"/>
              <w:rPr>
                <w:sz w:val="18"/>
                <w:szCs w:val="18"/>
              </w:rPr>
            </w:pPr>
            <w:r w:rsidRPr="00122EF2">
              <w:rPr>
                <w:sz w:val="18"/>
                <w:szCs w:val="18"/>
              </w:rPr>
              <w:t>5,000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16,675</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4,110</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2015</w:t>
            </w:r>
          </w:p>
        </w:tc>
        <w:tc>
          <w:tcPr>
            <w:tcW w:w="303" w:type="pct"/>
            <w:vAlign w:val="bottom"/>
          </w:tcPr>
          <w:p w:rsidR="001C6678" w:rsidRPr="00122EF2" w:rsidRDefault="001C6678" w:rsidP="00122EF2">
            <w:pPr>
              <w:spacing w:after="0"/>
              <w:jc w:val="center"/>
              <w:rPr>
                <w:sz w:val="18"/>
                <w:szCs w:val="18"/>
              </w:rPr>
            </w:pPr>
            <w:r w:rsidRPr="00122EF2">
              <w:rPr>
                <w:sz w:val="18"/>
                <w:szCs w:val="18"/>
              </w:rPr>
              <w:t>20</w:t>
            </w:r>
          </w:p>
        </w:tc>
        <w:tc>
          <w:tcPr>
            <w:tcW w:w="267" w:type="pct"/>
            <w:vAlign w:val="bottom"/>
          </w:tcPr>
          <w:p w:rsidR="001C6678" w:rsidRPr="00122EF2" w:rsidRDefault="001C6678" w:rsidP="00122EF2">
            <w:pPr>
              <w:spacing w:after="0"/>
              <w:jc w:val="center"/>
              <w:rPr>
                <w:sz w:val="18"/>
                <w:szCs w:val="18"/>
              </w:rPr>
            </w:pPr>
            <w:r w:rsidRPr="00122EF2">
              <w:rPr>
                <w:sz w:val="18"/>
                <w:szCs w:val="18"/>
              </w:rPr>
              <w:t>200</w:t>
            </w:r>
          </w:p>
        </w:tc>
        <w:tc>
          <w:tcPr>
            <w:tcW w:w="341" w:type="pct"/>
            <w:vAlign w:val="bottom"/>
          </w:tcPr>
          <w:p w:rsidR="001C6678" w:rsidRPr="00122EF2" w:rsidRDefault="001C6678" w:rsidP="00122EF2">
            <w:pPr>
              <w:spacing w:after="0"/>
              <w:jc w:val="center"/>
              <w:rPr>
                <w:sz w:val="18"/>
                <w:szCs w:val="18"/>
              </w:rPr>
            </w:pPr>
            <w:r w:rsidRPr="00122EF2">
              <w:rPr>
                <w:sz w:val="18"/>
                <w:szCs w:val="18"/>
              </w:rPr>
              <w:t>550</w:t>
            </w:r>
          </w:p>
        </w:tc>
        <w:tc>
          <w:tcPr>
            <w:tcW w:w="288"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136</w:t>
            </w:r>
          </w:p>
        </w:tc>
        <w:tc>
          <w:tcPr>
            <w:tcW w:w="257" w:type="pct"/>
            <w:vAlign w:val="bottom"/>
          </w:tcPr>
          <w:p w:rsidR="001C6678" w:rsidRPr="00122EF2" w:rsidRDefault="001C6678" w:rsidP="00122EF2">
            <w:pPr>
              <w:spacing w:after="0"/>
              <w:jc w:val="center"/>
              <w:rPr>
                <w:sz w:val="18"/>
                <w:szCs w:val="18"/>
              </w:rPr>
            </w:pPr>
            <w:r w:rsidRPr="00122EF2">
              <w:rPr>
                <w:sz w:val="18"/>
                <w:szCs w:val="18"/>
              </w:rPr>
              <w:t>1,200</w:t>
            </w:r>
          </w:p>
        </w:tc>
        <w:tc>
          <w:tcPr>
            <w:tcW w:w="276"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242</w:t>
            </w:r>
          </w:p>
        </w:tc>
        <w:tc>
          <w:tcPr>
            <w:tcW w:w="246" w:type="pct"/>
            <w:vAlign w:val="bottom"/>
          </w:tcPr>
          <w:p w:rsidR="001C6678" w:rsidRPr="00122EF2" w:rsidRDefault="001C6678" w:rsidP="00122EF2">
            <w:pPr>
              <w:spacing w:after="0"/>
              <w:jc w:val="center"/>
              <w:rPr>
                <w:sz w:val="18"/>
                <w:szCs w:val="18"/>
              </w:rPr>
            </w:pPr>
            <w:r w:rsidRPr="00122EF2">
              <w:rPr>
                <w:sz w:val="18"/>
                <w:szCs w:val="18"/>
              </w:rPr>
              <w:t>550</w:t>
            </w:r>
          </w:p>
        </w:tc>
        <w:tc>
          <w:tcPr>
            <w:tcW w:w="257" w:type="pct"/>
            <w:vAlign w:val="bottom"/>
          </w:tcPr>
          <w:p w:rsidR="001C6678" w:rsidRPr="00122EF2" w:rsidRDefault="001C6678" w:rsidP="00122EF2">
            <w:pPr>
              <w:spacing w:after="0"/>
              <w:jc w:val="center"/>
              <w:rPr>
                <w:sz w:val="18"/>
                <w:szCs w:val="18"/>
              </w:rPr>
            </w:pPr>
            <w:r w:rsidRPr="00122EF2">
              <w:rPr>
                <w:sz w:val="18"/>
                <w:szCs w:val="18"/>
              </w:rPr>
              <w:t>200</w:t>
            </w:r>
          </w:p>
        </w:tc>
        <w:tc>
          <w:tcPr>
            <w:tcW w:w="276" w:type="pct"/>
            <w:vAlign w:val="bottom"/>
          </w:tcPr>
          <w:p w:rsidR="001C6678" w:rsidRPr="00122EF2" w:rsidRDefault="001C6678" w:rsidP="00122EF2">
            <w:pPr>
              <w:spacing w:after="0"/>
              <w:jc w:val="center"/>
              <w:rPr>
                <w:sz w:val="18"/>
                <w:szCs w:val="18"/>
              </w:rPr>
            </w:pPr>
            <w:r w:rsidRPr="00122EF2">
              <w:rPr>
                <w:sz w:val="18"/>
                <w:szCs w:val="18"/>
              </w:rPr>
              <w:t>450</w:t>
            </w:r>
          </w:p>
        </w:tc>
        <w:tc>
          <w:tcPr>
            <w:tcW w:w="322" w:type="pct"/>
            <w:vAlign w:val="bottom"/>
          </w:tcPr>
          <w:p w:rsidR="001C6678" w:rsidRPr="00122EF2" w:rsidRDefault="001C6678" w:rsidP="00122EF2">
            <w:pPr>
              <w:spacing w:after="0"/>
              <w:jc w:val="center"/>
              <w:rPr>
                <w:sz w:val="18"/>
                <w:szCs w:val="18"/>
              </w:rPr>
            </w:pPr>
            <w:r w:rsidRPr="00122EF2">
              <w:rPr>
                <w:sz w:val="18"/>
                <w:szCs w:val="18"/>
              </w:rPr>
              <w:t>2,310</w:t>
            </w:r>
          </w:p>
        </w:tc>
        <w:tc>
          <w:tcPr>
            <w:tcW w:w="236" w:type="pct"/>
            <w:vAlign w:val="bottom"/>
          </w:tcPr>
          <w:p w:rsidR="001C6678" w:rsidRPr="00122EF2" w:rsidRDefault="001C6678" w:rsidP="00122EF2">
            <w:pPr>
              <w:spacing w:after="0"/>
              <w:jc w:val="center"/>
              <w:rPr>
                <w:sz w:val="18"/>
                <w:szCs w:val="18"/>
              </w:rPr>
            </w:pPr>
            <w:r w:rsidRPr="00122EF2">
              <w:rPr>
                <w:sz w:val="18"/>
                <w:szCs w:val="18"/>
              </w:rPr>
              <w:t>1,470</w:t>
            </w:r>
          </w:p>
        </w:tc>
        <w:tc>
          <w:tcPr>
            <w:tcW w:w="280" w:type="pct"/>
            <w:vAlign w:val="bottom"/>
          </w:tcPr>
          <w:p w:rsidR="001C6678" w:rsidRPr="00122EF2" w:rsidRDefault="001C6678" w:rsidP="00122EF2">
            <w:pPr>
              <w:spacing w:after="0"/>
              <w:jc w:val="center"/>
              <w:rPr>
                <w:sz w:val="18"/>
                <w:szCs w:val="18"/>
              </w:rPr>
            </w:pPr>
            <w:r w:rsidRPr="00122EF2">
              <w:rPr>
                <w:sz w:val="18"/>
                <w:szCs w:val="18"/>
              </w:rPr>
              <w:t>1,555</w:t>
            </w:r>
          </w:p>
        </w:tc>
        <w:tc>
          <w:tcPr>
            <w:tcW w:w="383" w:type="pct"/>
            <w:vAlign w:val="bottom"/>
          </w:tcPr>
          <w:p w:rsidR="001C6678" w:rsidRPr="00122EF2" w:rsidRDefault="001C6678" w:rsidP="00122EF2">
            <w:pPr>
              <w:spacing w:after="0"/>
              <w:jc w:val="center"/>
              <w:rPr>
                <w:sz w:val="18"/>
                <w:szCs w:val="18"/>
              </w:rPr>
            </w:pPr>
            <w:r w:rsidRPr="00122EF2">
              <w:rPr>
                <w:sz w:val="18"/>
                <w:szCs w:val="18"/>
              </w:rPr>
              <w:t>210</w:t>
            </w:r>
          </w:p>
        </w:tc>
        <w:tc>
          <w:tcPr>
            <w:tcW w:w="390" w:type="pct"/>
            <w:vAlign w:val="bottom"/>
          </w:tcPr>
          <w:p w:rsidR="001C6678" w:rsidRPr="00122EF2" w:rsidRDefault="001C6678" w:rsidP="00122EF2">
            <w:pPr>
              <w:spacing w:after="0"/>
              <w:jc w:val="center"/>
              <w:rPr>
                <w:sz w:val="18"/>
                <w:szCs w:val="18"/>
              </w:rPr>
            </w:pPr>
            <w:r w:rsidRPr="00122EF2">
              <w:rPr>
                <w:sz w:val="18"/>
                <w:szCs w:val="18"/>
              </w:rPr>
              <w:t>1,035</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10,128</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956</w:t>
            </w:r>
          </w:p>
        </w:tc>
      </w:tr>
      <w:tr w:rsidR="001C6678" w:rsidRPr="003337FF" w:rsidTr="002973A8">
        <w:trPr>
          <w:trHeight w:val="202"/>
        </w:trPr>
        <w:tc>
          <w:tcPr>
            <w:tcW w:w="261" w:type="pct"/>
            <w:vAlign w:val="bottom"/>
          </w:tcPr>
          <w:p w:rsidR="001C6678" w:rsidRDefault="001C6678" w:rsidP="00D342A1">
            <w:pPr>
              <w:spacing w:after="0"/>
              <w:jc w:val="left"/>
              <w:rPr>
                <w:color w:val="000000"/>
                <w:sz w:val="18"/>
                <w:szCs w:val="18"/>
              </w:rPr>
            </w:pPr>
            <w:r>
              <w:rPr>
                <w:color w:val="000000"/>
                <w:sz w:val="18"/>
                <w:szCs w:val="18"/>
              </w:rPr>
              <w:t>2016</w:t>
            </w:r>
          </w:p>
        </w:tc>
        <w:tc>
          <w:tcPr>
            <w:tcW w:w="303" w:type="pct"/>
            <w:vAlign w:val="bottom"/>
          </w:tcPr>
          <w:p w:rsidR="001C6678" w:rsidRPr="00122EF2" w:rsidRDefault="001C6678" w:rsidP="00122EF2">
            <w:pPr>
              <w:spacing w:after="0"/>
              <w:jc w:val="center"/>
              <w:rPr>
                <w:sz w:val="18"/>
                <w:szCs w:val="18"/>
              </w:rPr>
            </w:pPr>
            <w:r w:rsidRPr="00122EF2">
              <w:rPr>
                <w:sz w:val="18"/>
                <w:szCs w:val="18"/>
              </w:rPr>
              <w:t>160</w:t>
            </w:r>
          </w:p>
        </w:tc>
        <w:tc>
          <w:tcPr>
            <w:tcW w:w="267" w:type="pct"/>
            <w:vAlign w:val="bottom"/>
          </w:tcPr>
          <w:p w:rsidR="001C6678" w:rsidRPr="00122EF2" w:rsidRDefault="001C6678" w:rsidP="00122EF2">
            <w:pPr>
              <w:spacing w:after="0"/>
              <w:jc w:val="center"/>
              <w:rPr>
                <w:sz w:val="18"/>
                <w:szCs w:val="18"/>
              </w:rPr>
            </w:pPr>
            <w:r w:rsidRPr="00122EF2">
              <w:rPr>
                <w:sz w:val="18"/>
                <w:szCs w:val="18"/>
              </w:rPr>
              <w:t>25</w:t>
            </w:r>
          </w:p>
        </w:tc>
        <w:tc>
          <w:tcPr>
            <w:tcW w:w="341" w:type="pct"/>
            <w:vAlign w:val="bottom"/>
          </w:tcPr>
          <w:p w:rsidR="001C6678" w:rsidRPr="00122EF2" w:rsidRDefault="001C6678" w:rsidP="00122EF2">
            <w:pPr>
              <w:spacing w:after="0"/>
              <w:jc w:val="center"/>
              <w:rPr>
                <w:sz w:val="18"/>
                <w:szCs w:val="18"/>
              </w:rPr>
            </w:pPr>
            <w:r w:rsidRPr="00122EF2">
              <w:rPr>
                <w:sz w:val="18"/>
                <w:szCs w:val="18"/>
              </w:rPr>
              <w:t>810</w:t>
            </w:r>
          </w:p>
        </w:tc>
        <w:tc>
          <w:tcPr>
            <w:tcW w:w="288" w:type="pct"/>
            <w:vAlign w:val="bottom"/>
          </w:tcPr>
          <w:p w:rsidR="001C6678" w:rsidRPr="00122EF2" w:rsidRDefault="001C6678" w:rsidP="00122EF2">
            <w:pPr>
              <w:spacing w:after="0"/>
              <w:jc w:val="center"/>
              <w:rPr>
                <w:sz w:val="18"/>
                <w:szCs w:val="18"/>
              </w:rPr>
            </w:pPr>
            <w:r w:rsidRPr="00122EF2">
              <w:rPr>
                <w:sz w:val="18"/>
                <w:szCs w:val="18"/>
              </w:rPr>
              <w:t>450</w:t>
            </w:r>
          </w:p>
        </w:tc>
        <w:tc>
          <w:tcPr>
            <w:tcW w:w="257" w:type="pct"/>
            <w:vAlign w:val="bottom"/>
          </w:tcPr>
          <w:p w:rsidR="001C6678" w:rsidRPr="00122EF2" w:rsidRDefault="001C6678" w:rsidP="00122EF2">
            <w:pPr>
              <w:spacing w:after="0"/>
              <w:jc w:val="center"/>
              <w:rPr>
                <w:sz w:val="18"/>
                <w:szCs w:val="18"/>
              </w:rPr>
            </w:pPr>
            <w:r w:rsidRPr="00122EF2">
              <w:rPr>
                <w:sz w:val="18"/>
                <w:szCs w:val="18"/>
              </w:rPr>
              <w:t>370</w:t>
            </w:r>
          </w:p>
        </w:tc>
        <w:tc>
          <w:tcPr>
            <w:tcW w:w="276" w:type="pct"/>
            <w:vAlign w:val="bottom"/>
          </w:tcPr>
          <w:p w:rsidR="001C6678" w:rsidRPr="00122EF2" w:rsidRDefault="001C6678" w:rsidP="00122EF2">
            <w:pPr>
              <w:spacing w:after="0"/>
              <w:jc w:val="center"/>
              <w:rPr>
                <w:sz w:val="18"/>
                <w:szCs w:val="18"/>
              </w:rPr>
            </w:pPr>
            <w:r w:rsidRPr="00122EF2">
              <w:rPr>
                <w:sz w:val="18"/>
                <w:szCs w:val="18"/>
              </w:rPr>
              <w:t>90</w:t>
            </w:r>
          </w:p>
        </w:tc>
        <w:tc>
          <w:tcPr>
            <w:tcW w:w="246" w:type="pct"/>
            <w:vAlign w:val="bottom"/>
          </w:tcPr>
          <w:p w:rsidR="001C6678" w:rsidRPr="00122EF2" w:rsidRDefault="001C6678" w:rsidP="00122EF2">
            <w:pPr>
              <w:spacing w:after="0"/>
              <w:jc w:val="center"/>
              <w:rPr>
                <w:sz w:val="18"/>
                <w:szCs w:val="18"/>
              </w:rPr>
            </w:pPr>
            <w:r w:rsidRPr="00122EF2">
              <w:rPr>
                <w:sz w:val="18"/>
                <w:szCs w:val="18"/>
              </w:rPr>
              <w:t>540</w:t>
            </w:r>
          </w:p>
        </w:tc>
        <w:tc>
          <w:tcPr>
            <w:tcW w:w="257" w:type="pct"/>
            <w:shd w:val="clear" w:color="auto" w:fill="D9D9D9" w:themeFill="background1" w:themeFillShade="D9"/>
            <w:vAlign w:val="bottom"/>
          </w:tcPr>
          <w:p w:rsidR="001C6678" w:rsidRPr="00B21FB4" w:rsidRDefault="001C6678" w:rsidP="00122EF2">
            <w:pPr>
              <w:spacing w:after="0"/>
              <w:jc w:val="center"/>
              <w:rPr>
                <w:b/>
                <w:i/>
                <w:sz w:val="18"/>
                <w:szCs w:val="18"/>
              </w:rPr>
            </w:pPr>
            <w:r w:rsidRPr="00B21FB4">
              <w:rPr>
                <w:b/>
                <w:i/>
                <w:sz w:val="18"/>
                <w:szCs w:val="18"/>
              </w:rPr>
              <w:t>315</w:t>
            </w:r>
          </w:p>
        </w:tc>
        <w:tc>
          <w:tcPr>
            <w:tcW w:w="276" w:type="pct"/>
            <w:vAlign w:val="bottom"/>
          </w:tcPr>
          <w:p w:rsidR="001C6678" w:rsidRPr="00122EF2" w:rsidRDefault="001C6678" w:rsidP="00122EF2">
            <w:pPr>
              <w:spacing w:after="0"/>
              <w:jc w:val="center"/>
              <w:rPr>
                <w:sz w:val="18"/>
                <w:szCs w:val="18"/>
              </w:rPr>
            </w:pPr>
            <w:r w:rsidRPr="00122EF2">
              <w:rPr>
                <w:sz w:val="18"/>
                <w:szCs w:val="18"/>
              </w:rPr>
              <w:t>750</w:t>
            </w:r>
          </w:p>
        </w:tc>
        <w:tc>
          <w:tcPr>
            <w:tcW w:w="322" w:type="pct"/>
            <w:vAlign w:val="bottom"/>
          </w:tcPr>
          <w:p w:rsidR="001C6678" w:rsidRPr="00122EF2" w:rsidRDefault="001C6678" w:rsidP="00122EF2">
            <w:pPr>
              <w:spacing w:after="0"/>
              <w:jc w:val="center"/>
              <w:rPr>
                <w:sz w:val="18"/>
                <w:szCs w:val="18"/>
              </w:rPr>
            </w:pPr>
            <w:r w:rsidRPr="00122EF2">
              <w:rPr>
                <w:sz w:val="18"/>
                <w:szCs w:val="18"/>
              </w:rPr>
              <w:t>3,070</w:t>
            </w:r>
          </w:p>
        </w:tc>
        <w:tc>
          <w:tcPr>
            <w:tcW w:w="236" w:type="pct"/>
            <w:vAlign w:val="bottom"/>
          </w:tcPr>
          <w:p w:rsidR="001C6678" w:rsidRPr="00122EF2" w:rsidRDefault="001C6678" w:rsidP="00122EF2">
            <w:pPr>
              <w:spacing w:after="0"/>
              <w:jc w:val="center"/>
              <w:rPr>
                <w:sz w:val="18"/>
                <w:szCs w:val="18"/>
              </w:rPr>
            </w:pPr>
            <w:r w:rsidRPr="00122EF2">
              <w:rPr>
                <w:sz w:val="18"/>
                <w:szCs w:val="18"/>
              </w:rPr>
              <w:t>2,470</w:t>
            </w:r>
          </w:p>
        </w:tc>
        <w:tc>
          <w:tcPr>
            <w:tcW w:w="280" w:type="pct"/>
            <w:vAlign w:val="bottom"/>
          </w:tcPr>
          <w:p w:rsidR="001C6678" w:rsidRPr="00122EF2" w:rsidRDefault="001C6678" w:rsidP="00122EF2">
            <w:pPr>
              <w:spacing w:after="0"/>
              <w:jc w:val="center"/>
              <w:rPr>
                <w:sz w:val="18"/>
                <w:szCs w:val="18"/>
              </w:rPr>
            </w:pPr>
            <w:r w:rsidRPr="00122EF2">
              <w:rPr>
                <w:sz w:val="18"/>
                <w:szCs w:val="18"/>
              </w:rPr>
              <w:t>2,120</w:t>
            </w:r>
          </w:p>
        </w:tc>
        <w:tc>
          <w:tcPr>
            <w:tcW w:w="383" w:type="pct"/>
            <w:vAlign w:val="bottom"/>
          </w:tcPr>
          <w:p w:rsidR="001C6678" w:rsidRPr="00122EF2" w:rsidRDefault="001C6678" w:rsidP="00122EF2">
            <w:pPr>
              <w:spacing w:after="0"/>
              <w:jc w:val="center"/>
              <w:rPr>
                <w:sz w:val="18"/>
                <w:szCs w:val="18"/>
              </w:rPr>
            </w:pPr>
            <w:r w:rsidRPr="00122EF2">
              <w:rPr>
                <w:sz w:val="18"/>
                <w:szCs w:val="18"/>
              </w:rPr>
              <w:t>280</w:t>
            </w:r>
          </w:p>
        </w:tc>
        <w:tc>
          <w:tcPr>
            <w:tcW w:w="390" w:type="pct"/>
            <w:vAlign w:val="bottom"/>
          </w:tcPr>
          <w:p w:rsidR="001C6678" w:rsidRPr="00122EF2" w:rsidRDefault="001C6678" w:rsidP="00122EF2">
            <w:pPr>
              <w:spacing w:after="0"/>
              <w:jc w:val="center"/>
              <w:rPr>
                <w:sz w:val="18"/>
                <w:szCs w:val="18"/>
              </w:rPr>
            </w:pPr>
            <w:r w:rsidRPr="00122EF2">
              <w:rPr>
                <w:sz w:val="18"/>
                <w:szCs w:val="18"/>
              </w:rPr>
              <w:t>1,970</w:t>
            </w:r>
          </w:p>
        </w:tc>
        <w:tc>
          <w:tcPr>
            <w:tcW w:w="314" w:type="pct"/>
            <w:tcMar>
              <w:left w:w="0" w:type="dxa"/>
              <w:right w:w="0" w:type="dxa"/>
            </w:tcMar>
            <w:vAlign w:val="bottom"/>
          </w:tcPr>
          <w:p w:rsidR="001C6678" w:rsidRPr="00122EF2" w:rsidRDefault="001C6678" w:rsidP="00122EF2">
            <w:pPr>
              <w:spacing w:after="0"/>
              <w:jc w:val="center"/>
              <w:rPr>
                <w:sz w:val="18"/>
                <w:szCs w:val="18"/>
              </w:rPr>
            </w:pPr>
            <w:r w:rsidRPr="00122EF2">
              <w:rPr>
                <w:sz w:val="18"/>
                <w:szCs w:val="18"/>
              </w:rPr>
              <w:t>13,420</w:t>
            </w:r>
          </w:p>
        </w:tc>
        <w:tc>
          <w:tcPr>
            <w:tcW w:w="301" w:type="pct"/>
            <w:tcMar>
              <w:left w:w="0" w:type="dxa"/>
              <w:right w:w="0" w:type="dxa"/>
            </w:tcMar>
            <w:vAlign w:val="bottom"/>
          </w:tcPr>
          <w:p w:rsidR="001C6678" w:rsidRPr="001C6678" w:rsidRDefault="001C6678" w:rsidP="001C6678">
            <w:pPr>
              <w:spacing w:after="0"/>
              <w:jc w:val="center"/>
              <w:rPr>
                <w:sz w:val="18"/>
                <w:szCs w:val="18"/>
              </w:rPr>
            </w:pPr>
            <w:r w:rsidRPr="001C6678">
              <w:rPr>
                <w:sz w:val="18"/>
                <w:szCs w:val="18"/>
              </w:rPr>
              <w:t>948</w:t>
            </w:r>
          </w:p>
        </w:tc>
      </w:tr>
      <w:tr w:rsidR="00220B8F" w:rsidRPr="003337FF" w:rsidTr="002973A8">
        <w:trPr>
          <w:trHeight w:hRule="exact" w:val="259"/>
        </w:trPr>
        <w:tc>
          <w:tcPr>
            <w:tcW w:w="261" w:type="pct"/>
            <w:tcBorders>
              <w:bottom w:val="single" w:sz="4" w:space="0" w:color="auto"/>
            </w:tcBorders>
            <w:vAlign w:val="center"/>
          </w:tcPr>
          <w:p w:rsidR="00220B8F" w:rsidRDefault="00220B8F" w:rsidP="00D342A1">
            <w:pPr>
              <w:spacing w:after="0"/>
              <w:jc w:val="left"/>
              <w:rPr>
                <w:color w:val="000000"/>
                <w:sz w:val="18"/>
                <w:szCs w:val="18"/>
              </w:rPr>
            </w:pPr>
            <w:r>
              <w:rPr>
                <w:color w:val="000000"/>
                <w:sz w:val="18"/>
                <w:szCs w:val="18"/>
              </w:rPr>
              <w:t>2017</w:t>
            </w:r>
          </w:p>
        </w:tc>
        <w:tc>
          <w:tcPr>
            <w:tcW w:w="303"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40</w:t>
            </w:r>
          </w:p>
        </w:tc>
        <w:tc>
          <w:tcPr>
            <w:tcW w:w="267" w:type="pct"/>
            <w:tcBorders>
              <w:bottom w:val="single" w:sz="4" w:space="0" w:color="auto"/>
            </w:tcBorders>
            <w:vAlign w:val="center"/>
          </w:tcPr>
          <w:tbl>
            <w:tblPr>
              <w:tblStyle w:val="TableGrid"/>
              <w:tblW w:w="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tblGrid>
            <w:tr w:rsidR="002973A8" w:rsidRPr="00122EF2" w:rsidTr="002973A8">
              <w:trPr>
                <w:trHeight w:val="202"/>
              </w:trPr>
              <w:tc>
                <w:tcPr>
                  <w:tcW w:w="5000" w:type="pct"/>
                  <w:shd w:val="clear" w:color="auto" w:fill="D9D9D9" w:themeFill="background1" w:themeFillShade="D9"/>
                  <w:vAlign w:val="bottom"/>
                </w:tcPr>
                <w:p w:rsidR="002973A8" w:rsidRPr="002973A8" w:rsidRDefault="002973A8" w:rsidP="002973A8">
                  <w:pPr>
                    <w:spacing w:after="0"/>
                    <w:jc w:val="right"/>
                    <w:rPr>
                      <w:b/>
                      <w:i/>
                      <w:sz w:val="18"/>
                      <w:szCs w:val="18"/>
                      <w:highlight w:val="lightGray"/>
                    </w:rPr>
                  </w:pPr>
                  <w:r w:rsidRPr="002973A8">
                    <w:rPr>
                      <w:b/>
                      <w:i/>
                      <w:sz w:val="18"/>
                      <w:szCs w:val="18"/>
                    </w:rPr>
                    <w:t>167</w:t>
                  </w:r>
                </w:p>
              </w:tc>
            </w:tr>
          </w:tbl>
          <w:p w:rsidR="00220B8F" w:rsidRPr="00B21FB4" w:rsidRDefault="00220B8F" w:rsidP="00506CAA">
            <w:pPr>
              <w:spacing w:after="0"/>
              <w:jc w:val="center"/>
              <w:rPr>
                <w:b/>
                <w:i/>
                <w:sz w:val="18"/>
                <w:szCs w:val="18"/>
              </w:rPr>
            </w:pPr>
          </w:p>
        </w:tc>
        <w:tc>
          <w:tcPr>
            <w:tcW w:w="341" w:type="pct"/>
            <w:tcBorders>
              <w:bottom w:val="single" w:sz="4" w:space="0" w:color="auto"/>
            </w:tcBorders>
            <w:vAlign w:val="center"/>
          </w:tcPr>
          <w:p w:rsidR="00220B8F" w:rsidRPr="00122EF2" w:rsidRDefault="002973A8" w:rsidP="00122EF2">
            <w:pPr>
              <w:spacing w:after="0"/>
              <w:jc w:val="center"/>
              <w:rPr>
                <w:sz w:val="18"/>
                <w:szCs w:val="18"/>
              </w:rPr>
            </w:pPr>
            <w:r>
              <w:rPr>
                <w:sz w:val="18"/>
                <w:szCs w:val="18"/>
              </w:rPr>
              <w:t>540</w:t>
            </w:r>
          </w:p>
        </w:tc>
        <w:tc>
          <w:tcPr>
            <w:tcW w:w="288"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280</w:t>
            </w:r>
          </w:p>
        </w:tc>
        <w:tc>
          <w:tcPr>
            <w:tcW w:w="257"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850</w:t>
            </w:r>
          </w:p>
        </w:tc>
        <w:tc>
          <w:tcPr>
            <w:tcW w:w="27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20</w:t>
            </w:r>
          </w:p>
        </w:tc>
        <w:tc>
          <w:tcPr>
            <w:tcW w:w="24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100</w:t>
            </w:r>
          </w:p>
        </w:tc>
        <w:tc>
          <w:tcPr>
            <w:tcW w:w="257"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240</w:t>
            </w:r>
          </w:p>
        </w:tc>
        <w:tc>
          <w:tcPr>
            <w:tcW w:w="27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285</w:t>
            </w:r>
          </w:p>
        </w:tc>
        <w:tc>
          <w:tcPr>
            <w:tcW w:w="322"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3,100</w:t>
            </w:r>
          </w:p>
        </w:tc>
        <w:tc>
          <w:tcPr>
            <w:tcW w:w="236"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2,450</w:t>
            </w:r>
          </w:p>
        </w:tc>
        <w:tc>
          <w:tcPr>
            <w:tcW w:w="280"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1,675</w:t>
            </w:r>
          </w:p>
        </w:tc>
        <w:tc>
          <w:tcPr>
            <w:tcW w:w="383"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830</w:t>
            </w:r>
          </w:p>
        </w:tc>
        <w:tc>
          <w:tcPr>
            <w:tcW w:w="390" w:type="pct"/>
            <w:tcBorders>
              <w:bottom w:val="single" w:sz="4" w:space="0" w:color="auto"/>
            </w:tcBorders>
            <w:vAlign w:val="center"/>
          </w:tcPr>
          <w:p w:rsidR="00220B8F" w:rsidRPr="00122EF2" w:rsidRDefault="00220B8F" w:rsidP="00122EF2">
            <w:pPr>
              <w:spacing w:after="0"/>
              <w:jc w:val="center"/>
              <w:rPr>
                <w:sz w:val="18"/>
                <w:szCs w:val="18"/>
              </w:rPr>
            </w:pPr>
            <w:r>
              <w:rPr>
                <w:sz w:val="18"/>
                <w:szCs w:val="18"/>
              </w:rPr>
              <w:t>980</w:t>
            </w:r>
          </w:p>
        </w:tc>
        <w:tc>
          <w:tcPr>
            <w:tcW w:w="314" w:type="pct"/>
            <w:tcBorders>
              <w:bottom w:val="single" w:sz="4" w:space="0" w:color="auto"/>
            </w:tcBorders>
            <w:tcMar>
              <w:left w:w="0" w:type="dxa"/>
              <w:right w:w="0" w:type="dxa"/>
            </w:tcMar>
            <w:vAlign w:val="center"/>
          </w:tcPr>
          <w:p w:rsidR="00220B8F" w:rsidRPr="00122EF2" w:rsidRDefault="00220B8F" w:rsidP="00122EF2">
            <w:pPr>
              <w:spacing w:after="0"/>
              <w:jc w:val="center"/>
              <w:rPr>
                <w:sz w:val="18"/>
                <w:szCs w:val="18"/>
              </w:rPr>
            </w:pPr>
            <w:r>
              <w:rPr>
                <w:sz w:val="18"/>
                <w:szCs w:val="18"/>
              </w:rPr>
              <w:t>11,557</w:t>
            </w:r>
          </w:p>
        </w:tc>
        <w:tc>
          <w:tcPr>
            <w:tcW w:w="301" w:type="pct"/>
            <w:tcBorders>
              <w:bottom w:val="single" w:sz="4" w:space="0" w:color="auto"/>
            </w:tcBorders>
            <w:tcMar>
              <w:left w:w="0" w:type="dxa"/>
              <w:right w:w="0" w:type="dxa"/>
            </w:tcMar>
            <w:vAlign w:val="center"/>
          </w:tcPr>
          <w:p w:rsidR="00220B8F" w:rsidRPr="00122EF2" w:rsidRDefault="00220B8F" w:rsidP="001C6678">
            <w:pPr>
              <w:spacing w:after="0"/>
              <w:jc w:val="center"/>
              <w:rPr>
                <w:sz w:val="18"/>
                <w:szCs w:val="18"/>
              </w:rPr>
            </w:pPr>
            <w:r>
              <w:rPr>
                <w:sz w:val="18"/>
                <w:szCs w:val="18"/>
              </w:rPr>
              <w:t>1,266</w:t>
            </w:r>
          </w:p>
        </w:tc>
      </w:tr>
      <w:tr w:rsidR="00220B8F" w:rsidRPr="003337FF" w:rsidTr="002973A8">
        <w:trPr>
          <w:trHeight w:hRule="exact" w:val="230"/>
        </w:trPr>
        <w:tc>
          <w:tcPr>
            <w:tcW w:w="261" w:type="pct"/>
            <w:tcBorders>
              <w:top w:val="single" w:sz="4" w:space="0" w:color="auto"/>
              <w:bottom w:val="single" w:sz="4" w:space="0" w:color="auto"/>
            </w:tcBorders>
            <w:tcMar>
              <w:left w:w="0" w:type="dxa"/>
              <w:right w:w="0" w:type="dxa"/>
            </w:tcMar>
            <w:vAlign w:val="center"/>
          </w:tcPr>
          <w:p w:rsidR="00220B8F" w:rsidRDefault="002973A8" w:rsidP="00D342A1">
            <w:pPr>
              <w:spacing w:after="0"/>
              <w:jc w:val="left"/>
              <w:rPr>
                <w:color w:val="000000"/>
                <w:sz w:val="18"/>
                <w:szCs w:val="18"/>
              </w:rPr>
            </w:pPr>
            <w:r>
              <w:rPr>
                <w:color w:val="000000"/>
                <w:sz w:val="18"/>
                <w:szCs w:val="18"/>
              </w:rPr>
              <w:t>Average</w:t>
            </w:r>
          </w:p>
        </w:tc>
        <w:tc>
          <w:tcPr>
            <w:tcW w:w="303"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149</w:t>
            </w:r>
          </w:p>
        </w:tc>
        <w:tc>
          <w:tcPr>
            <w:tcW w:w="267"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132</w:t>
            </w:r>
          </w:p>
        </w:tc>
        <w:tc>
          <w:tcPr>
            <w:tcW w:w="341"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546</w:t>
            </w:r>
          </w:p>
        </w:tc>
        <w:tc>
          <w:tcPr>
            <w:tcW w:w="288"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129</w:t>
            </w:r>
          </w:p>
        </w:tc>
        <w:tc>
          <w:tcPr>
            <w:tcW w:w="257"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628</w:t>
            </w:r>
          </w:p>
        </w:tc>
        <w:tc>
          <w:tcPr>
            <w:tcW w:w="27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128</w:t>
            </w:r>
          </w:p>
        </w:tc>
        <w:tc>
          <w:tcPr>
            <w:tcW w:w="24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505</w:t>
            </w:r>
          </w:p>
        </w:tc>
        <w:tc>
          <w:tcPr>
            <w:tcW w:w="257"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207</w:t>
            </w:r>
          </w:p>
        </w:tc>
        <w:tc>
          <w:tcPr>
            <w:tcW w:w="27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342</w:t>
            </w:r>
          </w:p>
        </w:tc>
        <w:tc>
          <w:tcPr>
            <w:tcW w:w="322"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1,566</w:t>
            </w:r>
          </w:p>
        </w:tc>
        <w:tc>
          <w:tcPr>
            <w:tcW w:w="236"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1,314</w:t>
            </w:r>
          </w:p>
        </w:tc>
        <w:tc>
          <w:tcPr>
            <w:tcW w:w="280"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1,406</w:t>
            </w:r>
          </w:p>
        </w:tc>
        <w:tc>
          <w:tcPr>
            <w:tcW w:w="383"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552</w:t>
            </w:r>
          </w:p>
        </w:tc>
        <w:tc>
          <w:tcPr>
            <w:tcW w:w="390" w:type="pct"/>
            <w:tcBorders>
              <w:top w:val="single" w:sz="4" w:space="0" w:color="auto"/>
              <w:bottom w:val="single" w:sz="4" w:space="0" w:color="auto"/>
            </w:tcBorders>
            <w:vAlign w:val="center"/>
          </w:tcPr>
          <w:p w:rsidR="00220B8F" w:rsidRPr="00122EF2" w:rsidRDefault="00220B8F" w:rsidP="00122EF2">
            <w:pPr>
              <w:spacing w:after="0"/>
              <w:jc w:val="center"/>
              <w:rPr>
                <w:sz w:val="18"/>
                <w:szCs w:val="18"/>
              </w:rPr>
            </w:pPr>
            <w:r w:rsidRPr="00122EF2">
              <w:rPr>
                <w:sz w:val="18"/>
                <w:szCs w:val="18"/>
              </w:rPr>
              <w:t>1,225</w:t>
            </w:r>
          </w:p>
        </w:tc>
        <w:tc>
          <w:tcPr>
            <w:tcW w:w="314" w:type="pct"/>
            <w:tcBorders>
              <w:top w:val="single" w:sz="4" w:space="0" w:color="auto"/>
              <w:bottom w:val="single" w:sz="4" w:space="0" w:color="auto"/>
            </w:tcBorders>
            <w:tcMar>
              <w:left w:w="0" w:type="dxa"/>
              <w:right w:w="0" w:type="dxa"/>
            </w:tcMar>
            <w:vAlign w:val="center"/>
          </w:tcPr>
          <w:p w:rsidR="00220B8F" w:rsidRPr="00122EF2" w:rsidRDefault="00220B8F" w:rsidP="00122EF2">
            <w:pPr>
              <w:spacing w:after="0"/>
              <w:jc w:val="center"/>
              <w:rPr>
                <w:sz w:val="18"/>
                <w:szCs w:val="18"/>
              </w:rPr>
            </w:pPr>
            <w:r w:rsidRPr="00122EF2">
              <w:rPr>
                <w:sz w:val="18"/>
                <w:szCs w:val="18"/>
              </w:rPr>
              <w:t>8,830</w:t>
            </w:r>
          </w:p>
        </w:tc>
        <w:tc>
          <w:tcPr>
            <w:tcW w:w="301" w:type="pct"/>
            <w:tcBorders>
              <w:top w:val="single" w:sz="4" w:space="0" w:color="auto"/>
              <w:bottom w:val="single" w:sz="4" w:space="0" w:color="auto"/>
            </w:tcBorders>
            <w:tcMar>
              <w:left w:w="0" w:type="dxa"/>
              <w:right w:w="0" w:type="dxa"/>
            </w:tcMar>
            <w:vAlign w:val="center"/>
          </w:tcPr>
          <w:p w:rsidR="00220B8F" w:rsidRPr="00122EF2" w:rsidRDefault="00220B8F" w:rsidP="001C6678">
            <w:pPr>
              <w:spacing w:after="0"/>
              <w:jc w:val="center"/>
              <w:rPr>
                <w:sz w:val="18"/>
                <w:szCs w:val="18"/>
              </w:rPr>
            </w:pPr>
            <w:r w:rsidRPr="00122EF2">
              <w:rPr>
                <w:sz w:val="18"/>
                <w:szCs w:val="18"/>
              </w:rPr>
              <w:t>1,5</w:t>
            </w:r>
            <w:r>
              <w:rPr>
                <w:sz w:val="18"/>
                <w:szCs w:val="18"/>
              </w:rPr>
              <w:t>39</w:t>
            </w:r>
          </w:p>
        </w:tc>
      </w:tr>
      <w:tr w:rsidR="00220B8F" w:rsidRPr="003337FF" w:rsidTr="002973A8">
        <w:trPr>
          <w:trHeight w:val="202"/>
        </w:trPr>
        <w:tc>
          <w:tcPr>
            <w:tcW w:w="261" w:type="pct"/>
            <w:tcBorders>
              <w:top w:val="single" w:sz="4" w:space="0" w:color="auto"/>
            </w:tcBorders>
            <w:vAlign w:val="bottom"/>
          </w:tcPr>
          <w:p w:rsidR="00220B8F" w:rsidRDefault="00220B8F" w:rsidP="00D342A1">
            <w:pPr>
              <w:spacing w:after="0"/>
              <w:jc w:val="left"/>
              <w:rPr>
                <w:color w:val="000000"/>
                <w:sz w:val="18"/>
                <w:szCs w:val="18"/>
                <w:u w:val="single"/>
              </w:rPr>
            </w:pPr>
            <w:r>
              <w:rPr>
                <w:color w:val="000000"/>
                <w:sz w:val="18"/>
                <w:szCs w:val="18"/>
                <w:u w:val="single"/>
              </w:rPr>
              <w:t>Goal:</w:t>
            </w:r>
          </w:p>
        </w:tc>
        <w:tc>
          <w:tcPr>
            <w:tcW w:w="303" w:type="pct"/>
            <w:tcBorders>
              <w:top w:val="single" w:sz="4" w:space="0" w:color="auto"/>
            </w:tcBorders>
            <w:vAlign w:val="bottom"/>
          </w:tcPr>
          <w:p w:rsidR="00220B8F" w:rsidRDefault="00220B8F" w:rsidP="00610271">
            <w:pPr>
              <w:spacing w:after="0"/>
              <w:jc w:val="center"/>
              <w:rPr>
                <w:color w:val="000000"/>
                <w:sz w:val="20"/>
                <w:szCs w:val="20"/>
              </w:rPr>
            </w:pPr>
          </w:p>
        </w:tc>
        <w:tc>
          <w:tcPr>
            <w:tcW w:w="267" w:type="pct"/>
            <w:tcBorders>
              <w:top w:val="single" w:sz="4" w:space="0" w:color="auto"/>
            </w:tcBorders>
            <w:vAlign w:val="bottom"/>
          </w:tcPr>
          <w:p w:rsidR="00220B8F" w:rsidRDefault="00220B8F" w:rsidP="00610271">
            <w:pPr>
              <w:spacing w:after="0"/>
              <w:jc w:val="center"/>
              <w:rPr>
                <w:color w:val="000000"/>
                <w:sz w:val="20"/>
                <w:szCs w:val="20"/>
              </w:rPr>
            </w:pPr>
          </w:p>
        </w:tc>
        <w:tc>
          <w:tcPr>
            <w:tcW w:w="341" w:type="pct"/>
            <w:tcBorders>
              <w:top w:val="single" w:sz="4" w:space="0" w:color="auto"/>
            </w:tcBorders>
            <w:vAlign w:val="bottom"/>
          </w:tcPr>
          <w:p w:rsidR="00220B8F" w:rsidRDefault="00220B8F" w:rsidP="00610271">
            <w:pPr>
              <w:spacing w:after="0"/>
              <w:jc w:val="center"/>
              <w:rPr>
                <w:color w:val="000000"/>
                <w:sz w:val="20"/>
                <w:szCs w:val="20"/>
              </w:rPr>
            </w:pPr>
          </w:p>
        </w:tc>
        <w:tc>
          <w:tcPr>
            <w:tcW w:w="288" w:type="pct"/>
            <w:tcBorders>
              <w:top w:val="single" w:sz="4" w:space="0" w:color="auto"/>
            </w:tcBorders>
            <w:vAlign w:val="bottom"/>
          </w:tcPr>
          <w:p w:rsidR="00220B8F" w:rsidRDefault="00220B8F" w:rsidP="00610271">
            <w:pPr>
              <w:spacing w:after="0"/>
              <w:jc w:val="center"/>
              <w:rPr>
                <w:color w:val="000000"/>
                <w:sz w:val="20"/>
                <w:szCs w:val="20"/>
              </w:rPr>
            </w:pPr>
          </w:p>
        </w:tc>
        <w:tc>
          <w:tcPr>
            <w:tcW w:w="257" w:type="pct"/>
            <w:tcBorders>
              <w:top w:val="single" w:sz="4" w:space="0" w:color="auto"/>
            </w:tcBorders>
            <w:vAlign w:val="bottom"/>
          </w:tcPr>
          <w:p w:rsidR="00220B8F" w:rsidRDefault="00220B8F" w:rsidP="00610271">
            <w:pPr>
              <w:spacing w:after="0"/>
              <w:jc w:val="center"/>
              <w:rPr>
                <w:color w:val="000000"/>
                <w:sz w:val="20"/>
                <w:szCs w:val="20"/>
              </w:rPr>
            </w:pPr>
          </w:p>
        </w:tc>
        <w:tc>
          <w:tcPr>
            <w:tcW w:w="276" w:type="pct"/>
            <w:tcBorders>
              <w:top w:val="single" w:sz="4" w:space="0" w:color="auto"/>
            </w:tcBorders>
            <w:vAlign w:val="bottom"/>
          </w:tcPr>
          <w:p w:rsidR="00220B8F" w:rsidRDefault="00220B8F" w:rsidP="00610271">
            <w:pPr>
              <w:spacing w:after="0"/>
              <w:jc w:val="center"/>
              <w:rPr>
                <w:color w:val="000000"/>
                <w:sz w:val="20"/>
                <w:szCs w:val="20"/>
              </w:rPr>
            </w:pPr>
          </w:p>
        </w:tc>
        <w:tc>
          <w:tcPr>
            <w:tcW w:w="246" w:type="pct"/>
            <w:tcBorders>
              <w:top w:val="single" w:sz="4" w:space="0" w:color="auto"/>
            </w:tcBorders>
            <w:vAlign w:val="bottom"/>
          </w:tcPr>
          <w:p w:rsidR="00220B8F" w:rsidRDefault="00220B8F" w:rsidP="00610271">
            <w:pPr>
              <w:spacing w:after="0"/>
              <w:jc w:val="center"/>
              <w:rPr>
                <w:color w:val="000000"/>
                <w:sz w:val="20"/>
                <w:szCs w:val="20"/>
              </w:rPr>
            </w:pPr>
          </w:p>
        </w:tc>
        <w:tc>
          <w:tcPr>
            <w:tcW w:w="257" w:type="pct"/>
            <w:tcBorders>
              <w:top w:val="single" w:sz="4" w:space="0" w:color="auto"/>
            </w:tcBorders>
            <w:vAlign w:val="bottom"/>
          </w:tcPr>
          <w:p w:rsidR="00220B8F" w:rsidRDefault="00220B8F" w:rsidP="00610271">
            <w:pPr>
              <w:spacing w:after="0"/>
              <w:jc w:val="center"/>
              <w:rPr>
                <w:color w:val="000000"/>
                <w:sz w:val="20"/>
                <w:szCs w:val="20"/>
              </w:rPr>
            </w:pPr>
          </w:p>
        </w:tc>
        <w:tc>
          <w:tcPr>
            <w:tcW w:w="276" w:type="pct"/>
            <w:tcBorders>
              <w:top w:val="single" w:sz="4" w:space="0" w:color="auto"/>
            </w:tcBorders>
            <w:vAlign w:val="bottom"/>
          </w:tcPr>
          <w:p w:rsidR="00220B8F" w:rsidRDefault="00220B8F" w:rsidP="00610271">
            <w:pPr>
              <w:spacing w:after="0"/>
              <w:jc w:val="center"/>
              <w:rPr>
                <w:color w:val="000000"/>
                <w:sz w:val="20"/>
                <w:szCs w:val="20"/>
              </w:rPr>
            </w:pPr>
          </w:p>
        </w:tc>
        <w:tc>
          <w:tcPr>
            <w:tcW w:w="322" w:type="pct"/>
            <w:tcBorders>
              <w:top w:val="single" w:sz="4" w:space="0" w:color="auto"/>
            </w:tcBorders>
            <w:vAlign w:val="bottom"/>
          </w:tcPr>
          <w:p w:rsidR="00220B8F" w:rsidRDefault="00220B8F" w:rsidP="00610271">
            <w:pPr>
              <w:spacing w:after="0"/>
              <w:jc w:val="center"/>
              <w:rPr>
                <w:color w:val="000000"/>
                <w:sz w:val="20"/>
                <w:szCs w:val="20"/>
              </w:rPr>
            </w:pPr>
          </w:p>
        </w:tc>
        <w:tc>
          <w:tcPr>
            <w:tcW w:w="236" w:type="pct"/>
            <w:tcBorders>
              <w:top w:val="single" w:sz="4" w:space="0" w:color="auto"/>
            </w:tcBorders>
            <w:vAlign w:val="bottom"/>
          </w:tcPr>
          <w:p w:rsidR="00220B8F" w:rsidRDefault="00220B8F" w:rsidP="00610271">
            <w:pPr>
              <w:spacing w:after="0"/>
              <w:jc w:val="center"/>
              <w:rPr>
                <w:color w:val="000000"/>
                <w:sz w:val="20"/>
                <w:szCs w:val="20"/>
              </w:rPr>
            </w:pPr>
          </w:p>
        </w:tc>
        <w:tc>
          <w:tcPr>
            <w:tcW w:w="280" w:type="pct"/>
            <w:tcBorders>
              <w:top w:val="single" w:sz="4" w:space="0" w:color="auto"/>
            </w:tcBorders>
            <w:vAlign w:val="bottom"/>
          </w:tcPr>
          <w:p w:rsidR="00220B8F" w:rsidRDefault="00220B8F" w:rsidP="00610271">
            <w:pPr>
              <w:spacing w:after="0"/>
              <w:jc w:val="center"/>
              <w:rPr>
                <w:color w:val="000000"/>
                <w:sz w:val="20"/>
                <w:szCs w:val="20"/>
              </w:rPr>
            </w:pPr>
          </w:p>
        </w:tc>
        <w:tc>
          <w:tcPr>
            <w:tcW w:w="383" w:type="pct"/>
            <w:tcBorders>
              <w:top w:val="single" w:sz="4" w:space="0" w:color="auto"/>
            </w:tcBorders>
            <w:vAlign w:val="bottom"/>
          </w:tcPr>
          <w:p w:rsidR="00220B8F" w:rsidRDefault="00220B8F" w:rsidP="00610271">
            <w:pPr>
              <w:spacing w:after="0"/>
              <w:jc w:val="center"/>
              <w:rPr>
                <w:color w:val="000000"/>
                <w:sz w:val="20"/>
                <w:szCs w:val="20"/>
              </w:rPr>
            </w:pPr>
          </w:p>
        </w:tc>
        <w:tc>
          <w:tcPr>
            <w:tcW w:w="390" w:type="pct"/>
            <w:tcBorders>
              <w:top w:val="single" w:sz="4" w:space="0" w:color="auto"/>
            </w:tcBorders>
            <w:vAlign w:val="bottom"/>
          </w:tcPr>
          <w:p w:rsidR="00220B8F" w:rsidRPr="003337FF" w:rsidRDefault="00220B8F" w:rsidP="00610271">
            <w:pPr>
              <w:spacing w:after="0"/>
              <w:jc w:val="center"/>
              <w:rPr>
                <w:sz w:val="18"/>
                <w:szCs w:val="18"/>
              </w:rPr>
            </w:pPr>
          </w:p>
        </w:tc>
        <w:tc>
          <w:tcPr>
            <w:tcW w:w="314" w:type="pct"/>
            <w:tcBorders>
              <w:top w:val="single" w:sz="4" w:space="0" w:color="auto"/>
            </w:tcBorders>
            <w:vAlign w:val="bottom"/>
          </w:tcPr>
          <w:p w:rsidR="00220B8F" w:rsidRDefault="00220B8F" w:rsidP="00610271">
            <w:pPr>
              <w:spacing w:after="0"/>
              <w:jc w:val="center"/>
              <w:rPr>
                <w:color w:val="000000"/>
                <w:sz w:val="20"/>
                <w:szCs w:val="20"/>
              </w:rPr>
            </w:pPr>
          </w:p>
        </w:tc>
        <w:tc>
          <w:tcPr>
            <w:tcW w:w="301" w:type="pct"/>
            <w:tcBorders>
              <w:top w:val="single" w:sz="4" w:space="0" w:color="auto"/>
            </w:tcBorders>
            <w:tcMar>
              <w:left w:w="0" w:type="dxa"/>
              <w:right w:w="0" w:type="dxa"/>
            </w:tcMar>
            <w:vAlign w:val="bottom"/>
          </w:tcPr>
          <w:p w:rsidR="00220B8F" w:rsidRDefault="00220B8F" w:rsidP="00610271">
            <w:pPr>
              <w:spacing w:after="0"/>
              <w:jc w:val="center"/>
              <w:rPr>
                <w:color w:val="000000"/>
                <w:sz w:val="20"/>
                <w:szCs w:val="20"/>
              </w:rPr>
            </w:pPr>
          </w:p>
        </w:tc>
      </w:tr>
      <w:tr w:rsidR="00220B8F" w:rsidRPr="003337FF" w:rsidTr="002973A8">
        <w:trPr>
          <w:trHeight w:hRule="exact" w:val="202"/>
        </w:trPr>
        <w:tc>
          <w:tcPr>
            <w:tcW w:w="261" w:type="pct"/>
            <w:vAlign w:val="bottom"/>
          </w:tcPr>
          <w:p w:rsidR="00220B8F" w:rsidRDefault="00220B8F" w:rsidP="00D342A1">
            <w:pPr>
              <w:spacing w:after="0"/>
              <w:jc w:val="left"/>
              <w:rPr>
                <w:color w:val="000000"/>
                <w:sz w:val="18"/>
                <w:szCs w:val="18"/>
              </w:rPr>
            </w:pPr>
            <w:r>
              <w:rPr>
                <w:color w:val="000000"/>
                <w:sz w:val="18"/>
                <w:szCs w:val="18"/>
              </w:rPr>
              <w:t>Point</w:t>
            </w:r>
          </w:p>
        </w:tc>
        <w:tc>
          <w:tcPr>
            <w:tcW w:w="303" w:type="pct"/>
            <w:vAlign w:val="bottom"/>
          </w:tcPr>
          <w:p w:rsidR="00220B8F" w:rsidRDefault="00220B8F" w:rsidP="00610271">
            <w:pPr>
              <w:spacing w:after="0"/>
              <w:jc w:val="center"/>
              <w:rPr>
                <w:color w:val="000000"/>
                <w:sz w:val="20"/>
                <w:szCs w:val="20"/>
              </w:rPr>
            </w:pPr>
          </w:p>
        </w:tc>
        <w:tc>
          <w:tcPr>
            <w:tcW w:w="267" w:type="pct"/>
            <w:vAlign w:val="bottom"/>
          </w:tcPr>
          <w:p w:rsidR="00220B8F" w:rsidRDefault="00220B8F" w:rsidP="00610271">
            <w:pPr>
              <w:spacing w:after="0"/>
              <w:jc w:val="center"/>
              <w:rPr>
                <w:color w:val="000000"/>
                <w:sz w:val="20"/>
                <w:szCs w:val="20"/>
              </w:rPr>
            </w:pPr>
          </w:p>
        </w:tc>
        <w:tc>
          <w:tcPr>
            <w:tcW w:w="341" w:type="pct"/>
            <w:vAlign w:val="bottom"/>
          </w:tcPr>
          <w:p w:rsidR="00220B8F" w:rsidRDefault="00220B8F" w:rsidP="00610271">
            <w:pPr>
              <w:spacing w:after="0"/>
              <w:jc w:val="center"/>
              <w:rPr>
                <w:color w:val="000000"/>
                <w:sz w:val="20"/>
                <w:szCs w:val="20"/>
              </w:rPr>
            </w:pPr>
          </w:p>
        </w:tc>
        <w:tc>
          <w:tcPr>
            <w:tcW w:w="288"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246"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322" w:type="pct"/>
            <w:vAlign w:val="bottom"/>
          </w:tcPr>
          <w:p w:rsidR="00220B8F" w:rsidRDefault="00220B8F" w:rsidP="00610271">
            <w:pPr>
              <w:spacing w:after="0"/>
              <w:jc w:val="center"/>
              <w:rPr>
                <w:color w:val="000000"/>
                <w:sz w:val="20"/>
                <w:szCs w:val="20"/>
              </w:rPr>
            </w:pPr>
          </w:p>
        </w:tc>
        <w:tc>
          <w:tcPr>
            <w:tcW w:w="236" w:type="pct"/>
            <w:vAlign w:val="bottom"/>
          </w:tcPr>
          <w:p w:rsidR="00220B8F" w:rsidRDefault="00220B8F" w:rsidP="00610271">
            <w:pPr>
              <w:spacing w:after="0"/>
              <w:jc w:val="center"/>
              <w:rPr>
                <w:color w:val="000000"/>
                <w:sz w:val="20"/>
                <w:szCs w:val="20"/>
              </w:rPr>
            </w:pPr>
          </w:p>
        </w:tc>
        <w:tc>
          <w:tcPr>
            <w:tcW w:w="280" w:type="pct"/>
            <w:vAlign w:val="bottom"/>
          </w:tcPr>
          <w:p w:rsidR="00220B8F" w:rsidRDefault="00220B8F" w:rsidP="00610271">
            <w:pPr>
              <w:spacing w:after="0"/>
              <w:jc w:val="center"/>
              <w:rPr>
                <w:color w:val="000000"/>
                <w:sz w:val="20"/>
                <w:szCs w:val="20"/>
              </w:rPr>
            </w:pPr>
          </w:p>
        </w:tc>
        <w:tc>
          <w:tcPr>
            <w:tcW w:w="383" w:type="pct"/>
            <w:vAlign w:val="bottom"/>
          </w:tcPr>
          <w:p w:rsidR="00220B8F" w:rsidRDefault="00220B8F" w:rsidP="00610271">
            <w:pPr>
              <w:spacing w:after="0"/>
              <w:jc w:val="center"/>
              <w:rPr>
                <w:color w:val="000000"/>
                <w:sz w:val="20"/>
                <w:szCs w:val="20"/>
              </w:rPr>
            </w:pPr>
          </w:p>
        </w:tc>
        <w:tc>
          <w:tcPr>
            <w:tcW w:w="390" w:type="pct"/>
            <w:vAlign w:val="bottom"/>
          </w:tcPr>
          <w:p w:rsidR="00220B8F" w:rsidRPr="003337FF" w:rsidRDefault="00220B8F" w:rsidP="00610271">
            <w:pPr>
              <w:spacing w:after="0"/>
              <w:jc w:val="center"/>
              <w:rPr>
                <w:sz w:val="18"/>
                <w:szCs w:val="18"/>
              </w:rPr>
            </w:pPr>
          </w:p>
        </w:tc>
        <w:tc>
          <w:tcPr>
            <w:tcW w:w="314" w:type="pct"/>
            <w:vAlign w:val="bottom"/>
          </w:tcPr>
          <w:p w:rsidR="00220B8F" w:rsidRDefault="00220B8F" w:rsidP="00610271">
            <w:pPr>
              <w:spacing w:after="0"/>
              <w:jc w:val="center"/>
              <w:rPr>
                <w:color w:val="000000"/>
                <w:sz w:val="18"/>
                <w:szCs w:val="18"/>
              </w:rPr>
            </w:pPr>
            <w:r>
              <w:rPr>
                <w:color w:val="000000"/>
                <w:sz w:val="18"/>
                <w:szCs w:val="18"/>
              </w:rPr>
              <w:t>5,100</w:t>
            </w:r>
          </w:p>
        </w:tc>
        <w:tc>
          <w:tcPr>
            <w:tcW w:w="301" w:type="pct"/>
            <w:tcMar>
              <w:left w:w="0" w:type="dxa"/>
              <w:right w:w="0" w:type="dxa"/>
            </w:tcMar>
            <w:vAlign w:val="bottom"/>
          </w:tcPr>
          <w:p w:rsidR="00220B8F" w:rsidRDefault="00220B8F" w:rsidP="00610271">
            <w:pPr>
              <w:spacing w:after="0"/>
              <w:jc w:val="center"/>
              <w:rPr>
                <w:color w:val="000000"/>
                <w:sz w:val="18"/>
                <w:szCs w:val="18"/>
              </w:rPr>
            </w:pPr>
            <w:r>
              <w:rPr>
                <w:color w:val="000000"/>
                <w:sz w:val="18"/>
                <w:szCs w:val="18"/>
              </w:rPr>
              <w:t>850</w:t>
            </w:r>
          </w:p>
        </w:tc>
      </w:tr>
      <w:tr w:rsidR="00220B8F" w:rsidRPr="003337FF" w:rsidTr="002973A8">
        <w:trPr>
          <w:trHeight w:hRule="exact" w:val="202"/>
        </w:trPr>
        <w:tc>
          <w:tcPr>
            <w:tcW w:w="261" w:type="pct"/>
            <w:vAlign w:val="bottom"/>
          </w:tcPr>
          <w:p w:rsidR="00220B8F" w:rsidRDefault="00220B8F" w:rsidP="00D342A1">
            <w:pPr>
              <w:spacing w:after="0"/>
              <w:jc w:val="left"/>
              <w:rPr>
                <w:color w:val="000000"/>
                <w:sz w:val="18"/>
                <w:szCs w:val="18"/>
              </w:rPr>
            </w:pPr>
            <w:r>
              <w:rPr>
                <w:color w:val="000000"/>
                <w:sz w:val="18"/>
                <w:szCs w:val="18"/>
              </w:rPr>
              <w:t>Lower</w:t>
            </w:r>
          </w:p>
        </w:tc>
        <w:tc>
          <w:tcPr>
            <w:tcW w:w="303" w:type="pct"/>
            <w:vAlign w:val="bottom"/>
          </w:tcPr>
          <w:p w:rsidR="00220B8F" w:rsidRDefault="00220B8F" w:rsidP="00610271">
            <w:pPr>
              <w:spacing w:after="0"/>
              <w:jc w:val="center"/>
              <w:rPr>
                <w:color w:val="000000"/>
                <w:sz w:val="18"/>
                <w:szCs w:val="18"/>
              </w:rPr>
            </w:pPr>
          </w:p>
        </w:tc>
        <w:tc>
          <w:tcPr>
            <w:tcW w:w="267" w:type="pct"/>
            <w:vAlign w:val="bottom"/>
          </w:tcPr>
          <w:p w:rsidR="00220B8F" w:rsidRDefault="00220B8F" w:rsidP="00610271">
            <w:pPr>
              <w:spacing w:after="0"/>
              <w:jc w:val="center"/>
              <w:rPr>
                <w:color w:val="000000"/>
                <w:sz w:val="20"/>
                <w:szCs w:val="20"/>
              </w:rPr>
            </w:pPr>
          </w:p>
        </w:tc>
        <w:tc>
          <w:tcPr>
            <w:tcW w:w="341" w:type="pct"/>
            <w:vAlign w:val="bottom"/>
          </w:tcPr>
          <w:p w:rsidR="00220B8F" w:rsidRDefault="00220B8F" w:rsidP="00610271">
            <w:pPr>
              <w:spacing w:after="0"/>
              <w:jc w:val="center"/>
              <w:rPr>
                <w:color w:val="000000"/>
                <w:sz w:val="20"/>
                <w:szCs w:val="20"/>
              </w:rPr>
            </w:pPr>
          </w:p>
        </w:tc>
        <w:tc>
          <w:tcPr>
            <w:tcW w:w="288"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246" w:type="pct"/>
            <w:vAlign w:val="bottom"/>
          </w:tcPr>
          <w:p w:rsidR="00220B8F" w:rsidRDefault="00220B8F" w:rsidP="00610271">
            <w:pPr>
              <w:spacing w:after="0"/>
              <w:jc w:val="center"/>
              <w:rPr>
                <w:color w:val="000000"/>
                <w:sz w:val="20"/>
                <w:szCs w:val="20"/>
              </w:rPr>
            </w:pPr>
          </w:p>
        </w:tc>
        <w:tc>
          <w:tcPr>
            <w:tcW w:w="257" w:type="pct"/>
            <w:vAlign w:val="bottom"/>
          </w:tcPr>
          <w:p w:rsidR="00220B8F" w:rsidRDefault="00220B8F" w:rsidP="00610271">
            <w:pPr>
              <w:spacing w:after="0"/>
              <w:jc w:val="center"/>
              <w:rPr>
                <w:color w:val="000000"/>
                <w:sz w:val="20"/>
                <w:szCs w:val="20"/>
              </w:rPr>
            </w:pPr>
          </w:p>
        </w:tc>
        <w:tc>
          <w:tcPr>
            <w:tcW w:w="276" w:type="pct"/>
            <w:vAlign w:val="bottom"/>
          </w:tcPr>
          <w:p w:rsidR="00220B8F" w:rsidRDefault="00220B8F" w:rsidP="00610271">
            <w:pPr>
              <w:spacing w:after="0"/>
              <w:jc w:val="center"/>
              <w:rPr>
                <w:color w:val="000000"/>
                <w:sz w:val="20"/>
                <w:szCs w:val="20"/>
              </w:rPr>
            </w:pPr>
          </w:p>
        </w:tc>
        <w:tc>
          <w:tcPr>
            <w:tcW w:w="322" w:type="pct"/>
            <w:vAlign w:val="bottom"/>
          </w:tcPr>
          <w:p w:rsidR="00220B8F" w:rsidRDefault="00220B8F" w:rsidP="00610271">
            <w:pPr>
              <w:spacing w:after="0"/>
              <w:jc w:val="center"/>
              <w:rPr>
                <w:color w:val="000000"/>
                <w:sz w:val="20"/>
                <w:szCs w:val="20"/>
              </w:rPr>
            </w:pPr>
          </w:p>
        </w:tc>
        <w:tc>
          <w:tcPr>
            <w:tcW w:w="236" w:type="pct"/>
            <w:vAlign w:val="bottom"/>
          </w:tcPr>
          <w:p w:rsidR="00220B8F" w:rsidRDefault="00220B8F" w:rsidP="00610271">
            <w:pPr>
              <w:spacing w:after="0"/>
              <w:jc w:val="center"/>
              <w:rPr>
                <w:color w:val="000000"/>
                <w:sz w:val="20"/>
                <w:szCs w:val="20"/>
              </w:rPr>
            </w:pPr>
          </w:p>
        </w:tc>
        <w:tc>
          <w:tcPr>
            <w:tcW w:w="280" w:type="pct"/>
            <w:vAlign w:val="bottom"/>
          </w:tcPr>
          <w:p w:rsidR="00220B8F" w:rsidRDefault="00220B8F" w:rsidP="00610271">
            <w:pPr>
              <w:spacing w:after="0"/>
              <w:jc w:val="center"/>
              <w:rPr>
                <w:color w:val="000000"/>
                <w:sz w:val="20"/>
                <w:szCs w:val="20"/>
              </w:rPr>
            </w:pPr>
          </w:p>
        </w:tc>
        <w:tc>
          <w:tcPr>
            <w:tcW w:w="383" w:type="pct"/>
            <w:vAlign w:val="bottom"/>
          </w:tcPr>
          <w:p w:rsidR="00220B8F" w:rsidRDefault="00220B8F" w:rsidP="00610271">
            <w:pPr>
              <w:spacing w:after="0"/>
              <w:jc w:val="center"/>
              <w:rPr>
                <w:color w:val="000000"/>
                <w:sz w:val="20"/>
                <w:szCs w:val="20"/>
              </w:rPr>
            </w:pPr>
          </w:p>
        </w:tc>
        <w:tc>
          <w:tcPr>
            <w:tcW w:w="390" w:type="pct"/>
            <w:vAlign w:val="bottom"/>
          </w:tcPr>
          <w:p w:rsidR="00220B8F" w:rsidRPr="003337FF" w:rsidRDefault="00220B8F" w:rsidP="00610271">
            <w:pPr>
              <w:spacing w:after="0"/>
              <w:jc w:val="center"/>
              <w:rPr>
                <w:sz w:val="18"/>
                <w:szCs w:val="18"/>
              </w:rPr>
            </w:pPr>
          </w:p>
        </w:tc>
        <w:tc>
          <w:tcPr>
            <w:tcW w:w="314" w:type="pct"/>
            <w:vAlign w:val="bottom"/>
          </w:tcPr>
          <w:p w:rsidR="00220B8F" w:rsidRDefault="00220B8F" w:rsidP="00610271">
            <w:pPr>
              <w:spacing w:after="0"/>
              <w:jc w:val="center"/>
              <w:rPr>
                <w:color w:val="000000"/>
                <w:sz w:val="18"/>
                <w:szCs w:val="18"/>
              </w:rPr>
            </w:pPr>
            <w:r>
              <w:rPr>
                <w:color w:val="000000"/>
                <w:sz w:val="18"/>
                <w:szCs w:val="18"/>
              </w:rPr>
              <w:t>4,250</w:t>
            </w:r>
          </w:p>
        </w:tc>
        <w:tc>
          <w:tcPr>
            <w:tcW w:w="301" w:type="pct"/>
            <w:tcMar>
              <w:left w:w="0" w:type="dxa"/>
              <w:right w:w="0" w:type="dxa"/>
            </w:tcMar>
            <w:vAlign w:val="bottom"/>
          </w:tcPr>
          <w:p w:rsidR="00220B8F" w:rsidRDefault="00220B8F" w:rsidP="00610271">
            <w:pPr>
              <w:spacing w:after="0"/>
              <w:jc w:val="center"/>
              <w:rPr>
                <w:color w:val="000000"/>
                <w:sz w:val="18"/>
                <w:szCs w:val="18"/>
              </w:rPr>
            </w:pPr>
            <w:r>
              <w:rPr>
                <w:color w:val="000000"/>
                <w:sz w:val="18"/>
                <w:szCs w:val="18"/>
              </w:rPr>
              <w:t>500</w:t>
            </w:r>
          </w:p>
        </w:tc>
      </w:tr>
      <w:tr w:rsidR="00220B8F" w:rsidRPr="003337FF" w:rsidTr="002973A8">
        <w:trPr>
          <w:trHeight w:hRule="exact" w:val="230"/>
        </w:trPr>
        <w:tc>
          <w:tcPr>
            <w:tcW w:w="261" w:type="pct"/>
            <w:tcBorders>
              <w:bottom w:val="single" w:sz="4" w:space="0" w:color="auto"/>
            </w:tcBorders>
            <w:vAlign w:val="center"/>
          </w:tcPr>
          <w:p w:rsidR="00220B8F" w:rsidRDefault="00220B8F" w:rsidP="00D342A1">
            <w:pPr>
              <w:spacing w:after="0"/>
              <w:jc w:val="left"/>
              <w:rPr>
                <w:color w:val="000000"/>
                <w:sz w:val="18"/>
                <w:szCs w:val="18"/>
              </w:rPr>
            </w:pPr>
            <w:r>
              <w:rPr>
                <w:color w:val="000000"/>
                <w:sz w:val="18"/>
                <w:szCs w:val="18"/>
              </w:rPr>
              <w:t>Upper</w:t>
            </w:r>
          </w:p>
        </w:tc>
        <w:tc>
          <w:tcPr>
            <w:tcW w:w="303" w:type="pct"/>
            <w:tcBorders>
              <w:bottom w:val="single" w:sz="4" w:space="0" w:color="auto"/>
            </w:tcBorders>
            <w:vAlign w:val="center"/>
          </w:tcPr>
          <w:p w:rsidR="00220B8F" w:rsidRDefault="00220B8F" w:rsidP="00610271">
            <w:pPr>
              <w:spacing w:after="0"/>
              <w:jc w:val="center"/>
              <w:rPr>
                <w:color w:val="000000"/>
                <w:sz w:val="18"/>
                <w:szCs w:val="18"/>
              </w:rPr>
            </w:pPr>
          </w:p>
        </w:tc>
        <w:tc>
          <w:tcPr>
            <w:tcW w:w="267" w:type="pct"/>
            <w:tcBorders>
              <w:bottom w:val="single" w:sz="4" w:space="0" w:color="auto"/>
            </w:tcBorders>
            <w:vAlign w:val="center"/>
          </w:tcPr>
          <w:p w:rsidR="00220B8F" w:rsidRDefault="00220B8F" w:rsidP="00610271">
            <w:pPr>
              <w:spacing w:after="0"/>
              <w:jc w:val="center"/>
              <w:rPr>
                <w:color w:val="000000"/>
                <w:sz w:val="18"/>
                <w:szCs w:val="18"/>
              </w:rPr>
            </w:pPr>
          </w:p>
        </w:tc>
        <w:tc>
          <w:tcPr>
            <w:tcW w:w="341" w:type="pct"/>
            <w:tcBorders>
              <w:bottom w:val="single" w:sz="4" w:space="0" w:color="auto"/>
            </w:tcBorders>
            <w:vAlign w:val="center"/>
          </w:tcPr>
          <w:p w:rsidR="00220B8F" w:rsidRDefault="00220B8F" w:rsidP="00610271">
            <w:pPr>
              <w:spacing w:after="0"/>
              <w:jc w:val="center"/>
              <w:rPr>
                <w:color w:val="000000"/>
                <w:sz w:val="18"/>
                <w:szCs w:val="18"/>
              </w:rPr>
            </w:pPr>
          </w:p>
        </w:tc>
        <w:tc>
          <w:tcPr>
            <w:tcW w:w="288" w:type="pct"/>
            <w:tcBorders>
              <w:bottom w:val="single" w:sz="4" w:space="0" w:color="auto"/>
            </w:tcBorders>
            <w:vAlign w:val="center"/>
          </w:tcPr>
          <w:p w:rsidR="00220B8F" w:rsidRDefault="00220B8F" w:rsidP="00610271">
            <w:pPr>
              <w:spacing w:after="0"/>
              <w:jc w:val="center"/>
              <w:rPr>
                <w:color w:val="000000"/>
                <w:sz w:val="18"/>
                <w:szCs w:val="18"/>
              </w:rPr>
            </w:pPr>
          </w:p>
        </w:tc>
        <w:tc>
          <w:tcPr>
            <w:tcW w:w="257" w:type="pct"/>
            <w:tcBorders>
              <w:bottom w:val="single" w:sz="4" w:space="0" w:color="auto"/>
            </w:tcBorders>
            <w:vAlign w:val="center"/>
          </w:tcPr>
          <w:p w:rsidR="00220B8F" w:rsidRDefault="00220B8F" w:rsidP="00610271">
            <w:pPr>
              <w:spacing w:after="0"/>
              <w:jc w:val="center"/>
              <w:rPr>
                <w:color w:val="000000"/>
                <w:sz w:val="18"/>
                <w:szCs w:val="18"/>
              </w:rPr>
            </w:pPr>
          </w:p>
        </w:tc>
        <w:tc>
          <w:tcPr>
            <w:tcW w:w="276" w:type="pct"/>
            <w:tcBorders>
              <w:bottom w:val="single" w:sz="4" w:space="0" w:color="auto"/>
            </w:tcBorders>
            <w:vAlign w:val="center"/>
          </w:tcPr>
          <w:p w:rsidR="00220B8F" w:rsidRDefault="00220B8F" w:rsidP="00610271">
            <w:pPr>
              <w:spacing w:after="0"/>
              <w:jc w:val="center"/>
              <w:rPr>
                <w:color w:val="000000"/>
                <w:sz w:val="18"/>
                <w:szCs w:val="18"/>
              </w:rPr>
            </w:pPr>
          </w:p>
        </w:tc>
        <w:tc>
          <w:tcPr>
            <w:tcW w:w="246" w:type="pct"/>
            <w:tcBorders>
              <w:bottom w:val="single" w:sz="4" w:space="0" w:color="auto"/>
            </w:tcBorders>
            <w:vAlign w:val="center"/>
          </w:tcPr>
          <w:p w:rsidR="00220B8F" w:rsidRDefault="00220B8F" w:rsidP="00610271">
            <w:pPr>
              <w:spacing w:after="0"/>
              <w:jc w:val="center"/>
              <w:rPr>
                <w:color w:val="000000"/>
                <w:sz w:val="18"/>
                <w:szCs w:val="18"/>
              </w:rPr>
            </w:pPr>
          </w:p>
        </w:tc>
        <w:tc>
          <w:tcPr>
            <w:tcW w:w="257" w:type="pct"/>
            <w:tcBorders>
              <w:bottom w:val="single" w:sz="4" w:space="0" w:color="auto"/>
            </w:tcBorders>
            <w:vAlign w:val="center"/>
          </w:tcPr>
          <w:p w:rsidR="00220B8F" w:rsidRDefault="00220B8F" w:rsidP="00610271">
            <w:pPr>
              <w:spacing w:after="0"/>
              <w:jc w:val="center"/>
              <w:rPr>
                <w:color w:val="000000"/>
                <w:sz w:val="18"/>
                <w:szCs w:val="18"/>
              </w:rPr>
            </w:pPr>
          </w:p>
        </w:tc>
        <w:tc>
          <w:tcPr>
            <w:tcW w:w="276" w:type="pct"/>
            <w:tcBorders>
              <w:bottom w:val="single" w:sz="4" w:space="0" w:color="auto"/>
            </w:tcBorders>
            <w:vAlign w:val="center"/>
          </w:tcPr>
          <w:p w:rsidR="00220B8F" w:rsidRDefault="00220B8F" w:rsidP="00610271">
            <w:pPr>
              <w:spacing w:after="0"/>
              <w:jc w:val="center"/>
              <w:rPr>
                <w:color w:val="000000"/>
                <w:sz w:val="18"/>
                <w:szCs w:val="18"/>
              </w:rPr>
            </w:pPr>
          </w:p>
        </w:tc>
        <w:tc>
          <w:tcPr>
            <w:tcW w:w="322" w:type="pct"/>
            <w:tcBorders>
              <w:bottom w:val="single" w:sz="4" w:space="0" w:color="auto"/>
            </w:tcBorders>
            <w:vAlign w:val="center"/>
          </w:tcPr>
          <w:p w:rsidR="00220B8F" w:rsidRDefault="00220B8F" w:rsidP="00610271">
            <w:pPr>
              <w:spacing w:after="0"/>
              <w:jc w:val="center"/>
              <w:rPr>
                <w:color w:val="000000"/>
                <w:sz w:val="18"/>
                <w:szCs w:val="18"/>
              </w:rPr>
            </w:pPr>
          </w:p>
        </w:tc>
        <w:tc>
          <w:tcPr>
            <w:tcW w:w="236" w:type="pct"/>
            <w:tcBorders>
              <w:bottom w:val="single" w:sz="4" w:space="0" w:color="auto"/>
            </w:tcBorders>
            <w:vAlign w:val="center"/>
          </w:tcPr>
          <w:p w:rsidR="00220B8F" w:rsidRDefault="00220B8F" w:rsidP="00610271">
            <w:pPr>
              <w:spacing w:after="0"/>
              <w:jc w:val="center"/>
              <w:rPr>
                <w:color w:val="000000"/>
                <w:sz w:val="18"/>
                <w:szCs w:val="18"/>
              </w:rPr>
            </w:pPr>
          </w:p>
        </w:tc>
        <w:tc>
          <w:tcPr>
            <w:tcW w:w="280" w:type="pct"/>
            <w:tcBorders>
              <w:bottom w:val="single" w:sz="4" w:space="0" w:color="auto"/>
            </w:tcBorders>
            <w:vAlign w:val="center"/>
          </w:tcPr>
          <w:p w:rsidR="00220B8F" w:rsidRDefault="00220B8F" w:rsidP="00610271">
            <w:pPr>
              <w:spacing w:after="0"/>
              <w:jc w:val="center"/>
              <w:rPr>
                <w:color w:val="000000"/>
                <w:sz w:val="18"/>
                <w:szCs w:val="18"/>
              </w:rPr>
            </w:pPr>
          </w:p>
        </w:tc>
        <w:tc>
          <w:tcPr>
            <w:tcW w:w="383" w:type="pct"/>
            <w:tcBorders>
              <w:bottom w:val="single" w:sz="4" w:space="0" w:color="auto"/>
            </w:tcBorders>
            <w:vAlign w:val="center"/>
          </w:tcPr>
          <w:p w:rsidR="00220B8F" w:rsidRDefault="00220B8F" w:rsidP="00610271">
            <w:pPr>
              <w:spacing w:after="0"/>
              <w:jc w:val="center"/>
              <w:rPr>
                <w:color w:val="000000"/>
                <w:sz w:val="18"/>
                <w:szCs w:val="18"/>
              </w:rPr>
            </w:pPr>
          </w:p>
        </w:tc>
        <w:tc>
          <w:tcPr>
            <w:tcW w:w="390" w:type="pct"/>
            <w:tcBorders>
              <w:bottom w:val="single" w:sz="4" w:space="0" w:color="auto"/>
            </w:tcBorders>
            <w:vAlign w:val="center"/>
          </w:tcPr>
          <w:p w:rsidR="00220B8F" w:rsidRPr="003337FF" w:rsidRDefault="00220B8F" w:rsidP="00610271">
            <w:pPr>
              <w:spacing w:after="0"/>
              <w:jc w:val="center"/>
              <w:rPr>
                <w:sz w:val="18"/>
                <w:szCs w:val="18"/>
              </w:rPr>
            </w:pPr>
          </w:p>
        </w:tc>
        <w:tc>
          <w:tcPr>
            <w:tcW w:w="314" w:type="pct"/>
            <w:tcBorders>
              <w:bottom w:val="single" w:sz="4" w:space="0" w:color="auto"/>
            </w:tcBorders>
            <w:vAlign w:val="center"/>
          </w:tcPr>
          <w:p w:rsidR="00220B8F" w:rsidRDefault="00220B8F" w:rsidP="00610271">
            <w:pPr>
              <w:spacing w:after="0"/>
              <w:jc w:val="center"/>
              <w:rPr>
                <w:color w:val="000000"/>
                <w:sz w:val="18"/>
                <w:szCs w:val="18"/>
              </w:rPr>
            </w:pPr>
            <w:r>
              <w:rPr>
                <w:color w:val="000000"/>
                <w:sz w:val="18"/>
                <w:szCs w:val="18"/>
              </w:rPr>
              <w:t>8,500</w:t>
            </w:r>
          </w:p>
        </w:tc>
        <w:tc>
          <w:tcPr>
            <w:tcW w:w="301" w:type="pct"/>
            <w:tcBorders>
              <w:bottom w:val="single" w:sz="4" w:space="0" w:color="auto"/>
            </w:tcBorders>
            <w:tcMar>
              <w:left w:w="0" w:type="dxa"/>
              <w:right w:w="0" w:type="dxa"/>
            </w:tcMar>
            <w:vAlign w:val="center"/>
          </w:tcPr>
          <w:p w:rsidR="00220B8F" w:rsidRDefault="00220B8F" w:rsidP="00610271">
            <w:pPr>
              <w:spacing w:after="0"/>
              <w:jc w:val="center"/>
              <w:rPr>
                <w:color w:val="000000"/>
                <w:sz w:val="18"/>
                <w:szCs w:val="18"/>
              </w:rPr>
            </w:pPr>
            <w:r>
              <w:rPr>
                <w:color w:val="000000"/>
                <w:sz w:val="18"/>
                <w:szCs w:val="18"/>
              </w:rPr>
              <w:t>1,600</w:t>
            </w:r>
          </w:p>
        </w:tc>
      </w:tr>
    </w:tbl>
    <w:p w:rsidR="003337FF" w:rsidRPr="00E6393D" w:rsidRDefault="00E6393D" w:rsidP="00E6393D">
      <w:pPr>
        <w:jc w:val="left"/>
        <w:rPr>
          <w:sz w:val="18"/>
          <w:szCs w:val="18"/>
        </w:rPr>
        <w:sectPr w:rsidR="003337FF"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rsidR="00833B15" w:rsidRDefault="00833B15" w:rsidP="00833B15">
      <w:pPr>
        <w:pStyle w:val="Heading2"/>
      </w:pPr>
      <w:bookmarkStart w:id="31" w:name="_Toc487183648"/>
      <w:r>
        <w:lastRenderedPageBreak/>
        <w:t xml:space="preserve">Smolt </w:t>
      </w:r>
      <w:r w:rsidR="00D53866">
        <w:t xml:space="preserve">and Presmolt </w:t>
      </w:r>
      <w:r>
        <w:t>Production</w:t>
      </w:r>
      <w:bookmarkEnd w:id="31"/>
    </w:p>
    <w:p w:rsidR="00833B15" w:rsidRDefault="00833B15" w:rsidP="00833B15">
      <w:r>
        <w:t>Recent smolt</w:t>
      </w:r>
      <w:r w:rsidR="00805A00">
        <w:t xml:space="preserve"> </w:t>
      </w:r>
      <w:r>
        <w:t>production estimates are av</w:t>
      </w:r>
      <w:r w:rsidR="00D3567D">
        <w:t xml:space="preserve">ailable through 2017 </w:t>
      </w:r>
      <w:r w:rsidR="00805A00">
        <w:t>for 5</w:t>
      </w:r>
      <w:r>
        <w:t xml:space="preserve"> systems, while presmolt estimates in the summer prior to smolt emigration are available for Ford Arm Creek</w:t>
      </w:r>
      <w:r w:rsidR="00805A00">
        <w:t xml:space="preserve"> through the 2015 return year</w:t>
      </w:r>
      <w:r>
        <w:t xml:space="preserve"> (Table 7). Estimates are listed by adult return year for the smolt emigration in the previous year.</w:t>
      </w:r>
    </w:p>
    <w:p w:rsidR="00805A00" w:rsidRDefault="00833B15" w:rsidP="00833B15">
      <w:r>
        <w:t>Shaul et al. (2005) noted a long-term linear decline in Auke Creek smolt production</w:t>
      </w:r>
      <w:r w:rsidR="00805A00">
        <w:t xml:space="preserve"> that appeared unrelated to brood year spawning escapement but were unable to offer a likely explanation for the trend, although Shaul et al. (2011) observed a marked recovery in 2010 and 2011. Overall, the trend </w:t>
      </w:r>
      <w:r w:rsidR="00185F40">
        <w:t xml:space="preserve">in Auke Creek smolt production from the inception of the project in 1979 through an inflection point in 2008 is best described by a rate of decline of 2.4% per year, for a total decrease of 50% over the 30 year period. Smolt production rebounded dramatically after the 2008 sea-entry year, and since 2011 has </w:t>
      </w:r>
      <w:r w:rsidR="00D04395">
        <w:t xml:space="preserve">ranged </w:t>
      </w:r>
      <w:r w:rsidR="00D3567D">
        <w:t>from 4,178</w:t>
      </w:r>
      <w:r w:rsidR="00D04395">
        <w:t xml:space="preserve">–10,333 smolts and </w:t>
      </w:r>
      <w:r w:rsidR="00D3567D">
        <w:t>averaged 7,433</w:t>
      </w:r>
      <w:r w:rsidR="00185F40">
        <w:t xml:space="preserve"> smolts</w:t>
      </w:r>
      <w:r w:rsidR="00D3567D">
        <w:t>, only 8% below</w:t>
      </w:r>
      <w:r w:rsidR="00D04395">
        <w:t xml:space="preserve"> the average of 8,044 smolts during the first 5-years of the project (1979–1983; Figure 8).</w:t>
      </w:r>
      <w:r w:rsidR="00185F40">
        <w:t xml:space="preserve"> </w:t>
      </w:r>
      <w:r w:rsidR="00D04395">
        <w:t>The dramatic reversal in smolt production began in spring 2009, immediately following construction of a handicapped accessible trail around Auke Lake, including sections of floating walkway, in summer 2008. We hypothesize that the d</w:t>
      </w:r>
      <w:r w:rsidR="00AA186A">
        <w:t xml:space="preserve">ecline may have been caused by </w:t>
      </w:r>
      <w:r w:rsidR="00D04395">
        <w:t>gradual loss of habitat structure for rearing fry and juveniles such as woody debris</w:t>
      </w:r>
      <w:r w:rsidR="00AA186A">
        <w:t xml:space="preserve"> from fallen trees as well as </w:t>
      </w:r>
      <w:r w:rsidR="00D04395">
        <w:t xml:space="preserve">aquatic vegetation, while the reversal </w:t>
      </w:r>
      <w:r w:rsidR="00AA186A">
        <w:t xml:space="preserve">may have </w:t>
      </w:r>
      <w:r w:rsidR="00D04395">
        <w:t>resulted from</w:t>
      </w:r>
      <w:r w:rsidR="00AA186A">
        <w:t xml:space="preserve"> </w:t>
      </w:r>
      <w:r w:rsidR="00D04395">
        <w:t xml:space="preserve">addition of habitat structure </w:t>
      </w:r>
      <w:r w:rsidR="00AA186A">
        <w:t xml:space="preserve">associated with floating sections </w:t>
      </w:r>
      <w:r w:rsidR="00D04395">
        <w:t>of the trail.</w:t>
      </w:r>
      <w:r w:rsidR="00D3567D">
        <w:t xml:space="preserve"> However, the 2018 migration of only 4,178 smolts was the lowest since 2008, so it remains unclear if recovery has been temporary. Smolts sampled and</w:t>
      </w:r>
      <w:r w:rsidR="00DE68CC">
        <w:t xml:space="preserve"> tagged in 2017 appeared to be in poorer conditions with a substantial parasite load which may have </w:t>
      </w:r>
      <w:proofErr w:type="gramStart"/>
      <w:r w:rsidR="00DE68CC">
        <w:t>a</w:t>
      </w:r>
      <w:proofErr w:type="gramEnd"/>
      <w:r w:rsidR="00DE68CC">
        <w:t xml:space="preserve"> affected freshwater survival (Scott Vulstek, National Marine Fisheries Service, personal communication).</w:t>
      </w:r>
    </w:p>
    <w:p w:rsidR="003509BB" w:rsidRPr="00C970AA" w:rsidRDefault="003509BB" w:rsidP="003509BB">
      <w:pPr>
        <w:rPr>
          <w:b/>
          <w:color w:val="00B0F0"/>
        </w:rPr>
      </w:pPr>
      <w:r w:rsidRPr="00F921EB">
        <w:rPr>
          <w:color w:val="000000" w:themeColor="text1"/>
        </w:rPr>
        <w:t xml:space="preserve">During </w:t>
      </w:r>
      <w:r w:rsidR="00137636">
        <w:rPr>
          <w:color w:val="000000" w:themeColor="text1"/>
        </w:rPr>
        <w:t>the</w:t>
      </w:r>
      <w:r w:rsidRPr="00F921EB">
        <w:rPr>
          <w:color w:val="000000" w:themeColor="text1"/>
        </w:rPr>
        <w:t xml:space="preserve"> initial 17-year period of </w:t>
      </w:r>
      <w:r w:rsidR="00F921EB">
        <w:rPr>
          <w:color w:val="000000" w:themeColor="text1"/>
        </w:rPr>
        <w:t>smolt estimates for the Berners River (1</w:t>
      </w:r>
      <w:r w:rsidRPr="00F921EB">
        <w:rPr>
          <w:color w:val="000000" w:themeColor="text1"/>
        </w:rPr>
        <w:t xml:space="preserve">989–2005 sea-entry years; 1990–2006 adult return years), </w:t>
      </w:r>
      <w:r w:rsidR="00F921EB" w:rsidRPr="00F921EB">
        <w:rPr>
          <w:color w:val="000000" w:themeColor="text1"/>
        </w:rPr>
        <w:t>the number of smolts was strongly correlated with July–November precipitation at the Juneau airport in the year prior to sea-entry (</w:t>
      </w:r>
      <w:r w:rsidR="00F921EB" w:rsidRPr="00F921EB">
        <w:rPr>
          <w:i/>
          <w:color w:val="000000" w:themeColor="text1"/>
        </w:rPr>
        <w:t>R</w:t>
      </w:r>
      <w:r w:rsidR="00F921EB" w:rsidRPr="00F921EB">
        <w:rPr>
          <w:color w:val="000000" w:themeColor="text1"/>
          <w:vertAlign w:val="superscript"/>
        </w:rPr>
        <w:t>2</w:t>
      </w:r>
      <w:r w:rsidR="00F921EB" w:rsidRPr="00F921EB">
        <w:rPr>
          <w:color w:val="000000" w:themeColor="text1"/>
        </w:rPr>
        <w:t xml:space="preserve"> = 0.725, p&lt;0.0001).</w:t>
      </w:r>
      <w:r w:rsidR="00F921EB">
        <w:rPr>
          <w:color w:val="000000" w:themeColor="text1"/>
        </w:rPr>
        <w:t xml:space="preserve"> During this period, smolt production averaged 193.8 thousand (range 124.1–326.3 thousand) fish</w:t>
      </w:r>
      <w:r w:rsidR="00137636">
        <w:rPr>
          <w:color w:val="000000" w:themeColor="text1"/>
        </w:rPr>
        <w:t xml:space="preserve"> </w:t>
      </w:r>
      <w:r w:rsidR="00137636">
        <w:t>(Figure 8; Shaul et al.</w:t>
      </w:r>
      <w:r w:rsidR="00274C64">
        <w:t xml:space="preserve"> 2018</w:t>
      </w:r>
      <w:r w:rsidR="00137636">
        <w:t>)</w:t>
      </w:r>
      <w:r w:rsidR="00F921EB">
        <w:rPr>
          <w:color w:val="000000" w:themeColor="text1"/>
        </w:rPr>
        <w:t>. However, the number of smolts declined even while levels of precipitation remained favorable and reached a low of 89,169 smolts in spring 2007</w:t>
      </w:r>
      <w:r w:rsidR="00F921EB" w:rsidRPr="00137636">
        <w:rPr>
          <w:color w:val="000000" w:themeColor="text1"/>
        </w:rPr>
        <w:t>.</w:t>
      </w:r>
      <w:r w:rsidR="00137636" w:rsidRPr="00137636">
        <w:rPr>
          <w:color w:val="000000" w:themeColor="text1"/>
        </w:rPr>
        <w:t xml:space="preserve"> </w:t>
      </w:r>
      <w:r w:rsidRPr="00137636">
        <w:rPr>
          <w:color w:val="000000" w:themeColor="text1"/>
        </w:rPr>
        <w:t>Although no on-site physical monitoring has been conducted in the Berners River drainage throughout the year, we suspect that the recent decrease in smolt production may be related to a recent trend toward colder spring temperatures beginning in the mid-2000s, with probable longer annual periods of snow-on-ice coverage on off-channel habitats</w:t>
      </w:r>
      <w:r w:rsidR="00137636" w:rsidRPr="00137636">
        <w:rPr>
          <w:color w:val="000000" w:themeColor="text1"/>
        </w:rPr>
        <w:t xml:space="preserve"> (Shaul et al.</w:t>
      </w:r>
      <w:r w:rsidR="00DE68CC">
        <w:rPr>
          <w:color w:val="000000" w:themeColor="text1"/>
        </w:rPr>
        <w:t xml:space="preserve"> 2018</w:t>
      </w:r>
      <w:r w:rsidR="00137636" w:rsidRPr="00137636">
        <w:rPr>
          <w:color w:val="000000" w:themeColor="text1"/>
        </w:rPr>
        <w:t>)</w:t>
      </w:r>
      <w:r w:rsidRPr="00137636">
        <w:rPr>
          <w:color w:val="000000" w:themeColor="text1"/>
        </w:rPr>
        <w:t xml:space="preserve">. </w:t>
      </w:r>
      <w:r w:rsidR="00137636" w:rsidRPr="00137636">
        <w:rPr>
          <w:color w:val="000000" w:themeColor="text1"/>
        </w:rPr>
        <w:t>The low point in smolt production in 2007 (Figure 8) followed a winter of record snowfall that resulted in major winter-spring mortality and a reduction in populations of moose (</w:t>
      </w:r>
      <w:r w:rsidR="00137636" w:rsidRPr="00137636">
        <w:rPr>
          <w:i/>
          <w:color w:val="000000" w:themeColor="text1"/>
        </w:rPr>
        <w:t>Alces alces</w:t>
      </w:r>
      <w:r w:rsidR="00137636" w:rsidRPr="00137636">
        <w:rPr>
          <w:color w:val="000000" w:themeColor="text1"/>
        </w:rPr>
        <w:t>) and mountain goats (</w:t>
      </w:r>
      <w:r w:rsidR="00137636" w:rsidRPr="00137636">
        <w:rPr>
          <w:i/>
          <w:color w:val="000000" w:themeColor="text1"/>
        </w:rPr>
        <w:t>Oreamnos americanus</w:t>
      </w:r>
      <w:r w:rsidR="00137636" w:rsidRPr="00137636">
        <w:rPr>
          <w:color w:val="000000" w:themeColor="text1"/>
        </w:rPr>
        <w:t>) in Berners Bay (White et al. 2012a and 2012b).</w:t>
      </w:r>
      <w:r w:rsidR="00137636">
        <w:rPr>
          <w:color w:val="000000" w:themeColor="text1"/>
        </w:rPr>
        <w:t xml:space="preserve"> Smolt production has recovered to an average of </w:t>
      </w:r>
      <w:r w:rsidR="00823485">
        <w:rPr>
          <w:color w:val="000000" w:themeColor="text1"/>
        </w:rPr>
        <w:t>228.5 thousand fish in 2013–2016</w:t>
      </w:r>
      <w:r w:rsidR="00E85CA2">
        <w:rPr>
          <w:color w:val="000000" w:themeColor="text1"/>
        </w:rPr>
        <w:t xml:space="preserve"> (</w:t>
      </w:r>
      <w:r w:rsidR="00823485">
        <w:rPr>
          <w:color w:val="000000" w:themeColor="text1"/>
        </w:rPr>
        <w:t xml:space="preserve">above the pre-2006 </w:t>
      </w:r>
      <w:r w:rsidR="00137636">
        <w:rPr>
          <w:color w:val="000000" w:themeColor="text1"/>
        </w:rPr>
        <w:t>average</w:t>
      </w:r>
      <w:r w:rsidR="00E85CA2">
        <w:rPr>
          <w:color w:val="000000" w:themeColor="text1"/>
        </w:rPr>
        <w:t>)</w:t>
      </w:r>
      <w:r w:rsidR="00DA3250">
        <w:rPr>
          <w:color w:val="000000" w:themeColor="text1"/>
        </w:rPr>
        <w:t xml:space="preserve"> during a recent transition</w:t>
      </w:r>
      <w:r w:rsidR="00DE68CC">
        <w:rPr>
          <w:color w:val="000000" w:themeColor="text1"/>
        </w:rPr>
        <w:t xml:space="preserve"> to warmer conditions. In the </w:t>
      </w:r>
      <w:r w:rsidR="00BE7644">
        <w:rPr>
          <w:color w:val="000000" w:themeColor="text1"/>
        </w:rPr>
        <w:t xml:space="preserve">2016 </w:t>
      </w:r>
      <w:r w:rsidR="00DE68CC">
        <w:rPr>
          <w:color w:val="000000" w:themeColor="text1"/>
        </w:rPr>
        <w:t xml:space="preserve">smolt year, </w:t>
      </w:r>
      <w:r w:rsidR="00DA3250">
        <w:rPr>
          <w:color w:val="000000" w:themeColor="text1"/>
        </w:rPr>
        <w:t xml:space="preserve">production </w:t>
      </w:r>
      <w:r w:rsidR="00DE68CC">
        <w:rPr>
          <w:color w:val="000000" w:themeColor="text1"/>
        </w:rPr>
        <w:t>rebounded to a record high of 327,854 smolts</w:t>
      </w:r>
      <w:r w:rsidR="00E85CA2">
        <w:rPr>
          <w:color w:val="000000" w:themeColor="text1"/>
        </w:rPr>
        <w:t xml:space="preserve">, </w:t>
      </w:r>
      <w:r w:rsidR="00DE68CC">
        <w:rPr>
          <w:color w:val="000000" w:themeColor="text1"/>
        </w:rPr>
        <w:t xml:space="preserve">coinicident with record high precipitation </w:t>
      </w:r>
      <w:r w:rsidR="00DA3250">
        <w:rPr>
          <w:color w:val="000000" w:themeColor="text1"/>
        </w:rPr>
        <w:t>(Figure 8).</w:t>
      </w:r>
    </w:p>
    <w:p w:rsidR="00F827C2" w:rsidRDefault="006E05BA" w:rsidP="00833B15">
      <w:r>
        <w:t xml:space="preserve">Smolt production from Hugh Smith Lake has followed a </w:t>
      </w:r>
      <w:r w:rsidR="00F827C2">
        <w:t xml:space="preserve">relatively </w:t>
      </w:r>
      <w:r>
        <w:t xml:space="preserve">stable long-term trend and has shown the least variability among indicator stocks, perhaps because most </w:t>
      </w:r>
      <w:r w:rsidR="00F827C2">
        <w:t xml:space="preserve">freshwater </w:t>
      </w:r>
      <w:r>
        <w:t xml:space="preserve">rearing in that system occurs in an a lake environment that is hydrologically, thermally and structurally more stable compared with systems in which a higher proportion of rearing habitat occurs in </w:t>
      </w:r>
      <w:r>
        <w:lastRenderedPageBreak/>
        <w:t>streams, sloughs and ponds.</w:t>
      </w:r>
      <w:r w:rsidR="00913123">
        <w:t xml:space="preserve"> An average of 39.2</w:t>
      </w:r>
      <w:r w:rsidR="00F827C2">
        <w:t xml:space="preserve"> thousand smolts migrated from Hugh Smith Lake during</w:t>
      </w:r>
      <w:r>
        <w:t xml:space="preserve"> the most recent 5-year period with final estimates (</w:t>
      </w:r>
      <w:r w:rsidR="00913123">
        <w:t>2013–2017</w:t>
      </w:r>
      <w:r w:rsidR="00F827C2">
        <w:t xml:space="preserve"> adult return years), a level of fresh</w:t>
      </w:r>
      <w:r w:rsidR="00913123">
        <w:t>water production 25% higher than the previous (1983–2012</w:t>
      </w:r>
      <w:r w:rsidR="00F827C2">
        <w:t>) average of 31.5 thousand smolts.</w:t>
      </w:r>
    </w:p>
    <w:p w:rsidR="00833B15" w:rsidRDefault="00001474" w:rsidP="00833B15">
      <w:r>
        <w:t>Smolt population estimates are unavailable for Ford Arm Creek but the number of presmolts was estimated based on CWT marking of presmolts in the system in summer and recovery sampling of returning adults 2 years later (Table and Figure). Presmolt estimates increased markedly from an average of 60.7 thousand fish during earlier years of the project in 1980–1991 (1982–1993 adult return years) to 95.3 thousand presmolts during 1992–2013. This this period coincided with a relatively steady increase in the peak number of spawning pink salmon observed in Ford Arm Creek from very low levels in the early-1980s (Figure</w:t>
      </w:r>
      <w:r w:rsidR="00047CB8">
        <w:t xml:space="preserve"> 10</w:t>
      </w:r>
      <w:r>
        <w:t>).</w:t>
      </w:r>
    </w:p>
    <w:p w:rsidR="00556CCC" w:rsidRDefault="007154FA" w:rsidP="00556CCC">
      <w:r>
        <w:t>Shaul et al. (2014</w:t>
      </w:r>
      <w:r w:rsidRPr="007154FA">
        <w:t>)</w:t>
      </w:r>
      <w:r w:rsidRPr="00AB6B5F">
        <w:t xml:space="preserve"> </w:t>
      </w:r>
      <w:r w:rsidR="00D81CB0">
        <w:t>examined brood year coho salmon returns as a function of the combined biomass density of all pink, chum, coho and sockeye salmon</w:t>
      </w:r>
      <w:r w:rsidR="00D70987">
        <w:t xml:space="preserve"> in Ford Arm Creek</w:t>
      </w:r>
      <w:r w:rsidR="00D81CB0">
        <w:t xml:space="preserve">. They observed a </w:t>
      </w:r>
      <w:r w:rsidR="00D53866">
        <w:t xml:space="preserve">strong positive effect by freshwater coho salmon production at lower levels of marine-derived nutrients (MDN), with an evident </w:t>
      </w:r>
      <w:r w:rsidR="00D81CB0">
        <w:t>saturation effect</w:t>
      </w:r>
      <w:r w:rsidR="00D53866">
        <w:t xml:space="preserve"> as MDN levels increased above</w:t>
      </w:r>
      <w:r w:rsidR="00D81CB0">
        <w:t xml:space="preserve"> </w:t>
      </w:r>
      <w:r w:rsidR="00D81CB0" w:rsidRPr="008875FF">
        <w:t>1.30–1.93 pink salmon equivalents per m</w:t>
      </w:r>
      <w:r w:rsidR="00D81CB0" w:rsidRPr="007311B7">
        <w:rPr>
          <w:vertAlign w:val="superscript"/>
        </w:rPr>
        <w:t>2</w:t>
      </w:r>
      <w:r w:rsidR="00D70987">
        <w:t xml:space="preserve">, </w:t>
      </w:r>
      <w:r w:rsidR="00D81CB0">
        <w:t xml:space="preserve">similar </w:t>
      </w:r>
      <w:r w:rsidR="00D70987">
        <w:t xml:space="preserve">to the </w:t>
      </w:r>
      <w:r w:rsidR="00D81CB0">
        <w:t xml:space="preserve">functional response </w:t>
      </w:r>
      <w:r w:rsidR="00D70987">
        <w:t>by juvenile coho salmon growth to</w:t>
      </w:r>
      <w:r w:rsidR="00D81CB0">
        <w:t xml:space="preserve"> </w:t>
      </w:r>
      <w:r w:rsidR="00D70987">
        <w:t>pink salmon carcass density observed under experimental conditions</w:t>
      </w:r>
      <w:r w:rsidR="00D53866">
        <w:t xml:space="preserve"> </w:t>
      </w:r>
      <w:r w:rsidR="00D70987">
        <w:t xml:space="preserve">(Wipfli et al. </w:t>
      </w:r>
      <w:r w:rsidR="00D53866">
        <w:t>2003</w:t>
      </w:r>
      <w:r w:rsidR="00D53866" w:rsidRPr="00556CCC">
        <w:t>)</w:t>
      </w:r>
      <w:r w:rsidR="00D70987" w:rsidRPr="00556CCC">
        <w:t xml:space="preserve">. </w:t>
      </w:r>
      <w:r w:rsidR="00E97CBD" w:rsidRPr="00556CCC">
        <w:t>The best predictive model for freshwater production of coho salmon from Ford Arm Creek indicated that spawner den</w:t>
      </w:r>
      <w:r w:rsidR="00556CCC">
        <w:t>sity wa</w:t>
      </w:r>
      <w:r w:rsidR="00E97CBD" w:rsidRPr="00556CCC">
        <w:t>s approximately equally important in both of the two years preceding migration of smolts to sea, whereas studies in Puget Sound rivers (Michael 1995; Zimmerman 2011) have shown a concentrated response to spawning pink salmon in the year following the common brood year, which for age 1 coho salmon smolts is also the year prior to smolt migration. The analysis was complicated in by auto-correlation in both data series (spawning salmon biomass and coho salmon abundance)</w:t>
      </w:r>
      <w:r w:rsidR="00556CCC">
        <w:t>, and by the absence of a strong biennial cycle in the Ford Arm Creek pink salmon population</w:t>
      </w:r>
      <w:r w:rsidR="00E97CBD" w:rsidRPr="00556CCC">
        <w:t xml:space="preserve">. </w:t>
      </w:r>
    </w:p>
    <w:p w:rsidR="00556CCC" w:rsidRPr="00556CCC" w:rsidRDefault="00556CCC" w:rsidP="00556CCC">
      <w:pPr>
        <w:rPr>
          <w:szCs w:val="22"/>
        </w:rPr>
      </w:pPr>
      <w:r>
        <w:rPr>
          <w:szCs w:val="22"/>
        </w:rPr>
        <w:t xml:space="preserve">Indications of a nutrient response in more than one year is </w:t>
      </w:r>
      <w:r w:rsidRPr="00556CCC">
        <w:rPr>
          <w:szCs w:val="22"/>
        </w:rPr>
        <w:t>consistent with studies indicating persistence of a nutrient legacy into the next growing season in periphyton (Verspoor et al. 2010), generalist macro invertebrates and Dolly Varden (Rinella et al. 2013), and density of juvenile coho salmon (Nelson and Reynolds 2014). In addition to being retained in biota, nutrients may be stored in the stream-bed and resuspended (Rex and Petticrew 2008) or re-enter the main channel following deposition on the floodplain (Fellman et al. 2008). Reisinger et al. (2013) found evidence at two trophic levels (epilithon and juvenile coho salmon) that the size of the salmon run in one year can influence the isotopic signature of stream-resident biota prior to the salmon run in the following year.</w:t>
      </w:r>
    </w:p>
    <w:p w:rsidR="00E97CBD" w:rsidRDefault="00556CCC" w:rsidP="00496A48">
      <w:pPr>
        <w:rPr>
          <w:color w:val="0070C0"/>
        </w:rPr>
      </w:pPr>
      <w:r>
        <w:t>T</w:t>
      </w:r>
      <w:r w:rsidR="00E97CBD" w:rsidRPr="00556CCC">
        <w:t>he indicated strong initial response to increasing spawner biomass by freshwater coho salmon production, followed by saturation effect as spawner biomass increased above a density of 1–2 pink salmon equivalents per m</w:t>
      </w:r>
      <w:r w:rsidR="00E97CBD" w:rsidRPr="00556CCC">
        <w:rPr>
          <w:vertAlign w:val="superscript"/>
        </w:rPr>
        <w:t>2</w:t>
      </w:r>
      <w:r w:rsidR="00E97CBD" w:rsidRPr="00556CCC">
        <w:t>, was consistent with the growth response observed in juvenile coho salmon in a controlled experiment in Southeast Alaska (Wipfli et al. 2003). Other studies have suggested that stream ecosystems can become saturated with salmon-derived material and do not respond to further increases in spawner density beyond a saturation threshold (Bilby et al. 2001; Chaloner et al. 2002).</w:t>
      </w:r>
    </w:p>
    <w:p w:rsidR="007154FA" w:rsidRDefault="00D70987" w:rsidP="00496A48">
      <w:r>
        <w:t xml:space="preserve">Based on a </w:t>
      </w:r>
      <w:r w:rsidRPr="008875FF">
        <w:t xml:space="preserve">bent hockey stick </w:t>
      </w:r>
      <w:r>
        <w:t xml:space="preserve">spawner-recruit </w:t>
      </w:r>
      <w:r w:rsidRPr="008875FF">
        <w:t>model</w:t>
      </w:r>
      <w:r>
        <w:t xml:space="preserve"> (Shaul et al. 2013) that </w:t>
      </w:r>
      <w:r w:rsidRPr="008875FF">
        <w:t>incorp</w:t>
      </w:r>
      <w:r>
        <w:t xml:space="preserve">orated pink salmon escapement, Shaul et al. (2014) estimated that the </w:t>
      </w:r>
      <w:r w:rsidRPr="008875FF">
        <w:t xml:space="preserve">nutrient subsidy from pink salmon was </w:t>
      </w:r>
      <w:r w:rsidRPr="008875FF">
        <w:lastRenderedPageBreak/>
        <w:t>more influential, explaining 57% of variation in abundance comp</w:t>
      </w:r>
      <w:r>
        <w:t>ared with 5% explained by parent coho salmon</w:t>
      </w:r>
      <w:r w:rsidRPr="008875FF">
        <w:t xml:space="preserve"> escapement.</w:t>
      </w:r>
    </w:p>
    <w:p w:rsidR="002278B8" w:rsidRDefault="00556CCC" w:rsidP="00496A48">
      <w:r>
        <w:t xml:space="preserve">Despite nutrient benefits on presmolt production, </w:t>
      </w:r>
      <w:r w:rsidR="00496A48">
        <w:t>by 1995 increasing pink salmon escapements began to tax oxygen levels in Ford Arm Creek to the point of causing substantial pre-spawn mortality in adult salmon (Shaul et al. 2014)</w:t>
      </w:r>
      <w:r w:rsidR="00E37256">
        <w:t>, under similar to that observed on Etolin Island by Davidson (1933)</w:t>
      </w:r>
      <w:r w:rsidR="00496A48">
        <w:t xml:space="preserve">. These events typically occurred after a period of days without rainfall and proved particularly lethal for larger fish, commonly resulting in 100% mortality in coho, chum and sockeye salmon in the outlet stream. Juvenile salmon mortality has been more difficult to evaluate, however, a </w:t>
      </w:r>
      <w:r w:rsidR="00061F02">
        <w:t>severe oxygen-depletion event on August 30,</w:t>
      </w:r>
      <w:r w:rsidR="00496A48">
        <w:t xml:space="preserve"> 2013</w:t>
      </w:r>
      <w:r w:rsidR="005F256D">
        <w:t xml:space="preserve"> </w:t>
      </w:r>
      <w:r w:rsidR="00C970AA">
        <w:t xml:space="preserve">resulted in both high mortality among adult salmon and widespread mortality of large juvenile coho salmon with a high potential to survive to adulthood </w:t>
      </w:r>
      <w:r w:rsidR="006E55ED">
        <w:t>(</w:t>
      </w:r>
      <w:proofErr w:type="gramStart"/>
      <w:r w:rsidR="006E55ED">
        <w:t xml:space="preserve">Figure  </w:t>
      </w:r>
      <w:r w:rsidR="005F256D">
        <w:t>)</w:t>
      </w:r>
      <w:proofErr w:type="gramEnd"/>
      <w:r w:rsidR="005F256D">
        <w:t>.</w:t>
      </w:r>
      <w:r w:rsidR="006E55ED">
        <w:t xml:space="preserve"> The weir crew estimated that 40,000 fish out of 109,000 adult pink salmon counted in the stream died during this event, along with all adult coho and chum salmon observed below the weir. They also observed several dead trout. Juvenile coho salmon mortality was concentrated in the quieter section below the weir and appeared less extensive </w:t>
      </w:r>
      <w:r w:rsidR="000C6D92">
        <w:t>further downstream, possibly because of aeration caused by turbulence from riffles and small falls in lower sections.</w:t>
      </w:r>
      <w:r w:rsidR="00477931">
        <w:t xml:space="preserve"> Unlike adult mortality in coho salmon, which has likely had little effect on subsequent returns, mortality of large juveniles in late-summer and fall </w:t>
      </w:r>
      <w:r w:rsidR="006E4915">
        <w:t>likely has a greater probability of reducing smolt production the following spring and adult returns 2-years after the mortality event.</w:t>
      </w:r>
    </w:p>
    <w:p w:rsidR="002278B8" w:rsidRDefault="003A2E46">
      <w:pPr>
        <w:spacing w:after="0"/>
        <w:jc w:val="left"/>
      </w:pPr>
      <w:r>
        <w:t>Although we have analyzed physical data associated with pre-spawn mortality in detail, we developed a perception in the years following the first observed mortality even in 1995, that there were decreases in the threshold of risk factors required to trigger these events, i.e. the number of breathing salmon present and the number of consecutive days without rain. We speculate that increasing oxygen de</w:t>
      </w:r>
      <w:r w:rsidR="00495534">
        <w:t xml:space="preserve">mand from decomposition has increased with increasing levels of carcass nutrients, and that this process has increased the sensitivity of the system to the primary risk variables for pre-spawn mortality. </w:t>
      </w:r>
      <w:r w:rsidR="002278B8">
        <w:br w:type="page"/>
      </w:r>
    </w:p>
    <w:p w:rsidR="00496A48" w:rsidRDefault="00496A48" w:rsidP="00496A48"/>
    <w:p w:rsidR="002278B8" w:rsidRDefault="002278B8" w:rsidP="00496A48">
      <w:r>
        <w:rPr>
          <w:noProof/>
        </w:rPr>
        <w:drawing>
          <wp:inline distT="0" distB="0" distL="0" distR="0" wp14:anchorId="13EB7083" wp14:editId="4A482090">
            <wp:extent cx="3163529" cy="4208871"/>
            <wp:effectExtent l="0" t="0" r="0" b="1270"/>
            <wp:docPr id="13" name="Picture 3" descr="H:\_BACKUPFROMLAPTOP\FORDARM\Amy's Ford Arm photos\Die-o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_BACKUPFROMLAPTOP\FORDARM\Amy's Ford Arm photos\Die-off 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0509" cy="4218157"/>
                    </a:xfrm>
                    <a:prstGeom prst="rect">
                      <a:avLst/>
                    </a:prstGeom>
                    <a:noFill/>
                    <a:extLst/>
                  </pic:spPr>
                </pic:pic>
              </a:graphicData>
            </a:graphic>
          </wp:inline>
        </w:drawing>
      </w:r>
      <w:r>
        <w:rPr>
          <w:noProof/>
        </w:rPr>
        <w:drawing>
          <wp:inline distT="0" distB="0" distL="0" distR="0" wp14:anchorId="025F0901" wp14:editId="118DCF99">
            <wp:extent cx="4210083" cy="2677855"/>
            <wp:effectExtent l="4127" t="0" r="4128" b="4127"/>
            <wp:docPr id="16" name="Picture 2" descr="H:\_BACKUPFROMLAPTOP\FORDARM\Amy's Ford Arm photos\Die-o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_BACKUPFROMLAPTOP\FORDARM\Amy's Ford Arm photos\Die-off 5.jp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5315"/>
                    <a:stretch/>
                  </pic:blipFill>
                  <pic:spPr bwMode="auto">
                    <a:xfrm rot="16200000">
                      <a:off x="0" y="0"/>
                      <a:ext cx="4209117" cy="2677240"/>
                    </a:xfrm>
                    <a:prstGeom prst="rect">
                      <a:avLst/>
                    </a:prstGeom>
                    <a:noFill/>
                    <a:extLst/>
                  </pic:spPr>
                </pic:pic>
              </a:graphicData>
            </a:graphic>
          </wp:inline>
        </w:drawing>
      </w:r>
    </w:p>
    <w:p w:rsidR="007154FA" w:rsidRDefault="002278B8" w:rsidP="00833B15">
      <w:proofErr w:type="gramStart"/>
      <w:r w:rsidRPr="00DD0EC1">
        <w:t>Figure</w:t>
      </w:r>
      <w:r>
        <w:t xml:space="preserve"> </w:t>
      </w:r>
      <w:r w:rsidRPr="00DD0EC1">
        <w:t>.</w:t>
      </w:r>
      <w:proofErr w:type="gramEnd"/>
      <w:r w:rsidRPr="00DD0EC1">
        <w:t>–</w:t>
      </w:r>
      <w:r w:rsidR="00217735">
        <w:t xml:space="preserve">Pre-spawn </w:t>
      </w:r>
      <w:r w:rsidR="00E24072">
        <w:t xml:space="preserve">adult </w:t>
      </w:r>
      <w:r w:rsidR="00217735">
        <w:t xml:space="preserve">salmon mortality </w:t>
      </w:r>
      <w:r w:rsidR="00F84EEB">
        <w:t xml:space="preserve">from oxygen depletion </w:t>
      </w:r>
      <w:r w:rsidR="00217735">
        <w:t>in For</w:t>
      </w:r>
      <w:r w:rsidR="00F84EEB">
        <w:t>d Arm Creek on August 30, 2013 (left) and resultant mortality of la</w:t>
      </w:r>
      <w:r w:rsidR="00E24072">
        <w:t>rge juvenile coho salmon (right</w:t>
      </w:r>
      <w:r w:rsidR="00F84EEB">
        <w:t>)</w:t>
      </w:r>
      <w:r w:rsidRPr="00FD2DEA">
        <w:t>.</w:t>
      </w:r>
      <w:r w:rsidR="00F84EEB">
        <w:t xml:space="preserve"> </w:t>
      </w:r>
      <w:proofErr w:type="gramStart"/>
      <w:r w:rsidR="00F84EEB">
        <w:t>Photo by Amy Hemenway (ADF&amp;G).</w:t>
      </w:r>
      <w:proofErr w:type="gramEnd"/>
    </w:p>
    <w:p w:rsidR="00833B15" w:rsidRDefault="00833B15" w:rsidP="00833B15"/>
    <w:p w:rsidR="00833B15" w:rsidRDefault="00864E0C" w:rsidP="00864E0C">
      <w:pPr>
        <w:jc w:val="center"/>
      </w:pPr>
      <w:r w:rsidRPr="00864E0C">
        <w:rPr>
          <w:noProof/>
        </w:rPr>
        <w:lastRenderedPageBreak/>
        <w:drawing>
          <wp:inline distT="0" distB="0" distL="0" distR="0" wp14:anchorId="12EEA435" wp14:editId="681E4FE1">
            <wp:extent cx="5471652" cy="4387645"/>
            <wp:effectExtent l="19050" t="19050" r="1524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r="7941" b="2122"/>
                    <a:stretch/>
                  </pic:blipFill>
                  <pic:spPr bwMode="auto">
                    <a:xfrm>
                      <a:off x="0" y="0"/>
                      <a:ext cx="5471652" cy="438764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833B15" w:rsidRDefault="00833B15" w:rsidP="00FD2DEA">
      <w:pPr>
        <w:pStyle w:val="Caption"/>
      </w:pPr>
      <w:bookmarkStart w:id="32" w:name="_Toc487183698"/>
      <w:r w:rsidRPr="00DD0EC1">
        <w:t xml:space="preserve">Figure </w:t>
      </w:r>
      <w:fldSimple w:instr=" SEQ Figure \* ARABIC ">
        <w:r w:rsidR="007C0681">
          <w:rPr>
            <w:noProof/>
          </w:rPr>
          <w:t>7</w:t>
        </w:r>
      </w:fldSimple>
      <w:r w:rsidRPr="00DD0EC1">
        <w:t>.–</w:t>
      </w:r>
      <w:r w:rsidR="00FD2DEA" w:rsidRPr="00864E0C">
        <w:t>Peak</w:t>
      </w:r>
      <w:r w:rsidR="00FD2DEA" w:rsidRPr="00FD2DEA">
        <w:t xml:space="preserve"> coho salmon escapement survey counts for 3 systems in the Yakutat area, 1972</w:t>
      </w:r>
      <w:r w:rsidR="00FD2DEA">
        <w:t>–</w:t>
      </w:r>
      <w:r w:rsidR="00864E0C">
        <w:t>2017</w:t>
      </w:r>
      <w:r w:rsidR="00FD2DEA" w:rsidRPr="00FD2DEA">
        <w:t>, and escapement goal bounds.</w:t>
      </w:r>
      <w:bookmarkEnd w:id="32"/>
      <w:r w:rsidR="00FD2DEA" w:rsidRPr="00FD2DEA">
        <w:t xml:space="preserve"> </w:t>
      </w:r>
      <w:r>
        <w:br w:type="page"/>
      </w:r>
    </w:p>
    <w:p w:rsidR="00833B15" w:rsidRDefault="00833B15" w:rsidP="00833B15">
      <w:pPr>
        <w:pStyle w:val="Caption"/>
      </w:pPr>
      <w:bookmarkStart w:id="33" w:name="_Toc487183670"/>
      <w:r>
        <w:lastRenderedPageBreak/>
        <w:t xml:space="preserve">Table </w:t>
      </w:r>
      <w:fldSimple w:instr=" SEQ Table \* ARABIC ">
        <w:r w:rsidR="007C0681">
          <w:rPr>
            <w:noProof/>
          </w:rPr>
          <w:t>6</w:t>
        </w:r>
      </w:fldSimple>
      <w:r>
        <w:t>.</w:t>
      </w:r>
      <w:r w:rsidR="00BA3B91">
        <w:t>–</w:t>
      </w:r>
      <w:r w:rsidR="00BA3B91" w:rsidRPr="00274C51">
        <w:rPr>
          <w:highlight w:val="lightGray"/>
        </w:rPr>
        <w:t>Y</w:t>
      </w:r>
      <w:r w:rsidRPr="00274C51">
        <w:rPr>
          <w:highlight w:val="lightGray"/>
        </w:rPr>
        <w:t>akutat</w:t>
      </w:r>
      <w:r w:rsidRPr="00833B15">
        <w:t xml:space="preserve"> area coho salmon peak escapement survey counts and available total escapement estimates, 1972–201</w:t>
      </w:r>
      <w:r w:rsidR="00FD2DEA">
        <w:t>6</w:t>
      </w:r>
      <w:r w:rsidRPr="00833B15">
        <w:t>.</w:t>
      </w:r>
      <w:bookmarkEnd w:id="33"/>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center"/>
              <w:rPr>
                <w:sz w:val="20"/>
                <w:szCs w:val="20"/>
              </w:rPr>
            </w:pPr>
          </w:p>
        </w:tc>
        <w:tc>
          <w:tcPr>
            <w:tcW w:w="1573" w:type="pct"/>
            <w:gridSpan w:val="2"/>
            <w:tcBorders>
              <w:top w:val="single" w:sz="4" w:space="0" w:color="auto"/>
            </w:tcBorders>
            <w:vAlign w:val="bottom"/>
          </w:tcPr>
          <w:p w:rsidR="00E40EB7" w:rsidRPr="008F5618" w:rsidRDefault="00E40EB7" w:rsidP="004F6FED">
            <w:pPr>
              <w:pBdr>
                <w:bottom w:val="single" w:sz="4" w:space="1" w:color="auto"/>
              </w:pBdr>
              <w:spacing w:after="0"/>
              <w:jc w:val="center"/>
              <w:rPr>
                <w:sz w:val="20"/>
                <w:szCs w:val="20"/>
              </w:rPr>
            </w:pPr>
            <w:r w:rsidRPr="008F5618">
              <w:rPr>
                <w:sz w:val="20"/>
                <w:szCs w:val="20"/>
              </w:rPr>
              <w:t>Tawah Creek</w:t>
            </w:r>
          </w:p>
        </w:tc>
        <w:tc>
          <w:tcPr>
            <w:tcW w:w="1891" w:type="pct"/>
            <w:gridSpan w:val="2"/>
            <w:tcBorders>
              <w:top w:val="single" w:sz="4" w:space="0" w:color="auto"/>
            </w:tcBorders>
            <w:vAlign w:val="bottom"/>
          </w:tcPr>
          <w:p w:rsidR="00E40EB7" w:rsidRPr="008F5618" w:rsidRDefault="00E40EB7" w:rsidP="004F6FED">
            <w:pPr>
              <w:pBdr>
                <w:bottom w:val="single" w:sz="4" w:space="1" w:color="auto"/>
              </w:pBdr>
              <w:spacing w:after="0"/>
              <w:jc w:val="center"/>
              <w:rPr>
                <w:sz w:val="20"/>
                <w:szCs w:val="20"/>
              </w:rPr>
            </w:pPr>
            <w:r w:rsidRPr="008F5618">
              <w:rPr>
                <w:sz w:val="20"/>
                <w:szCs w:val="20"/>
              </w:rPr>
              <w:t>Situk River</w:t>
            </w:r>
          </w:p>
        </w:tc>
        <w:tc>
          <w:tcPr>
            <w:tcW w:w="630" w:type="pct"/>
            <w:tcBorders>
              <w:top w:val="single" w:sz="4" w:space="0" w:color="auto"/>
            </w:tcBorders>
            <w:vAlign w:val="bottom"/>
          </w:tcPr>
          <w:p w:rsidR="00E40EB7" w:rsidRPr="008F5618" w:rsidRDefault="00E40EB7" w:rsidP="004F6FED">
            <w:pPr>
              <w:spacing w:after="0"/>
              <w:jc w:val="center"/>
              <w:rPr>
                <w:sz w:val="20"/>
                <w:szCs w:val="20"/>
              </w:rPr>
            </w:pPr>
            <w:r w:rsidRPr="008F5618">
              <w:rPr>
                <w:sz w:val="20"/>
                <w:szCs w:val="20"/>
              </w:rPr>
              <w:t>Tsiu River</w:t>
            </w:r>
          </w:p>
        </w:tc>
      </w:tr>
      <w:tr w:rsidR="00E40EB7" w:rsidTr="00E40EB7">
        <w:trPr>
          <w:trHeight w:val="230"/>
        </w:trPr>
        <w:tc>
          <w:tcPr>
            <w:tcW w:w="907" w:type="pct"/>
            <w:tcBorders>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rsidR="00E40EB7" w:rsidRPr="008F5618" w:rsidRDefault="00E40EB7" w:rsidP="004F6FED">
            <w:pPr>
              <w:spacing w:after="0"/>
              <w:jc w:val="center"/>
              <w:rPr>
                <w:color w:val="000000"/>
                <w:sz w:val="20"/>
                <w:szCs w:val="20"/>
              </w:rPr>
            </w:pPr>
            <w:r w:rsidRPr="008F5618">
              <w:rPr>
                <w:color w:val="000000"/>
                <w:sz w:val="20"/>
                <w:szCs w:val="20"/>
              </w:rPr>
              <w:t>Count</w:t>
            </w:r>
          </w:p>
        </w:tc>
      </w:tr>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3,000</w:t>
            </w:r>
          </w:p>
        </w:tc>
        <w:tc>
          <w:tcPr>
            <w:tcW w:w="955"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c>
          <w:tcPr>
            <w:tcW w:w="943"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5,100</w:t>
            </w:r>
          </w:p>
        </w:tc>
        <w:tc>
          <w:tcPr>
            <w:tcW w:w="948"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c>
          <w:tcPr>
            <w:tcW w:w="630" w:type="pct"/>
            <w:tcBorders>
              <w:top w:val="single" w:sz="4" w:space="0" w:color="auto"/>
            </w:tcBorders>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1973</w:t>
            </w:r>
          </w:p>
        </w:tc>
        <w:tc>
          <w:tcPr>
            <w:tcW w:w="618" w:type="pct"/>
            <w:vAlign w:val="bottom"/>
          </w:tcPr>
          <w:p w:rsidR="00E40EB7" w:rsidRPr="008F5618" w:rsidRDefault="00E40EB7" w:rsidP="008F5618">
            <w:pPr>
              <w:spacing w:after="0"/>
              <w:jc w:val="center"/>
              <w:rPr>
                <w:sz w:val="20"/>
                <w:szCs w:val="20"/>
              </w:rPr>
            </w:pPr>
            <w:r w:rsidRPr="008F5618">
              <w:rPr>
                <w:sz w:val="20"/>
                <w:szCs w:val="20"/>
              </w:rPr>
              <w:t>1,978</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1,719</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1974</w:t>
            </w:r>
          </w:p>
        </w:tc>
        <w:tc>
          <w:tcPr>
            <w:tcW w:w="618" w:type="pct"/>
            <w:vAlign w:val="bottom"/>
          </w:tcPr>
          <w:p w:rsidR="00E40EB7" w:rsidRPr="008F5618" w:rsidRDefault="00E40EB7" w:rsidP="008F5618">
            <w:pPr>
              <w:spacing w:after="0"/>
              <w:jc w:val="center"/>
              <w:rPr>
                <w:sz w:val="20"/>
                <w:szCs w:val="20"/>
              </w:rPr>
            </w:pPr>
            <w:r w:rsidRPr="008F5618">
              <w:rPr>
                <w:sz w:val="20"/>
                <w:szCs w:val="20"/>
              </w:rPr>
              <w:t>2,500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4,260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1975</w:t>
            </w:r>
          </w:p>
        </w:tc>
        <w:tc>
          <w:tcPr>
            <w:tcW w:w="618" w:type="pct"/>
            <w:vAlign w:val="bottom"/>
          </w:tcPr>
          <w:p w:rsidR="00E40EB7" w:rsidRPr="008F5618" w:rsidRDefault="00E40EB7" w:rsidP="008F5618">
            <w:pPr>
              <w:spacing w:after="0"/>
              <w:jc w:val="center"/>
              <w:rPr>
                <w:sz w:val="20"/>
                <w:szCs w:val="20"/>
              </w:rPr>
            </w:pPr>
            <w:r w:rsidRPr="008F5618">
              <w:rPr>
                <w:sz w:val="20"/>
                <w:szCs w:val="20"/>
              </w:rPr>
              <w:t>800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4,500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8,150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1976</w:t>
            </w:r>
          </w:p>
        </w:tc>
        <w:tc>
          <w:tcPr>
            <w:tcW w:w="618" w:type="pct"/>
            <w:vAlign w:val="bottom"/>
          </w:tcPr>
          <w:p w:rsidR="00E40EB7" w:rsidRPr="008F5618" w:rsidRDefault="00E40EB7" w:rsidP="008F5618">
            <w:pPr>
              <w:spacing w:after="0"/>
              <w:jc w:val="center"/>
              <w:rPr>
                <w:sz w:val="20"/>
                <w:szCs w:val="20"/>
              </w:rPr>
            </w:pPr>
            <w:r w:rsidRPr="008F5618">
              <w:rPr>
                <w:sz w:val="20"/>
                <w:szCs w:val="20"/>
              </w:rPr>
              <w:t>1,200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3,280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1977</w:t>
            </w:r>
          </w:p>
        </w:tc>
        <w:tc>
          <w:tcPr>
            <w:tcW w:w="618" w:type="pct"/>
            <w:vAlign w:val="bottom"/>
          </w:tcPr>
          <w:p w:rsidR="00E40EB7" w:rsidRPr="008F5618" w:rsidRDefault="00E40EB7" w:rsidP="008F5618">
            <w:pPr>
              <w:spacing w:after="0"/>
              <w:jc w:val="center"/>
              <w:rPr>
                <w:sz w:val="20"/>
                <w:szCs w:val="20"/>
              </w:rPr>
            </w:pPr>
            <w:r w:rsidRPr="008F5618">
              <w:rPr>
                <w:sz w:val="20"/>
                <w:szCs w:val="20"/>
              </w:rPr>
              <w:t>3,000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3,750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1978</w:t>
            </w:r>
          </w:p>
        </w:tc>
        <w:tc>
          <w:tcPr>
            <w:tcW w:w="618" w:type="pct"/>
            <w:vAlign w:val="bottom"/>
          </w:tcPr>
          <w:p w:rsidR="00E40EB7" w:rsidRPr="008F5618" w:rsidRDefault="00E40EB7" w:rsidP="008F5618">
            <w:pPr>
              <w:spacing w:after="0"/>
              <w:jc w:val="center"/>
              <w:rPr>
                <w:sz w:val="20"/>
                <w:szCs w:val="20"/>
              </w:rPr>
            </w:pPr>
            <w:r w:rsidRPr="008F5618">
              <w:rPr>
                <w:sz w:val="20"/>
                <w:szCs w:val="20"/>
              </w:rPr>
              <w:t>2,200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3,850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1979</w:t>
            </w:r>
          </w:p>
        </w:tc>
        <w:tc>
          <w:tcPr>
            <w:tcW w:w="618" w:type="pct"/>
            <w:vAlign w:val="bottom"/>
          </w:tcPr>
          <w:p w:rsidR="00E40EB7" w:rsidRPr="008F5618" w:rsidRDefault="00E40EB7" w:rsidP="008F5618">
            <w:pPr>
              <w:spacing w:after="0"/>
              <w:jc w:val="center"/>
              <w:rPr>
                <w:sz w:val="20"/>
                <w:szCs w:val="20"/>
              </w:rPr>
            </w:pPr>
            <w:r w:rsidRPr="008F5618">
              <w:rPr>
                <w:sz w:val="20"/>
                <w:szCs w:val="20"/>
              </w:rPr>
              <w:t>3,250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1980</w:t>
            </w:r>
          </w:p>
        </w:tc>
        <w:tc>
          <w:tcPr>
            <w:tcW w:w="618" w:type="pct"/>
            <w:vAlign w:val="bottom"/>
          </w:tcPr>
          <w:p w:rsidR="00E40EB7" w:rsidRPr="008F5618" w:rsidRDefault="00E40EB7" w:rsidP="008F5618">
            <w:pPr>
              <w:spacing w:after="0"/>
              <w:jc w:val="center"/>
              <w:rPr>
                <w:sz w:val="20"/>
                <w:szCs w:val="20"/>
              </w:rPr>
            </w:pPr>
            <w:r w:rsidRPr="008F5618">
              <w:rPr>
                <w:sz w:val="20"/>
                <w:szCs w:val="20"/>
              </w:rPr>
              <w:t>3,200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8,100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1981</w:t>
            </w:r>
          </w:p>
        </w:tc>
        <w:tc>
          <w:tcPr>
            <w:tcW w:w="618" w:type="pct"/>
            <w:vAlign w:val="bottom"/>
          </w:tcPr>
          <w:p w:rsidR="00E40EB7" w:rsidRPr="008F5618" w:rsidRDefault="00E40EB7" w:rsidP="008F5618">
            <w:pPr>
              <w:spacing w:after="0"/>
              <w:jc w:val="center"/>
              <w:rPr>
                <w:sz w:val="20"/>
                <w:szCs w:val="20"/>
              </w:rPr>
            </w:pPr>
            <w:r w:rsidRPr="008F5618">
              <w:rPr>
                <w:sz w:val="20"/>
                <w:szCs w:val="20"/>
              </w:rPr>
              <w:t>5,793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8,430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1982</w:t>
            </w:r>
          </w:p>
        </w:tc>
        <w:tc>
          <w:tcPr>
            <w:tcW w:w="618" w:type="pct"/>
            <w:vAlign w:val="bottom"/>
          </w:tcPr>
          <w:p w:rsidR="00E40EB7" w:rsidRPr="008F5618" w:rsidRDefault="00E40EB7" w:rsidP="008F5618">
            <w:pPr>
              <w:spacing w:after="0"/>
              <w:jc w:val="center"/>
              <w:rPr>
                <w:sz w:val="20"/>
                <w:szCs w:val="20"/>
              </w:rPr>
            </w:pPr>
            <w:r w:rsidRPr="008F5618">
              <w:rPr>
                <w:sz w:val="20"/>
                <w:szCs w:val="20"/>
              </w:rPr>
              <w:t>7,100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9,180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1983</w:t>
            </w:r>
          </w:p>
        </w:tc>
        <w:tc>
          <w:tcPr>
            <w:tcW w:w="618" w:type="pct"/>
            <w:vAlign w:val="bottom"/>
          </w:tcPr>
          <w:p w:rsidR="00E40EB7" w:rsidRPr="008F5618" w:rsidRDefault="00E40EB7" w:rsidP="008F5618">
            <w:pPr>
              <w:spacing w:after="0"/>
              <w:jc w:val="center"/>
              <w:rPr>
                <w:sz w:val="20"/>
                <w:szCs w:val="20"/>
              </w:rPr>
            </w:pPr>
            <w:r w:rsidRPr="008F5618">
              <w:rPr>
                <w:sz w:val="20"/>
                <w:szCs w:val="20"/>
              </w:rPr>
              <w:t>5,950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5,300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1984</w:t>
            </w:r>
          </w:p>
        </w:tc>
        <w:tc>
          <w:tcPr>
            <w:tcW w:w="618" w:type="pct"/>
            <w:vAlign w:val="bottom"/>
          </w:tcPr>
          <w:p w:rsidR="00E40EB7" w:rsidRPr="008F5618" w:rsidRDefault="00E40EB7" w:rsidP="008F5618">
            <w:pPr>
              <w:spacing w:after="0"/>
              <w:jc w:val="center"/>
              <w:rPr>
                <w:sz w:val="20"/>
                <w:szCs w:val="20"/>
              </w:rPr>
            </w:pPr>
            <w:r w:rsidRPr="008F5618">
              <w:rPr>
                <w:sz w:val="20"/>
                <w:szCs w:val="20"/>
              </w:rPr>
              <w:t>4,200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14,000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1985</w:t>
            </w:r>
          </w:p>
        </w:tc>
        <w:tc>
          <w:tcPr>
            <w:tcW w:w="618" w:type="pct"/>
            <w:vAlign w:val="bottom"/>
          </w:tcPr>
          <w:p w:rsidR="00E40EB7" w:rsidRPr="008F5618" w:rsidRDefault="00E40EB7" w:rsidP="008F5618">
            <w:pPr>
              <w:spacing w:after="0"/>
              <w:jc w:val="center"/>
              <w:rPr>
                <w:sz w:val="20"/>
                <w:szCs w:val="20"/>
              </w:rPr>
            </w:pPr>
            <w:r w:rsidRPr="008F5618">
              <w:rPr>
                <w:sz w:val="20"/>
                <w:szCs w:val="20"/>
              </w:rPr>
              <w:t>3,300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6,490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52,350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1986</w:t>
            </w:r>
          </w:p>
        </w:tc>
        <w:tc>
          <w:tcPr>
            <w:tcW w:w="618" w:type="pct"/>
            <w:vAlign w:val="bottom"/>
          </w:tcPr>
          <w:p w:rsidR="00E40EB7" w:rsidRPr="008F5618" w:rsidRDefault="00E40EB7" w:rsidP="008F5618">
            <w:pPr>
              <w:spacing w:after="0"/>
              <w:jc w:val="center"/>
              <w:rPr>
                <w:sz w:val="20"/>
                <w:szCs w:val="20"/>
              </w:rPr>
            </w:pPr>
            <w:r w:rsidRPr="008F5618">
              <w:rPr>
                <w:sz w:val="20"/>
                <w:szCs w:val="20"/>
              </w:rPr>
              <w:t>3,300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3,162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14,100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1987</w:t>
            </w:r>
          </w:p>
        </w:tc>
        <w:tc>
          <w:tcPr>
            <w:tcW w:w="618" w:type="pct"/>
            <w:vAlign w:val="bottom"/>
          </w:tcPr>
          <w:p w:rsidR="00E40EB7" w:rsidRPr="008F5618" w:rsidRDefault="00E40EB7" w:rsidP="008F5618">
            <w:pPr>
              <w:spacing w:after="0"/>
              <w:jc w:val="center"/>
              <w:rPr>
                <w:sz w:val="20"/>
                <w:szCs w:val="20"/>
              </w:rPr>
            </w:pPr>
            <w:r w:rsidRPr="008F5618">
              <w:rPr>
                <w:sz w:val="20"/>
                <w:szCs w:val="20"/>
              </w:rPr>
              <w:t>5,000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8,500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1988</w:t>
            </w:r>
          </w:p>
        </w:tc>
        <w:tc>
          <w:tcPr>
            <w:tcW w:w="618" w:type="pct"/>
            <w:vAlign w:val="bottom"/>
          </w:tcPr>
          <w:p w:rsidR="00E40EB7" w:rsidRPr="008F5618" w:rsidRDefault="00E40EB7" w:rsidP="008F5618">
            <w:pPr>
              <w:spacing w:after="0"/>
              <w:jc w:val="center"/>
              <w:rPr>
                <w:sz w:val="20"/>
                <w:szCs w:val="20"/>
              </w:rPr>
            </w:pPr>
            <w:r w:rsidRPr="008F5618">
              <w:rPr>
                <w:sz w:val="20"/>
                <w:szCs w:val="20"/>
              </w:rPr>
              <w:t>1,600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11,000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1989</w:t>
            </w:r>
          </w:p>
        </w:tc>
        <w:tc>
          <w:tcPr>
            <w:tcW w:w="618" w:type="pct"/>
            <w:vAlign w:val="bottom"/>
          </w:tcPr>
          <w:p w:rsidR="00E40EB7" w:rsidRPr="008F5618" w:rsidRDefault="00E40EB7" w:rsidP="008F5618">
            <w:pPr>
              <w:spacing w:after="0"/>
              <w:jc w:val="center"/>
              <w:rPr>
                <w:sz w:val="20"/>
                <w:szCs w:val="20"/>
              </w:rPr>
            </w:pPr>
            <w:r w:rsidRPr="008F5618">
              <w:rPr>
                <w:sz w:val="20"/>
                <w:szCs w:val="20"/>
              </w:rPr>
              <w:t>1,490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3,900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1990</w:t>
            </w:r>
          </w:p>
        </w:tc>
        <w:tc>
          <w:tcPr>
            <w:tcW w:w="618" w:type="pct"/>
            <w:vAlign w:val="bottom"/>
          </w:tcPr>
          <w:p w:rsidR="00E40EB7" w:rsidRPr="008F5618" w:rsidRDefault="00E40EB7" w:rsidP="008F5618">
            <w:pPr>
              <w:spacing w:after="0"/>
              <w:jc w:val="center"/>
              <w:rPr>
                <w:sz w:val="20"/>
                <w:szCs w:val="20"/>
              </w:rPr>
            </w:pPr>
            <w:r w:rsidRPr="008F5618">
              <w:rPr>
                <w:sz w:val="20"/>
                <w:szCs w:val="20"/>
              </w:rPr>
              <w:t>9,460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1,630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16,800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1991</w:t>
            </w:r>
          </w:p>
        </w:tc>
        <w:tc>
          <w:tcPr>
            <w:tcW w:w="618" w:type="pct"/>
            <w:vAlign w:val="bottom"/>
          </w:tcPr>
          <w:p w:rsidR="00E40EB7" w:rsidRPr="008F5618" w:rsidRDefault="00E40EB7" w:rsidP="008F5618">
            <w:pPr>
              <w:spacing w:after="0"/>
              <w:jc w:val="center"/>
              <w:rPr>
                <w:sz w:val="20"/>
                <w:szCs w:val="20"/>
              </w:rPr>
            </w:pPr>
            <w:r w:rsidRPr="008F5618">
              <w:rPr>
                <w:sz w:val="20"/>
                <w:szCs w:val="20"/>
              </w:rPr>
              <w:t>975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16,600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1992</w:t>
            </w:r>
          </w:p>
        </w:tc>
        <w:tc>
          <w:tcPr>
            <w:tcW w:w="618" w:type="pct"/>
            <w:vAlign w:val="bottom"/>
          </w:tcPr>
          <w:p w:rsidR="00E40EB7" w:rsidRPr="008F5618" w:rsidRDefault="00E40EB7" w:rsidP="008F5618">
            <w:pPr>
              <w:spacing w:after="0"/>
              <w:jc w:val="center"/>
              <w:rPr>
                <w:sz w:val="20"/>
                <w:szCs w:val="20"/>
              </w:rPr>
            </w:pPr>
            <w:r w:rsidRPr="008F5618">
              <w:rPr>
                <w:sz w:val="20"/>
                <w:szCs w:val="20"/>
              </w:rPr>
              <w:t>4,235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13,820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30,800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1993</w:t>
            </w:r>
          </w:p>
        </w:tc>
        <w:tc>
          <w:tcPr>
            <w:tcW w:w="618" w:type="pct"/>
            <w:vAlign w:val="bottom"/>
          </w:tcPr>
          <w:p w:rsidR="00E40EB7" w:rsidRPr="008F5618" w:rsidRDefault="00E40EB7" w:rsidP="008F5618">
            <w:pPr>
              <w:spacing w:after="0"/>
              <w:jc w:val="center"/>
              <w:rPr>
                <w:sz w:val="20"/>
                <w:szCs w:val="20"/>
              </w:rPr>
            </w:pPr>
            <w:r w:rsidRPr="008F5618">
              <w:rPr>
                <w:sz w:val="20"/>
                <w:szCs w:val="20"/>
              </w:rPr>
              <w:t>5,436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10,703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18,500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1994</w:t>
            </w:r>
          </w:p>
        </w:tc>
        <w:tc>
          <w:tcPr>
            <w:tcW w:w="618" w:type="pct"/>
            <w:vAlign w:val="bottom"/>
          </w:tcPr>
          <w:p w:rsidR="00E40EB7" w:rsidRPr="008F5618" w:rsidRDefault="00E40EB7" w:rsidP="008F5618">
            <w:pPr>
              <w:spacing w:after="0"/>
              <w:jc w:val="center"/>
              <w:rPr>
                <w:sz w:val="20"/>
                <w:szCs w:val="20"/>
              </w:rPr>
            </w:pPr>
            <w:r w:rsidRPr="008F5618">
              <w:rPr>
                <w:sz w:val="20"/>
                <w:szCs w:val="20"/>
              </w:rPr>
              <w:t>6,000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21,960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55,000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1995</w:t>
            </w:r>
          </w:p>
        </w:tc>
        <w:tc>
          <w:tcPr>
            <w:tcW w:w="618" w:type="pct"/>
            <w:vAlign w:val="bottom"/>
          </w:tcPr>
          <w:p w:rsidR="00E40EB7" w:rsidRPr="008F5618" w:rsidRDefault="00E40EB7" w:rsidP="008F5618">
            <w:pPr>
              <w:spacing w:after="0"/>
              <w:jc w:val="center"/>
              <w:rPr>
                <w:sz w:val="20"/>
                <w:szCs w:val="20"/>
              </w:rPr>
            </w:pPr>
            <w:r w:rsidRPr="008F5618">
              <w:rPr>
                <w:sz w:val="20"/>
                <w:szCs w:val="20"/>
              </w:rPr>
              <w:t>2,642</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30,000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1996</w:t>
            </w:r>
          </w:p>
        </w:tc>
        <w:tc>
          <w:tcPr>
            <w:tcW w:w="618" w:type="pct"/>
            <w:vAlign w:val="bottom"/>
          </w:tcPr>
          <w:p w:rsidR="00E40EB7" w:rsidRPr="008F5618" w:rsidRDefault="00E40EB7" w:rsidP="008F5618">
            <w:pPr>
              <w:spacing w:after="0"/>
              <w:jc w:val="center"/>
              <w:rPr>
                <w:sz w:val="20"/>
                <w:szCs w:val="20"/>
              </w:rPr>
            </w:pPr>
            <w:r w:rsidRPr="008F5618">
              <w:rPr>
                <w:sz w:val="20"/>
                <w:szCs w:val="20"/>
              </w:rPr>
              <w:t>4,030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19,000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1997</w:t>
            </w:r>
          </w:p>
        </w:tc>
        <w:tc>
          <w:tcPr>
            <w:tcW w:w="618" w:type="pct"/>
            <w:vAlign w:val="bottom"/>
          </w:tcPr>
          <w:p w:rsidR="00E40EB7" w:rsidRPr="008F5618" w:rsidRDefault="00E40EB7" w:rsidP="008F5618">
            <w:pPr>
              <w:spacing w:after="0"/>
              <w:jc w:val="center"/>
              <w:rPr>
                <w:sz w:val="20"/>
                <w:szCs w:val="20"/>
              </w:rPr>
            </w:pPr>
            <w:r w:rsidRPr="008F5618">
              <w:rPr>
                <w:sz w:val="20"/>
                <w:szCs w:val="20"/>
              </w:rPr>
              <w:t>2,550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9,780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1998</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1999</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2000</w:t>
            </w:r>
          </w:p>
        </w:tc>
        <w:tc>
          <w:tcPr>
            <w:tcW w:w="618" w:type="pct"/>
            <w:vAlign w:val="bottom"/>
          </w:tcPr>
          <w:p w:rsidR="00E40EB7" w:rsidRPr="008F5618" w:rsidRDefault="00E40EB7" w:rsidP="008F5618">
            <w:pPr>
              <w:spacing w:after="0"/>
              <w:jc w:val="center"/>
              <w:rPr>
                <w:sz w:val="20"/>
                <w:szCs w:val="20"/>
              </w:rPr>
            </w:pPr>
            <w:r w:rsidRPr="008F5618">
              <w:rPr>
                <w:sz w:val="20"/>
                <w:szCs w:val="20"/>
              </w:rPr>
              <w:t>1,572</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12,000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2001</w:t>
            </w:r>
          </w:p>
        </w:tc>
        <w:tc>
          <w:tcPr>
            <w:tcW w:w="618" w:type="pct"/>
            <w:vAlign w:val="bottom"/>
          </w:tcPr>
          <w:p w:rsidR="00E40EB7" w:rsidRPr="008F5618" w:rsidRDefault="00E40EB7" w:rsidP="008F5618">
            <w:pPr>
              <w:spacing w:after="0"/>
              <w:jc w:val="center"/>
              <w:rPr>
                <w:sz w:val="20"/>
                <w:szCs w:val="20"/>
              </w:rPr>
            </w:pPr>
            <w:r w:rsidRPr="008F5618">
              <w:rPr>
                <w:sz w:val="20"/>
                <w:szCs w:val="20"/>
              </w:rPr>
              <w:t>3,190</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5,030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2002</w:t>
            </w:r>
          </w:p>
        </w:tc>
        <w:tc>
          <w:tcPr>
            <w:tcW w:w="618" w:type="pct"/>
            <w:vAlign w:val="bottom"/>
          </w:tcPr>
          <w:p w:rsidR="00E40EB7" w:rsidRPr="008F5618" w:rsidRDefault="00E40EB7" w:rsidP="008F5618">
            <w:pPr>
              <w:spacing w:after="0"/>
              <w:jc w:val="center"/>
              <w:rPr>
                <w:sz w:val="20"/>
                <w:szCs w:val="20"/>
              </w:rPr>
            </w:pPr>
            <w:r w:rsidRPr="008F5618">
              <w:rPr>
                <w:sz w:val="20"/>
                <w:szCs w:val="20"/>
              </w:rPr>
              <w:t>8,093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40,000</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2003</w:t>
            </w:r>
          </w:p>
        </w:tc>
        <w:tc>
          <w:tcPr>
            <w:tcW w:w="618" w:type="pct"/>
            <w:vAlign w:val="bottom"/>
          </w:tcPr>
          <w:p w:rsidR="00E40EB7" w:rsidRPr="008F5618" w:rsidRDefault="00E40EB7" w:rsidP="008F5618">
            <w:pPr>
              <w:spacing w:after="0"/>
              <w:jc w:val="center"/>
              <w:rPr>
                <w:sz w:val="20"/>
                <w:szCs w:val="20"/>
              </w:rPr>
            </w:pPr>
            <w:r w:rsidRPr="008F5618">
              <w:rPr>
                <w:sz w:val="20"/>
                <w:szCs w:val="20"/>
              </w:rPr>
              <w:t>5,907</w:t>
            </w:r>
          </w:p>
        </w:tc>
        <w:tc>
          <w:tcPr>
            <w:tcW w:w="955" w:type="pct"/>
            <w:shd w:val="clear" w:color="auto" w:fill="auto"/>
            <w:vAlign w:val="bottom"/>
          </w:tcPr>
          <w:p w:rsidR="00E40EB7" w:rsidRPr="008F5618" w:rsidRDefault="00E40EB7" w:rsidP="008F5618">
            <w:pPr>
              <w:spacing w:after="0"/>
              <w:jc w:val="center"/>
              <w:rPr>
                <w:sz w:val="20"/>
                <w:szCs w:val="20"/>
              </w:rPr>
            </w:pPr>
            <w:r w:rsidRPr="008F5618">
              <w:rPr>
                <w:sz w:val="20"/>
                <w:szCs w:val="20"/>
              </w:rPr>
              <w:t>23,685</w:t>
            </w:r>
          </w:p>
        </w:tc>
        <w:tc>
          <w:tcPr>
            <w:tcW w:w="943" w:type="pct"/>
            <w:vAlign w:val="bottom"/>
          </w:tcPr>
          <w:p w:rsidR="00E40EB7" w:rsidRPr="008F5618" w:rsidRDefault="00E40EB7" w:rsidP="008F5618">
            <w:pPr>
              <w:spacing w:after="0"/>
              <w:jc w:val="center"/>
              <w:rPr>
                <w:sz w:val="20"/>
                <w:szCs w:val="20"/>
              </w:rPr>
            </w:pPr>
            <w:r w:rsidRPr="008F5618">
              <w:rPr>
                <w:sz w:val="20"/>
                <w:szCs w:val="20"/>
              </w:rPr>
              <w:t>6,009</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35,850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2004</w:t>
            </w:r>
          </w:p>
        </w:tc>
        <w:tc>
          <w:tcPr>
            <w:tcW w:w="618" w:type="pct"/>
            <w:vAlign w:val="bottom"/>
          </w:tcPr>
          <w:p w:rsidR="00E40EB7" w:rsidRPr="008F5618" w:rsidRDefault="00E40EB7" w:rsidP="008F5618">
            <w:pPr>
              <w:spacing w:after="0"/>
              <w:jc w:val="center"/>
              <w:rPr>
                <w:sz w:val="20"/>
                <w:szCs w:val="20"/>
              </w:rPr>
            </w:pPr>
            <w:r w:rsidRPr="008F5618">
              <w:rPr>
                <w:sz w:val="20"/>
                <w:szCs w:val="20"/>
              </w:rPr>
              <w:t>2,214</w:t>
            </w:r>
          </w:p>
        </w:tc>
        <w:tc>
          <w:tcPr>
            <w:tcW w:w="955" w:type="pct"/>
            <w:shd w:val="clear" w:color="auto" w:fill="auto"/>
            <w:vAlign w:val="bottom"/>
          </w:tcPr>
          <w:p w:rsidR="00E40EB7" w:rsidRPr="008F5618" w:rsidRDefault="00E40EB7" w:rsidP="008F5618">
            <w:pPr>
              <w:spacing w:after="0"/>
              <w:jc w:val="center"/>
              <w:rPr>
                <w:sz w:val="20"/>
                <w:szCs w:val="20"/>
              </w:rPr>
            </w:pPr>
            <w:r w:rsidRPr="008F5618">
              <w:rPr>
                <w:sz w:val="20"/>
                <w:szCs w:val="20"/>
              </w:rPr>
              <w:t>47,566</w:t>
            </w:r>
          </w:p>
        </w:tc>
        <w:tc>
          <w:tcPr>
            <w:tcW w:w="943" w:type="pct"/>
            <w:vAlign w:val="bottom"/>
          </w:tcPr>
          <w:p w:rsidR="00E40EB7" w:rsidRPr="008F5618" w:rsidRDefault="00E40EB7" w:rsidP="008F5618">
            <w:pPr>
              <w:spacing w:after="0"/>
              <w:jc w:val="center"/>
              <w:rPr>
                <w:sz w:val="20"/>
                <w:szCs w:val="20"/>
              </w:rPr>
            </w:pPr>
            <w:r w:rsidRPr="008F5618">
              <w:rPr>
                <w:sz w:val="20"/>
                <w:szCs w:val="20"/>
              </w:rPr>
              <w:t>10,284</w:t>
            </w:r>
          </w:p>
        </w:tc>
        <w:tc>
          <w:tcPr>
            <w:tcW w:w="948" w:type="pct"/>
            <w:vAlign w:val="bottom"/>
          </w:tcPr>
          <w:p w:rsidR="00E40EB7" w:rsidRPr="008F5618" w:rsidRDefault="00E40EB7" w:rsidP="008F5618">
            <w:pPr>
              <w:spacing w:after="0"/>
              <w:jc w:val="center"/>
              <w:rPr>
                <w:sz w:val="20"/>
                <w:szCs w:val="20"/>
              </w:rPr>
            </w:pPr>
            <w:r w:rsidRPr="008F5618">
              <w:rPr>
                <w:sz w:val="20"/>
                <w:szCs w:val="20"/>
              </w:rPr>
              <w:t>49,582</w:t>
            </w:r>
          </w:p>
        </w:tc>
        <w:tc>
          <w:tcPr>
            <w:tcW w:w="630" w:type="pct"/>
            <w:vAlign w:val="bottom"/>
          </w:tcPr>
          <w:p w:rsidR="00E40EB7" w:rsidRPr="008F5618" w:rsidRDefault="00E40EB7" w:rsidP="008F5618">
            <w:pPr>
              <w:spacing w:after="0"/>
              <w:jc w:val="center"/>
              <w:rPr>
                <w:sz w:val="20"/>
                <w:szCs w:val="20"/>
              </w:rPr>
            </w:pPr>
            <w:r w:rsidRPr="008F5618">
              <w:rPr>
                <w:sz w:val="20"/>
                <w:szCs w:val="20"/>
              </w:rPr>
              <w:t>-</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2005</w:t>
            </w:r>
          </w:p>
        </w:tc>
        <w:tc>
          <w:tcPr>
            <w:tcW w:w="618" w:type="pct"/>
            <w:vAlign w:val="bottom"/>
          </w:tcPr>
          <w:p w:rsidR="00E40EB7" w:rsidRPr="008F5618" w:rsidRDefault="00E40EB7" w:rsidP="008F5618">
            <w:pPr>
              <w:spacing w:after="0"/>
              <w:jc w:val="center"/>
              <w:rPr>
                <w:sz w:val="20"/>
                <w:szCs w:val="20"/>
              </w:rPr>
            </w:pPr>
            <w:r w:rsidRPr="008F5618">
              <w:rPr>
                <w:sz w:val="20"/>
                <w:szCs w:val="20"/>
              </w:rPr>
              <w:t>1,241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2,514</w:t>
            </w:r>
          </w:p>
        </w:tc>
        <w:tc>
          <w:tcPr>
            <w:tcW w:w="948" w:type="pct"/>
            <w:vAlign w:val="bottom"/>
          </w:tcPr>
          <w:p w:rsidR="00E40EB7" w:rsidRPr="008F5618" w:rsidRDefault="00E40EB7" w:rsidP="008F5618">
            <w:pPr>
              <w:spacing w:after="0"/>
              <w:jc w:val="center"/>
              <w:rPr>
                <w:sz w:val="20"/>
                <w:szCs w:val="20"/>
              </w:rPr>
            </w:pPr>
            <w:r w:rsidRPr="008F5618">
              <w:rPr>
                <w:sz w:val="20"/>
                <w:szCs w:val="20"/>
              </w:rPr>
              <w:t>33,644</w:t>
            </w:r>
          </w:p>
        </w:tc>
        <w:tc>
          <w:tcPr>
            <w:tcW w:w="630" w:type="pct"/>
            <w:vAlign w:val="bottom"/>
          </w:tcPr>
          <w:p w:rsidR="00E40EB7" w:rsidRPr="008F5618" w:rsidRDefault="00E40EB7" w:rsidP="008F5618">
            <w:pPr>
              <w:spacing w:after="0"/>
              <w:jc w:val="center"/>
              <w:rPr>
                <w:sz w:val="20"/>
                <w:szCs w:val="20"/>
              </w:rPr>
            </w:pPr>
            <w:r w:rsidRPr="008F5618">
              <w:rPr>
                <w:sz w:val="20"/>
                <w:szCs w:val="20"/>
              </w:rPr>
              <w:t>16,600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2006</w:t>
            </w:r>
          </w:p>
        </w:tc>
        <w:tc>
          <w:tcPr>
            <w:tcW w:w="618" w:type="pct"/>
            <w:vAlign w:val="bottom"/>
          </w:tcPr>
          <w:p w:rsidR="00E40EB7" w:rsidRPr="008F5618" w:rsidRDefault="00E40EB7" w:rsidP="008F5618">
            <w:pPr>
              <w:spacing w:after="0"/>
              <w:jc w:val="center"/>
              <w:rPr>
                <w:sz w:val="20"/>
                <w:szCs w:val="20"/>
              </w:rPr>
            </w:pPr>
            <w:r w:rsidRPr="008F5618">
              <w:rPr>
                <w:sz w:val="20"/>
                <w:szCs w:val="20"/>
              </w:rPr>
              <w:t>1,156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7,950</w:t>
            </w:r>
          </w:p>
        </w:tc>
        <w:tc>
          <w:tcPr>
            <w:tcW w:w="948" w:type="pct"/>
            <w:vAlign w:val="bottom"/>
          </w:tcPr>
          <w:p w:rsidR="00E40EB7" w:rsidRPr="008F5618" w:rsidRDefault="00E40EB7" w:rsidP="008F5618">
            <w:pPr>
              <w:spacing w:after="0"/>
              <w:jc w:val="center"/>
              <w:rPr>
                <w:sz w:val="20"/>
                <w:szCs w:val="20"/>
              </w:rPr>
            </w:pPr>
            <w:r w:rsidRPr="008F5618">
              <w:rPr>
                <w:sz w:val="20"/>
                <w:szCs w:val="20"/>
              </w:rPr>
              <w:t>23,169</w:t>
            </w:r>
          </w:p>
        </w:tc>
        <w:tc>
          <w:tcPr>
            <w:tcW w:w="630" w:type="pct"/>
            <w:vAlign w:val="bottom"/>
          </w:tcPr>
          <w:p w:rsidR="00E40EB7" w:rsidRPr="008F5618" w:rsidRDefault="00E40EB7" w:rsidP="008F5618">
            <w:pPr>
              <w:spacing w:after="0"/>
              <w:jc w:val="center"/>
              <w:rPr>
                <w:sz w:val="20"/>
                <w:szCs w:val="20"/>
              </w:rPr>
            </w:pPr>
            <w:r w:rsidRPr="008F5618">
              <w:rPr>
                <w:sz w:val="20"/>
                <w:szCs w:val="20"/>
              </w:rPr>
              <w:t>14,500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2007</w:t>
            </w:r>
          </w:p>
        </w:tc>
        <w:tc>
          <w:tcPr>
            <w:tcW w:w="618" w:type="pct"/>
            <w:vAlign w:val="bottom"/>
          </w:tcPr>
          <w:p w:rsidR="00E40EB7" w:rsidRPr="008F5618" w:rsidRDefault="00E40EB7" w:rsidP="008F5618">
            <w:pPr>
              <w:spacing w:after="0"/>
              <w:jc w:val="center"/>
              <w:rPr>
                <w:sz w:val="20"/>
                <w:szCs w:val="20"/>
              </w:rPr>
            </w:pPr>
            <w:r w:rsidRPr="008F5618">
              <w:rPr>
                <w:sz w:val="20"/>
                <w:szCs w:val="20"/>
              </w:rPr>
              <w:t>1,751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5,763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14,000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2008</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25,200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2009</w:t>
            </w:r>
          </w:p>
        </w:tc>
        <w:tc>
          <w:tcPr>
            <w:tcW w:w="618" w:type="pct"/>
            <w:vAlign w:val="bottom"/>
          </w:tcPr>
          <w:p w:rsidR="00E40EB7" w:rsidRPr="008F5618" w:rsidRDefault="00E40EB7" w:rsidP="008F5618">
            <w:pPr>
              <w:spacing w:after="0"/>
              <w:jc w:val="center"/>
              <w:rPr>
                <w:sz w:val="20"/>
                <w:szCs w:val="20"/>
              </w:rPr>
            </w:pPr>
            <w:r w:rsidRPr="008F5618">
              <w:rPr>
                <w:sz w:val="20"/>
                <w:szCs w:val="20"/>
              </w:rPr>
              <w:t>3,581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5,814</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28,000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2010</w:t>
            </w:r>
          </w:p>
        </w:tc>
        <w:tc>
          <w:tcPr>
            <w:tcW w:w="618" w:type="pct"/>
            <w:vAlign w:val="bottom"/>
          </w:tcPr>
          <w:p w:rsidR="00E40EB7" w:rsidRPr="008F5618" w:rsidRDefault="00E40EB7" w:rsidP="008F5618">
            <w:pPr>
              <w:spacing w:after="0"/>
              <w:jc w:val="center"/>
              <w:rPr>
                <w:sz w:val="20"/>
                <w:szCs w:val="20"/>
              </w:rPr>
            </w:pPr>
            <w:r w:rsidRPr="008F5618">
              <w:rPr>
                <w:sz w:val="20"/>
                <w:szCs w:val="20"/>
              </w:rPr>
              <w:t>2,393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11,195</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2011</w:t>
            </w:r>
          </w:p>
        </w:tc>
        <w:tc>
          <w:tcPr>
            <w:tcW w:w="618" w:type="pct"/>
            <w:vAlign w:val="bottom"/>
          </w:tcPr>
          <w:p w:rsidR="00E40EB7" w:rsidRPr="008F5618" w:rsidRDefault="00E40EB7" w:rsidP="008F5618">
            <w:pPr>
              <w:spacing w:after="0"/>
              <w:jc w:val="center"/>
              <w:rPr>
                <w:sz w:val="20"/>
                <w:szCs w:val="20"/>
              </w:rPr>
            </w:pPr>
            <w:r w:rsidRPr="008F5618">
              <w:rPr>
                <w:sz w:val="20"/>
                <w:szCs w:val="20"/>
              </w:rPr>
              <w:t>1,221</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3,652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21,000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2012</w:t>
            </w:r>
          </w:p>
        </w:tc>
        <w:tc>
          <w:tcPr>
            <w:tcW w:w="618" w:type="pct"/>
            <w:vAlign w:val="bottom"/>
          </w:tcPr>
          <w:p w:rsidR="00E40EB7" w:rsidRPr="008F5618" w:rsidRDefault="00E40EB7" w:rsidP="008F5618">
            <w:pPr>
              <w:spacing w:after="0"/>
              <w:jc w:val="center"/>
              <w:rPr>
                <w:sz w:val="20"/>
                <w:szCs w:val="20"/>
              </w:rPr>
            </w:pPr>
            <w:r w:rsidRPr="008F5618">
              <w:rPr>
                <w:sz w:val="20"/>
                <w:szCs w:val="20"/>
              </w:rPr>
              <w:t>-</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3,007</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10,500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2013</w:t>
            </w:r>
          </w:p>
        </w:tc>
        <w:tc>
          <w:tcPr>
            <w:tcW w:w="618" w:type="pct"/>
            <w:vAlign w:val="bottom"/>
          </w:tcPr>
          <w:p w:rsidR="00E40EB7" w:rsidRPr="008F5618" w:rsidRDefault="00E40EB7" w:rsidP="008F5618">
            <w:pPr>
              <w:spacing w:after="0"/>
              <w:jc w:val="center"/>
              <w:rPr>
                <w:sz w:val="20"/>
                <w:szCs w:val="20"/>
              </w:rPr>
            </w:pPr>
            <w:r w:rsidRPr="008F5618">
              <w:rPr>
                <w:sz w:val="20"/>
                <w:szCs w:val="20"/>
              </w:rPr>
              <w:t>2,593</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14,853</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47,000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2014</w:t>
            </w:r>
          </w:p>
        </w:tc>
        <w:tc>
          <w:tcPr>
            <w:tcW w:w="618" w:type="pct"/>
            <w:vAlign w:val="bottom"/>
          </w:tcPr>
          <w:p w:rsidR="00E40EB7" w:rsidRPr="008F5618" w:rsidRDefault="00E40EB7" w:rsidP="008F5618">
            <w:pPr>
              <w:spacing w:after="0"/>
              <w:jc w:val="center"/>
              <w:rPr>
                <w:sz w:val="20"/>
                <w:szCs w:val="20"/>
              </w:rPr>
            </w:pPr>
            <w:r w:rsidRPr="008F5618">
              <w:rPr>
                <w:sz w:val="20"/>
                <w:szCs w:val="20"/>
              </w:rPr>
              <w:t>3,555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8,226</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27,000</w:t>
            </w: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2015</w:t>
            </w:r>
          </w:p>
        </w:tc>
        <w:tc>
          <w:tcPr>
            <w:tcW w:w="618" w:type="pct"/>
            <w:vAlign w:val="bottom"/>
          </w:tcPr>
          <w:p w:rsidR="00E40EB7" w:rsidRPr="008F5618" w:rsidRDefault="00E40EB7" w:rsidP="008F5618">
            <w:pPr>
              <w:spacing w:after="0"/>
              <w:jc w:val="center"/>
              <w:rPr>
                <w:sz w:val="20"/>
                <w:szCs w:val="20"/>
              </w:rPr>
            </w:pPr>
            <w:r w:rsidRPr="008F5618">
              <w:rPr>
                <w:sz w:val="20"/>
                <w:szCs w:val="20"/>
              </w:rPr>
              <w:t>2,015</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7,062</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19,500</w:t>
            </w:r>
          </w:p>
        </w:tc>
      </w:tr>
      <w:tr w:rsidR="00E40EB7" w:rsidTr="00D74B32">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2016</w:t>
            </w:r>
          </w:p>
        </w:tc>
        <w:tc>
          <w:tcPr>
            <w:tcW w:w="618" w:type="pct"/>
            <w:vAlign w:val="bottom"/>
          </w:tcPr>
          <w:p w:rsidR="00E40EB7" w:rsidRPr="008F5618" w:rsidRDefault="00E40EB7" w:rsidP="008F5618">
            <w:pPr>
              <w:spacing w:after="0"/>
              <w:jc w:val="center"/>
              <w:rPr>
                <w:sz w:val="20"/>
                <w:szCs w:val="20"/>
              </w:rPr>
            </w:pPr>
            <w:r w:rsidRPr="008F5618">
              <w:rPr>
                <w:sz w:val="20"/>
                <w:szCs w:val="20"/>
              </w:rPr>
              <w:t>746</w:t>
            </w:r>
          </w:p>
        </w:tc>
        <w:tc>
          <w:tcPr>
            <w:tcW w:w="955" w:type="pct"/>
            <w:vAlign w:val="bottom"/>
          </w:tcPr>
          <w:p w:rsidR="00E40EB7" w:rsidRPr="008F5618" w:rsidRDefault="00E40EB7" w:rsidP="008F5618">
            <w:pPr>
              <w:spacing w:after="0"/>
              <w:jc w:val="center"/>
              <w:rPr>
                <w:sz w:val="20"/>
                <w:szCs w:val="20"/>
              </w:rPr>
            </w:pPr>
            <w:r w:rsidRPr="008F5618">
              <w:rPr>
                <w:sz w:val="20"/>
                <w:szCs w:val="20"/>
              </w:rPr>
              <w:t>-</w:t>
            </w:r>
          </w:p>
        </w:tc>
        <w:tc>
          <w:tcPr>
            <w:tcW w:w="943" w:type="pct"/>
            <w:vAlign w:val="bottom"/>
          </w:tcPr>
          <w:p w:rsidR="00E40EB7" w:rsidRPr="008F5618" w:rsidRDefault="00E40EB7" w:rsidP="008F5618">
            <w:pPr>
              <w:spacing w:after="0"/>
              <w:jc w:val="center"/>
              <w:rPr>
                <w:sz w:val="20"/>
                <w:szCs w:val="20"/>
              </w:rPr>
            </w:pPr>
            <w:r w:rsidRPr="008F5618">
              <w:rPr>
                <w:sz w:val="20"/>
                <w:szCs w:val="20"/>
              </w:rPr>
              <w:t>6,177</w:t>
            </w:r>
          </w:p>
        </w:tc>
        <w:tc>
          <w:tcPr>
            <w:tcW w:w="948" w:type="pct"/>
            <w:vAlign w:val="bottom"/>
          </w:tcPr>
          <w:p w:rsidR="00E40EB7" w:rsidRPr="008F5618" w:rsidRDefault="00E40EB7" w:rsidP="008F5618">
            <w:pPr>
              <w:spacing w:after="0"/>
              <w:jc w:val="center"/>
              <w:rPr>
                <w:sz w:val="20"/>
                <w:szCs w:val="20"/>
              </w:rPr>
            </w:pPr>
            <w:r w:rsidRPr="008F5618">
              <w:rPr>
                <w:sz w:val="20"/>
                <w:szCs w:val="20"/>
              </w:rPr>
              <w:t>-</w:t>
            </w:r>
          </w:p>
        </w:tc>
        <w:tc>
          <w:tcPr>
            <w:tcW w:w="630" w:type="pct"/>
            <w:vAlign w:val="bottom"/>
          </w:tcPr>
          <w:p w:rsidR="00E40EB7" w:rsidRPr="008F5618" w:rsidRDefault="00E40EB7" w:rsidP="008F5618">
            <w:pPr>
              <w:spacing w:after="0"/>
              <w:jc w:val="center"/>
              <w:rPr>
                <w:sz w:val="20"/>
                <w:szCs w:val="20"/>
              </w:rPr>
            </w:pPr>
            <w:r w:rsidRPr="008F5618">
              <w:rPr>
                <w:sz w:val="20"/>
                <w:szCs w:val="20"/>
              </w:rPr>
              <w:t>31,000</w:t>
            </w:r>
          </w:p>
        </w:tc>
      </w:tr>
      <w:tr w:rsidR="00D74B32" w:rsidTr="00D74B32">
        <w:trPr>
          <w:trHeight w:val="230"/>
        </w:trPr>
        <w:tc>
          <w:tcPr>
            <w:tcW w:w="907" w:type="pct"/>
            <w:tcBorders>
              <w:bottom w:val="single" w:sz="4" w:space="0" w:color="auto"/>
            </w:tcBorders>
            <w:vAlign w:val="bottom"/>
          </w:tcPr>
          <w:p w:rsidR="00D74B32" w:rsidRPr="008F5618" w:rsidRDefault="00D74B32" w:rsidP="004F6FED">
            <w:pPr>
              <w:spacing w:after="0"/>
              <w:jc w:val="left"/>
              <w:rPr>
                <w:color w:val="000000"/>
                <w:sz w:val="20"/>
                <w:szCs w:val="20"/>
              </w:rPr>
            </w:pPr>
            <w:r>
              <w:rPr>
                <w:color w:val="000000"/>
                <w:sz w:val="20"/>
                <w:szCs w:val="20"/>
              </w:rPr>
              <w:t>2017</w:t>
            </w:r>
          </w:p>
        </w:tc>
        <w:tc>
          <w:tcPr>
            <w:tcW w:w="618" w:type="pct"/>
            <w:tcBorders>
              <w:bottom w:val="single" w:sz="4" w:space="0" w:color="auto"/>
            </w:tcBorders>
            <w:vAlign w:val="bottom"/>
          </w:tcPr>
          <w:p w:rsidR="00D74B32" w:rsidRPr="008F5618" w:rsidRDefault="00D74B32" w:rsidP="008F5618">
            <w:pPr>
              <w:spacing w:after="0"/>
              <w:jc w:val="center"/>
              <w:rPr>
                <w:sz w:val="20"/>
                <w:szCs w:val="20"/>
              </w:rPr>
            </w:pPr>
            <w:r>
              <w:rPr>
                <w:sz w:val="20"/>
                <w:szCs w:val="20"/>
              </w:rPr>
              <w:t>566</w:t>
            </w:r>
          </w:p>
        </w:tc>
        <w:tc>
          <w:tcPr>
            <w:tcW w:w="955" w:type="pct"/>
            <w:tcBorders>
              <w:bottom w:val="single" w:sz="4" w:space="0" w:color="auto"/>
            </w:tcBorders>
            <w:vAlign w:val="bottom"/>
          </w:tcPr>
          <w:p w:rsidR="00D74B32" w:rsidRPr="008F5618" w:rsidRDefault="00D74B32" w:rsidP="008F5618">
            <w:pPr>
              <w:spacing w:after="0"/>
              <w:jc w:val="center"/>
              <w:rPr>
                <w:sz w:val="20"/>
                <w:szCs w:val="20"/>
              </w:rPr>
            </w:pPr>
          </w:p>
        </w:tc>
        <w:tc>
          <w:tcPr>
            <w:tcW w:w="943" w:type="pct"/>
            <w:tcBorders>
              <w:bottom w:val="single" w:sz="4" w:space="0" w:color="auto"/>
            </w:tcBorders>
            <w:vAlign w:val="bottom"/>
          </w:tcPr>
          <w:p w:rsidR="00D74B32" w:rsidRPr="008F5618" w:rsidRDefault="00D74B32" w:rsidP="008F5618">
            <w:pPr>
              <w:spacing w:after="0"/>
              <w:jc w:val="center"/>
              <w:rPr>
                <w:sz w:val="20"/>
                <w:szCs w:val="20"/>
              </w:rPr>
            </w:pPr>
            <w:r>
              <w:rPr>
                <w:sz w:val="20"/>
                <w:szCs w:val="20"/>
              </w:rPr>
              <w:t>4,122</w:t>
            </w:r>
          </w:p>
        </w:tc>
        <w:tc>
          <w:tcPr>
            <w:tcW w:w="948" w:type="pct"/>
            <w:tcBorders>
              <w:bottom w:val="single" w:sz="4" w:space="0" w:color="auto"/>
            </w:tcBorders>
            <w:vAlign w:val="bottom"/>
          </w:tcPr>
          <w:p w:rsidR="00D74B32" w:rsidRPr="008F5618" w:rsidRDefault="00D74B32" w:rsidP="008F5618">
            <w:pPr>
              <w:spacing w:after="0"/>
              <w:jc w:val="center"/>
              <w:rPr>
                <w:sz w:val="20"/>
                <w:szCs w:val="20"/>
              </w:rPr>
            </w:pPr>
          </w:p>
        </w:tc>
        <w:tc>
          <w:tcPr>
            <w:tcW w:w="630" w:type="pct"/>
            <w:tcBorders>
              <w:bottom w:val="single" w:sz="4" w:space="0" w:color="auto"/>
            </w:tcBorders>
            <w:vAlign w:val="bottom"/>
          </w:tcPr>
          <w:p w:rsidR="00D74B32" w:rsidRPr="008F5618" w:rsidRDefault="00D74B32" w:rsidP="008F5618">
            <w:pPr>
              <w:spacing w:after="0"/>
              <w:jc w:val="center"/>
              <w:rPr>
                <w:sz w:val="20"/>
                <w:szCs w:val="20"/>
              </w:rPr>
            </w:pPr>
            <w:r>
              <w:rPr>
                <w:sz w:val="20"/>
                <w:szCs w:val="20"/>
              </w:rPr>
              <w:t>38,000</w:t>
            </w:r>
          </w:p>
        </w:tc>
      </w:tr>
      <w:tr w:rsidR="00E40EB7" w:rsidTr="00D74B32">
        <w:trPr>
          <w:trHeight w:val="230"/>
        </w:trPr>
        <w:tc>
          <w:tcPr>
            <w:tcW w:w="907" w:type="pct"/>
            <w:tcBorders>
              <w:top w:val="single" w:sz="4" w:space="0" w:color="auto"/>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rsidR="00E40EB7" w:rsidRPr="008F5618" w:rsidRDefault="00D74B32" w:rsidP="008F5618">
            <w:pPr>
              <w:spacing w:after="0"/>
              <w:jc w:val="center"/>
              <w:rPr>
                <w:sz w:val="20"/>
                <w:szCs w:val="20"/>
              </w:rPr>
            </w:pPr>
            <w:r>
              <w:rPr>
                <w:sz w:val="20"/>
                <w:szCs w:val="20"/>
              </w:rPr>
              <w:t>3,238</w:t>
            </w:r>
          </w:p>
        </w:tc>
        <w:tc>
          <w:tcPr>
            <w:tcW w:w="955" w:type="pct"/>
            <w:tcBorders>
              <w:top w:val="single" w:sz="4" w:space="0" w:color="auto"/>
              <w:bottom w:val="single" w:sz="4" w:space="0" w:color="auto"/>
            </w:tcBorders>
            <w:vAlign w:val="bottom"/>
          </w:tcPr>
          <w:p w:rsidR="00E40EB7" w:rsidRPr="008F5618" w:rsidRDefault="00F06764" w:rsidP="008F5618">
            <w:pPr>
              <w:spacing w:after="0"/>
              <w:jc w:val="center"/>
              <w:rPr>
                <w:sz w:val="20"/>
                <w:szCs w:val="20"/>
              </w:rPr>
            </w:pPr>
            <w:r>
              <w:rPr>
                <w:sz w:val="20"/>
                <w:szCs w:val="20"/>
              </w:rPr>
              <w:t>35,626</w:t>
            </w:r>
          </w:p>
        </w:tc>
        <w:tc>
          <w:tcPr>
            <w:tcW w:w="943" w:type="pct"/>
            <w:tcBorders>
              <w:top w:val="single" w:sz="4" w:space="0" w:color="auto"/>
              <w:bottom w:val="single" w:sz="4" w:space="0" w:color="auto"/>
            </w:tcBorders>
            <w:vAlign w:val="bottom"/>
          </w:tcPr>
          <w:p w:rsidR="00E40EB7" w:rsidRPr="008F5618" w:rsidRDefault="00D74B32" w:rsidP="008F5618">
            <w:pPr>
              <w:spacing w:after="0"/>
              <w:jc w:val="center"/>
              <w:rPr>
                <w:sz w:val="20"/>
                <w:szCs w:val="20"/>
              </w:rPr>
            </w:pPr>
            <w:r>
              <w:rPr>
                <w:sz w:val="20"/>
                <w:szCs w:val="20"/>
              </w:rPr>
              <w:t>7,810</w:t>
            </w:r>
          </w:p>
        </w:tc>
        <w:tc>
          <w:tcPr>
            <w:tcW w:w="948" w:type="pct"/>
            <w:tcBorders>
              <w:top w:val="single" w:sz="4" w:space="0" w:color="auto"/>
              <w:bottom w:val="single" w:sz="4" w:space="0" w:color="auto"/>
            </w:tcBorders>
            <w:vAlign w:val="bottom"/>
          </w:tcPr>
          <w:p w:rsidR="00E40EB7" w:rsidRPr="008F5618" w:rsidRDefault="00F06764" w:rsidP="008F5618">
            <w:pPr>
              <w:spacing w:after="0"/>
              <w:jc w:val="center"/>
              <w:rPr>
                <w:sz w:val="20"/>
                <w:szCs w:val="20"/>
              </w:rPr>
            </w:pPr>
            <w:r>
              <w:rPr>
                <w:sz w:val="20"/>
                <w:szCs w:val="20"/>
              </w:rPr>
              <w:t>35,465</w:t>
            </w:r>
          </w:p>
        </w:tc>
        <w:tc>
          <w:tcPr>
            <w:tcW w:w="630" w:type="pct"/>
            <w:tcBorders>
              <w:top w:val="single" w:sz="4" w:space="0" w:color="auto"/>
              <w:bottom w:val="single" w:sz="4" w:space="0" w:color="auto"/>
            </w:tcBorders>
            <w:vAlign w:val="bottom"/>
          </w:tcPr>
          <w:p w:rsidR="00E40EB7" w:rsidRPr="008F5618" w:rsidRDefault="00D74B32" w:rsidP="008F5618">
            <w:pPr>
              <w:spacing w:after="0"/>
              <w:jc w:val="center"/>
              <w:rPr>
                <w:sz w:val="20"/>
                <w:szCs w:val="20"/>
              </w:rPr>
            </w:pPr>
            <w:r>
              <w:rPr>
                <w:sz w:val="20"/>
                <w:szCs w:val="20"/>
              </w:rPr>
              <w:t>24,336</w:t>
            </w:r>
          </w:p>
        </w:tc>
      </w:tr>
      <w:tr w:rsidR="00E40EB7" w:rsidTr="00E40EB7">
        <w:trPr>
          <w:trHeight w:val="230"/>
        </w:trPr>
        <w:tc>
          <w:tcPr>
            <w:tcW w:w="907" w:type="pct"/>
            <w:tcBorders>
              <w:top w:val="single" w:sz="4" w:space="0" w:color="auto"/>
            </w:tcBorders>
            <w:vAlign w:val="bottom"/>
          </w:tcPr>
          <w:p w:rsidR="00E40EB7" w:rsidRPr="008F5618" w:rsidRDefault="00E40EB7" w:rsidP="004F6FED">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55"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43"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948" w:type="pct"/>
            <w:tcBorders>
              <w:top w:val="single" w:sz="4" w:space="0" w:color="auto"/>
            </w:tcBorders>
            <w:vAlign w:val="bottom"/>
          </w:tcPr>
          <w:p w:rsidR="00E40EB7" w:rsidRPr="008F5618" w:rsidRDefault="00E40EB7" w:rsidP="008F5618">
            <w:pPr>
              <w:spacing w:after="0"/>
              <w:jc w:val="center"/>
              <w:rPr>
                <w:color w:val="000000"/>
                <w:sz w:val="20"/>
                <w:szCs w:val="20"/>
              </w:rPr>
            </w:pPr>
          </w:p>
        </w:tc>
        <w:tc>
          <w:tcPr>
            <w:tcW w:w="630" w:type="pct"/>
            <w:tcBorders>
              <w:top w:val="single" w:sz="4" w:space="0" w:color="auto"/>
            </w:tcBorders>
            <w:vAlign w:val="bottom"/>
          </w:tcPr>
          <w:p w:rsidR="00E40EB7" w:rsidRPr="008F5618" w:rsidRDefault="00E40EB7" w:rsidP="008F5618">
            <w:pPr>
              <w:spacing w:after="0"/>
              <w:jc w:val="center"/>
              <w:rPr>
                <w:color w:val="000000"/>
                <w:sz w:val="20"/>
                <w:szCs w:val="20"/>
              </w:rPr>
            </w:pPr>
          </w:p>
        </w:tc>
      </w:tr>
      <w:tr w:rsidR="00E40EB7" w:rsidTr="00E40EB7">
        <w:trPr>
          <w:trHeight w:val="230"/>
        </w:trPr>
        <w:tc>
          <w:tcPr>
            <w:tcW w:w="907" w:type="pct"/>
            <w:vAlign w:val="bottom"/>
          </w:tcPr>
          <w:p w:rsidR="00E40EB7" w:rsidRPr="008F5618" w:rsidRDefault="00E40EB7" w:rsidP="004F6FED">
            <w:pPr>
              <w:spacing w:after="0"/>
              <w:jc w:val="left"/>
              <w:rPr>
                <w:color w:val="000000"/>
                <w:sz w:val="20"/>
                <w:szCs w:val="20"/>
              </w:rPr>
            </w:pPr>
            <w:r w:rsidRPr="008F5618">
              <w:rPr>
                <w:color w:val="000000"/>
                <w:sz w:val="20"/>
                <w:szCs w:val="20"/>
              </w:rPr>
              <w:t>Lower Bound</w:t>
            </w:r>
          </w:p>
        </w:tc>
        <w:tc>
          <w:tcPr>
            <w:tcW w:w="618" w:type="pct"/>
            <w:vAlign w:val="bottom"/>
          </w:tcPr>
          <w:p w:rsidR="00E40EB7" w:rsidRPr="008F5618" w:rsidRDefault="00B56AC3" w:rsidP="008F5618">
            <w:pPr>
              <w:spacing w:after="0"/>
              <w:jc w:val="center"/>
              <w:rPr>
                <w:color w:val="000000"/>
                <w:sz w:val="20"/>
                <w:szCs w:val="20"/>
              </w:rPr>
            </w:pPr>
            <w:r>
              <w:rPr>
                <w:color w:val="000000"/>
                <w:sz w:val="20"/>
                <w:szCs w:val="20"/>
              </w:rPr>
              <w:t>1,6</w:t>
            </w:r>
            <w:r w:rsidR="00E40EB7" w:rsidRPr="008F5618">
              <w:rPr>
                <w:color w:val="000000"/>
                <w:sz w:val="20"/>
                <w:szCs w:val="20"/>
              </w:rPr>
              <w:t>00</w:t>
            </w:r>
          </w:p>
        </w:tc>
        <w:tc>
          <w:tcPr>
            <w:tcW w:w="955" w:type="pct"/>
            <w:vAlign w:val="bottom"/>
          </w:tcPr>
          <w:p w:rsidR="00E40EB7" w:rsidRPr="008F5618" w:rsidRDefault="00E40EB7" w:rsidP="008F5618">
            <w:pPr>
              <w:spacing w:after="0"/>
              <w:jc w:val="center"/>
              <w:rPr>
                <w:color w:val="000000"/>
                <w:sz w:val="20"/>
                <w:szCs w:val="20"/>
              </w:rPr>
            </w:pPr>
          </w:p>
        </w:tc>
        <w:tc>
          <w:tcPr>
            <w:tcW w:w="943" w:type="pct"/>
            <w:vAlign w:val="bottom"/>
          </w:tcPr>
          <w:p w:rsidR="00E40EB7" w:rsidRPr="008F5618" w:rsidRDefault="00E40EB7" w:rsidP="008F5618">
            <w:pPr>
              <w:spacing w:after="0"/>
              <w:jc w:val="center"/>
              <w:rPr>
                <w:color w:val="000000"/>
                <w:sz w:val="20"/>
                <w:szCs w:val="20"/>
              </w:rPr>
            </w:pPr>
            <w:r w:rsidRPr="008F5618">
              <w:rPr>
                <w:color w:val="000000"/>
                <w:sz w:val="20"/>
                <w:szCs w:val="20"/>
              </w:rPr>
              <w:t>3,300</w:t>
            </w:r>
          </w:p>
        </w:tc>
        <w:tc>
          <w:tcPr>
            <w:tcW w:w="948" w:type="pct"/>
            <w:vAlign w:val="bottom"/>
          </w:tcPr>
          <w:p w:rsidR="00E40EB7" w:rsidRPr="008F5618" w:rsidRDefault="00E40EB7" w:rsidP="008F5618">
            <w:pPr>
              <w:spacing w:after="0"/>
              <w:jc w:val="center"/>
              <w:rPr>
                <w:color w:val="000000"/>
                <w:sz w:val="20"/>
                <w:szCs w:val="20"/>
              </w:rPr>
            </w:pPr>
          </w:p>
        </w:tc>
        <w:tc>
          <w:tcPr>
            <w:tcW w:w="630" w:type="pct"/>
            <w:vAlign w:val="bottom"/>
          </w:tcPr>
          <w:p w:rsidR="00E40EB7" w:rsidRPr="008F5618" w:rsidRDefault="00E40EB7" w:rsidP="008F5618">
            <w:pPr>
              <w:spacing w:after="0"/>
              <w:jc w:val="center"/>
              <w:rPr>
                <w:color w:val="000000"/>
                <w:sz w:val="20"/>
                <w:szCs w:val="20"/>
              </w:rPr>
            </w:pPr>
            <w:r w:rsidRPr="008F5618">
              <w:rPr>
                <w:color w:val="000000"/>
                <w:sz w:val="20"/>
                <w:szCs w:val="20"/>
              </w:rPr>
              <w:t>10,000</w:t>
            </w:r>
          </w:p>
        </w:tc>
      </w:tr>
      <w:tr w:rsidR="00E40EB7" w:rsidTr="00E40EB7">
        <w:trPr>
          <w:trHeight w:val="230"/>
        </w:trPr>
        <w:tc>
          <w:tcPr>
            <w:tcW w:w="907" w:type="pct"/>
            <w:tcBorders>
              <w:bottom w:val="single" w:sz="4" w:space="0" w:color="auto"/>
            </w:tcBorders>
            <w:vAlign w:val="bottom"/>
          </w:tcPr>
          <w:p w:rsidR="00E40EB7" w:rsidRPr="008F5618" w:rsidRDefault="00E40EB7" w:rsidP="004F6FED">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rsidR="00E40EB7" w:rsidRPr="008F5618" w:rsidRDefault="00B56AC3" w:rsidP="008F5618">
            <w:pPr>
              <w:spacing w:after="0"/>
              <w:jc w:val="center"/>
              <w:rPr>
                <w:color w:val="000000"/>
                <w:sz w:val="20"/>
                <w:szCs w:val="20"/>
              </w:rPr>
            </w:pPr>
            <w:r>
              <w:rPr>
                <w:color w:val="000000"/>
                <w:sz w:val="20"/>
                <w:szCs w:val="20"/>
              </w:rPr>
              <w:t>4,8</w:t>
            </w:r>
            <w:r w:rsidR="00E40EB7" w:rsidRPr="008F5618">
              <w:rPr>
                <w:color w:val="000000"/>
                <w:sz w:val="20"/>
                <w:szCs w:val="20"/>
              </w:rPr>
              <w:t>00</w:t>
            </w:r>
          </w:p>
        </w:tc>
        <w:tc>
          <w:tcPr>
            <w:tcW w:w="955" w:type="pct"/>
            <w:tcBorders>
              <w:bottom w:val="single" w:sz="4" w:space="0" w:color="auto"/>
            </w:tcBorders>
            <w:vAlign w:val="bottom"/>
          </w:tcPr>
          <w:p w:rsidR="00E40EB7" w:rsidRPr="008F5618" w:rsidRDefault="00E40EB7" w:rsidP="008F5618">
            <w:pPr>
              <w:spacing w:after="0"/>
              <w:jc w:val="center"/>
              <w:rPr>
                <w:color w:val="000000"/>
                <w:sz w:val="20"/>
                <w:szCs w:val="20"/>
              </w:rPr>
            </w:pPr>
          </w:p>
        </w:tc>
        <w:tc>
          <w:tcPr>
            <w:tcW w:w="943" w:type="pct"/>
            <w:tcBorders>
              <w:bottom w:val="single" w:sz="4" w:space="0" w:color="auto"/>
            </w:tcBorders>
            <w:vAlign w:val="bottom"/>
          </w:tcPr>
          <w:p w:rsidR="00E40EB7" w:rsidRPr="008F5618" w:rsidRDefault="00E40EB7" w:rsidP="008F5618">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rsidR="00E40EB7" w:rsidRPr="008F5618" w:rsidRDefault="00E40EB7" w:rsidP="008F5618">
            <w:pPr>
              <w:spacing w:after="0"/>
              <w:jc w:val="center"/>
              <w:rPr>
                <w:color w:val="000000"/>
                <w:sz w:val="20"/>
                <w:szCs w:val="20"/>
              </w:rPr>
            </w:pPr>
          </w:p>
        </w:tc>
        <w:tc>
          <w:tcPr>
            <w:tcW w:w="630" w:type="pct"/>
            <w:tcBorders>
              <w:bottom w:val="single" w:sz="4" w:space="0" w:color="auto"/>
            </w:tcBorders>
            <w:vAlign w:val="bottom"/>
          </w:tcPr>
          <w:p w:rsidR="00E40EB7" w:rsidRPr="008F5618" w:rsidRDefault="00E40EB7" w:rsidP="008F5618">
            <w:pPr>
              <w:spacing w:after="0"/>
              <w:jc w:val="center"/>
              <w:rPr>
                <w:color w:val="000000"/>
                <w:sz w:val="20"/>
                <w:szCs w:val="20"/>
              </w:rPr>
            </w:pPr>
            <w:r w:rsidRPr="008F5618">
              <w:rPr>
                <w:color w:val="000000"/>
                <w:sz w:val="20"/>
                <w:szCs w:val="20"/>
              </w:rPr>
              <w:t>29,000</w:t>
            </w:r>
          </w:p>
        </w:tc>
      </w:tr>
    </w:tbl>
    <w:p w:rsidR="00E40EB7" w:rsidRDefault="00E40EB7" w:rsidP="00E40EB7"/>
    <w:p w:rsidR="00F859A0" w:rsidRPr="00F859A0" w:rsidRDefault="00685BD4" w:rsidP="00F859A0">
      <w:pPr>
        <w:pStyle w:val="Caption"/>
      </w:pPr>
      <w:bookmarkStart w:id="34" w:name="_Toc487183671"/>
      <w:r>
        <w:lastRenderedPageBreak/>
        <w:t xml:space="preserve">Table </w:t>
      </w:r>
      <w:fldSimple w:instr=" SEQ Table \* ARABIC ">
        <w:r w:rsidR="007C0681">
          <w:rPr>
            <w:noProof/>
          </w:rPr>
          <w:t>7</w:t>
        </w:r>
      </w:fldSimple>
      <w:r>
        <w:t>.</w:t>
      </w:r>
      <w:r w:rsidRPr="006C1E21">
        <w:t>–</w:t>
      </w:r>
      <w:r w:rsidRPr="002D42A1">
        <w:t>Total</w:t>
      </w:r>
      <w:r w:rsidRPr="00685BD4">
        <w:t xml:space="preserve"> coho smolt and presmolt production estimates for 7 wild coho salmon-producing systems in Southeast Alaska by age-.1 return year, 1980–201</w:t>
      </w:r>
      <w:r w:rsidR="00B715B8">
        <w:t>7</w:t>
      </w:r>
      <w:r w:rsidRPr="00685BD4">
        <w:t>.</w:t>
      </w:r>
      <w:bookmarkEnd w:id="34"/>
      <w:r w:rsidR="00F859A0" w:rsidRPr="00F859A0">
        <w:rPr>
          <w:b/>
        </w:rPr>
        <w:t xml:space="preserve"> </w:t>
      </w:r>
    </w:p>
    <w:tbl>
      <w:tblPr>
        <w:tblW w:w="9360" w:type="dxa"/>
        <w:tblInd w:w="108" w:type="dxa"/>
        <w:tblLook w:val="04A0" w:firstRow="1" w:lastRow="0" w:firstColumn="1" w:lastColumn="0" w:noHBand="0" w:noVBand="1"/>
      </w:tblPr>
      <w:tblGrid>
        <w:gridCol w:w="1167"/>
        <w:gridCol w:w="1185"/>
        <w:gridCol w:w="1353"/>
        <w:gridCol w:w="1490"/>
        <w:gridCol w:w="1586"/>
        <w:gridCol w:w="1329"/>
        <w:gridCol w:w="1322"/>
      </w:tblGrid>
      <w:tr w:rsidR="00F859A0" w:rsidRPr="00F859A0" w:rsidTr="00001474">
        <w:trPr>
          <w:trHeight w:val="300"/>
        </w:trPr>
        <w:tc>
          <w:tcPr>
            <w:tcW w:w="1167"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w:t>
            </w:r>
          </w:p>
        </w:tc>
        <w:tc>
          <w:tcPr>
            <w:tcW w:w="1177"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Auke </w:t>
            </w:r>
          </w:p>
        </w:tc>
        <w:tc>
          <w:tcPr>
            <w:tcW w:w="1345"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Berners</w:t>
            </w:r>
          </w:p>
        </w:tc>
        <w:tc>
          <w:tcPr>
            <w:tcW w:w="1474"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Chilkat</w:t>
            </w:r>
          </w:p>
        </w:tc>
        <w:tc>
          <w:tcPr>
            <w:tcW w:w="1570"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 Taku   </w:t>
            </w:r>
          </w:p>
        </w:tc>
        <w:tc>
          <w:tcPr>
            <w:tcW w:w="1321"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Hugh Smith</w:t>
            </w:r>
          </w:p>
        </w:tc>
        <w:tc>
          <w:tcPr>
            <w:tcW w:w="1306" w:type="dxa"/>
            <w:tcBorders>
              <w:top w:val="single" w:sz="4" w:space="0" w:color="auto"/>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Ford Arm </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Return</w:t>
            </w:r>
          </w:p>
        </w:tc>
        <w:tc>
          <w:tcPr>
            <w:tcW w:w="117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Creek</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River</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 River</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 River  </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Lake </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Creek</w:t>
            </w:r>
          </w:p>
        </w:tc>
      </w:tr>
      <w:tr w:rsidR="00F859A0" w:rsidRPr="00F859A0" w:rsidTr="00001474">
        <w:trPr>
          <w:trHeight w:val="300"/>
        </w:trPr>
        <w:tc>
          <w:tcPr>
            <w:tcW w:w="1167"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Year</w:t>
            </w:r>
          </w:p>
        </w:tc>
        <w:tc>
          <w:tcPr>
            <w:tcW w:w="1177"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345"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474"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570"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 xml:space="preserve">Smolts </w:t>
            </w:r>
          </w:p>
        </w:tc>
        <w:tc>
          <w:tcPr>
            <w:tcW w:w="1321"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Smolts</w:t>
            </w:r>
          </w:p>
        </w:tc>
        <w:tc>
          <w:tcPr>
            <w:tcW w:w="1306" w:type="dxa"/>
            <w:tcBorders>
              <w:top w:val="nil"/>
              <w:left w:val="nil"/>
              <w:bottom w:val="single" w:sz="4" w:space="0" w:color="auto"/>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Pre-smolts</w:t>
            </w:r>
          </w:p>
        </w:tc>
      </w:tr>
      <w:tr w:rsidR="00F859A0" w:rsidRPr="00F859A0" w:rsidTr="00001474">
        <w:trPr>
          <w:trHeight w:val="331"/>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8,789</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10,714</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6,967</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79,059</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6,849</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29,117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63,686</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6,901</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53,227</w:t>
            </w:r>
          </w:p>
        </w:tc>
        <w:tc>
          <w:tcPr>
            <w:tcW w:w="1306" w:type="dxa"/>
            <w:tcBorders>
              <w:top w:val="nil"/>
              <w:left w:val="nil"/>
              <w:bottom w:val="nil"/>
              <w:right w:val="nil"/>
            </w:tcBorders>
            <w:shd w:val="clear" w:color="auto" w:fill="auto"/>
            <w:noWrap/>
            <w:tcMar>
              <w:left w:w="0" w:type="dxa"/>
              <w:right w:w="0" w:type="dxa"/>
            </w:tcMar>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6,838</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32,283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38,509</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5,852</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23,572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45,748</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1987</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5,617</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21,878</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70,322</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1988</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7,014</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36,218</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88,983</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1989</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7,685</w:t>
            </w:r>
          </w:p>
        </w:tc>
        <w:tc>
          <w:tcPr>
            <w:tcW w:w="1345"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27,904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51,658</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7,011</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163,998</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26,620</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54,851</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5,137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141,291</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33,101</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56,284</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5,690</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187,688</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1,080,551</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23,373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61,728</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6,596</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326,312</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1,510,032</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32,657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57,401</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8,647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255,519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1,475,874</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48,434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82,893</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7,495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181,503</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1,525,330</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49,516</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134,640</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4,884</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194,019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986,489</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22,267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91,605</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1997</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3,934</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133,629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759,763</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32,294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66,772</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1998</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6,111</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139,959</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853,662</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37,436</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80,517</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1999</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7,420</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252,168</w:t>
            </w:r>
          </w:p>
        </w:tc>
        <w:tc>
          <w:tcPr>
            <w:tcW w:w="1474"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1,184,195</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29,875</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132,655</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5,233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183,023</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1,237,056</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1,691,411</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19,902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62,444</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4,969</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268,777</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1,185,804</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1,811,038</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23,327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102,610</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5,980</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264,599</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2,970,458</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2,741,593</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36,487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102,918</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3,616</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148,513</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1,696,212</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2,737,851</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26,841</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77,081</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3,695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185,125</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1,938,322</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2,961,344</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22,997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101,579</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4,549</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144,778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776,934</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3,755,274</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39,924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120,632</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4,287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124,070</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1,807,837</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2,149,673</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28,184</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98,470</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2007</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4,515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114,648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875,478</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3,035,547</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37,267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84,017</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2008</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4,053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89,169</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893,032</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2,021,243</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28,793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72,315</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2009</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3,815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102,318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716,689</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2,803,021</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24,006</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96,180</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2010</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4,667</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160,627</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872,829</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2,270,500</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25,813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64,349</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2011</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6,053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130,727</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1,026,314</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1,526,065</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37,742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86,994</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2012</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10,333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112,305</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1,229,468</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1,463,444</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32,482</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86,174</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2013</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6,143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151,016</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788,387</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1,338,435</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41,093</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99,144</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2014</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9,575</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232,019</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875,312</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1,155,192</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47,247</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149,090</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2015</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5,793</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172,588</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639,750</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670,139</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33,860</w:t>
            </w:r>
          </w:p>
        </w:tc>
        <w:tc>
          <w:tcPr>
            <w:tcW w:w="1306" w:type="dxa"/>
            <w:tcBorders>
              <w:top w:val="nil"/>
              <w:left w:val="nil"/>
              <w:bottom w:val="nil"/>
              <w:right w:val="nil"/>
            </w:tcBorders>
            <w:shd w:val="clear" w:color="auto" w:fill="auto"/>
            <w:noWrap/>
            <w:tcMar>
              <w:left w:w="0" w:type="dxa"/>
              <w:right w:w="259" w:type="dxa"/>
            </w:tcMar>
            <w:vAlign w:val="bottom"/>
            <w:hideMark/>
          </w:tcPr>
          <w:p w:rsidR="00F859A0" w:rsidRPr="00F859A0" w:rsidRDefault="00F859A0" w:rsidP="00F859A0">
            <w:pPr>
              <w:spacing w:after="0"/>
              <w:jc w:val="right"/>
              <w:rPr>
                <w:sz w:val="22"/>
                <w:szCs w:val="22"/>
              </w:rPr>
            </w:pPr>
            <w:r w:rsidRPr="00F859A0">
              <w:rPr>
                <w:sz w:val="22"/>
                <w:szCs w:val="22"/>
              </w:rPr>
              <w:t>104,490</w:t>
            </w:r>
          </w:p>
        </w:tc>
      </w:tr>
      <w:tr w:rsidR="00F859A0" w:rsidRPr="00F859A0" w:rsidTr="00001474">
        <w:trPr>
          <w:trHeight w:val="274"/>
        </w:trPr>
        <w:tc>
          <w:tcPr>
            <w:tcW w:w="1167"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2016</w:t>
            </w:r>
          </w:p>
        </w:tc>
        <w:tc>
          <w:tcPr>
            <w:tcW w:w="1177"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6,418</w:t>
            </w:r>
          </w:p>
        </w:tc>
        <w:tc>
          <w:tcPr>
            <w:tcW w:w="1345" w:type="dxa"/>
            <w:tcBorders>
              <w:top w:val="nil"/>
              <w:left w:val="nil"/>
              <w:bottom w:val="nil"/>
              <w:right w:val="nil"/>
            </w:tcBorders>
            <w:shd w:val="clear" w:color="auto" w:fill="auto"/>
            <w:noWrap/>
            <w:tcMar>
              <w:left w:w="0" w:type="dxa"/>
              <w:right w:w="288" w:type="dxa"/>
            </w:tcMar>
            <w:vAlign w:val="bottom"/>
            <w:hideMark/>
          </w:tcPr>
          <w:p w:rsidR="00F859A0" w:rsidRPr="00F859A0" w:rsidRDefault="00F859A0" w:rsidP="00F859A0">
            <w:pPr>
              <w:spacing w:after="0"/>
              <w:jc w:val="right"/>
              <w:rPr>
                <w:sz w:val="22"/>
                <w:szCs w:val="22"/>
              </w:rPr>
            </w:pPr>
            <w:r w:rsidRPr="00F859A0">
              <w:rPr>
                <w:sz w:val="22"/>
                <w:szCs w:val="22"/>
              </w:rPr>
              <w:t>181,735</w:t>
            </w:r>
          </w:p>
        </w:tc>
        <w:tc>
          <w:tcPr>
            <w:tcW w:w="1474"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688,274</w:t>
            </w:r>
          </w:p>
        </w:tc>
        <w:tc>
          <w:tcPr>
            <w:tcW w:w="1570" w:type="dxa"/>
            <w:tcBorders>
              <w:top w:val="nil"/>
              <w:left w:val="nil"/>
              <w:bottom w:val="nil"/>
              <w:right w:val="nil"/>
            </w:tcBorders>
            <w:shd w:val="clear" w:color="auto" w:fill="auto"/>
            <w:noWrap/>
            <w:tcMar>
              <w:left w:w="0" w:type="dxa"/>
              <w:right w:w="274" w:type="dxa"/>
            </w:tcMar>
            <w:vAlign w:val="bottom"/>
            <w:hideMark/>
          </w:tcPr>
          <w:p w:rsidR="00F859A0" w:rsidRPr="00F859A0" w:rsidRDefault="00F859A0" w:rsidP="00F859A0">
            <w:pPr>
              <w:spacing w:after="0"/>
              <w:jc w:val="right"/>
              <w:rPr>
                <w:sz w:val="22"/>
                <w:szCs w:val="22"/>
              </w:rPr>
            </w:pPr>
            <w:r w:rsidRPr="00F859A0">
              <w:rPr>
                <w:sz w:val="22"/>
                <w:szCs w:val="22"/>
              </w:rPr>
              <w:t>1,874,546</w:t>
            </w:r>
          </w:p>
        </w:tc>
        <w:tc>
          <w:tcPr>
            <w:tcW w:w="1321" w:type="dxa"/>
            <w:tcBorders>
              <w:top w:val="nil"/>
              <w:left w:val="nil"/>
              <w:bottom w:val="nil"/>
              <w:right w:val="nil"/>
            </w:tcBorders>
            <w:shd w:val="clear" w:color="auto" w:fill="auto"/>
            <w:noWrap/>
            <w:tcMar>
              <w:left w:w="0" w:type="dxa"/>
              <w:right w:w="302" w:type="dxa"/>
            </w:tcMar>
            <w:vAlign w:val="bottom"/>
            <w:hideMark/>
          </w:tcPr>
          <w:p w:rsidR="00F859A0" w:rsidRPr="00F859A0" w:rsidRDefault="00F859A0" w:rsidP="00F859A0">
            <w:pPr>
              <w:spacing w:after="0"/>
              <w:jc w:val="right"/>
              <w:rPr>
                <w:sz w:val="22"/>
                <w:szCs w:val="22"/>
              </w:rPr>
            </w:pPr>
            <w:r w:rsidRPr="00F859A0">
              <w:rPr>
                <w:sz w:val="22"/>
                <w:szCs w:val="22"/>
              </w:rPr>
              <w:t>38,808</w:t>
            </w:r>
          </w:p>
        </w:tc>
        <w:tc>
          <w:tcPr>
            <w:tcW w:w="1306" w:type="dxa"/>
            <w:tcBorders>
              <w:top w:val="nil"/>
              <w:left w:val="nil"/>
              <w:bottom w:val="nil"/>
              <w:right w:val="nil"/>
            </w:tcBorders>
            <w:shd w:val="clear" w:color="auto" w:fill="auto"/>
            <w:noWrap/>
            <w:vAlign w:val="bottom"/>
            <w:hideMark/>
          </w:tcPr>
          <w:p w:rsidR="00F859A0" w:rsidRPr="00F859A0" w:rsidRDefault="00F859A0" w:rsidP="00F859A0">
            <w:pPr>
              <w:spacing w:after="0"/>
              <w:jc w:val="center"/>
              <w:rPr>
                <w:sz w:val="22"/>
                <w:szCs w:val="22"/>
              </w:rPr>
            </w:pPr>
            <w:r w:rsidRPr="00F859A0">
              <w:rPr>
                <w:sz w:val="22"/>
                <w:szCs w:val="22"/>
              </w:rPr>
              <w:t>-</w:t>
            </w:r>
          </w:p>
        </w:tc>
      </w:tr>
      <w:tr w:rsidR="00F859A0" w:rsidRPr="00F859A0" w:rsidTr="00001474">
        <w:trPr>
          <w:trHeight w:val="331"/>
        </w:trPr>
        <w:tc>
          <w:tcPr>
            <w:tcW w:w="1167" w:type="dxa"/>
            <w:tcBorders>
              <w:top w:val="nil"/>
              <w:left w:val="nil"/>
              <w:bottom w:val="nil"/>
              <w:right w:val="nil"/>
            </w:tcBorders>
            <w:shd w:val="clear" w:color="auto" w:fill="auto"/>
            <w:noWrap/>
            <w:vAlign w:val="center"/>
          </w:tcPr>
          <w:p w:rsidR="00F859A0" w:rsidRPr="00F859A0" w:rsidRDefault="00F859A0" w:rsidP="00F859A0">
            <w:pPr>
              <w:spacing w:after="0"/>
              <w:jc w:val="center"/>
              <w:rPr>
                <w:sz w:val="22"/>
                <w:szCs w:val="22"/>
              </w:rPr>
            </w:pPr>
            <w:r w:rsidRPr="00F859A0">
              <w:rPr>
                <w:sz w:val="22"/>
                <w:szCs w:val="22"/>
              </w:rPr>
              <w:t>2017</w:t>
            </w:r>
          </w:p>
        </w:tc>
        <w:tc>
          <w:tcPr>
            <w:tcW w:w="1177" w:type="dxa"/>
            <w:tcBorders>
              <w:top w:val="nil"/>
              <w:left w:val="nil"/>
              <w:bottom w:val="nil"/>
              <w:right w:val="nil"/>
            </w:tcBorders>
            <w:shd w:val="clear" w:color="auto" w:fill="auto"/>
            <w:noWrap/>
            <w:tcMar>
              <w:left w:w="0" w:type="dxa"/>
              <w:right w:w="274" w:type="dxa"/>
            </w:tcMar>
            <w:vAlign w:val="center"/>
          </w:tcPr>
          <w:p w:rsidR="00F859A0" w:rsidRPr="00F859A0" w:rsidRDefault="00F859A0" w:rsidP="00F859A0">
            <w:pPr>
              <w:spacing w:after="0"/>
              <w:jc w:val="right"/>
              <w:rPr>
                <w:sz w:val="22"/>
                <w:szCs w:val="22"/>
              </w:rPr>
            </w:pPr>
            <w:r w:rsidRPr="00F859A0">
              <w:rPr>
                <w:sz w:val="22"/>
                <w:szCs w:val="22"/>
              </w:rPr>
              <w:t>9,</w:t>
            </w:r>
            <w:r w:rsidR="000E085B">
              <w:rPr>
                <w:sz w:val="22"/>
                <w:szCs w:val="22"/>
              </w:rPr>
              <w:t>590</w:t>
            </w:r>
          </w:p>
        </w:tc>
        <w:tc>
          <w:tcPr>
            <w:tcW w:w="1345" w:type="dxa"/>
            <w:tcBorders>
              <w:top w:val="nil"/>
              <w:left w:val="nil"/>
              <w:bottom w:val="nil"/>
              <w:right w:val="nil"/>
            </w:tcBorders>
            <w:shd w:val="clear" w:color="auto" w:fill="auto"/>
            <w:noWrap/>
            <w:tcMar>
              <w:left w:w="0" w:type="dxa"/>
              <w:right w:w="216" w:type="dxa"/>
            </w:tcMar>
            <w:vAlign w:val="center"/>
          </w:tcPr>
          <w:p w:rsidR="00F859A0" w:rsidRPr="00F859A0" w:rsidRDefault="00F859A0" w:rsidP="00F859A0">
            <w:pPr>
              <w:spacing w:after="0"/>
              <w:jc w:val="right"/>
              <w:rPr>
                <w:sz w:val="22"/>
                <w:szCs w:val="22"/>
              </w:rPr>
            </w:pPr>
            <w:r w:rsidRPr="00F859A0">
              <w:rPr>
                <w:sz w:val="22"/>
                <w:szCs w:val="22"/>
              </w:rPr>
              <w:t>308,612</w:t>
            </w:r>
            <w:r w:rsidRPr="00F859A0">
              <w:rPr>
                <w:sz w:val="22"/>
                <w:szCs w:val="22"/>
                <w:vertAlign w:val="superscript"/>
              </w:rPr>
              <w:t>a</w:t>
            </w:r>
          </w:p>
        </w:tc>
        <w:tc>
          <w:tcPr>
            <w:tcW w:w="1474" w:type="dxa"/>
            <w:tcBorders>
              <w:top w:val="nil"/>
              <w:left w:val="nil"/>
              <w:bottom w:val="nil"/>
              <w:right w:val="nil"/>
            </w:tcBorders>
            <w:shd w:val="clear" w:color="auto" w:fill="auto"/>
            <w:noWrap/>
            <w:tcMar>
              <w:left w:w="0" w:type="dxa"/>
              <w:right w:w="0" w:type="dxa"/>
            </w:tcMar>
            <w:vAlign w:val="center"/>
          </w:tcPr>
          <w:p w:rsidR="00F859A0" w:rsidRPr="00F859A0" w:rsidRDefault="00F859A0" w:rsidP="00F859A0">
            <w:pPr>
              <w:spacing w:after="0"/>
              <w:jc w:val="center"/>
              <w:rPr>
                <w:sz w:val="22"/>
                <w:szCs w:val="22"/>
              </w:rPr>
            </w:pPr>
            <w:r w:rsidRPr="00F859A0">
              <w:rPr>
                <w:sz w:val="22"/>
                <w:szCs w:val="22"/>
              </w:rPr>
              <w:t>-</w:t>
            </w:r>
          </w:p>
        </w:tc>
        <w:tc>
          <w:tcPr>
            <w:tcW w:w="1570" w:type="dxa"/>
            <w:tcBorders>
              <w:top w:val="nil"/>
              <w:left w:val="nil"/>
              <w:bottom w:val="nil"/>
              <w:right w:val="nil"/>
            </w:tcBorders>
            <w:shd w:val="clear" w:color="auto" w:fill="auto"/>
            <w:noWrap/>
            <w:tcMar>
              <w:left w:w="0" w:type="dxa"/>
              <w:right w:w="0" w:type="dxa"/>
            </w:tcMar>
            <w:vAlign w:val="center"/>
          </w:tcPr>
          <w:p w:rsidR="00F859A0" w:rsidRPr="00F859A0" w:rsidRDefault="00F859A0" w:rsidP="00F859A0">
            <w:pPr>
              <w:spacing w:after="0"/>
              <w:jc w:val="center"/>
              <w:rPr>
                <w:sz w:val="22"/>
                <w:szCs w:val="22"/>
              </w:rPr>
            </w:pPr>
            <w:r w:rsidRPr="00F859A0">
              <w:rPr>
                <w:sz w:val="22"/>
                <w:szCs w:val="22"/>
              </w:rPr>
              <w:t>-</w:t>
            </w:r>
          </w:p>
        </w:tc>
        <w:tc>
          <w:tcPr>
            <w:tcW w:w="1321" w:type="dxa"/>
            <w:tcBorders>
              <w:top w:val="nil"/>
              <w:left w:val="nil"/>
              <w:bottom w:val="nil"/>
              <w:right w:val="nil"/>
            </w:tcBorders>
            <w:shd w:val="clear" w:color="auto" w:fill="auto"/>
            <w:noWrap/>
            <w:tcMar>
              <w:left w:w="0" w:type="dxa"/>
              <w:right w:w="216" w:type="dxa"/>
            </w:tcMar>
            <w:vAlign w:val="center"/>
          </w:tcPr>
          <w:p w:rsidR="00F859A0" w:rsidRPr="00F859A0" w:rsidRDefault="00F859A0" w:rsidP="00F859A0">
            <w:pPr>
              <w:spacing w:after="0"/>
              <w:jc w:val="right"/>
              <w:rPr>
                <w:sz w:val="22"/>
                <w:szCs w:val="22"/>
              </w:rPr>
            </w:pPr>
            <w:r w:rsidRPr="00F859A0">
              <w:rPr>
                <w:sz w:val="22"/>
                <w:szCs w:val="22"/>
              </w:rPr>
              <w:t>33,756</w:t>
            </w:r>
            <w:r w:rsidRPr="00F859A0">
              <w:rPr>
                <w:sz w:val="22"/>
                <w:szCs w:val="22"/>
                <w:vertAlign w:val="superscript"/>
              </w:rPr>
              <w:t>a</w:t>
            </w:r>
          </w:p>
        </w:tc>
        <w:tc>
          <w:tcPr>
            <w:tcW w:w="1306" w:type="dxa"/>
            <w:tcBorders>
              <w:top w:val="nil"/>
              <w:left w:val="nil"/>
              <w:bottom w:val="nil"/>
              <w:right w:val="nil"/>
            </w:tcBorders>
            <w:shd w:val="clear" w:color="auto" w:fill="auto"/>
            <w:noWrap/>
            <w:vAlign w:val="center"/>
          </w:tcPr>
          <w:p w:rsidR="00F859A0" w:rsidRPr="00F859A0" w:rsidRDefault="00F859A0" w:rsidP="00F859A0">
            <w:pPr>
              <w:spacing w:after="0"/>
              <w:jc w:val="center"/>
              <w:rPr>
                <w:sz w:val="22"/>
                <w:szCs w:val="22"/>
              </w:rPr>
            </w:pPr>
            <w:r w:rsidRPr="00F859A0">
              <w:rPr>
                <w:sz w:val="22"/>
                <w:szCs w:val="22"/>
              </w:rPr>
              <w:t>-</w:t>
            </w:r>
          </w:p>
        </w:tc>
      </w:tr>
      <w:tr w:rsidR="00F859A0" w:rsidRPr="00F859A0" w:rsidTr="00001474">
        <w:trPr>
          <w:trHeight w:val="331"/>
        </w:trPr>
        <w:tc>
          <w:tcPr>
            <w:tcW w:w="1167" w:type="dxa"/>
            <w:tcBorders>
              <w:top w:val="single" w:sz="4" w:space="0" w:color="auto"/>
              <w:left w:val="nil"/>
              <w:bottom w:val="single" w:sz="4" w:space="0" w:color="auto"/>
              <w:right w:val="nil"/>
            </w:tcBorders>
            <w:shd w:val="clear" w:color="auto" w:fill="auto"/>
            <w:noWrap/>
            <w:vAlign w:val="center"/>
            <w:hideMark/>
          </w:tcPr>
          <w:p w:rsidR="00F859A0" w:rsidRPr="00F859A0" w:rsidRDefault="00F859A0" w:rsidP="001875FE">
            <w:pPr>
              <w:spacing w:after="0"/>
              <w:jc w:val="center"/>
              <w:rPr>
                <w:sz w:val="22"/>
                <w:szCs w:val="22"/>
              </w:rPr>
            </w:pPr>
            <w:r w:rsidRPr="00F859A0">
              <w:rPr>
                <w:sz w:val="22"/>
                <w:szCs w:val="22"/>
              </w:rPr>
              <w:t>Average</w:t>
            </w:r>
          </w:p>
        </w:tc>
        <w:tc>
          <w:tcPr>
            <w:tcW w:w="1177"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F859A0" w:rsidRPr="00F859A0" w:rsidRDefault="00F859A0" w:rsidP="00F859A0">
            <w:pPr>
              <w:spacing w:after="0"/>
              <w:jc w:val="right"/>
              <w:rPr>
                <w:sz w:val="22"/>
                <w:szCs w:val="22"/>
              </w:rPr>
            </w:pPr>
            <w:r w:rsidRPr="00F859A0">
              <w:rPr>
                <w:sz w:val="22"/>
                <w:szCs w:val="22"/>
              </w:rPr>
              <w:t>6,2</w:t>
            </w:r>
            <w:r w:rsidR="000E085B">
              <w:rPr>
                <w:sz w:val="22"/>
                <w:szCs w:val="22"/>
              </w:rPr>
              <w:t>46</w:t>
            </w:r>
          </w:p>
        </w:tc>
        <w:tc>
          <w:tcPr>
            <w:tcW w:w="1345"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F859A0" w:rsidRPr="00F859A0" w:rsidRDefault="00F859A0" w:rsidP="00F859A0">
            <w:pPr>
              <w:spacing w:after="0"/>
              <w:jc w:val="right"/>
              <w:rPr>
                <w:sz w:val="22"/>
                <w:szCs w:val="22"/>
              </w:rPr>
            </w:pPr>
            <w:r w:rsidRPr="00F859A0">
              <w:rPr>
                <w:sz w:val="22"/>
                <w:szCs w:val="22"/>
              </w:rPr>
              <w:t>175,634</w:t>
            </w:r>
          </w:p>
        </w:tc>
        <w:tc>
          <w:tcPr>
            <w:tcW w:w="1474"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F859A0" w:rsidRPr="00F859A0" w:rsidRDefault="00F859A0" w:rsidP="00F859A0">
            <w:pPr>
              <w:spacing w:after="0"/>
              <w:jc w:val="right"/>
              <w:rPr>
                <w:sz w:val="22"/>
                <w:szCs w:val="22"/>
              </w:rPr>
            </w:pPr>
            <w:r w:rsidRPr="00F859A0">
              <w:rPr>
                <w:sz w:val="22"/>
                <w:szCs w:val="22"/>
              </w:rPr>
              <w:t>1,189,303</w:t>
            </w:r>
          </w:p>
        </w:tc>
        <w:tc>
          <w:tcPr>
            <w:tcW w:w="1570"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F859A0" w:rsidRPr="00F859A0" w:rsidRDefault="00F859A0" w:rsidP="00F859A0">
            <w:pPr>
              <w:spacing w:after="0"/>
              <w:jc w:val="right"/>
              <w:rPr>
                <w:sz w:val="22"/>
                <w:szCs w:val="22"/>
              </w:rPr>
            </w:pPr>
            <w:r w:rsidRPr="00F859A0">
              <w:rPr>
                <w:sz w:val="22"/>
                <w:szCs w:val="22"/>
              </w:rPr>
              <w:t>1,815,288</w:t>
            </w:r>
          </w:p>
        </w:tc>
        <w:tc>
          <w:tcPr>
            <w:tcW w:w="1321" w:type="dxa"/>
            <w:tcBorders>
              <w:top w:val="single" w:sz="4" w:space="0" w:color="auto"/>
              <w:left w:val="nil"/>
              <w:bottom w:val="single" w:sz="4" w:space="0" w:color="auto"/>
              <w:right w:val="nil"/>
            </w:tcBorders>
            <w:shd w:val="clear" w:color="auto" w:fill="auto"/>
            <w:noWrap/>
            <w:tcMar>
              <w:left w:w="0" w:type="dxa"/>
              <w:right w:w="302" w:type="dxa"/>
            </w:tcMar>
            <w:vAlign w:val="center"/>
            <w:hideMark/>
          </w:tcPr>
          <w:p w:rsidR="00F859A0" w:rsidRPr="00F859A0" w:rsidRDefault="00F859A0" w:rsidP="00F859A0">
            <w:pPr>
              <w:spacing w:after="0"/>
              <w:jc w:val="right"/>
              <w:rPr>
                <w:sz w:val="22"/>
                <w:szCs w:val="22"/>
              </w:rPr>
            </w:pPr>
            <w:r w:rsidRPr="00F859A0">
              <w:rPr>
                <w:sz w:val="22"/>
                <w:szCs w:val="22"/>
              </w:rPr>
              <w:t>32,487</w:t>
            </w:r>
          </w:p>
        </w:tc>
        <w:tc>
          <w:tcPr>
            <w:tcW w:w="1306" w:type="dxa"/>
            <w:tcBorders>
              <w:top w:val="single" w:sz="4" w:space="0" w:color="auto"/>
              <w:left w:val="nil"/>
              <w:bottom w:val="single" w:sz="4" w:space="0" w:color="auto"/>
              <w:right w:val="nil"/>
            </w:tcBorders>
            <w:shd w:val="clear" w:color="auto" w:fill="auto"/>
            <w:noWrap/>
            <w:tcMar>
              <w:left w:w="0" w:type="dxa"/>
              <w:right w:w="259" w:type="dxa"/>
            </w:tcMar>
            <w:vAlign w:val="center"/>
            <w:hideMark/>
          </w:tcPr>
          <w:p w:rsidR="00F859A0" w:rsidRPr="00F859A0" w:rsidRDefault="00F859A0" w:rsidP="00F859A0">
            <w:pPr>
              <w:spacing w:after="0"/>
              <w:jc w:val="right"/>
              <w:rPr>
                <w:sz w:val="22"/>
                <w:szCs w:val="22"/>
              </w:rPr>
            </w:pPr>
            <w:r w:rsidRPr="00F859A0">
              <w:rPr>
                <w:sz w:val="22"/>
                <w:szCs w:val="22"/>
              </w:rPr>
              <w:t>83,8</w:t>
            </w:r>
            <w:r w:rsidR="00DE2676">
              <w:rPr>
                <w:sz w:val="22"/>
                <w:szCs w:val="22"/>
              </w:rPr>
              <w:t>12</w:t>
            </w:r>
          </w:p>
        </w:tc>
      </w:tr>
    </w:tbl>
    <w:p w:rsidR="00F859A0" w:rsidRPr="00F859A0" w:rsidRDefault="00F859A0" w:rsidP="00F859A0">
      <w:pPr>
        <w:spacing w:after="200" w:line="276" w:lineRule="auto"/>
        <w:ind w:left="180" w:hanging="180"/>
        <w:jc w:val="left"/>
        <w:rPr>
          <w:sz w:val="22"/>
          <w:szCs w:val="20"/>
        </w:rPr>
      </w:pPr>
      <w:proofErr w:type="gramStart"/>
      <w:r w:rsidRPr="00F859A0">
        <w:rPr>
          <w:sz w:val="22"/>
          <w:szCs w:val="20"/>
          <w:vertAlign w:val="superscript"/>
        </w:rPr>
        <w:t xml:space="preserve">a </w:t>
      </w:r>
      <w:r w:rsidRPr="00F859A0">
        <w:rPr>
          <w:sz w:val="22"/>
          <w:szCs w:val="20"/>
        </w:rPr>
        <w:t xml:space="preserve"> 2017</w:t>
      </w:r>
      <w:proofErr w:type="gramEnd"/>
      <w:r w:rsidRPr="00F859A0">
        <w:rPr>
          <w:sz w:val="22"/>
          <w:szCs w:val="20"/>
        </w:rPr>
        <w:t xml:space="preserve"> estimates for the Berners River and Hugh Smith Lake are preliminary predictions based on mark-recovery samples from downstream smolt traps and jack returns, respectively.</w:t>
      </w:r>
    </w:p>
    <w:p w:rsidR="00D91CAE" w:rsidRDefault="000E085B" w:rsidP="0002417C">
      <w:pPr>
        <w:jc w:val="center"/>
      </w:pPr>
      <w:r w:rsidRPr="000E085B">
        <w:rPr>
          <w:noProof/>
        </w:rPr>
        <w:lastRenderedPageBreak/>
        <w:drawing>
          <wp:inline distT="0" distB="0" distL="0" distR="0">
            <wp:extent cx="5715000" cy="3550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384" cy="3551043"/>
                    </a:xfrm>
                    <a:prstGeom prst="rect">
                      <a:avLst/>
                    </a:prstGeom>
                    <a:noFill/>
                    <a:ln>
                      <a:noFill/>
                    </a:ln>
                  </pic:spPr>
                </pic:pic>
              </a:graphicData>
            </a:graphic>
          </wp:inline>
        </w:drawing>
      </w:r>
    </w:p>
    <w:p w:rsidR="0002417C" w:rsidRPr="0002417C" w:rsidRDefault="007F1B13" w:rsidP="0002417C">
      <w:pPr>
        <w:pStyle w:val="Caption"/>
      </w:pPr>
      <w:bookmarkStart w:id="35" w:name="_Toc487183699"/>
      <w:proofErr w:type="gramStart"/>
      <w:r w:rsidRPr="00D55B8D">
        <w:t xml:space="preserve">Figure </w:t>
      </w:r>
      <w:fldSimple w:instr=" SEQ Figure \* ARABIC ">
        <w:r w:rsidR="007C0681">
          <w:rPr>
            <w:noProof/>
          </w:rPr>
          <w:t>8</w:t>
        </w:r>
      </w:fldSimple>
      <w:r w:rsidRPr="00D55B8D">
        <w:t>.–Auke Creek coho salmon smolt production by sea-e</w:t>
      </w:r>
      <w:r w:rsidR="002E3E34">
        <w:t>ntry year</w:t>
      </w:r>
      <w:r w:rsidRPr="00D55B8D">
        <w:t>, showing timing of construction of a handy-capped accessible trail around the perimeter of Auke Lake.</w:t>
      </w:r>
      <w:bookmarkEnd w:id="35"/>
      <w:proofErr w:type="gramEnd"/>
    </w:p>
    <w:p w:rsidR="00685BD4" w:rsidRDefault="002E3E34" w:rsidP="0002417C">
      <w:pPr>
        <w:jc w:val="center"/>
      </w:pPr>
      <w:r w:rsidRPr="002E3E34">
        <w:rPr>
          <w:noProof/>
        </w:rPr>
        <w:drawing>
          <wp:inline distT="0" distB="0" distL="0" distR="0" wp14:anchorId="02E0B738" wp14:editId="01E18B7B">
            <wp:extent cx="5651241" cy="3515077"/>
            <wp:effectExtent l="0" t="0" r="698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54995" cy="3517412"/>
                    </a:xfrm>
                    <a:prstGeom prst="rect">
                      <a:avLst/>
                    </a:prstGeom>
                    <a:noFill/>
                    <a:ln>
                      <a:noFill/>
                    </a:ln>
                  </pic:spPr>
                </pic:pic>
              </a:graphicData>
            </a:graphic>
          </wp:inline>
        </w:drawing>
      </w:r>
    </w:p>
    <w:p w:rsidR="00AB6B5F" w:rsidRDefault="00AB6B5F" w:rsidP="00AB6B5F">
      <w:pPr>
        <w:pStyle w:val="Caption"/>
      </w:pPr>
      <w:bookmarkStart w:id="36" w:name="_Toc487183700"/>
      <w:proofErr w:type="gramStart"/>
      <w:r w:rsidRPr="00B0237C">
        <w:t xml:space="preserve">Figure </w:t>
      </w:r>
      <w:r w:rsidR="00047CB8">
        <w:t>9</w:t>
      </w:r>
      <w:r w:rsidRPr="00B0237C">
        <w:t>.–</w:t>
      </w:r>
      <w:r w:rsidR="004D4E04" w:rsidRPr="00B0237C">
        <w:t>Berners River coho salmon smolt estimates (with 95% confidence bounds) and total July-November precipitation at the Juneau</w:t>
      </w:r>
      <w:r w:rsidR="002E3E34">
        <w:t xml:space="preserve"> Airport in the prior year</w:t>
      </w:r>
      <w:r w:rsidR="004D4E04" w:rsidRPr="00B0237C">
        <w:t>.</w:t>
      </w:r>
      <w:proofErr w:type="gramEnd"/>
      <w:r w:rsidR="004D4E04" w:rsidRPr="00B0237C">
        <w:t xml:space="preserve"> </w:t>
      </w:r>
      <w:bookmarkEnd w:id="36"/>
    </w:p>
    <w:p w:rsidR="00001474" w:rsidRDefault="00001474" w:rsidP="00001474">
      <w:r w:rsidRPr="00001474">
        <w:rPr>
          <w:noProof/>
        </w:rPr>
        <w:lastRenderedPageBreak/>
        <w:drawing>
          <wp:inline distT="0" distB="0" distL="0" distR="0" wp14:anchorId="61D3ED16" wp14:editId="1A3B5F21">
            <wp:extent cx="5943600" cy="4095137"/>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4095137"/>
                    </a:xfrm>
                    <a:prstGeom prst="rect">
                      <a:avLst/>
                    </a:prstGeom>
                    <a:noFill/>
                    <a:ln>
                      <a:noFill/>
                    </a:ln>
                  </pic:spPr>
                </pic:pic>
              </a:graphicData>
            </a:graphic>
          </wp:inline>
        </w:drawing>
      </w:r>
    </w:p>
    <w:p w:rsidR="00001474" w:rsidRPr="00001474" w:rsidRDefault="00047CB8" w:rsidP="00001474">
      <w:pPr>
        <w:pStyle w:val="Caption"/>
      </w:pPr>
      <w:proofErr w:type="gramStart"/>
      <w:r>
        <w:t>Figure 10</w:t>
      </w:r>
      <w:r w:rsidR="00001474" w:rsidRPr="00001474">
        <w:t>.</w:t>
      </w:r>
      <w:proofErr w:type="gramEnd"/>
      <w:r w:rsidR="00001474" w:rsidRPr="00001474">
        <w:t xml:space="preserve"> </w:t>
      </w:r>
      <w:proofErr w:type="gramStart"/>
      <w:r w:rsidR="00001474" w:rsidRPr="00001474">
        <w:t>Estimated population of rearing coho salmon presmolts in the Ford Arm Creek system and the peak survey count of spawing pink salmon in the creek in the same summer.</w:t>
      </w:r>
      <w:proofErr w:type="gramEnd"/>
    </w:p>
    <w:p w:rsidR="00E56E07" w:rsidRPr="00E56E07" w:rsidRDefault="00E56E07" w:rsidP="00E56E07">
      <w:pPr>
        <w:keepNext/>
        <w:suppressAutoHyphens/>
        <w:spacing w:before="120"/>
        <w:jc w:val="left"/>
        <w:outlineLvl w:val="1"/>
        <w:rPr>
          <w:rFonts w:ascii="Times New Roman Bold" w:hAnsi="Times New Roman Bold"/>
          <w:b/>
          <w:smallCaps/>
          <w:sz w:val="30"/>
          <w:szCs w:val="20"/>
        </w:rPr>
      </w:pPr>
      <w:bookmarkStart w:id="37" w:name="_Toc487183649"/>
      <w:bookmarkStart w:id="38" w:name="_Toc487183650"/>
      <w:r w:rsidRPr="00E56E07">
        <w:rPr>
          <w:rFonts w:ascii="Times New Roman Bold" w:hAnsi="Times New Roman Bold"/>
          <w:b/>
          <w:smallCaps/>
          <w:sz w:val="30"/>
          <w:szCs w:val="20"/>
        </w:rPr>
        <w:t>Marine Survival</w:t>
      </w:r>
      <w:bookmarkEnd w:id="37"/>
    </w:p>
    <w:p w:rsidR="00092685" w:rsidRPr="00092685" w:rsidRDefault="00092685" w:rsidP="00092685">
      <w:bookmarkStart w:id="39" w:name="_Toc487183651"/>
      <w:bookmarkEnd w:id="38"/>
      <w:r w:rsidRPr="00092685">
        <w:t>Marine survival estimates are available beginning in the early-1980s, near the end of a period of low harvests of coho salmon and other salmon species that began in the early to mid-1950s. Marine survival rates for wild indicator stocks increased after assessments were initiated and reached a peak in the early to mid-1990s before declining to more moderate levels from 1995 to 2004 (Figure 9; Table 8). Smolt–adult survival rates at Auke Creek increased from 9–10% in 1980–1981, the first returns with estimates, to an average of 19% in 1985–1989 before peaking at an average of 27% (range 21–35%) in 1990–1994 (Figure 9). Average survival for Auke Creek then decreased moderately during subsequent decades to 21% 1995–2004 and 17% in 2005–2014, before decreasing sharply to 12% in 2015 and only 4% in 2016 and 5% in 2017. Marine survival for adults returning in 2018 is forecast at 3.7% with a 95% prediction interval of 1.8–7.6%.</w:t>
      </w:r>
    </w:p>
    <w:p w:rsidR="00092685" w:rsidRPr="00092685" w:rsidRDefault="00092685" w:rsidP="00092685">
      <w:r w:rsidRPr="00092685">
        <w:t xml:space="preserve">Combined survival for Auke Creek smolts returning as both jacks and adults increased from 12–14% for the 1980 and 1981 smolt years to a peak of 46% in 1993 (Figure  ). Survival reached a later peak at 32% in 2001 and began to trend lower before plummeting from 17-24% in 2012–2014 to 5–8% in 2015–2016, with a forecast of 4% for the 2017 smolt year.  </w:t>
      </w:r>
    </w:p>
    <w:p w:rsidR="00092685" w:rsidRPr="00092685" w:rsidRDefault="00092685" w:rsidP="00092685">
      <w:r w:rsidRPr="00092685">
        <w:t>During the 1989</w:t>
      </w:r>
      <w:r w:rsidRPr="00092685">
        <w:softHyphen/>
        <w:t xml:space="preserve">–2016 smolt years, smolt–adult survival rates for the nearby Berners River population were lower in most years, averaging 15.3% compared with 19.3% at Auke Creek, despite the fact that a substantial proportion of Auke Creek males return a year earlier as 0-ocean </w:t>
      </w:r>
      <w:r w:rsidRPr="00092685">
        <w:lastRenderedPageBreak/>
        <w:t>jacks, which are rare in the Berners River. Never-the-less, marine survival between the two systems shows a strong positive correlation (</w:t>
      </w:r>
      <w:r w:rsidRPr="00092685">
        <w:rPr>
          <w:i/>
        </w:rPr>
        <w:t>R</w:t>
      </w:r>
      <w:r w:rsidRPr="00092685">
        <w:rPr>
          <w:vertAlign w:val="superscript"/>
        </w:rPr>
        <w:t>2</w:t>
      </w:r>
      <w:r w:rsidRPr="00092685">
        <w:t xml:space="preserve"> = 0.67 for adult returns only, 0.66 when jacks are included).</w:t>
      </w:r>
    </w:p>
    <w:p w:rsidR="00092685" w:rsidRPr="00092685" w:rsidRDefault="00092685" w:rsidP="00092685">
      <w:r w:rsidRPr="00092685">
        <w:t>Prior to the 2009 return, marine survival was typically lower in southern Southeast compared with northern inside indicators, with smolt–adult survival at Hugh Smith Lake averaging 13.3% during 1990–2008, or two-thirds of the mean-average rate for Auke Creek and the Berners River during that period (20.0%). Never-the-less, marine survival rates showed a strong positive correlation between northern and southern indicator systems during this period (</w:t>
      </w:r>
      <w:r w:rsidRPr="00092685">
        <w:rPr>
          <w:i/>
        </w:rPr>
        <w:t>R</w:t>
      </w:r>
      <w:r w:rsidRPr="00092685">
        <w:rPr>
          <w:vertAlign w:val="superscript"/>
        </w:rPr>
        <w:t>2</w:t>
      </w:r>
      <w:r w:rsidRPr="00092685">
        <w:t xml:space="preserve"> = 0.57; p &lt; 0.001). The relationship changed abruptly in the 2008 sea-entry year (2009 adult return year) when marine survival decreased in the north relative to the south (</w:t>
      </w:r>
      <w:proofErr w:type="gramStart"/>
      <w:r w:rsidRPr="00092685">
        <w:t>Figure )</w:t>
      </w:r>
      <w:proofErr w:type="gramEnd"/>
      <w:r w:rsidRPr="00092685">
        <w:t xml:space="preserve">. </w:t>
      </w:r>
    </w:p>
    <w:p w:rsidR="00092685" w:rsidRPr="00092685" w:rsidRDefault="00092685" w:rsidP="00092685">
      <w:r w:rsidRPr="00092685">
        <w:t>This shift in favor of the south occurred during a period of cold climatic conditions in the northeast Pacific as indicated by the Pacific Decadal Oscillation (PDO) Index. The ratio of marine survival rates between the Berners River and Hugh Smith Lake was positively correlated with the September–August PDO index (ending in the sea-entry year) for the 1990–2014 return years (Shaul et al. 2018). Marine survival at Hugh Smith Lake increased during 2009–2014 to an average of 15.9% that was similar to the peak 10-year period in the series from 1990 to 1999 (15.4%). However, this relationship did not persist during the period spanned by the recent warm-water “Blob” beginning in summer 2014 (Bond et al. 2015). There was an initial shift back to in favor of Hugh Smith Lake in 2015 (2014 sea-entry year), in line with an increasing PDO index and survival for that population decreased to 5.7%, well-below average survival for the northern indicators (11.2%; range 10.5–12.0%). However, during subsequent continued warming in sea-entry years, smolt–adult survival reverted in favor of Hugh Smith Lake (6.4–6.9%) over the two northern indicators (average 4.9–5.2%). Smolt–adult survival declined further in both areas of the region, with Auke Creek dropping from 12.0% in 2015 to 4.1% in 2016 and 5.0% in 2017. Berners River survival decreased from 10.5% in 2015 to 6.4% in 2016 and 4.9% in 2017. Marine survival rates for inside stocks at both ends of the region were at or near historic lows for returns in both 2016 and 2017, while a continuation is expected in 2018 based on the record low percentage (0.5%) of Auke Creek smolts that returned as jacks in 2017.</w:t>
      </w:r>
    </w:p>
    <w:p w:rsidR="00092685" w:rsidRPr="00092685" w:rsidRDefault="00092685" w:rsidP="00092685">
      <w:r w:rsidRPr="00092685">
        <w:t>Overall, between 1983–2008 and 2009–2017 (adult years) there was a shift in the multiplier between Auke-Berners average survival and Hugh Smith Lake survival from 0.64 during the former period to 1.07 during the latter period (</w:t>
      </w:r>
      <w:proofErr w:type="gramStart"/>
      <w:r w:rsidRPr="00092685">
        <w:t>Figure  )</w:t>
      </w:r>
      <w:proofErr w:type="gramEnd"/>
      <w:r w:rsidRPr="00092685">
        <w:t>. Besides 2015, the other primary outlier from this pattern was in 1986 (1985 smolt year) when there was a coast-wide reversal in the prevailing post-1976 trend in marine survival that increasingly favored northern stocks. Returns to the Yakutat area, including the Situk River were very weak in 1986 (as indicated by the Situk-Ahrnklin setnet catch) while returns to the south were very strong from southern Southeast Alaska to the Oregon coast. Oregon Production Index hatchery (OPIH) coho salmon survival was higher in 1986 (7.4%) than in any other year during the 57-year period from 1961–2017 outside of the 1965–1976 peak, when survival remained consistently above 5% and averaged 7.8% (Figure ). The relationship between Situk River coho salmon harvest and OPIH marine survival shows a strong inverse relationship (Hare et al. 1999) during 1961–2000, although the relationship has since been less consistent.</w:t>
      </w:r>
    </w:p>
    <w:p w:rsidR="00092685" w:rsidRPr="00092685" w:rsidRDefault="00092685" w:rsidP="00092685">
      <w:r w:rsidRPr="00092685">
        <w:t xml:space="preserve">Outer coastal stocks in northern Southeast, represented by Ford Arm Creek, have shown a somewhat different pattern. Survival of Ford Arm Creek presmolts returning from 1982–2015 survived at an average rate of 10.6%, increasing from an average of 9.0% in 1982–1991 to a peak 10-year average of 12.9% occurring in 1989–1998 (Figure 9; Table 8). Survival rates </w:t>
      </w:r>
      <w:r w:rsidRPr="00092685">
        <w:lastRenderedPageBreak/>
        <w:t>subsequently decreased and remained stable near 7% during the final 4 years of the Ford Arm Creek project in 2012–2015. Survival rate estimates for Ford Arm Creek include about 10 months in freshwater and, therefore are not a pure indicator of marine survival.</w:t>
      </w:r>
    </w:p>
    <w:p w:rsidR="00092685" w:rsidRPr="00092685" w:rsidRDefault="00092685" w:rsidP="00092685">
      <w:pPr>
        <w:keepNext/>
        <w:suppressAutoHyphens/>
        <w:jc w:val="left"/>
        <w:outlineLvl w:val="2"/>
        <w:rPr>
          <w:b/>
          <w:sz w:val="26"/>
          <w:szCs w:val="20"/>
        </w:rPr>
      </w:pPr>
      <w:r w:rsidRPr="00092685">
        <w:rPr>
          <w:b/>
          <w:sz w:val="26"/>
          <w:szCs w:val="20"/>
        </w:rPr>
        <w:t>Marine Survival Forecasting</w:t>
      </w:r>
    </w:p>
    <w:p w:rsidR="00092685" w:rsidRPr="00092685" w:rsidRDefault="00092685" w:rsidP="00092685">
      <w:r w:rsidRPr="00092685">
        <w:t>Auke Creek smolt–adult survival for the 2017 sea-entry year (2018 adult return) is forecast at only 3.7% (95% prediction interval of 1.8–7.6%) based on the proportion of smolts that returned as jacks and a linear relationship between average jack size and proportion of smolts returning as jacks (versus adults; Figure  ). While the jack vs adult relationship alone is a poor predictor of smolt–adult survival, except at extremes, incorporating average jack size adds useful information (</w:t>
      </w:r>
      <w:proofErr w:type="gramStart"/>
      <w:r w:rsidRPr="00092685">
        <w:t>Figure  )</w:t>
      </w:r>
      <w:proofErr w:type="gramEnd"/>
      <w:r w:rsidRPr="00092685">
        <w:t>. Larger jack size appears to be a strong predictor of early maturity in males, and vice versa. Although some jacks escape uncounted between the pickets of most remote adult salmon weirs, the Auke Creek Weir provides a census of returning jacks that can be compared with a census of smolts migrating to sea in the same year and an estimate (combined escapement count and CWT-based harvest estimate) of adults returning the following year.</w:t>
      </w:r>
    </w:p>
    <w:p w:rsidR="00092685" w:rsidRPr="00092685" w:rsidRDefault="00092685" w:rsidP="00092685">
      <w:r w:rsidRPr="00092685">
        <w:t>Smolt–adult survival at Auke Creek has shown no relationship with early marine growth, as indicated by the average length on July 24 of juveniles sampled by the NOAA Southeast Alaska Coastal Monitoring Project (R</w:t>
      </w:r>
      <w:r w:rsidRPr="00092685">
        <w:rPr>
          <w:vertAlign w:val="superscript"/>
        </w:rPr>
        <w:t>2</w:t>
      </w:r>
      <w:r w:rsidRPr="00092685">
        <w:t xml:space="preserve"> = 0.03; data provided by Emily Fergusson, NOAA). While juveniles sampled in upper Chatham and Icy straits were at record average length in 2016, tied for second largest in 2015, and 4</w:t>
      </w:r>
      <w:r w:rsidRPr="00092685">
        <w:rPr>
          <w:vertAlign w:val="superscript"/>
        </w:rPr>
        <w:t>th</w:t>
      </w:r>
      <w:r w:rsidRPr="00092685">
        <w:t xml:space="preserve"> smallest on record in 2017, marine survival was historically poor for all three sea-entry years. This comparison suggests that the recent apparent decrease in early marine survival in the 2015–2017 smolt years, as reflected in returns of both jacks and adults to Auke Creek,  has been caused by to a factor unrelated to growth, such as in increase in predation pressure. </w:t>
      </w:r>
    </w:p>
    <w:p w:rsidR="00092685" w:rsidRPr="00092685" w:rsidRDefault="00092685" w:rsidP="00092685">
      <w:pPr>
        <w:keepNext/>
        <w:suppressAutoHyphens/>
        <w:jc w:val="left"/>
        <w:outlineLvl w:val="2"/>
        <w:rPr>
          <w:b/>
          <w:sz w:val="26"/>
          <w:szCs w:val="20"/>
        </w:rPr>
      </w:pPr>
      <w:r w:rsidRPr="00092685">
        <w:rPr>
          <w:b/>
          <w:sz w:val="26"/>
          <w:szCs w:val="20"/>
        </w:rPr>
        <w:t>Late-Ocean, Growth-Related Effects</w:t>
      </w:r>
    </w:p>
    <w:p w:rsidR="00092685" w:rsidRPr="00092685" w:rsidRDefault="00092685" w:rsidP="00092685">
      <w:pPr>
        <w:spacing w:after="200" w:line="276" w:lineRule="auto"/>
        <w:jc w:val="left"/>
      </w:pPr>
      <w:r w:rsidRPr="00092685">
        <w:t>A number of studies from Oregon to southern British Columbia have pointed to an early marine critical period for survival of coho salmon within the first weeks or months of marine residence (e.g. Holtby et al. 1990; Pearcy 1992; Beamish et al. 2004).  However, several studies in northern Southeast Alaska have generally failed to support the controlling importance of an early-marine critical period for growth and survival of coho salmon in that region, and have instead pointed toward an important late-marine period after juveniles leave coastal waters late in their first summer at sea (Hobday Boehlert 200l; Briscoe 2004; LaCroix et al. 2009; Orsi et al. 2013; Shaul and Geiger 2016).  Research on coho scale growth (Briscoe 2004) has indicated that adult size of Auke Creek adults is influenced primarily by conditions encountered in offshore waters of the Gulf of Alaska. Shaul and Geiger observed a moderately strong positive correlation between marine survival and pre-gillnet length size of Berners River adults and noted that this relationship is consistent with the hypothesis that overall survival in the ocean is related to late-marine growth (</w:t>
      </w:r>
      <w:proofErr w:type="gramStart"/>
      <w:r w:rsidRPr="00092685">
        <w:rPr>
          <w:b/>
        </w:rPr>
        <w:t xml:space="preserve">Figure </w:t>
      </w:r>
      <w:r w:rsidRPr="00092685">
        <w:t>)</w:t>
      </w:r>
      <w:proofErr w:type="gramEnd"/>
      <w:r w:rsidRPr="00092685">
        <w:t>.  They suggested that a decrease in variation in survival at smaller adult sizes may indicate that slower late-marine growth reduces both average survival and the potential range of survival rates.  In other words, as the rate of growth slows in the offshore environment, growth-related late-marine mortality may become a proportionately more important influence on marine survival compared with other factors.</w:t>
      </w:r>
    </w:p>
    <w:p w:rsidR="00092685" w:rsidRPr="00092685" w:rsidRDefault="00092685" w:rsidP="00092685">
      <w:pPr>
        <w:spacing w:after="200" w:line="276" w:lineRule="auto"/>
        <w:jc w:val="left"/>
        <w:rPr>
          <w:color w:val="0033CC"/>
        </w:rPr>
      </w:pPr>
      <w:r w:rsidRPr="00092685">
        <w:lastRenderedPageBreak/>
        <w:t>Shaul and Geiger (2016) fit pink salmon biomass and PDO variables (that explained about two-thirds of variation in adult coho weight) to survival-related response variables, and found that only the lagged pink salmon biomass variable showed a consistent statistically significant influence. A strong even-year dominant pattern in sex ratio (</w:t>
      </w:r>
      <w:proofErr w:type="gramStart"/>
      <w:r w:rsidRPr="00092685">
        <w:t>Figure )</w:t>
      </w:r>
      <w:proofErr w:type="gramEnd"/>
      <w:r w:rsidRPr="00092685">
        <w:t xml:space="preserve"> indicates that growth-related late-ocean mortality falls most heavily on females</w:t>
      </w:r>
      <w:r w:rsidRPr="00092685">
        <w:rPr>
          <w:color w:val="000000" w:themeColor="text1"/>
        </w:rPr>
        <w:t>. The pink salmon biomass variable explained much of the year-to-year change in marine survival, sex ratio and PCEB index (with acceptable model diagnostics) suggesting that while trends in marine survival may be influenced by other factors, the biomass of pink salmon has an important effect on year-to-year variation in survival of coho salmon, likely through control of squid prey populations.</w:t>
      </w:r>
    </w:p>
    <w:p w:rsidR="00092685" w:rsidRPr="00092685" w:rsidRDefault="00092685" w:rsidP="00092685">
      <w:pPr>
        <w:spacing w:after="200" w:line="276" w:lineRule="auto"/>
        <w:jc w:val="left"/>
      </w:pPr>
      <w:r w:rsidRPr="00092685">
        <w:t>Deterioration of model diagnostics when transitioning from forecasts of adult size to smolt–adult survival likely reflects influence of patterns in early-marine survival that are unrelated to offshore growth. These early-marine factors may be increasing in influence. Recent 2016 and 2017 negative outliers in the relationship between adult size and marine survival (</w:t>
      </w:r>
      <w:proofErr w:type="gramStart"/>
      <w:r w:rsidRPr="00092685">
        <w:t>Figure )</w:t>
      </w:r>
      <w:proofErr w:type="gramEnd"/>
      <w:r w:rsidRPr="00092685">
        <w:t xml:space="preserve"> suggest that the relative influence of late-ocean growth on overall marine survival may have changed with the recent decline in marine survival (Figure ). The recent sharp decrease in marine survival beginning in the 2015 sea-entry year has been accurately indicated by Auke Creek jack returns (Figure ), suggesting that an increase in early marine mortality has occurred in local inside waters where age 0-ocean jacks are believed to remain throughout their time at sea. However, low survival relative to adult size in 2016 (</w:t>
      </w:r>
      <w:proofErr w:type="gramStart"/>
      <w:r w:rsidRPr="00092685">
        <w:t>Figure )</w:t>
      </w:r>
      <w:proofErr w:type="gramEnd"/>
      <w:r w:rsidRPr="00092685">
        <w:t xml:space="preserve"> may have also been influenced by late-ocean mortality factors, as a very low female-to-male ratio (Figure ) suggests that some of the decrease in marine survival in that year may have been related to late-ocean mortality that fell disproportionately on females. One potential cause may have increased physiological stress in relation to elevated ocean temperatures during the warm water “Blob”. Another potential factor may have been increased exposure individual salmon to offshore predators because of reduced buffering as a consequence of the very low return of pink salmon throughout the Gulf of Alaska in 2016. We noticed a higher-than-usual incidence of mostly-healed predator scars on 685 spawners sampled for age-length-sex in the Berners River in 2016.</w:t>
      </w:r>
    </w:p>
    <w:p w:rsidR="00092685" w:rsidRPr="00092685" w:rsidRDefault="00092685" w:rsidP="00092685">
      <w:pPr>
        <w:spacing w:after="200" w:line="276" w:lineRule="auto"/>
        <w:jc w:val="left"/>
      </w:pPr>
      <w:r w:rsidRPr="00092685">
        <w:tab/>
      </w:r>
    </w:p>
    <w:p w:rsidR="00092685" w:rsidRPr="00092685" w:rsidRDefault="00092685" w:rsidP="00092685">
      <w:pPr>
        <w:spacing w:after="200" w:line="276" w:lineRule="auto"/>
        <w:jc w:val="left"/>
      </w:pPr>
      <w:r w:rsidRPr="00092685">
        <w:tab/>
      </w:r>
    </w:p>
    <w:p w:rsidR="00092685" w:rsidRPr="00092685" w:rsidRDefault="00092685" w:rsidP="00092685">
      <w:pPr>
        <w:spacing w:after="200" w:line="276" w:lineRule="auto"/>
        <w:jc w:val="left"/>
        <w:rPr>
          <w:rFonts w:asciiTheme="minorHAnsi" w:eastAsiaTheme="minorHAnsi" w:hAnsiTheme="minorHAnsi" w:cstheme="minorBidi"/>
          <w:sz w:val="22"/>
          <w:szCs w:val="22"/>
        </w:rPr>
      </w:pPr>
      <w:r w:rsidRPr="00092685">
        <w:tab/>
      </w:r>
    </w:p>
    <w:p w:rsidR="00092685" w:rsidRPr="00092685" w:rsidRDefault="00092685" w:rsidP="00092685">
      <w:r w:rsidRPr="00092685">
        <w:rPr>
          <w:noProof/>
        </w:rPr>
        <w:lastRenderedPageBreak/>
        <w:drawing>
          <wp:inline distT="0" distB="0" distL="0" distR="0" wp14:anchorId="4E802755" wp14:editId="2571C072">
            <wp:extent cx="5943600" cy="6582963"/>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6582963"/>
                    </a:xfrm>
                    <a:prstGeom prst="rect">
                      <a:avLst/>
                    </a:prstGeom>
                    <a:noFill/>
                    <a:ln>
                      <a:noFill/>
                    </a:ln>
                  </pic:spPr>
                </pic:pic>
              </a:graphicData>
            </a:graphic>
          </wp:inline>
        </w:drawing>
      </w:r>
    </w:p>
    <w:p w:rsidR="00092685" w:rsidRPr="00092685" w:rsidRDefault="00092685" w:rsidP="00092685">
      <w:pPr>
        <w:keepLines/>
        <w:tabs>
          <w:tab w:val="right" w:pos="9360"/>
        </w:tabs>
        <w:suppressAutoHyphens/>
        <w:ind w:firstLine="288"/>
        <w:rPr>
          <w:sz w:val="22"/>
          <w:szCs w:val="20"/>
        </w:rPr>
      </w:pPr>
      <w:bookmarkStart w:id="40" w:name="_Toc487183703"/>
      <w:r w:rsidRPr="00092685">
        <w:rPr>
          <w:sz w:val="22"/>
          <w:szCs w:val="20"/>
        </w:rPr>
        <w:t>Figure 11.–Estimated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bookmarkEnd w:id="40"/>
    </w:p>
    <w:p w:rsidR="00092685" w:rsidRPr="00092685" w:rsidRDefault="00092685" w:rsidP="00092685">
      <w:pPr>
        <w:jc w:val="center"/>
      </w:pPr>
      <w:r w:rsidRPr="00092685">
        <w:rPr>
          <w:noProof/>
        </w:rPr>
        <w:lastRenderedPageBreak/>
        <w:drawing>
          <wp:inline distT="0" distB="0" distL="0" distR="0" wp14:anchorId="17F0A3B8" wp14:editId="05C57635">
            <wp:extent cx="4222750" cy="3370251"/>
            <wp:effectExtent l="19050" t="19050" r="25400" b="20955"/>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42134" cy="3385722"/>
                    </a:xfrm>
                    <a:prstGeom prst="rect">
                      <a:avLst/>
                    </a:prstGeom>
                    <a:noFill/>
                    <a:ln>
                      <a:solidFill>
                        <a:sysClr val="windowText" lastClr="000000"/>
                      </a:solidFill>
                    </a:ln>
                  </pic:spPr>
                </pic:pic>
              </a:graphicData>
            </a:graphic>
          </wp:inline>
        </w:drawing>
      </w:r>
    </w:p>
    <w:p w:rsidR="00092685" w:rsidRPr="00092685" w:rsidRDefault="00092685" w:rsidP="00092685">
      <w:pPr>
        <w:keepLines/>
        <w:tabs>
          <w:tab w:val="right" w:pos="9360"/>
        </w:tabs>
        <w:suppressAutoHyphens/>
        <w:ind w:firstLine="288"/>
        <w:rPr>
          <w:sz w:val="22"/>
          <w:szCs w:val="20"/>
        </w:rPr>
      </w:pPr>
      <w:r w:rsidRPr="00092685">
        <w:rPr>
          <w:sz w:val="22"/>
          <w:szCs w:val="20"/>
        </w:rPr>
        <w:t>Figure .–Estimated marine survival rate for wild coho salmon smolts migration from Auke creek by age 0-ocean jacks and age 1-ocean adults,1980–2016, with a forecast for 2017 and a 0.25 LOESS trend for total survival.</w:t>
      </w:r>
    </w:p>
    <w:p w:rsidR="00092685" w:rsidRPr="00092685" w:rsidRDefault="00092685" w:rsidP="00092685">
      <w:pPr>
        <w:jc w:val="center"/>
        <w:rPr>
          <w:color w:val="000000" w:themeColor="text1"/>
          <w:sz w:val="22"/>
          <w:szCs w:val="20"/>
        </w:rPr>
      </w:pPr>
      <w:r w:rsidRPr="00092685">
        <w:rPr>
          <w:noProof/>
        </w:rPr>
        <w:drawing>
          <wp:inline distT="0" distB="0" distL="0" distR="0" wp14:anchorId="035470C0" wp14:editId="597630A4">
            <wp:extent cx="4191000" cy="3103878"/>
            <wp:effectExtent l="19050" t="19050" r="19050" b="2095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969" cy="3139404"/>
                    </a:xfrm>
                    <a:prstGeom prst="rect">
                      <a:avLst/>
                    </a:prstGeom>
                    <a:noFill/>
                    <a:ln>
                      <a:solidFill>
                        <a:sysClr val="windowText" lastClr="000000"/>
                      </a:solidFill>
                    </a:ln>
                  </pic:spPr>
                </pic:pic>
              </a:graphicData>
            </a:graphic>
          </wp:inline>
        </w:drawing>
      </w:r>
    </w:p>
    <w:p w:rsidR="00092685" w:rsidRPr="00092685" w:rsidRDefault="00092685" w:rsidP="00092685">
      <w:pPr>
        <w:keepLines/>
        <w:tabs>
          <w:tab w:val="right" w:pos="9360"/>
        </w:tabs>
        <w:suppressAutoHyphens/>
        <w:ind w:firstLine="288"/>
        <w:rPr>
          <w:sz w:val="22"/>
          <w:szCs w:val="20"/>
        </w:rPr>
      </w:pPr>
      <w:r w:rsidRPr="00092685">
        <w:rPr>
          <w:sz w:val="22"/>
          <w:szCs w:val="20"/>
        </w:rPr>
        <w:t>Figure .–Relationships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p>
    <w:p w:rsidR="00092685" w:rsidRPr="00092685" w:rsidRDefault="00C05539" w:rsidP="00092685">
      <w:pPr>
        <w:keepNext/>
        <w:keepLines/>
        <w:tabs>
          <w:tab w:val="right" w:pos="9360"/>
        </w:tabs>
        <w:suppressAutoHyphens/>
        <w:ind w:firstLine="288"/>
        <w:jc w:val="center"/>
        <w:rPr>
          <w:sz w:val="22"/>
          <w:szCs w:val="20"/>
        </w:rPr>
      </w:pPr>
      <w:r w:rsidRPr="00C05539">
        <w:rPr>
          <w:noProof/>
        </w:rPr>
        <w:lastRenderedPageBreak/>
        <w:drawing>
          <wp:inline distT="0" distB="0" distL="0" distR="0" wp14:anchorId="288A414A" wp14:editId="5AF7699B">
            <wp:extent cx="5338342" cy="387145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38342" cy="3871452"/>
                    </a:xfrm>
                    <a:prstGeom prst="rect">
                      <a:avLst/>
                    </a:prstGeom>
                    <a:noFill/>
                    <a:ln>
                      <a:noFill/>
                    </a:ln>
                  </pic:spPr>
                </pic:pic>
              </a:graphicData>
            </a:graphic>
          </wp:inline>
        </w:drawing>
      </w:r>
    </w:p>
    <w:p w:rsidR="00C05539" w:rsidRPr="00092685" w:rsidRDefault="00C05539" w:rsidP="00092685">
      <w:pPr>
        <w:keepLines/>
        <w:tabs>
          <w:tab w:val="right" w:pos="9360"/>
        </w:tabs>
        <w:suppressAutoHyphens/>
        <w:ind w:firstLine="288"/>
        <w:rPr>
          <w:ins w:id="41" w:author="jb" w:date="2017-07-07T09:32:00Z"/>
          <w:vanish/>
          <w:color w:val="000000" w:themeColor="text1"/>
          <w:sz w:val="22"/>
          <w:szCs w:val="20"/>
        </w:rPr>
      </w:pPr>
      <w:proofErr w:type="gramStart"/>
      <w:r w:rsidRPr="00C05539">
        <w:rPr>
          <w:color w:val="000000" w:themeColor="text1"/>
          <w:sz w:val="22"/>
          <w:szCs w:val="20"/>
        </w:rPr>
        <w:t>Figure 14.</w:t>
      </w:r>
      <w:proofErr w:type="gramEnd"/>
      <w:r w:rsidRPr="00C05539">
        <w:rPr>
          <w:color w:val="000000" w:themeColor="text1"/>
          <w:sz w:val="22"/>
          <w:szCs w:val="20"/>
        </w:rPr>
        <w:t xml:space="preserve"> Coho salmon harvest by the Situk-Ahrnklin setnet fishery compared with marine survival of hatchery coho salmon in the Oregon Production Index (OPI) area.</w:t>
      </w:r>
    </w:p>
    <w:p w:rsidR="00092685" w:rsidRPr="00092685" w:rsidRDefault="00092685" w:rsidP="00092685">
      <w:pPr>
        <w:suppressAutoHyphens/>
        <w:spacing w:after="0" w:line="360" w:lineRule="auto"/>
        <w:jc w:val="left"/>
        <w:rPr>
          <w:b/>
          <w:sz w:val="28"/>
          <w:szCs w:val="20"/>
        </w:rPr>
      </w:pPr>
    </w:p>
    <w:p w:rsidR="00092685" w:rsidRPr="00092685" w:rsidRDefault="00092685" w:rsidP="00092685">
      <w:pPr>
        <w:keepNext/>
        <w:keepLines/>
      </w:pPr>
      <w:r w:rsidRPr="00092685">
        <w:rPr>
          <w:noProof/>
        </w:rPr>
        <w:lastRenderedPageBreak/>
        <w:drawing>
          <wp:inline distT="0" distB="0" distL="0" distR="0" wp14:anchorId="6274D61A" wp14:editId="37469304">
            <wp:extent cx="5943600" cy="2892531"/>
            <wp:effectExtent l="19050" t="19050" r="19050" b="2222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92531"/>
                    </a:xfrm>
                    <a:prstGeom prst="rect">
                      <a:avLst/>
                    </a:prstGeom>
                    <a:noFill/>
                    <a:ln>
                      <a:solidFill>
                        <a:sysClr val="windowText" lastClr="000000"/>
                      </a:solidFill>
                    </a:ln>
                  </pic:spPr>
                </pic:pic>
              </a:graphicData>
            </a:graphic>
          </wp:inline>
        </w:drawing>
      </w:r>
    </w:p>
    <w:p w:rsidR="00092685" w:rsidRPr="00092685" w:rsidRDefault="00F06764" w:rsidP="00F06764">
      <w:pPr>
        <w:pStyle w:val="Caption"/>
        <w:rPr>
          <w:ins w:id="42" w:author="jb" w:date="2017-07-07T09:32:00Z"/>
          <w:vanish/>
        </w:rPr>
      </w:pPr>
      <w:bookmarkStart w:id="43" w:name="_Toc487183701"/>
      <w:r>
        <w:t xml:space="preserve">Figure </w:t>
      </w:r>
      <w:r w:rsidR="00092685" w:rsidRPr="00092685">
        <w:t xml:space="preserve">12.–Relationship between the </w:t>
      </w:r>
      <w:proofErr w:type="gramStart"/>
      <w:r w:rsidR="00092685" w:rsidRPr="00092685">
        <w:t>rate</w:t>
      </w:r>
      <w:proofErr w:type="gramEnd"/>
      <w:r w:rsidR="00092685" w:rsidRPr="00092685">
        <w:t xml:space="preserve"> of return of Auke Creek coho salmon as jacks versus as adults</w:t>
      </w:r>
      <w:bookmarkEnd w:id="43"/>
    </w:p>
    <w:p w:rsidR="00092685" w:rsidRPr="00092685" w:rsidRDefault="00092685" w:rsidP="00F06764">
      <w:pPr>
        <w:pStyle w:val="Caption"/>
      </w:pPr>
      <w:r w:rsidRPr="00092685">
        <w:t xml:space="preserve"> (left graph) and the linear log-log relationship between the relationship between average age-0 jack length and the jack proportion of combined jack and adult return by sea-entry year (right graph), 1980–2016 smolt years. Percent of smolts returning as jacks and average jack length are shown for 2017 with the point forecast for the proportion of smolts returning as jacks. Forecast survival of 2017 smolts to adult return is 3.7% (95% prediction interval 1.8–7.2%).</w:t>
      </w:r>
    </w:p>
    <w:p w:rsidR="00092685" w:rsidRPr="00092685" w:rsidRDefault="00092685" w:rsidP="00092685"/>
    <w:p w:rsidR="00092685" w:rsidRPr="00092685" w:rsidRDefault="00092685" w:rsidP="00092685">
      <w:pPr>
        <w:keepNext/>
        <w:keepLines/>
        <w:jc w:val="center"/>
      </w:pPr>
      <w:r w:rsidRPr="00092685">
        <w:rPr>
          <w:noProof/>
        </w:rPr>
        <w:lastRenderedPageBreak/>
        <w:drawing>
          <wp:inline distT="0" distB="0" distL="0" distR="0" wp14:anchorId="2982C5B0" wp14:editId="18E6C47C">
            <wp:extent cx="5943600" cy="3276643"/>
            <wp:effectExtent l="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276643"/>
                    </a:xfrm>
                    <a:prstGeom prst="rect">
                      <a:avLst/>
                    </a:prstGeom>
                    <a:noFill/>
                    <a:ln>
                      <a:noFill/>
                    </a:ln>
                  </pic:spPr>
                </pic:pic>
              </a:graphicData>
            </a:graphic>
          </wp:inline>
        </w:drawing>
      </w:r>
    </w:p>
    <w:p w:rsidR="00092685" w:rsidRPr="00092685" w:rsidRDefault="00F06764" w:rsidP="00F06764">
      <w:pPr>
        <w:pStyle w:val="Caption"/>
        <w:rPr>
          <w:ins w:id="44" w:author="jb" w:date="2017-07-07T09:33:00Z"/>
          <w:vanish/>
        </w:rPr>
      </w:pPr>
      <w:bookmarkStart w:id="45" w:name="_Toc487183702"/>
      <w:r>
        <w:t xml:space="preserve">Figure </w:t>
      </w:r>
      <w:r w:rsidR="00092685" w:rsidRPr="00092685">
        <w:t>13.–Smolt-adult survival for Auke Creek coho salmon and average fork length on July 24 of juvenile coho salmon caught in NOAA trawl surveys in northern Southeast Alaska, by sea-entry year</w:t>
      </w:r>
      <w:bookmarkEnd w:id="45"/>
    </w:p>
    <w:p w:rsidR="00092685" w:rsidRPr="00092685" w:rsidRDefault="00092685" w:rsidP="00F06764">
      <w:pPr>
        <w:pStyle w:val="Caption"/>
      </w:pPr>
      <w:r w:rsidRPr="00092685">
        <w:t xml:space="preserve"> (</w:t>
      </w:r>
      <w:proofErr w:type="gramStart"/>
      <w:r w:rsidRPr="00092685">
        <w:t>average</w:t>
      </w:r>
      <w:proofErr w:type="gramEnd"/>
      <w:r w:rsidRPr="00092685">
        <w:t xml:space="preserve"> length data provided by Emily Fergusson, National Marine Fisheries Service, Juneau). The marine Survival for the 2017 sea-entry year is a preliminary estimate (with 95% predication interval) based on the return rate of smolts as jacks, and average length of jacks.</w:t>
      </w:r>
    </w:p>
    <w:p w:rsidR="00092685" w:rsidRPr="00092685" w:rsidRDefault="00092685" w:rsidP="00092685">
      <w:pPr>
        <w:spacing w:after="200" w:line="276" w:lineRule="auto"/>
        <w:jc w:val="center"/>
      </w:pPr>
      <w:r w:rsidRPr="00092685">
        <w:rPr>
          <w:rFonts w:asciiTheme="minorHAnsi" w:eastAsiaTheme="minorHAnsi" w:hAnsiTheme="minorHAnsi" w:cstheme="minorBidi"/>
          <w:noProof/>
          <w:sz w:val="22"/>
          <w:szCs w:val="22"/>
        </w:rPr>
        <w:drawing>
          <wp:inline distT="0" distB="0" distL="0" distR="0" wp14:anchorId="680C90D3" wp14:editId="451CEF4E">
            <wp:extent cx="3460750" cy="3251284"/>
            <wp:effectExtent l="0" t="0" r="6350" b="635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61625" cy="3252106"/>
                    </a:xfrm>
                    <a:prstGeom prst="rect">
                      <a:avLst/>
                    </a:prstGeom>
                    <a:noFill/>
                    <a:ln>
                      <a:noFill/>
                    </a:ln>
                  </pic:spPr>
                </pic:pic>
              </a:graphicData>
            </a:graphic>
          </wp:inline>
        </w:drawing>
      </w:r>
    </w:p>
    <w:p w:rsidR="00092685" w:rsidRPr="00092685" w:rsidRDefault="00092685" w:rsidP="00092685">
      <w:pPr>
        <w:keepLines/>
        <w:tabs>
          <w:tab w:val="right" w:pos="9360"/>
        </w:tabs>
        <w:suppressAutoHyphens/>
        <w:ind w:firstLine="288"/>
      </w:pPr>
      <w:r w:rsidRPr="00092685">
        <w:rPr>
          <w:sz w:val="22"/>
          <w:szCs w:val="20"/>
        </w:rPr>
        <w:t xml:space="preserve">Figure .–Relationship between mean-average pre-gillnet length of returning Berners River coho salmon marine survival and smolt–adult survival by return year, with 2016 and 2017 outliers excluded. </w:t>
      </w:r>
    </w:p>
    <w:p w:rsidR="00092685" w:rsidRPr="00092685" w:rsidRDefault="00092685" w:rsidP="00092685">
      <w:pPr>
        <w:keepNext/>
        <w:keepLines/>
        <w:tabs>
          <w:tab w:val="right" w:pos="9360"/>
        </w:tabs>
        <w:suppressAutoHyphens/>
        <w:ind w:firstLine="288"/>
        <w:rPr>
          <w:sz w:val="22"/>
          <w:szCs w:val="20"/>
        </w:rPr>
      </w:pPr>
    </w:p>
    <w:p w:rsidR="00092685" w:rsidRPr="00092685" w:rsidRDefault="00092685" w:rsidP="00092685">
      <w:pPr>
        <w:keepLines/>
        <w:tabs>
          <w:tab w:val="right" w:pos="9360"/>
        </w:tabs>
        <w:suppressAutoHyphens/>
        <w:ind w:firstLine="288"/>
        <w:rPr>
          <w:sz w:val="22"/>
          <w:szCs w:val="20"/>
        </w:rPr>
      </w:pPr>
      <w:bookmarkStart w:id="46" w:name="_Toc487183672"/>
      <w:r w:rsidRPr="00092685">
        <w:rPr>
          <w:sz w:val="22"/>
          <w:szCs w:val="20"/>
        </w:rPr>
        <w:t xml:space="preserve">Table </w:t>
      </w:r>
      <w:r w:rsidRPr="00092685">
        <w:rPr>
          <w:sz w:val="22"/>
          <w:szCs w:val="20"/>
        </w:rPr>
        <w:fldChar w:fldCharType="begin"/>
      </w:r>
      <w:r w:rsidRPr="00092685">
        <w:rPr>
          <w:sz w:val="22"/>
          <w:szCs w:val="20"/>
        </w:rPr>
        <w:instrText xml:space="preserve"> SEQ Table \* ARABIC </w:instrText>
      </w:r>
      <w:r w:rsidRPr="00092685">
        <w:rPr>
          <w:sz w:val="22"/>
          <w:szCs w:val="20"/>
        </w:rPr>
        <w:fldChar w:fldCharType="separate"/>
      </w:r>
      <w:r w:rsidR="007C0681">
        <w:rPr>
          <w:noProof/>
          <w:sz w:val="22"/>
          <w:szCs w:val="20"/>
        </w:rPr>
        <w:t>8</w:t>
      </w:r>
      <w:r w:rsidRPr="00092685">
        <w:rPr>
          <w:noProof/>
          <w:sz w:val="22"/>
          <w:szCs w:val="20"/>
        </w:rPr>
        <w:fldChar w:fldCharType="end"/>
      </w:r>
      <w:r w:rsidRPr="00092685">
        <w:rPr>
          <w:sz w:val="22"/>
          <w:szCs w:val="20"/>
        </w:rPr>
        <w:t>.–</w:t>
      </w:r>
      <w:r w:rsidRPr="00092685">
        <w:rPr>
          <w:sz w:val="22"/>
          <w:szCs w:val="20"/>
          <w:highlight w:val="lightGray"/>
        </w:rPr>
        <w:t>Estimated</w:t>
      </w:r>
      <w:r w:rsidRPr="00092685">
        <w:rPr>
          <w:sz w:val="22"/>
          <w:szCs w:val="20"/>
        </w:rPr>
        <w:t xml:space="preserve"> survival rate (percent) of coho salmon smolts and presmolts from 7 wild Southeast Alaska indicator stocks from the time of tagging until return to the fisheries, 1980–2016.</w:t>
      </w:r>
      <w:bookmarkEnd w:id="46"/>
    </w:p>
    <w:tbl>
      <w:tblPr>
        <w:tblW w:w="9360" w:type="dxa"/>
        <w:tblInd w:w="108" w:type="dxa"/>
        <w:tblLook w:val="04A0" w:firstRow="1" w:lastRow="0" w:firstColumn="1" w:lastColumn="0" w:noHBand="0" w:noVBand="1"/>
      </w:tblPr>
      <w:tblGrid>
        <w:gridCol w:w="995"/>
        <w:gridCol w:w="1400"/>
        <w:gridCol w:w="1401"/>
        <w:gridCol w:w="1401"/>
        <w:gridCol w:w="1401"/>
        <w:gridCol w:w="1401"/>
        <w:gridCol w:w="1417"/>
      </w:tblGrid>
      <w:tr w:rsidR="00092685" w:rsidRPr="00092685" w:rsidTr="007368DB">
        <w:trPr>
          <w:trHeight w:val="300"/>
        </w:trPr>
        <w:tc>
          <w:tcPr>
            <w:tcW w:w="995"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w:t>
            </w:r>
          </w:p>
        </w:tc>
        <w:tc>
          <w:tcPr>
            <w:tcW w:w="1392"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Auke </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Berners</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Chilkat</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 Taku   </w:t>
            </w:r>
          </w:p>
        </w:tc>
        <w:tc>
          <w:tcPr>
            <w:tcW w:w="1393"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Hugh Smith</w:t>
            </w:r>
          </w:p>
        </w:tc>
        <w:tc>
          <w:tcPr>
            <w:tcW w:w="1401" w:type="dxa"/>
            <w:tcBorders>
              <w:top w:val="single" w:sz="4" w:space="0" w:color="auto"/>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Ford Arm </w:t>
            </w:r>
          </w:p>
        </w:tc>
      </w:tr>
      <w:tr w:rsidR="00092685" w:rsidRPr="00092685" w:rsidTr="007368DB">
        <w:trPr>
          <w:trHeight w:val="300"/>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Return</w:t>
            </w:r>
          </w:p>
        </w:tc>
        <w:tc>
          <w:tcPr>
            <w:tcW w:w="1392"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Creek</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River</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 River</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 River  </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Lake </w:t>
            </w:r>
          </w:p>
        </w:tc>
        <w:tc>
          <w:tcPr>
            <w:tcW w:w="1401"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Creek</w:t>
            </w:r>
          </w:p>
        </w:tc>
      </w:tr>
      <w:tr w:rsidR="00092685" w:rsidRPr="00092685" w:rsidTr="007368DB">
        <w:trPr>
          <w:trHeight w:val="300"/>
        </w:trPr>
        <w:tc>
          <w:tcPr>
            <w:tcW w:w="995"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Year</w:t>
            </w:r>
          </w:p>
        </w:tc>
        <w:tc>
          <w:tcPr>
            <w:tcW w:w="1392"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 xml:space="preserve">Smolts </w:t>
            </w:r>
          </w:p>
        </w:tc>
        <w:tc>
          <w:tcPr>
            <w:tcW w:w="1393"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Smolts</w:t>
            </w:r>
          </w:p>
        </w:tc>
        <w:tc>
          <w:tcPr>
            <w:tcW w:w="1401" w:type="dxa"/>
            <w:tcBorders>
              <w:top w:val="nil"/>
              <w:left w:val="nil"/>
              <w:bottom w:val="single" w:sz="4" w:space="0" w:color="auto"/>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Pre-smolts</w:t>
            </w:r>
          </w:p>
        </w:tc>
      </w:tr>
      <w:tr w:rsidR="00092685" w:rsidRPr="00092685" w:rsidTr="007368DB">
        <w:trPr>
          <w:trHeight w:val="302"/>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9.9</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401"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9.1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401"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10.6</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5.9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18.1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9.7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15.9</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7.6</w:t>
            </w:r>
          </w:p>
        </w:tc>
        <w:tc>
          <w:tcPr>
            <w:tcW w:w="1401" w:type="dxa"/>
            <w:tcBorders>
              <w:top w:val="nil"/>
              <w:left w:val="nil"/>
              <w:bottom w:val="nil"/>
              <w:right w:val="nil"/>
            </w:tcBorders>
            <w:shd w:val="clear" w:color="auto" w:fill="auto"/>
            <w:noWrap/>
            <w:tcMar>
              <w:left w:w="0" w:type="dxa"/>
              <w:right w:w="0" w:type="dxa"/>
            </w:tcMar>
            <w:vAlign w:val="bottom"/>
            <w:hideMark/>
          </w:tcPr>
          <w:p w:rsidR="00092685" w:rsidRPr="00092685" w:rsidRDefault="00092685" w:rsidP="00092685">
            <w:pPr>
              <w:spacing w:after="0"/>
              <w:jc w:val="center"/>
              <w:rPr>
                <w:sz w:val="22"/>
                <w:szCs w:val="22"/>
              </w:rPr>
            </w:pPr>
            <w:r w:rsidRPr="00092685">
              <w:rPr>
                <w:sz w:val="22"/>
                <w:szCs w:val="22"/>
              </w:rPr>
              <w:t>-</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1985</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24.6</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7.6</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12.5</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1986</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16.6</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18.5</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9.0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1987</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21.0</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4.6</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1988</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17.1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4.1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6.8</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1989</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14.4</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8.6</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11.9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21.1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22.3</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18.0</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9.6</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26.7</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17.4</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10.7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33.0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26.5</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19.7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20.9</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15.1</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16.4</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13.0</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21.9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35.3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30.2</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19.5</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13.9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1995</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16.5</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13.5</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5.0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1996</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23.4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12.9</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9.6</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1997</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19.2</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13.3</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14.6</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1998</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17.7</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20.0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1999</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19.3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14.1</w:t>
            </w:r>
          </w:p>
        </w:tc>
        <w:tc>
          <w:tcPr>
            <w:tcW w:w="1393"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18.5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12.9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28.3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13.4</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8.4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26.8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21.4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14.7</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25.0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21.2</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17.1</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20.2</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19.8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11.9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2005</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16.0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5.9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8.4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2006</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6.8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10.0</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2007</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4.4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4.4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8.9</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10.3</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2008</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8.6</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15.3</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2009</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15.5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18.3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7.4</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2010</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14.7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21.0</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6.9</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2011</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9.5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8.5</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10.4</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12.5</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2012</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5.3</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7.7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12.8</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7.2</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2013</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20.8</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15.0</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15.4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10.7</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16.7</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7.2</w:t>
            </w:r>
          </w:p>
        </w:tc>
      </w:tr>
      <w:tr w:rsidR="00092685" w:rsidRPr="00092685" w:rsidTr="007368DB">
        <w:trPr>
          <w:trHeight w:val="274"/>
        </w:trPr>
        <w:tc>
          <w:tcPr>
            <w:tcW w:w="995" w:type="dxa"/>
            <w:tcBorders>
              <w:top w:val="nil"/>
              <w:left w:val="nil"/>
              <w:bottom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2014</w:t>
            </w:r>
          </w:p>
        </w:tc>
        <w:tc>
          <w:tcPr>
            <w:tcW w:w="1392" w:type="dxa"/>
            <w:tcBorders>
              <w:top w:val="nil"/>
              <w:left w:val="nil"/>
              <w:bottom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20.1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17.9</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16.3</w:t>
            </w:r>
          </w:p>
        </w:tc>
        <w:tc>
          <w:tcPr>
            <w:tcW w:w="1401" w:type="dxa"/>
            <w:tcBorders>
              <w:top w:val="nil"/>
              <w:left w:val="nil"/>
              <w:bottom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7.2</w:t>
            </w:r>
          </w:p>
        </w:tc>
      </w:tr>
      <w:tr w:rsidR="00092685" w:rsidRPr="00092685" w:rsidTr="007368DB">
        <w:trPr>
          <w:trHeight w:val="274"/>
        </w:trPr>
        <w:tc>
          <w:tcPr>
            <w:tcW w:w="995" w:type="dxa"/>
            <w:tcBorders>
              <w:top w:val="nil"/>
              <w:left w:val="nil"/>
              <w:right w:val="nil"/>
            </w:tcBorders>
            <w:shd w:val="clear" w:color="auto" w:fill="auto"/>
            <w:noWrap/>
            <w:vAlign w:val="bottom"/>
            <w:hideMark/>
          </w:tcPr>
          <w:p w:rsidR="00092685" w:rsidRPr="00092685" w:rsidRDefault="00092685" w:rsidP="00092685">
            <w:pPr>
              <w:spacing w:after="0"/>
              <w:jc w:val="center"/>
              <w:rPr>
                <w:sz w:val="22"/>
                <w:szCs w:val="22"/>
              </w:rPr>
            </w:pPr>
            <w:r w:rsidRPr="00092685">
              <w:rPr>
                <w:sz w:val="22"/>
                <w:szCs w:val="22"/>
              </w:rPr>
              <w:t>2015</w:t>
            </w:r>
          </w:p>
        </w:tc>
        <w:tc>
          <w:tcPr>
            <w:tcW w:w="1392" w:type="dxa"/>
            <w:tcBorders>
              <w:top w:val="nil"/>
              <w:left w:val="nil"/>
              <w:right w:val="nil"/>
            </w:tcBorders>
            <w:shd w:val="clear" w:color="auto" w:fill="auto"/>
            <w:noWrap/>
            <w:tcMar>
              <w:left w:w="0" w:type="dxa"/>
              <w:right w:w="504" w:type="dxa"/>
            </w:tcMar>
            <w:vAlign w:val="bottom"/>
            <w:hideMark/>
          </w:tcPr>
          <w:p w:rsidR="00092685" w:rsidRPr="00092685" w:rsidRDefault="00092685" w:rsidP="00092685">
            <w:pPr>
              <w:spacing w:after="0"/>
              <w:jc w:val="right"/>
              <w:rPr>
                <w:sz w:val="22"/>
                <w:szCs w:val="22"/>
              </w:rPr>
            </w:pPr>
            <w:r w:rsidRPr="00092685">
              <w:rPr>
                <w:sz w:val="22"/>
                <w:szCs w:val="22"/>
              </w:rPr>
              <w:t>12.0</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8.2</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11.2</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15.5</w:t>
            </w:r>
          </w:p>
        </w:tc>
        <w:tc>
          <w:tcPr>
            <w:tcW w:w="1393" w:type="dxa"/>
            <w:tcBorders>
              <w:top w:val="nil"/>
              <w:left w:val="nil"/>
              <w:right w:val="nil"/>
            </w:tcBorders>
            <w:shd w:val="clear" w:color="auto" w:fill="auto"/>
            <w:noWrap/>
            <w:tcMar>
              <w:left w:w="0" w:type="dxa"/>
              <w:right w:w="490" w:type="dxa"/>
            </w:tcMar>
            <w:vAlign w:val="bottom"/>
            <w:hideMark/>
          </w:tcPr>
          <w:p w:rsidR="00092685" w:rsidRPr="00092685" w:rsidRDefault="00092685" w:rsidP="00092685">
            <w:pPr>
              <w:spacing w:after="0"/>
              <w:jc w:val="right"/>
              <w:rPr>
                <w:sz w:val="22"/>
                <w:szCs w:val="22"/>
              </w:rPr>
            </w:pPr>
            <w:r w:rsidRPr="00092685">
              <w:rPr>
                <w:sz w:val="22"/>
                <w:szCs w:val="22"/>
              </w:rPr>
              <w:t>5.7</w:t>
            </w:r>
          </w:p>
        </w:tc>
        <w:tc>
          <w:tcPr>
            <w:tcW w:w="1401" w:type="dxa"/>
            <w:tcBorders>
              <w:top w:val="nil"/>
              <w:left w:val="nil"/>
              <w:right w:val="nil"/>
            </w:tcBorders>
            <w:shd w:val="clear" w:color="auto" w:fill="auto"/>
            <w:noWrap/>
            <w:tcMar>
              <w:left w:w="0" w:type="dxa"/>
              <w:right w:w="518" w:type="dxa"/>
            </w:tcMar>
            <w:vAlign w:val="bottom"/>
            <w:hideMark/>
          </w:tcPr>
          <w:p w:rsidR="00092685" w:rsidRPr="00092685" w:rsidRDefault="00092685" w:rsidP="00092685">
            <w:pPr>
              <w:spacing w:after="0"/>
              <w:jc w:val="right"/>
              <w:rPr>
                <w:sz w:val="22"/>
                <w:szCs w:val="22"/>
              </w:rPr>
            </w:pPr>
            <w:r w:rsidRPr="00092685">
              <w:rPr>
                <w:sz w:val="22"/>
                <w:szCs w:val="22"/>
              </w:rPr>
              <w:t>6.6</w:t>
            </w:r>
          </w:p>
        </w:tc>
      </w:tr>
      <w:tr w:rsidR="00092685" w:rsidRPr="00092685" w:rsidTr="007368DB">
        <w:trPr>
          <w:trHeight w:val="331"/>
        </w:trPr>
        <w:tc>
          <w:tcPr>
            <w:tcW w:w="995" w:type="dxa"/>
            <w:tcBorders>
              <w:top w:val="nil"/>
              <w:left w:val="nil"/>
              <w:right w:val="nil"/>
            </w:tcBorders>
            <w:shd w:val="clear" w:color="auto" w:fill="auto"/>
            <w:noWrap/>
            <w:vAlign w:val="center"/>
            <w:hideMark/>
          </w:tcPr>
          <w:p w:rsidR="00092685" w:rsidRPr="00092685" w:rsidRDefault="00092685" w:rsidP="00092685">
            <w:pPr>
              <w:spacing w:after="0"/>
              <w:jc w:val="center"/>
              <w:rPr>
                <w:sz w:val="22"/>
                <w:szCs w:val="22"/>
              </w:rPr>
            </w:pPr>
            <w:r w:rsidRPr="00092685">
              <w:rPr>
                <w:sz w:val="22"/>
                <w:szCs w:val="22"/>
              </w:rPr>
              <w:t>2016</w:t>
            </w:r>
          </w:p>
        </w:tc>
        <w:tc>
          <w:tcPr>
            <w:tcW w:w="1392" w:type="dxa"/>
            <w:tcBorders>
              <w:top w:val="nil"/>
              <w:left w:val="nil"/>
              <w:right w:val="nil"/>
            </w:tcBorders>
            <w:shd w:val="clear" w:color="auto" w:fill="auto"/>
            <w:noWrap/>
            <w:tcMar>
              <w:left w:w="0" w:type="dxa"/>
              <w:right w:w="504" w:type="dxa"/>
            </w:tcMar>
            <w:vAlign w:val="center"/>
            <w:hideMark/>
          </w:tcPr>
          <w:p w:rsidR="00092685" w:rsidRPr="00092685" w:rsidRDefault="00092685" w:rsidP="00092685">
            <w:pPr>
              <w:spacing w:after="0"/>
              <w:jc w:val="right"/>
              <w:rPr>
                <w:sz w:val="22"/>
                <w:szCs w:val="22"/>
              </w:rPr>
            </w:pPr>
            <w:r w:rsidRPr="00092685">
              <w:rPr>
                <w:sz w:val="22"/>
                <w:szCs w:val="22"/>
              </w:rPr>
              <w:t>4.1</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6.4</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5.8</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6.7</w:t>
            </w:r>
          </w:p>
        </w:tc>
        <w:tc>
          <w:tcPr>
            <w:tcW w:w="1393" w:type="dxa"/>
            <w:tcBorders>
              <w:top w:val="nil"/>
              <w:left w:val="nil"/>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6.4</w:t>
            </w:r>
          </w:p>
        </w:tc>
        <w:tc>
          <w:tcPr>
            <w:tcW w:w="1401" w:type="dxa"/>
            <w:tcBorders>
              <w:top w:val="nil"/>
              <w:left w:val="nil"/>
              <w:right w:val="nil"/>
            </w:tcBorders>
            <w:shd w:val="clear" w:color="auto" w:fill="auto"/>
            <w:noWrap/>
            <w:tcMar>
              <w:left w:w="0" w:type="dxa"/>
              <w:right w:w="0" w:type="dxa"/>
            </w:tcMar>
            <w:vAlign w:val="center"/>
            <w:hideMark/>
          </w:tcPr>
          <w:p w:rsidR="00092685" w:rsidRPr="00092685" w:rsidRDefault="00092685" w:rsidP="00092685">
            <w:pPr>
              <w:spacing w:after="0"/>
              <w:jc w:val="center"/>
              <w:rPr>
                <w:sz w:val="22"/>
                <w:szCs w:val="22"/>
              </w:rPr>
            </w:pPr>
            <w:r w:rsidRPr="00092685">
              <w:rPr>
                <w:sz w:val="22"/>
                <w:szCs w:val="22"/>
              </w:rPr>
              <w:t>-</w:t>
            </w:r>
          </w:p>
        </w:tc>
      </w:tr>
      <w:tr w:rsidR="00092685" w:rsidRPr="00092685" w:rsidTr="007368DB">
        <w:trPr>
          <w:trHeight w:val="331"/>
        </w:trPr>
        <w:tc>
          <w:tcPr>
            <w:tcW w:w="995" w:type="dxa"/>
            <w:tcBorders>
              <w:left w:val="nil"/>
              <w:bottom w:val="single" w:sz="4" w:space="0" w:color="auto"/>
              <w:right w:val="nil"/>
            </w:tcBorders>
            <w:shd w:val="clear" w:color="auto" w:fill="auto"/>
            <w:noWrap/>
          </w:tcPr>
          <w:p w:rsidR="00092685" w:rsidRPr="00092685" w:rsidRDefault="00092685" w:rsidP="00092685">
            <w:pPr>
              <w:spacing w:after="0"/>
              <w:jc w:val="center"/>
              <w:rPr>
                <w:sz w:val="22"/>
                <w:szCs w:val="22"/>
              </w:rPr>
            </w:pPr>
            <w:r w:rsidRPr="00092685">
              <w:rPr>
                <w:sz w:val="22"/>
                <w:szCs w:val="22"/>
              </w:rPr>
              <w:t>2017</w:t>
            </w:r>
          </w:p>
        </w:tc>
        <w:tc>
          <w:tcPr>
            <w:tcW w:w="1392" w:type="dxa"/>
            <w:tcBorders>
              <w:left w:val="nil"/>
              <w:bottom w:val="single" w:sz="4" w:space="0" w:color="auto"/>
              <w:right w:val="nil"/>
            </w:tcBorders>
            <w:shd w:val="clear" w:color="auto" w:fill="auto"/>
            <w:noWrap/>
            <w:tcMar>
              <w:left w:w="0" w:type="dxa"/>
              <w:right w:w="504" w:type="dxa"/>
            </w:tcMar>
          </w:tcPr>
          <w:p w:rsidR="00092685" w:rsidRPr="00092685" w:rsidRDefault="00092685" w:rsidP="00092685">
            <w:pPr>
              <w:spacing w:after="0"/>
              <w:jc w:val="right"/>
              <w:rPr>
                <w:sz w:val="22"/>
                <w:szCs w:val="22"/>
              </w:rPr>
            </w:pPr>
            <w:r w:rsidRPr="00092685">
              <w:rPr>
                <w:sz w:val="22"/>
                <w:szCs w:val="22"/>
              </w:rPr>
              <w:t>5.0</w:t>
            </w: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092685" w:rsidP="00092685">
            <w:pPr>
              <w:spacing w:after="0"/>
              <w:jc w:val="right"/>
              <w:rPr>
                <w:sz w:val="22"/>
                <w:szCs w:val="22"/>
              </w:rPr>
            </w:pPr>
            <w:r w:rsidRPr="00092685">
              <w:rPr>
                <w:sz w:val="22"/>
                <w:szCs w:val="22"/>
              </w:rPr>
              <w:t>4.9</w:t>
            </w: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092685" w:rsidP="00092685">
            <w:pPr>
              <w:spacing w:after="0"/>
              <w:jc w:val="right"/>
              <w:rPr>
                <w:sz w:val="22"/>
                <w:szCs w:val="22"/>
              </w:rPr>
            </w:pP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092685" w:rsidP="00092685">
            <w:pPr>
              <w:spacing w:after="0"/>
              <w:jc w:val="right"/>
              <w:rPr>
                <w:sz w:val="22"/>
                <w:szCs w:val="22"/>
              </w:rPr>
            </w:pPr>
          </w:p>
        </w:tc>
        <w:tc>
          <w:tcPr>
            <w:tcW w:w="1393" w:type="dxa"/>
            <w:tcBorders>
              <w:left w:val="nil"/>
              <w:bottom w:val="single" w:sz="4" w:space="0" w:color="auto"/>
              <w:right w:val="nil"/>
            </w:tcBorders>
            <w:shd w:val="clear" w:color="auto" w:fill="auto"/>
            <w:noWrap/>
            <w:tcMar>
              <w:left w:w="0" w:type="dxa"/>
              <w:right w:w="490" w:type="dxa"/>
            </w:tcMar>
          </w:tcPr>
          <w:p w:rsidR="00092685" w:rsidRPr="00092685" w:rsidRDefault="00092685" w:rsidP="00092685">
            <w:pPr>
              <w:spacing w:after="0"/>
              <w:jc w:val="right"/>
              <w:rPr>
                <w:sz w:val="22"/>
                <w:szCs w:val="22"/>
              </w:rPr>
            </w:pPr>
            <w:r w:rsidRPr="00092685">
              <w:rPr>
                <w:sz w:val="22"/>
                <w:szCs w:val="22"/>
              </w:rPr>
              <w:t>6.9</w:t>
            </w:r>
          </w:p>
        </w:tc>
        <w:tc>
          <w:tcPr>
            <w:tcW w:w="1401" w:type="dxa"/>
            <w:tcBorders>
              <w:left w:val="nil"/>
              <w:bottom w:val="single" w:sz="4" w:space="0" w:color="auto"/>
              <w:right w:val="nil"/>
            </w:tcBorders>
            <w:shd w:val="clear" w:color="auto" w:fill="auto"/>
            <w:noWrap/>
            <w:tcMar>
              <w:left w:w="0" w:type="dxa"/>
              <w:right w:w="504" w:type="dxa"/>
            </w:tcMar>
          </w:tcPr>
          <w:p w:rsidR="00092685" w:rsidRPr="00092685" w:rsidRDefault="00092685" w:rsidP="00092685">
            <w:pPr>
              <w:spacing w:after="0"/>
              <w:jc w:val="center"/>
              <w:rPr>
                <w:sz w:val="22"/>
                <w:szCs w:val="22"/>
              </w:rPr>
            </w:pPr>
            <w:r w:rsidRPr="00092685">
              <w:rPr>
                <w:sz w:val="22"/>
                <w:szCs w:val="22"/>
              </w:rPr>
              <w:t xml:space="preserve">        -</w:t>
            </w:r>
          </w:p>
        </w:tc>
      </w:tr>
      <w:tr w:rsidR="00092685" w:rsidRPr="00092685" w:rsidTr="007368DB">
        <w:trPr>
          <w:trHeight w:val="331"/>
        </w:trPr>
        <w:tc>
          <w:tcPr>
            <w:tcW w:w="995" w:type="dxa"/>
            <w:tcBorders>
              <w:top w:val="single" w:sz="4" w:space="0" w:color="auto"/>
              <w:left w:val="nil"/>
              <w:bottom w:val="single" w:sz="4" w:space="0" w:color="auto"/>
              <w:right w:val="nil"/>
            </w:tcBorders>
            <w:shd w:val="clear" w:color="auto" w:fill="auto"/>
            <w:noWrap/>
            <w:vAlign w:val="center"/>
            <w:hideMark/>
          </w:tcPr>
          <w:p w:rsidR="00092685" w:rsidRPr="00092685" w:rsidRDefault="00092685" w:rsidP="00092685">
            <w:pPr>
              <w:spacing w:after="0"/>
              <w:jc w:val="left"/>
              <w:rPr>
                <w:sz w:val="22"/>
                <w:szCs w:val="22"/>
              </w:rPr>
            </w:pPr>
            <w:r w:rsidRPr="00092685">
              <w:rPr>
                <w:sz w:val="22"/>
                <w:szCs w:val="22"/>
              </w:rPr>
              <w:t>Average</w:t>
            </w:r>
          </w:p>
        </w:tc>
        <w:tc>
          <w:tcPr>
            <w:tcW w:w="1392"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092685" w:rsidRPr="00092685" w:rsidRDefault="00092685" w:rsidP="00092685">
            <w:pPr>
              <w:spacing w:after="0"/>
              <w:jc w:val="right"/>
              <w:rPr>
                <w:sz w:val="22"/>
                <w:szCs w:val="22"/>
              </w:rPr>
            </w:pPr>
            <w:r w:rsidRPr="00092685">
              <w:rPr>
                <w:sz w:val="22"/>
                <w:szCs w:val="22"/>
              </w:rPr>
              <w:t>18.4</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15.3</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10.8</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10.8</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092685" w:rsidRPr="00092685" w:rsidRDefault="00092685" w:rsidP="00092685">
            <w:pPr>
              <w:spacing w:after="0"/>
              <w:jc w:val="right"/>
              <w:rPr>
                <w:sz w:val="22"/>
                <w:szCs w:val="22"/>
              </w:rPr>
            </w:pPr>
            <w:r w:rsidRPr="00092685">
              <w:rPr>
                <w:sz w:val="22"/>
                <w:szCs w:val="22"/>
              </w:rPr>
              <w:t>12.5</w:t>
            </w:r>
          </w:p>
        </w:tc>
        <w:tc>
          <w:tcPr>
            <w:tcW w:w="1401"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092685" w:rsidRPr="00092685" w:rsidRDefault="00092685" w:rsidP="00092685">
            <w:pPr>
              <w:spacing w:after="0"/>
              <w:jc w:val="right"/>
              <w:rPr>
                <w:sz w:val="22"/>
                <w:szCs w:val="22"/>
              </w:rPr>
            </w:pPr>
            <w:r w:rsidRPr="00092685">
              <w:rPr>
                <w:sz w:val="22"/>
                <w:szCs w:val="22"/>
              </w:rPr>
              <w:t>10.6</w:t>
            </w:r>
          </w:p>
        </w:tc>
      </w:tr>
    </w:tbl>
    <w:p w:rsidR="00092685" w:rsidRPr="00092685" w:rsidRDefault="00092685" w:rsidP="00092685">
      <w:pPr>
        <w:keepLines/>
        <w:tabs>
          <w:tab w:val="right" w:pos="9360"/>
        </w:tabs>
        <w:suppressAutoHyphens/>
        <w:rPr>
          <w:sz w:val="22"/>
          <w:szCs w:val="20"/>
        </w:rPr>
      </w:pPr>
      <w:r w:rsidRPr="00092685">
        <w:rPr>
          <w:sz w:val="22"/>
          <w:szCs w:val="20"/>
        </w:rPr>
        <w:lastRenderedPageBreak/>
        <w:t xml:space="preserve"> </w:t>
      </w:r>
    </w:p>
    <w:p w:rsidR="00092685" w:rsidRPr="00092685" w:rsidRDefault="00092685" w:rsidP="00092685">
      <w:pPr>
        <w:keepNext/>
        <w:suppressAutoHyphens/>
        <w:jc w:val="left"/>
        <w:outlineLvl w:val="2"/>
        <w:rPr>
          <w:b/>
          <w:sz w:val="26"/>
          <w:szCs w:val="20"/>
        </w:rPr>
      </w:pPr>
      <w:r w:rsidRPr="00092685">
        <w:rPr>
          <w:b/>
          <w:sz w:val="26"/>
          <w:szCs w:val="20"/>
        </w:rPr>
        <w:t>Hatchery Production and Survival</w:t>
      </w:r>
    </w:p>
    <w:p w:rsidR="00092685" w:rsidRPr="00092685" w:rsidRDefault="00092685" w:rsidP="00092685">
      <w:r w:rsidRPr="00092685">
        <w:t>Releases of coho salmon from Southeast Alaska hatcheries have increased relatively steadily over the past 3 1/2 decades, from fewer than 1 million fish in 1980 to 24.2 million fish in 2014 (Figure 11). However, the aggregate contribution by hatcheries to common property fisheries has not shown a commensurate increase. The number of hatchery coho salmon contributed to the all-gear commercial harvest (Figure 1) reached a 1991–1995 5-year average harvest of 641.4 thousand fish produced by an average of 18.2 million smolts. However, during the most recent 5-year period (2012–2016), hatcheries added only 32.2 thousand fish (5%) more fish to the catch after releasing nearly 10 million (55%) additional smolts for an average annual release of 28.2 smolts.</w:t>
      </w:r>
    </w:p>
    <w:p w:rsidR="00092685" w:rsidRPr="00092685" w:rsidRDefault="00092685" w:rsidP="00092685">
      <w:pPr>
        <w:rPr>
          <w:color w:val="0070C0"/>
        </w:rPr>
      </w:pPr>
      <w:r w:rsidRPr="00092685">
        <w:t>Shaul et al. (2011) found that marine survival rates for hatchery releases were near parity with wild stocks in initial release years but quickly decreased relative to wild indicators in subsequent years. The poor response by returning adult production to increased smolt releases appeared to be attributed to a combination of progressive underperformance in marine survival by longer-term hatchery releases from mainline facilities (compared with nearby natural systems) combined with spectacularly poor success by a few major new programs.</w:t>
      </w:r>
    </w:p>
    <w:p w:rsidR="00092685" w:rsidRPr="00092685" w:rsidRDefault="00092685" w:rsidP="00092685">
      <w:pPr>
        <w:rPr>
          <w:color w:val="000000" w:themeColor="text1"/>
        </w:rPr>
      </w:pPr>
      <w:r w:rsidRPr="00092685">
        <w:rPr>
          <w:color w:val="000000" w:themeColor="text1"/>
        </w:rPr>
        <w:t>Shaul et al. (2011) hypothesized that the decrease in marine survival relative to wild stocks over time resulted from development of predator fields attracted to large point sources of smolts entering marine waters (Nickelson 2003, Beamish et al. 1992). Development of predator fields affecting marine survival around larger annual point sources of salmon smolts may not be unique to hatcheries in the region. Shaul et al. (2003) noted a strong inverse relationship between total salmon production and average marine survival in both the northern inside area (Auke Creek, Berners River, and Taku River) and in the southern boundary area (Hugh Smith Lake, Lachmach River, and Nass River) based on estimates reported by the Joint Northern Boundary Technical Committee (2002). The broad dispersion of point sources of wild coho salmon smolts in Southeast Alaska, because of the region’s high rainfall, extensive shoreline, and large number of small primary streams, may be a substantial advantage to their marine survival.</w:t>
      </w:r>
    </w:p>
    <w:p w:rsidR="00092685" w:rsidRPr="00092685" w:rsidRDefault="00092685" w:rsidP="00092685">
      <w:r w:rsidRPr="00092685">
        <w:t>Substantial hatchery coho salmon production was initiated in the 1980s. However, although smolt production tripled between the 1990–2009 release years, the resulting harvest of hatchery-produced fish by the troll fishery declined during 1991–2010, and the hatchery proportion of the total troll catch remained flat at 20% (Shaul et al. 2011). Since 2010, the smolt releases continued to increase to 300% above the 1990 level (as indicated by the linear trend), while the proportion of hatchery fish in the troll catch increased to an average of 27.7% (range 25.5–30.9%) during 2011–2016 (Figure 11). Since 1990, smolt releases have followed a remarkably steady increasing linear trend (R</w:t>
      </w:r>
      <w:r w:rsidRPr="00092685">
        <w:rPr>
          <w:vertAlign w:val="superscript"/>
        </w:rPr>
        <w:t>2</w:t>
      </w:r>
      <w:r w:rsidRPr="00092685">
        <w:t xml:space="preserve"> = 0.97), with facilities collectively adding an additional 696 thousand smolts per year to releases over the past quarter century.</w:t>
      </w:r>
    </w:p>
    <w:p w:rsidR="00092685" w:rsidRPr="00092685" w:rsidRDefault="00092685" w:rsidP="00092685">
      <w:r w:rsidRPr="00092685">
        <w:t xml:space="preserve">In absolute terms, the linear trend in the number of hatchery-produced coho salmon harvested by trollers increased by 5.8% during 1991–2016, although the trend in the percentage of hatchery origin declined for the first 20-years of the period (Shaul et al. 2011).  A major factor in the post-2010 increase has been a large increase in returns to Klawock Hatchery, which has contributed an average of 108.4 thousand fish to the troll catch during 2011–2016, a nearly 5-fold increase from its average contribution during the prior two decades (1991–2010) of 18.2 thousand fish, even though smolt releases associated with those returns increased by only 130%. </w:t>
      </w:r>
    </w:p>
    <w:p w:rsidR="00092685" w:rsidRPr="00092685" w:rsidRDefault="00092685" w:rsidP="00092685">
      <w:r w:rsidRPr="00092685">
        <w:lastRenderedPageBreak/>
        <w:t>As a proportion of the total troll catch, the average contribution by Klawock Hatchery increased from 1.1% in 1991–2010 to 6.6% in 2011–2016. During the later period, Klawock hatchery accounted for an average of 24% of the overall hatchery contribution to the troll catch, ranging from 12% in 2012 to 47% in 2016. An increased contribution by Klawock hatchery was responsible for 74% of the increase in the average hatchery proportion of the troll catch from 20.5% in 1991–2010 to 27.5% in 2011–2016, even though it contributed only 25% of the increase in average Southeast Alaska hatchery smolt production between those periods. This increase is apparently attributable in substantial part to a change in management and cultural methods, and may also have benefited from a geographic shift in marine survival in favor of more southern and outer coastal areas in the region.</w:t>
      </w:r>
    </w:p>
    <w:p w:rsidR="00092685" w:rsidRPr="00092685" w:rsidRDefault="00092685" w:rsidP="00092685">
      <w:r w:rsidRPr="00092685">
        <w:t>At an opposite extreme is the Hidden Falls Hatchery, where the average contribution to the troll harvest by smolts released from the central incubation facility has declined from 53.7 thousand fish in 1991–2010 to 31.6 thousand fish in 2011–2016, even as smolt releases associated with those catches increased dramatically from fewer than 0.5 million smolts released annually prior to 1994 to over 5.7 million smolts in 2015. The trend in marine survival mirrors smolt releases, declining from an average of 22% (range 16–29%) in 1991–1994 to only 1–2% in 2015–2016, appearing as a near mirror image of smolt releases in a pattern in a pattern very similar to Georgia Strait hatchery coho salmon releases and survival rates that peaked early in hatchery development in the 1970s before entering a long-term decline toward very low levels approaching zero in recent years (Beamish et al. 2010). In Georgia Strait, most research attention has been placed on bottom-up trophic effects on marine survival (e.g. Irvine et al. 2013)</w:t>
      </w:r>
      <w:proofErr w:type="gramStart"/>
      <w:r w:rsidRPr="00092685">
        <w:t>,</w:t>
      </w:r>
      <w:proofErr w:type="gramEnd"/>
      <w:r w:rsidRPr="00092685">
        <w:t xml:space="preserve"> however, an intensifying predator field at hatchery release locations may also be important (Beamish et al. 1992; Thomas et al. 2017). In Southeast Alaska, the humpback whale is one species that has been reported to be visually evident feeding on both chum and coho salmon releases near Hidden Falls Hatchery, and some other facilities (Chenoweth et al. 2017).</w:t>
      </w:r>
    </w:p>
    <w:p w:rsidR="00092685" w:rsidRPr="00092685" w:rsidRDefault="00092685" w:rsidP="00092685">
      <w:r w:rsidRPr="00092685">
        <w:t>In Oregon coastal streams, the number of hatchery smolts released in a watershed was negatively correlated with productivity of wild coho salmon, while the proportion of hatchery spawners in the population was not, suggesting that ecological effects of hatchery smolt releases were more important than genetic effects of spawners of hatchery origin (Nickelson 2003). The author presents evidence that higher predation on wild fish by predators attracted to hatchery smolts is the primary factor responsible for the decrease in stock productivity. Recent decreases in marine survival of wild stocks in inside areas of both northern Southeast (Auke Creek and Berners River) and southern Southeast (Hugh Smith Lake; Figure ) highlight the importance of understanding interactions marine waters between wild juvenile salmon and coho and chum salmon juveniles that have been released in steadily increasing numbers from hatcheries in the region. Results of recent investigations Puget Sound and Georgia Strait highlight the importance of predation of one class of predator (marine mammals) on estuarine and early marine mortality of juvenile salmon, particularly species like coho and Chinook salmon that enter the sea at a larger size (Chasco et al. 2017; Thomas et al. 2017). These studies also highlight the importance of looking beyond competitive interactions between wild and hatchery-produced salmon to potential negative interactions mediated through predation such as intermixing of wild salmon with aggregations of hatchery salmon targeted by predators (Nickelson 2003; Chenoweth et al. 2017) and general habituation of predators to salmon as prey, particularly when other potential prey are in decline as is the case for Pacific herring in inside waters of Southeast Alaska (Hebert 2017).</w:t>
      </w:r>
    </w:p>
    <w:p w:rsidR="00092685" w:rsidRPr="00092685" w:rsidRDefault="00092685" w:rsidP="00092685">
      <w:r w:rsidRPr="00092685">
        <w:lastRenderedPageBreak/>
        <w:t>After substantial initial success during their early development prior to the early 1990s, efforts by hatchery programs to further increase the common property harvest of coho salmon through steadily increasing smolt releases (by nearly 700,000 smolts/year) have shown little additional gain in either absolute terms (numerical contribution) or proportionate terms (percent of catch). Even this assessment is generous since it presumes that the number of hatchery fish documented in the harvest has been strictly additive to (rather than replacing) wild harvest that would have occurred in the absence of supplementation, a historically common assumption that (when tested) has typically failed to find support (e.g. Amoroso et al. 2017).</w:t>
      </w:r>
    </w:p>
    <w:p w:rsidR="00092685" w:rsidRPr="00092685" w:rsidRDefault="00092685" w:rsidP="00092685">
      <w:r w:rsidRPr="00092685">
        <w:rPr>
          <w:noProof/>
        </w:rPr>
        <w:drawing>
          <wp:inline distT="0" distB="0" distL="0" distR="0" wp14:anchorId="5B388C15" wp14:editId="2362F0AD">
            <wp:extent cx="5934710" cy="3813175"/>
            <wp:effectExtent l="0" t="0" r="889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3813175"/>
                    </a:xfrm>
                    <a:prstGeom prst="rect">
                      <a:avLst/>
                    </a:prstGeom>
                    <a:noFill/>
                    <a:ln>
                      <a:noFill/>
                    </a:ln>
                  </pic:spPr>
                </pic:pic>
              </a:graphicData>
            </a:graphic>
          </wp:inline>
        </w:drawing>
      </w:r>
    </w:p>
    <w:p w:rsidR="00092685" w:rsidRPr="00092685" w:rsidRDefault="00092685" w:rsidP="00092685">
      <w:pPr>
        <w:keepLines/>
        <w:tabs>
          <w:tab w:val="right" w:pos="9360"/>
        </w:tabs>
        <w:suppressAutoHyphens/>
        <w:ind w:firstLine="288"/>
        <w:rPr>
          <w:sz w:val="22"/>
          <w:szCs w:val="20"/>
        </w:rPr>
      </w:pPr>
      <w:bookmarkStart w:id="47" w:name="_Toc487183705"/>
      <w:r w:rsidRPr="00092685">
        <w:rPr>
          <w:sz w:val="22"/>
          <w:szCs w:val="20"/>
        </w:rPr>
        <w:t xml:space="preserve">Figure </w:t>
      </w:r>
      <w:r w:rsidRPr="00092685">
        <w:rPr>
          <w:sz w:val="22"/>
          <w:szCs w:val="20"/>
        </w:rPr>
        <w:fldChar w:fldCharType="begin"/>
      </w:r>
      <w:r w:rsidRPr="00092685">
        <w:rPr>
          <w:sz w:val="22"/>
          <w:szCs w:val="20"/>
        </w:rPr>
        <w:instrText xml:space="preserve"> SEQ Figure \* ARABIC </w:instrText>
      </w:r>
      <w:r w:rsidRPr="00092685">
        <w:rPr>
          <w:sz w:val="22"/>
          <w:szCs w:val="20"/>
        </w:rPr>
        <w:fldChar w:fldCharType="separate"/>
      </w:r>
      <w:r w:rsidR="007C0681">
        <w:rPr>
          <w:noProof/>
          <w:sz w:val="22"/>
          <w:szCs w:val="20"/>
        </w:rPr>
        <w:t>9</w:t>
      </w:r>
      <w:r w:rsidRPr="00092685">
        <w:rPr>
          <w:noProof/>
          <w:sz w:val="22"/>
          <w:szCs w:val="20"/>
        </w:rPr>
        <w:fldChar w:fldCharType="end"/>
      </w:r>
      <w:r w:rsidRPr="00092685">
        <w:rPr>
          <w:sz w:val="22"/>
          <w:szCs w:val="20"/>
        </w:rPr>
        <w:t>.–Number of coho salmon smolts released from the Hidden Falls Hatchery into Kasnyku Bay, and their subsequent marine survival by adult return year (with 8 pt LOESS trends).</w:t>
      </w:r>
      <w:bookmarkEnd w:id="47"/>
    </w:p>
    <w:p w:rsidR="00092685" w:rsidRPr="00092685" w:rsidRDefault="00092685" w:rsidP="00092685">
      <w:pPr>
        <w:spacing w:after="200" w:line="276" w:lineRule="auto"/>
        <w:jc w:val="left"/>
        <w:rPr>
          <w:rFonts w:ascii="Times New Roman Bold" w:hAnsi="Times New Roman Bold"/>
          <w:b/>
          <w:smallCaps/>
          <w:sz w:val="30"/>
          <w:szCs w:val="20"/>
        </w:rPr>
      </w:pPr>
      <w:r w:rsidRPr="00092685">
        <w:rPr>
          <w:rFonts w:ascii="Times New Roman Bold" w:hAnsi="Times New Roman Bold"/>
          <w:b/>
          <w:smallCaps/>
          <w:sz w:val="30"/>
          <w:szCs w:val="20"/>
        </w:rPr>
        <w:br w:type="page"/>
      </w:r>
    </w:p>
    <w:p w:rsidR="00684E9B" w:rsidRDefault="00684E9B" w:rsidP="00BD39E4">
      <w:pPr>
        <w:pStyle w:val="Heading2"/>
      </w:pPr>
      <w:r>
        <w:lastRenderedPageBreak/>
        <w:t>Total Stock Abundance</w:t>
      </w:r>
      <w:bookmarkEnd w:id="39"/>
    </w:p>
    <w:p w:rsidR="00684E9B" w:rsidRDefault="00684E9B" w:rsidP="00684E9B">
      <w:r>
        <w:t xml:space="preserve">Total return abundance, including </w:t>
      </w:r>
      <w:r w:rsidR="008446CB">
        <w:t>harvest</w:t>
      </w:r>
      <w:r>
        <w:t xml:space="preserve"> and escapement, is the product of smolt production and marine survival. For the full indicator stocks, estimates of total escapement and harves</w:t>
      </w:r>
      <w:r w:rsidR="00640799">
        <w:t>t are shown in tables 9–15 and Figures 15 and 16.</w:t>
      </w:r>
      <w:r>
        <w:t xml:space="preserve"> </w:t>
      </w:r>
    </w:p>
    <w:p w:rsidR="00636898" w:rsidRDefault="00684E9B" w:rsidP="00684E9B">
      <w:r>
        <w:t>The longest studied indicator stocks in inside areas of Southeast show similar patterns in</w:t>
      </w:r>
      <w:r w:rsidR="00640799">
        <w:t xml:space="preserve"> abundance from the early </w:t>
      </w:r>
      <w:r w:rsidR="00636898">
        <w:t>1980s until the mid-2000s</w:t>
      </w:r>
      <w:r>
        <w:t xml:space="preserve">. The Auke Creek, Berners River, Taku River, and Hugh Smith Lake stocks all show relatively level long-term trends, with a period of high abundance in the early 1990s and a spectacular peak in 1994 (Figures 15 and 16; Tables 9, 10, 12, and 13) that coincided with a similar peak in the commercial </w:t>
      </w:r>
      <w:r w:rsidR="008446CB">
        <w:t>harvest</w:t>
      </w:r>
      <w:r>
        <w:t xml:space="preserve"> of wild coho salmon (Figure 1). A second lower peak occurred in 2002 that, in combination with low exploitation rates, resulted in very large escapements in those systems. </w:t>
      </w:r>
    </w:p>
    <w:p w:rsidR="00684E9B" w:rsidRDefault="00633C06" w:rsidP="00684E9B">
      <w:r>
        <w:t>Estimated adult returns to the Berners and Chilkat rivers have been closely synchronized over the 17-year period from 2000–2</w:t>
      </w:r>
      <w:r w:rsidR="004E0B85">
        <w:t>017</w:t>
      </w:r>
      <w:r>
        <w:t xml:space="preserve"> (</w:t>
      </w:r>
      <w:r w:rsidRPr="00633C06">
        <w:rPr>
          <w:i/>
        </w:rPr>
        <w:t>R</w:t>
      </w:r>
      <w:r w:rsidRPr="00633C06">
        <w:rPr>
          <w:vertAlign w:val="superscript"/>
        </w:rPr>
        <w:t>2</w:t>
      </w:r>
      <w:r w:rsidR="004E0B85">
        <w:t xml:space="preserve"> = 0.88</w:t>
      </w:r>
      <w:r>
        <w:t xml:space="preserve">). </w:t>
      </w:r>
      <w:r w:rsidR="00964368">
        <w:t xml:space="preserve">Returns to both systems </w:t>
      </w:r>
      <w:r w:rsidR="00636898">
        <w:t>decreased dramatically beginning in 2005 compared with the previous 15-year period of high average production in 1990</w:t>
      </w:r>
      <w:r w:rsidR="00636898">
        <w:softHyphen/>
        <w:t>–2004. In the Berners River, this decline was about equally attributed to decreases in smolt production and marine survival</w:t>
      </w:r>
      <w:r w:rsidR="00D5297D">
        <w:t xml:space="preserve"> (Shaul et al. 2018)</w:t>
      </w:r>
      <w:r w:rsidR="00636898">
        <w:t xml:space="preserve">. Meanwhile, returns to Hugh Smith Lake increased due to a combination of high </w:t>
      </w:r>
      <w:r w:rsidR="00D5297D">
        <w:t xml:space="preserve">marine </w:t>
      </w:r>
      <w:r w:rsidR="00636898">
        <w:t>surv</w:t>
      </w:r>
      <w:r w:rsidR="00D5297D">
        <w:t xml:space="preserve">ival </w:t>
      </w:r>
      <w:r w:rsidR="00636898">
        <w:t xml:space="preserve">during 2009–2014 and more stable smolt production, with 2013 and 2014 returns near the previous peak in 1994–1995 (Figure 17). </w:t>
      </w:r>
      <w:r w:rsidR="00D5297D">
        <w:t>A period of strong positive correlation between returns to the Berners River and Hugh Smith Lake in 1982–2006 (</w:t>
      </w:r>
      <w:r w:rsidR="00D5297D" w:rsidRPr="00076E52">
        <w:rPr>
          <w:i/>
        </w:rPr>
        <w:t>R</w:t>
      </w:r>
      <w:r w:rsidR="00D5297D" w:rsidRPr="00076E52">
        <w:rPr>
          <w:vertAlign w:val="superscript"/>
        </w:rPr>
        <w:t>2</w:t>
      </w:r>
      <w:r w:rsidR="00D5297D">
        <w:t xml:space="preserve"> = 0.58; </w:t>
      </w:r>
      <w:r w:rsidR="00D5297D" w:rsidRPr="00D5297D">
        <w:rPr>
          <w:i/>
        </w:rPr>
        <w:t>p</w:t>
      </w:r>
      <w:r w:rsidR="00D5297D">
        <w:t xml:space="preserve"> &lt; 0.001) was followed by a marked divergence in returns after </w:t>
      </w:r>
      <w:r w:rsidR="00934C7F">
        <w:t>2006</w:t>
      </w:r>
      <w:r w:rsidR="00D5297D">
        <w:t xml:space="preserve"> when Hugh Smith Lake returns increased relative to those in the Berners and Chilkat rivers (Figure 17). However, annual returns to the Berners River and Hugh Smith Lake remained </w:t>
      </w:r>
      <w:r w:rsidR="001E4C7F">
        <w:t>again maintained a strong positive correlation</w:t>
      </w:r>
      <w:r w:rsidR="00D5297D">
        <w:t xml:space="preserve"> during the period of maximum divergence in favor of the southern indicator</w:t>
      </w:r>
      <w:r w:rsidR="00934C7F">
        <w:t xml:space="preserve"> in 2007</w:t>
      </w:r>
      <w:r w:rsidR="00D5297D">
        <w:t>–2014 (</w:t>
      </w:r>
      <w:r w:rsidR="00D5297D" w:rsidRPr="00076E52">
        <w:rPr>
          <w:i/>
        </w:rPr>
        <w:t>R</w:t>
      </w:r>
      <w:r w:rsidR="00D5297D" w:rsidRPr="00076E52">
        <w:rPr>
          <w:vertAlign w:val="superscript"/>
        </w:rPr>
        <w:t>2</w:t>
      </w:r>
      <w:r w:rsidR="00D5297D">
        <w:t xml:space="preserve"> = 0.80; </w:t>
      </w:r>
      <w:r w:rsidR="00D5297D" w:rsidRPr="00D5297D">
        <w:rPr>
          <w:i/>
        </w:rPr>
        <w:t>p</w:t>
      </w:r>
      <w:r w:rsidR="00D5297D">
        <w:t xml:space="preserve"> = 0.003). </w:t>
      </w:r>
      <w:r w:rsidR="00F220EC">
        <w:t>Marine survival rates and adult returns to Hugh Smith Lake decreas</w:t>
      </w:r>
      <w:r w:rsidR="004E0B85">
        <w:t>ed dramatically in 2015–2017</w:t>
      </w:r>
      <w:r w:rsidR="00F220EC">
        <w:t>, while smolt production remained above average.</w:t>
      </w:r>
      <w:r w:rsidR="00D60238">
        <w:t xml:space="preserve"> Overall, alth</w:t>
      </w:r>
      <w:r w:rsidR="000174FA">
        <w:t xml:space="preserve">ough shifts in scale </w:t>
      </w:r>
      <w:r w:rsidR="00D60238">
        <w:t>have occurred betw</w:t>
      </w:r>
      <w:r w:rsidR="000174FA">
        <w:t>een north and south, returns have exhibited</w:t>
      </w:r>
      <w:r w:rsidR="00D60238">
        <w:t xml:space="preserve"> remarkable synchrony in annual returns between the Berners River and Hugh Smith Lake across </w:t>
      </w:r>
      <w:r w:rsidR="00546982">
        <w:t>the length of the Southeast Alaska region (</w:t>
      </w:r>
      <w:r w:rsidR="00D60238">
        <w:t>490 km</w:t>
      </w:r>
      <w:r w:rsidR="00546982">
        <w:t>), and within Lynn Canal, across the shorter 67 km distance between the Berners and Chilkat rivers</w:t>
      </w:r>
      <w:r w:rsidR="00D60238">
        <w:t>.</w:t>
      </w:r>
    </w:p>
    <w:p w:rsidR="00161E34" w:rsidRDefault="00161E34" w:rsidP="00684E9B">
      <w:r>
        <w:t>Estimates of total coho salmon returns to the transboundary Taku River show a similar overall pattern with mainland rivers in Lynn Canal (Berners and Chilkat Rivers), with peaks in 1994 and 2002. However, estimates for</w:t>
      </w:r>
      <w:r w:rsidR="002B4686">
        <w:t xml:space="preserve"> the Taku River were comparatively</w:t>
      </w:r>
      <w:r>
        <w:t xml:space="preserve"> lower during 1996</w:t>
      </w:r>
      <w:r>
        <w:softHyphen/>
        <w:t>–2000 and higher during 2003–2010</w:t>
      </w:r>
      <w:r w:rsidR="002B4686">
        <w:t xml:space="preserve"> in relation to</w:t>
      </w:r>
      <w:r>
        <w:t xml:space="preserve"> the Lynn Canal rivers</w:t>
      </w:r>
      <w:r w:rsidR="00343C9A">
        <w:t xml:space="preserve"> (</w:t>
      </w:r>
      <w:proofErr w:type="gramStart"/>
      <w:r w:rsidR="00343C9A">
        <w:t>Figure )</w:t>
      </w:r>
      <w:proofErr w:type="gramEnd"/>
      <w:r w:rsidR="00343C9A">
        <w:t>.</w:t>
      </w:r>
    </w:p>
    <w:p w:rsidR="00A66492" w:rsidRDefault="00A66492" w:rsidP="00A66492">
      <w:pPr>
        <w:pStyle w:val="Heading3"/>
      </w:pPr>
      <w:r>
        <w:t xml:space="preserve">Trends in </w:t>
      </w:r>
      <w:r w:rsidR="008032D5">
        <w:t xml:space="preserve">Wild Stock Abundance in the </w:t>
      </w:r>
      <w:r>
        <w:t>Fall Taku Inlet Drift Gillnet Fishery</w:t>
      </w:r>
    </w:p>
    <w:p w:rsidR="00536D95" w:rsidRDefault="00536D95" w:rsidP="00684E9B">
      <w:r>
        <w:t>The focus of the fall fishery in Taku Inlet has changed dramatically over the past 5 decades</w:t>
      </w:r>
      <w:r w:rsidR="00161E34">
        <w:t xml:space="preserve">, away from an earlier emphasis on </w:t>
      </w:r>
      <w:r w:rsidR="00436A06">
        <w:t>fall chum salmon during 1969–1981</w:t>
      </w:r>
      <w:r>
        <w:t xml:space="preserve">, when </w:t>
      </w:r>
      <w:r w:rsidR="00161E34">
        <w:t xml:space="preserve">fall </w:t>
      </w:r>
      <w:r>
        <w:t xml:space="preserve">chum salmon CPUE </w:t>
      </w:r>
      <w:r w:rsidR="00161E34">
        <w:t xml:space="preserve">during peak weeks (statistical weeks 35–38) </w:t>
      </w:r>
      <w:r w:rsidR="008032D5">
        <w:t xml:space="preserve">averaged </w:t>
      </w:r>
      <w:r w:rsidR="004856E2">
        <w:t>70</w:t>
      </w:r>
      <w:r w:rsidR="006A7F64">
        <w:t xml:space="preserve"> fish/boat-day or </w:t>
      </w:r>
      <w:r w:rsidR="00161E34">
        <w:t>more than double</w:t>
      </w:r>
      <w:r w:rsidR="006A7F64">
        <w:t xml:space="preserve"> </w:t>
      </w:r>
      <w:r w:rsidR="00161E34">
        <w:t xml:space="preserve">average coho salmon </w:t>
      </w:r>
      <w:r w:rsidR="006A7F64">
        <w:t xml:space="preserve">CPUE </w:t>
      </w:r>
      <w:r w:rsidR="00161E34">
        <w:t xml:space="preserve">(33 fish/boat-day; Figure </w:t>
      </w:r>
      <w:r w:rsidR="00E15127">
        <w:t>)</w:t>
      </w:r>
      <w:r>
        <w:t xml:space="preserve">. In 1981, </w:t>
      </w:r>
      <w:r w:rsidR="00436A06">
        <w:t>Joe Muir (</w:t>
      </w:r>
      <w:r>
        <w:t>assistant area management biologist in Juneau</w:t>
      </w:r>
      <w:r w:rsidR="00436A06">
        <w:t>)</w:t>
      </w:r>
      <w:r>
        <w:t xml:space="preserve"> described the coho salmon resource in the Taku River to the principal author as being </w:t>
      </w:r>
      <w:r w:rsidR="008032D5">
        <w:t xml:space="preserve">an </w:t>
      </w:r>
      <w:r>
        <w:t>important but secondary consideration t</w:t>
      </w:r>
      <w:r w:rsidR="00436A06">
        <w:t xml:space="preserve">o </w:t>
      </w:r>
      <w:r>
        <w:t xml:space="preserve">chum salmon in </w:t>
      </w:r>
      <w:r w:rsidR="00436A06">
        <w:t xml:space="preserve">fall </w:t>
      </w:r>
      <w:r>
        <w:t>management of the Taku-Snettisham drift gillnet fishery.</w:t>
      </w:r>
      <w:r w:rsidR="00E15127">
        <w:t xml:space="preserve"> However, </w:t>
      </w:r>
      <w:r w:rsidR="008032D5">
        <w:t xml:space="preserve">wild </w:t>
      </w:r>
      <w:r w:rsidR="00E15127">
        <w:t>coho salmon began to increase in abundance in subsequent years, and were approximatel</w:t>
      </w:r>
      <w:r w:rsidR="008032D5">
        <w:t xml:space="preserve">y equal </w:t>
      </w:r>
      <w:r w:rsidR="004856E2">
        <w:t xml:space="preserve">in CPUE </w:t>
      </w:r>
      <w:r w:rsidR="008032D5">
        <w:t xml:space="preserve">with chum salmon </w:t>
      </w:r>
      <w:r w:rsidR="00E15127">
        <w:t>during 1982–1990.</w:t>
      </w:r>
      <w:r>
        <w:t xml:space="preserve"> </w:t>
      </w:r>
      <w:r w:rsidR="008032D5">
        <w:t>Wild c</w:t>
      </w:r>
      <w:r w:rsidR="00E15127">
        <w:t xml:space="preserve">oho salmon CPUE </w:t>
      </w:r>
      <w:r w:rsidR="008032D5">
        <w:t>continue</w:t>
      </w:r>
      <w:r w:rsidR="004856E2">
        <w:t xml:space="preserve">d to increase to a peak </w:t>
      </w:r>
      <w:r w:rsidR="008032D5">
        <w:t xml:space="preserve">CPUE </w:t>
      </w:r>
      <w:proofErr w:type="gramStart"/>
      <w:r w:rsidR="004856E2">
        <w:t>of 81 fish/boat-day</w:t>
      </w:r>
      <w:proofErr w:type="gramEnd"/>
      <w:r w:rsidR="004856E2">
        <w:t xml:space="preserve"> </w:t>
      </w:r>
      <w:r w:rsidR="008032D5">
        <w:t xml:space="preserve">in 1989–1994 that was </w:t>
      </w:r>
      <w:r w:rsidR="00E15127">
        <w:t>nearly 2.5 times the 1969–1981 average</w:t>
      </w:r>
      <w:r w:rsidR="008032D5">
        <w:t>,</w:t>
      </w:r>
      <w:r w:rsidR="00E15127">
        <w:t xml:space="preserve"> before declining to </w:t>
      </w:r>
      <w:r w:rsidR="00E15127">
        <w:lastRenderedPageBreak/>
        <w:t xml:space="preserve">a level during 2000-2017 that was intermediate </w:t>
      </w:r>
      <w:r w:rsidR="008032D5">
        <w:t>between the</w:t>
      </w:r>
      <w:r w:rsidR="00E15127">
        <w:t xml:space="preserve"> 1969–1981 and 1982–1990</w:t>
      </w:r>
      <w:r w:rsidR="008032D5">
        <w:t xml:space="preserve"> averages</w:t>
      </w:r>
      <w:r w:rsidR="00E15127">
        <w:t xml:space="preserve">. After 1990, however, fall chum salmon CPUE plunged dramatically to a 2000–2017 </w:t>
      </w:r>
      <w:r w:rsidR="00436A06">
        <w:t>mean-</w:t>
      </w:r>
      <w:r w:rsidR="00E15127">
        <w:t xml:space="preserve">average </w:t>
      </w:r>
      <w:proofErr w:type="gramStart"/>
      <w:r w:rsidR="004856E2">
        <w:t xml:space="preserve">of fewer than 5 fish/boat-day </w:t>
      </w:r>
      <w:r w:rsidR="00E15127">
        <w:t xml:space="preserve">that was </w:t>
      </w:r>
      <w:r w:rsidR="009B5AE6">
        <w:t xml:space="preserve">only 11% </w:t>
      </w:r>
      <w:r w:rsidR="004856E2">
        <w:t xml:space="preserve">of </w:t>
      </w:r>
      <w:r w:rsidR="009B5AE6">
        <w:t>coho salmon CPUE</w:t>
      </w:r>
      <w:r w:rsidR="00E4090E">
        <w:t xml:space="preserve"> and 7% of </w:t>
      </w:r>
      <w:r w:rsidR="004856E2">
        <w:t xml:space="preserve">pre-1991 </w:t>
      </w:r>
      <w:r w:rsidR="009B5AE6">
        <w:t>chum salmon CPUE</w:t>
      </w:r>
      <w:proofErr w:type="gramEnd"/>
      <w:r w:rsidR="009B5AE6">
        <w:t>.</w:t>
      </w:r>
    </w:p>
    <w:p w:rsidR="008C6D7F" w:rsidRDefault="00E4090E" w:rsidP="008E3955">
      <w:r>
        <w:t xml:space="preserve">The dramatic decline in fall chum salmon </w:t>
      </w:r>
      <w:r w:rsidR="008032D5">
        <w:t>CPUE coincided closely</w:t>
      </w:r>
      <w:r>
        <w:t xml:space="preserve"> with development of a summer drift gillnet fishery targeted at summer chum salmon returns from releases </w:t>
      </w:r>
      <w:r w:rsidR="00403428">
        <w:t xml:space="preserve">of </w:t>
      </w:r>
      <w:r w:rsidR="00CE7EB7">
        <w:t xml:space="preserve">fed </w:t>
      </w:r>
      <w:r w:rsidR="00403428">
        <w:t xml:space="preserve">hatchery-produced fry </w:t>
      </w:r>
      <w:r w:rsidR="00CE7EB7">
        <w:t>i</w:t>
      </w:r>
      <w:r w:rsidR="008032D5">
        <w:t>n</w:t>
      </w:r>
      <w:r w:rsidR="009A1863">
        <w:t xml:space="preserve"> locations </w:t>
      </w:r>
      <w:r>
        <w:t>immediately north</w:t>
      </w:r>
      <w:r w:rsidR="009A1863">
        <w:t>west</w:t>
      </w:r>
      <w:r>
        <w:t xml:space="preserve"> and south</w:t>
      </w:r>
      <w:r w:rsidR="009A1863">
        <w:t>east</w:t>
      </w:r>
      <w:r>
        <w:t xml:space="preserve"> of Taku Inlet</w:t>
      </w:r>
      <w:r w:rsidR="00CE7EB7">
        <w:t>.</w:t>
      </w:r>
      <w:r>
        <w:t xml:space="preserve"> </w:t>
      </w:r>
      <w:r w:rsidR="0051527C">
        <w:t>The severe decl</w:t>
      </w:r>
      <w:r w:rsidR="00A66492">
        <w:t>ine in the Taku River fall chum salmon population</w:t>
      </w:r>
      <w:r w:rsidR="0051527C">
        <w:t xml:space="preserve"> and it’s close coincidence with development of intensive hatchery production of chum salmon on shorelines along both approaches from the Taku River led to the hypothesis that the decline was caused by an early-marine interaction between hatchery and wild chum salmon through competition for a limited near-shore supply of food </w:t>
      </w:r>
      <w:r w:rsidR="00DE0A67">
        <w:t xml:space="preserve">(Simenstad and Salo 1982) </w:t>
      </w:r>
      <w:r w:rsidR="0051527C">
        <w:t>or a predator response</w:t>
      </w:r>
      <w:r w:rsidR="001D1831">
        <w:t xml:space="preserve"> </w:t>
      </w:r>
      <w:r w:rsidR="00DE0A67">
        <w:t>(</w:t>
      </w:r>
      <w:r w:rsidR="0028709C">
        <w:t xml:space="preserve">Nickelson 2003) </w:t>
      </w:r>
      <w:r w:rsidR="001D1831">
        <w:t xml:space="preserve">to releases of fed hatchery fry that might expose small unfed wild fry in increased predation mortality. </w:t>
      </w:r>
      <w:r w:rsidR="00344597">
        <w:t>A study was conducted in waters of Taku Inlet during late-April t</w:t>
      </w:r>
      <w:r w:rsidR="00344597">
        <w:t xml:space="preserve">o late-June in 2004 and 2005 with the primary objective of determining </w:t>
      </w:r>
      <w:r w:rsidR="009A271B">
        <w:t xml:space="preserve">if </w:t>
      </w:r>
      <w:r w:rsidR="00344597">
        <w:t>a competitive interaction between wild and hatchery juvenile chum salmon in Taku inlet</w:t>
      </w:r>
      <w:r w:rsidR="009A271B">
        <w:t xml:space="preserve"> was a likely cause of the severe decline in wild chum salmon abundance </w:t>
      </w:r>
      <w:r w:rsidR="009A271B">
        <w:t>(Reese et al. 2009; Sturdevant et al. 2011)</w:t>
      </w:r>
      <w:r w:rsidR="009A271B">
        <w:t xml:space="preserve">. </w:t>
      </w:r>
      <w:r w:rsidR="008E3955">
        <w:t>H</w:t>
      </w:r>
      <w:r w:rsidR="008E3955">
        <w:t>atchery fry were substantially</w:t>
      </w:r>
      <w:r w:rsidR="008E3955">
        <w:t xml:space="preserve"> larger than wild fry in both littoral and neritic samples, but fish of both origins formed mixed schools in the outer inlet (Reese et al. 2009).</w:t>
      </w:r>
      <w:r w:rsidR="008E3955">
        <w:t xml:space="preserve"> </w:t>
      </w:r>
    </w:p>
    <w:p w:rsidR="008E3955" w:rsidRDefault="008E3955" w:rsidP="008E3955">
      <w:r>
        <w:t>The study uncovered little evidence of extended trophic competition between “wild” and “hatchery” chum salmon (Sturdevant et al. 2011)</w:t>
      </w:r>
      <w:r w:rsidR="00D14BE6">
        <w:t xml:space="preserve">, but did not investigate other potential negative interactions such as through predation. The study did not incorporate genetic stock identification to determine if fish categorized as “wild” based on absence of a hatchery otolith mark were from the Taku River fall stock or potentially earlier migrating offspring of wild and stray hatchery summer chum stocks that likely enter marine waters </w:t>
      </w:r>
      <w:r w:rsidR="008C6D7F">
        <w:t>substantially earlier relative to timing of</w:t>
      </w:r>
      <w:r w:rsidR="00D14BE6">
        <w:t xml:space="preserve"> hatchery releases (</w:t>
      </w:r>
      <w:r w:rsidR="00D14BE6" w:rsidRPr="00D14BE6">
        <w:t>Taylor and Lum 203; Joyce et al. 2009</w:t>
      </w:r>
      <w:r w:rsidR="00D14BE6">
        <w:t>) compared with fall chum fry (</w:t>
      </w:r>
      <w:r w:rsidR="00D14BE6" w:rsidRPr="00D14BE6">
        <w:t>Meehan and Siniff 1962</w:t>
      </w:r>
      <w:r w:rsidR="00D14BE6">
        <w:t>)</w:t>
      </w:r>
      <w:r w:rsidR="008C6D7F">
        <w:t>.</w:t>
      </w:r>
      <w:r>
        <w:t xml:space="preserve"> </w:t>
      </w:r>
    </w:p>
    <w:p w:rsidR="00D14BE6" w:rsidRDefault="00C3411C" w:rsidP="008E3955">
      <w:r>
        <w:t>In any case, during the 12 years since completion</w:t>
      </w:r>
      <w:r w:rsidR="008C6D7F">
        <w:t xml:space="preserve"> of the study, the Taku River fall chum salmon stock </w:t>
      </w:r>
      <w:r w:rsidR="00302EB8">
        <w:t>has remained</w:t>
      </w:r>
      <w:r>
        <w:t xml:space="preserve"> at a very depressed level</w:t>
      </w:r>
      <w:r w:rsidR="00302EB8">
        <w:t>, a pattern than has been consistent</w:t>
      </w:r>
      <w:r>
        <w:t xml:space="preserve"> </w:t>
      </w:r>
      <w:r w:rsidR="00F36D77">
        <w:t>(Figure )</w:t>
      </w:r>
      <w:r w:rsidR="00302EB8">
        <w:t xml:space="preserve">for over </w:t>
      </w:r>
      <w:r>
        <w:t>a quarter of a centur</w:t>
      </w:r>
      <w:r w:rsidR="00302EB8">
        <w:t>y following</w:t>
      </w:r>
      <w:r w:rsidR="008C6D7F">
        <w:t xml:space="preserve"> initiation of largescale hatchery releases in waters  both southeast and northwest of the inlet.</w:t>
      </w:r>
      <w:r>
        <w:t xml:space="preserve"> Average </w:t>
      </w:r>
      <w:r w:rsidR="00523FCA">
        <w:t xml:space="preserve">fall chum salmon </w:t>
      </w:r>
      <w:r>
        <w:t xml:space="preserve">CPUE during the past 4 years (2014–2017) has averaged </w:t>
      </w:r>
      <w:r w:rsidR="00523FCA">
        <w:t>fewer than 3 fish/boat-day, representing a decrease of over 95% from</w:t>
      </w:r>
      <w:r>
        <w:t xml:space="preserve"> the 1969–1990 average</w:t>
      </w:r>
      <w:r w:rsidR="00523FCA">
        <w:t xml:space="preserve"> </w:t>
      </w:r>
      <w:proofErr w:type="gramStart"/>
      <w:r w:rsidR="00523FCA">
        <w:t>of 64 fish/boat-day</w:t>
      </w:r>
      <w:proofErr w:type="gramEnd"/>
      <w:r>
        <w:t>.</w:t>
      </w:r>
      <w:r w:rsidR="00482B1A">
        <w:t xml:space="preserve"> A similar but far less severe decrease in CPUE of fall chum salmon (primarily from the Chilkat River) in the Lynn Canal drift gillnet fishery, that was also coincident with development of hatchery chum salmon production at Boat Harbor and Amalga Harbor on the western and eastern shores of Lynn Canal (Shaul et al. 2018).</w:t>
      </w:r>
    </w:p>
    <w:p w:rsidR="00DC4DDD" w:rsidRDefault="00DC4DDD" w:rsidP="008E3955">
      <w:r>
        <w:t>Similar to the situation in Lynn Canal, the decrea</w:t>
      </w:r>
      <w:r w:rsidR="00B1390D">
        <w:t>se in fall chum salmon CPUE</w:t>
      </w:r>
      <w:r>
        <w:t xml:space="preserve"> </w:t>
      </w:r>
      <w:r w:rsidR="00B1390D">
        <w:t xml:space="preserve">in Taku Inlet </w:t>
      </w:r>
      <w:r>
        <w:t xml:space="preserve">occurred coincident with </w:t>
      </w:r>
      <w:r w:rsidR="00B1390D">
        <w:t>historically</w:t>
      </w:r>
      <w:r w:rsidR="006A7F64">
        <w:t xml:space="preserve"> high wild coho salmon CPUE</w:t>
      </w:r>
      <w:r w:rsidR="00B1390D">
        <w:t xml:space="preserve"> in the same fishery (Figure  )</w:t>
      </w:r>
      <w:r w:rsidR="006A7F64">
        <w:t>, averaging 81 fish/boat-day</w:t>
      </w:r>
      <w:r w:rsidR="00B1390D">
        <w:t>, to Macaulay Hatchery began adding a substantial contribution of coho salmon to the fishery beginning in 1991.</w:t>
      </w:r>
    </w:p>
    <w:p w:rsidR="00DC0F0D" w:rsidRDefault="00DC0F0D" w:rsidP="008E3955">
      <w:r>
        <w:t>In 1997, the coho salmon return to the Transboundary Taku River reached a post-1991 low estimated at only 50,900 fish, prompting early closure of the Taku-Snettisham drift gillnet fishery and imposition of area closures in the troll fishery beginning in the last week of August.</w:t>
      </w:r>
      <w:r w:rsidR="00BA0200">
        <w:t xml:space="preserve"> Mean-average wild coho salmon CPUE in the Taku Inlet fishery </w:t>
      </w:r>
      <w:r w:rsidR="0084376B">
        <w:t xml:space="preserve">during the subsequent 20-year </w:t>
      </w:r>
      <w:r w:rsidR="0084376B">
        <w:lastRenderedPageBreak/>
        <w:t xml:space="preserve">period (1998–2017) </w:t>
      </w:r>
      <w:r w:rsidR="00BA0200">
        <w:t>averaged</w:t>
      </w:r>
      <w:r w:rsidR="0084376B">
        <w:t xml:space="preserve"> </w:t>
      </w:r>
      <w:r w:rsidR="006A7F64">
        <w:t>41</w:t>
      </w:r>
      <w:r w:rsidR="0084376B">
        <w:t xml:space="preserve"> fish/boat-day, only </w:t>
      </w:r>
      <w:r w:rsidR="006A7F64">
        <w:t xml:space="preserve">slightly higher than the </w:t>
      </w:r>
      <w:r w:rsidR="001A5808">
        <w:t>early (</w:t>
      </w:r>
      <w:r w:rsidR="006A7F64">
        <w:t>1969–1988</w:t>
      </w:r>
      <w:r w:rsidR="001A5808">
        <w:t>) 20-year</w:t>
      </w:r>
      <w:r w:rsidR="006A7F64">
        <w:t xml:space="preserve"> average </w:t>
      </w:r>
      <w:proofErr w:type="gramStart"/>
      <w:r w:rsidR="006A7F64">
        <w:t>of 39 fish/boat-day</w:t>
      </w:r>
      <w:proofErr w:type="gramEnd"/>
      <w:r w:rsidR="006A7F64">
        <w:t>.</w:t>
      </w:r>
    </w:p>
    <w:p w:rsidR="00776A62" w:rsidRDefault="00776A62" w:rsidP="008E3955"/>
    <w:p w:rsidR="00C3411C" w:rsidRDefault="00C3411C" w:rsidP="008E3955"/>
    <w:p w:rsidR="009A1863" w:rsidRDefault="009A1863" w:rsidP="0089076B"/>
    <w:p w:rsidR="00B21A9C" w:rsidRDefault="00B21A9C" w:rsidP="00684E9B"/>
    <w:p w:rsidR="00B21A9C" w:rsidRDefault="00B21A9C" w:rsidP="00684E9B"/>
    <w:p w:rsidR="0051527C" w:rsidRDefault="0051527C" w:rsidP="00684E9B"/>
    <w:p w:rsidR="00A507C7" w:rsidRDefault="00C91782" w:rsidP="00684E9B">
      <w:r w:rsidRPr="00F55E94">
        <w:rPr>
          <w:noProof/>
        </w:rPr>
        <w:lastRenderedPageBreak/>
        <w:drawing>
          <wp:inline distT="0" distB="0" distL="0" distR="0" wp14:anchorId="1745D661" wp14:editId="6D3E0906">
            <wp:extent cx="5271604" cy="6747387"/>
            <wp:effectExtent l="19050" t="19050" r="24765" b="158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284" cy="6753377"/>
                    </a:xfrm>
                    <a:prstGeom prst="rect">
                      <a:avLst/>
                    </a:prstGeom>
                    <a:noFill/>
                    <a:ln w="3175">
                      <a:solidFill>
                        <a:schemeClr val="tx1"/>
                      </a:solidFill>
                    </a:ln>
                  </pic:spPr>
                </pic:pic>
              </a:graphicData>
            </a:graphic>
          </wp:inline>
        </w:drawing>
      </w:r>
    </w:p>
    <w:p w:rsidR="004C1CC6" w:rsidRDefault="004C1CC6" w:rsidP="004C1CC6">
      <w:pPr>
        <w:pStyle w:val="Caption"/>
      </w:pPr>
      <w:r w:rsidRPr="004C1CC6">
        <w:t>Figure 11.–Releases of coho salmon (excluding fry) from Southeast Alaska hatcheries, the percent of the troll catch comprised of fish of hatchery origin, and the number of hatchery fish contributed to the Alas</w:t>
      </w:r>
      <w:r>
        <w:t>ka troll coho salmon catch, 1980–2016</w:t>
      </w:r>
      <w:r w:rsidRPr="004C1CC6">
        <w:t>.</w:t>
      </w:r>
      <w:r>
        <w:t xml:space="preserve"> Estimates are shown both with and without releases and contributions from the Klawock Hatchery.</w:t>
      </w:r>
    </w:p>
    <w:p w:rsidR="00A828D8" w:rsidRPr="00A828D8" w:rsidRDefault="00BF044C" w:rsidP="00A828D8">
      <w:r w:rsidRPr="00BF044C">
        <w:rPr>
          <w:noProof/>
        </w:rPr>
        <w:lastRenderedPageBreak/>
        <w:drawing>
          <wp:inline distT="0" distB="0" distL="0" distR="0" wp14:anchorId="742FCE5B" wp14:editId="690C6374">
            <wp:extent cx="5943600" cy="6941927"/>
            <wp:effectExtent l="19050" t="19050" r="1905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41927"/>
                    </a:xfrm>
                    <a:prstGeom prst="rect">
                      <a:avLst/>
                    </a:prstGeom>
                    <a:noFill/>
                    <a:ln>
                      <a:solidFill>
                        <a:schemeClr val="tx1"/>
                      </a:solidFill>
                    </a:ln>
                  </pic:spPr>
                </pic:pic>
              </a:graphicData>
            </a:graphic>
          </wp:inline>
        </w:drawing>
      </w:r>
    </w:p>
    <w:p w:rsidR="00A828D8" w:rsidRDefault="00A828D8" w:rsidP="00A828D8">
      <w:pPr>
        <w:pStyle w:val="Caption"/>
      </w:pPr>
      <w:bookmarkStart w:id="48" w:name="_Toc487183710"/>
      <w:r w:rsidRPr="00DD0EC1">
        <w:t xml:space="preserve">Figure </w:t>
      </w:r>
      <w:fldSimple w:instr=" SEQ Figure \* ARABIC ">
        <w:r w:rsidR="007C0681">
          <w:rPr>
            <w:noProof/>
          </w:rPr>
          <w:t>10</w:t>
        </w:r>
      </w:fldSimple>
      <w:r w:rsidRPr="00DD0EC1">
        <w:t>.–</w:t>
      </w:r>
      <w:r w:rsidR="001F7077">
        <w:t>Total run size, harvest</w:t>
      </w:r>
      <w:r w:rsidR="001F7077" w:rsidRPr="001F7077">
        <w:t>, escapement, and biological escapement goal range for four wild Southeast Alaska coho sa</w:t>
      </w:r>
      <w:r w:rsidR="00FD556F">
        <w:t>lmon indicator stocks, 1982–2017</w:t>
      </w:r>
      <w:r w:rsidR="001F7077" w:rsidRPr="001F7077">
        <w:t xml:space="preserve"> (the Ford Arm Creek project was discontinued after 2015). Escapement to the Berners River is represented by the unexpanded survey count.</w:t>
      </w:r>
      <w:bookmarkEnd w:id="48"/>
    </w:p>
    <w:p w:rsidR="00A828D8" w:rsidRPr="00A828D8" w:rsidRDefault="00A828D8" w:rsidP="00A828D8"/>
    <w:p w:rsidR="00A828D8" w:rsidRDefault="00A828D8" w:rsidP="00684E9B"/>
    <w:p w:rsidR="00A828D8" w:rsidRDefault="00A828D8" w:rsidP="00684E9B"/>
    <w:p w:rsidR="00A828D8" w:rsidRDefault="00B67A69" w:rsidP="00684E9B">
      <w:r w:rsidRPr="00B67A69">
        <w:rPr>
          <w:noProof/>
        </w:rPr>
        <w:drawing>
          <wp:inline distT="0" distB="0" distL="0" distR="0" wp14:anchorId="1D668977" wp14:editId="01B44CBC">
            <wp:extent cx="5943600" cy="6863819"/>
            <wp:effectExtent l="19050" t="19050" r="1905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863819"/>
                    </a:xfrm>
                    <a:prstGeom prst="rect">
                      <a:avLst/>
                    </a:prstGeom>
                    <a:noFill/>
                    <a:ln>
                      <a:solidFill>
                        <a:schemeClr val="tx1"/>
                      </a:solidFill>
                    </a:ln>
                  </pic:spPr>
                </pic:pic>
              </a:graphicData>
            </a:graphic>
          </wp:inline>
        </w:drawing>
      </w:r>
    </w:p>
    <w:p w:rsidR="00A828D8" w:rsidRDefault="00A828D8" w:rsidP="00A828D8">
      <w:pPr>
        <w:pStyle w:val="Caption"/>
      </w:pPr>
      <w:bookmarkStart w:id="49" w:name="_Toc487183711"/>
      <w:r w:rsidRPr="00DD0EC1">
        <w:t xml:space="preserve">Figure </w:t>
      </w:r>
      <w:fldSimple w:instr=" SEQ Figure \* ARABIC ">
        <w:r w:rsidR="007C0681">
          <w:rPr>
            <w:noProof/>
          </w:rPr>
          <w:t>11</w:t>
        </w:r>
      </w:fldSimple>
      <w:r w:rsidRPr="00DD0EC1">
        <w:t>.–</w:t>
      </w:r>
      <w:r w:rsidR="001F7077" w:rsidRPr="001F7077">
        <w:t xml:space="preserve">Total estimated run size, </w:t>
      </w:r>
      <w:r w:rsidR="001F7077">
        <w:t>harvest</w:t>
      </w:r>
      <w:r w:rsidR="001F7077" w:rsidRPr="001F7077">
        <w:t>, and escapement of coho salmon bound for the Taku River (above Canyon Island) and the Chilkat and Berners rivers, 1987–2016. The Berners River escapement and escapement goal bounds are based on an estimated survey expansion factor of 1.241.</w:t>
      </w:r>
      <w:bookmarkEnd w:id="49"/>
    </w:p>
    <w:p w:rsidR="0071638E" w:rsidRDefault="00BA0200" w:rsidP="0071638E">
      <w:r w:rsidRPr="00BA0200">
        <w:lastRenderedPageBreak/>
        <w:drawing>
          <wp:inline distT="0" distB="0" distL="0" distR="0" wp14:anchorId="72AF47AC" wp14:editId="495D7A89">
            <wp:extent cx="5943600" cy="4419250"/>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4419250"/>
                    </a:xfrm>
                    <a:prstGeom prst="rect">
                      <a:avLst/>
                    </a:prstGeom>
                    <a:noFill/>
                    <a:ln>
                      <a:noFill/>
                    </a:ln>
                  </pic:spPr>
                </pic:pic>
              </a:graphicData>
            </a:graphic>
          </wp:inline>
        </w:drawing>
      </w:r>
    </w:p>
    <w:p w:rsidR="0071638E" w:rsidRPr="0071638E" w:rsidRDefault="0071638E" w:rsidP="0071638E">
      <w:r w:rsidRPr="00DD0EC1">
        <w:t xml:space="preserve">Figure </w:t>
      </w:r>
      <w:r>
        <w:t>12</w:t>
      </w:r>
      <w:r w:rsidRPr="00DD0EC1">
        <w:t>.–</w:t>
      </w:r>
      <w:r w:rsidR="00523FCA">
        <w:t>Mean-average</w:t>
      </w:r>
      <w:r>
        <w:t xml:space="preserve"> catch-per-boat-day (CPUE) in the Taku Inlet drift gillnet fishery for wild fall coho salmon (red line) and fall chum salmon (heavy dashed </w:t>
      </w:r>
      <w:r w:rsidR="00AA2895">
        <w:t>line) in statistical weeks 35–38</w:t>
      </w:r>
      <w:r>
        <w:t xml:space="preserve"> compared with the number of summer chum salmon fry released in Gastineau Channel a</w:t>
      </w:r>
      <w:r w:rsidR="00DD1AC3">
        <w:t xml:space="preserve">nd Limestone Inlet lagged by fall chum </w:t>
      </w:r>
      <w:r>
        <w:t>ocean age</w:t>
      </w:r>
      <w:r w:rsidR="00DD1AC3">
        <w:t>s of 3 years</w:t>
      </w:r>
      <w:r>
        <w:t xml:space="preserve"> (</w:t>
      </w:r>
      <w:r w:rsidR="00DD1AC3">
        <w:t>67%) and 4 years (33%).</w:t>
      </w:r>
    </w:p>
    <w:p w:rsidR="00836946" w:rsidRPr="00836946" w:rsidRDefault="006331B4" w:rsidP="00836946">
      <w:r w:rsidRPr="006331B4">
        <w:rPr>
          <w:noProof/>
        </w:rPr>
        <w:lastRenderedPageBreak/>
        <w:drawing>
          <wp:inline distT="0" distB="0" distL="0" distR="0" wp14:anchorId="0660CF83" wp14:editId="4B058811">
            <wp:extent cx="5877232" cy="40027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77232" cy="4002716"/>
                    </a:xfrm>
                    <a:prstGeom prst="rect">
                      <a:avLst/>
                    </a:prstGeom>
                    <a:noFill/>
                    <a:ln>
                      <a:noFill/>
                    </a:ln>
                  </pic:spPr>
                </pic:pic>
              </a:graphicData>
            </a:graphic>
          </wp:inline>
        </w:drawing>
      </w:r>
    </w:p>
    <w:p w:rsidR="00836946" w:rsidRPr="00836946" w:rsidRDefault="00836946" w:rsidP="00836946">
      <w:pPr>
        <w:pStyle w:val="Caption"/>
      </w:pPr>
      <w:r w:rsidRPr="00DD0EC1">
        <w:t xml:space="preserve">Figure </w:t>
      </w:r>
      <w:r>
        <w:t>17</w:t>
      </w:r>
      <w:r w:rsidRPr="00DD0EC1">
        <w:t>.–</w:t>
      </w:r>
      <w:r w:rsidRPr="001F7077">
        <w:t>Total estimated run size</w:t>
      </w:r>
      <w:r>
        <w:t xml:space="preserve"> of coho salmon retu</w:t>
      </w:r>
      <w:r w:rsidR="009B5D9A">
        <w:t>rns to the Berners and Chilkat r</w:t>
      </w:r>
      <w:r>
        <w:t xml:space="preserve">ivers in Lynn Canal and Hugh Smith Lake in Boca de Quadra, southeast of Ketchikan. Berners River returns are based on unexpanded </w:t>
      </w:r>
      <w:r w:rsidR="00636898">
        <w:t>escapement survey counts.</w:t>
      </w:r>
    </w:p>
    <w:p w:rsidR="005B2B89" w:rsidRDefault="005B2B89" w:rsidP="005B2B89">
      <w:r>
        <w:t>The return to Ford Arm Creek on the outer coast has been poorly correlated with most inside systems (Shaul et al. 2009). Estimated returns to that system increased dramatically from an average of 5,164 adults in 1982–1991 to 10,027 adults in 1992–2010, with peaks of 16,124 adults in 1998 and 15,118 adults in 2002 (Figure 15; Table 11). However, returns have been lower in most years since 2005, while the 2010 return of only 4,473 adults was the lowest since 1987 and the third lowest return in 28 years.</w:t>
      </w:r>
    </w:p>
    <w:p w:rsidR="005B2B89" w:rsidRDefault="005B2B89" w:rsidP="005B2B89">
      <w:pPr>
        <w:pStyle w:val="Heading2"/>
      </w:pPr>
      <w:bookmarkStart w:id="50" w:name="_Toc487183652"/>
      <w:r>
        <w:t>Regional Wild Abundance</w:t>
      </w:r>
      <w:bookmarkEnd w:id="50"/>
    </w:p>
    <w:p w:rsidR="00A0504F" w:rsidRDefault="00A0504F" w:rsidP="00A0504F">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Southeastern Alaska-Yakutat Area for up to 7 days, on or after July 25,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rsidR="00053FBA" w:rsidRDefault="00053FBA">
      <w:pPr>
        <w:spacing w:after="0"/>
        <w:jc w:val="left"/>
      </w:pPr>
      <w:r>
        <w:br w:type="page"/>
      </w:r>
    </w:p>
    <w:p w:rsidR="00A0504F" w:rsidRDefault="00053FBA" w:rsidP="00053FBA">
      <w:pPr>
        <w:pStyle w:val="Caption"/>
      </w:pPr>
      <w:bookmarkStart w:id="51" w:name="_Toc487183673"/>
      <w:proofErr w:type="gramStart"/>
      <w:r>
        <w:lastRenderedPageBreak/>
        <w:t xml:space="preserve">Table </w:t>
      </w:r>
      <w:fldSimple w:instr=" SEQ Table \* ARABIC ">
        <w:r w:rsidR="007C0681">
          <w:rPr>
            <w:noProof/>
          </w:rPr>
          <w:t>9</w:t>
        </w:r>
      </w:fldSimple>
      <w:r>
        <w:t>.</w:t>
      </w:r>
      <w:r w:rsidRPr="006C1E21">
        <w:t>–</w:t>
      </w:r>
      <w:r w:rsidRPr="00F06764">
        <w:t>Estimated</w:t>
      </w:r>
      <w:r w:rsidRPr="00053FBA">
        <w:t xml:space="preserve"> </w:t>
      </w:r>
      <w:r w:rsidR="00D77000" w:rsidRPr="00D77000">
        <w:t xml:space="preserve">fishery sample size (expanded CWT recoveries), </w:t>
      </w:r>
      <w:r w:rsidRPr="00053FBA">
        <w:t>harvest by gear type, escapement, and total run of coho salmon returning to Auke Creek, 1980–201</w:t>
      </w:r>
      <w:r w:rsidR="00F06764">
        <w:t>7</w:t>
      </w:r>
      <w:r w:rsidRPr="00053FBA">
        <w:t>.</w:t>
      </w:r>
      <w:bookmarkEnd w:id="51"/>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D77000" w:rsidRPr="00E13A41" w:rsidTr="003B4771">
        <w:trPr>
          <w:trHeight w:val="259"/>
        </w:trPr>
        <w:tc>
          <w:tcPr>
            <w:tcW w:w="484" w:type="pct"/>
            <w:vMerge w:val="restart"/>
            <w:tcBorders>
              <w:top w:val="single" w:sz="4" w:space="0" w:color="auto"/>
            </w:tcBorders>
            <w:vAlign w:val="bottom"/>
          </w:tcPr>
          <w:p w:rsidR="00D77000" w:rsidRPr="008F5618" w:rsidRDefault="00D77000" w:rsidP="00EF4F08">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rsidR="00D77000" w:rsidRPr="00812D4F" w:rsidRDefault="00D77000" w:rsidP="003B4771">
            <w:pPr>
              <w:spacing w:after="0"/>
              <w:jc w:val="center"/>
            </w:pPr>
            <w:r w:rsidRPr="003B4771">
              <w:rPr>
                <w:sz w:val="20"/>
                <w:szCs w:val="20"/>
              </w:rPr>
              <w:t>Fishery Sample</w:t>
            </w:r>
            <w:r w:rsidR="003B4771">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rsidR="00D77000" w:rsidRPr="00812D4F" w:rsidRDefault="00D77000" w:rsidP="0042083F">
            <w:pPr>
              <w:pBdr>
                <w:bottom w:val="single" w:sz="4" w:space="0" w:color="auto"/>
              </w:pBdr>
              <w:spacing w:after="0"/>
              <w:jc w:val="center"/>
              <w:rPr>
                <w:sz w:val="20"/>
                <w:szCs w:val="20"/>
              </w:rPr>
            </w:pPr>
            <w:r w:rsidRPr="00812D4F">
              <w:rPr>
                <w:sz w:val="20"/>
                <w:szCs w:val="20"/>
              </w:rPr>
              <w:t>Number of Fish</w:t>
            </w:r>
          </w:p>
        </w:tc>
      </w:tr>
      <w:tr w:rsidR="00D77000" w:rsidRPr="00E13A41" w:rsidTr="00D77000">
        <w:trPr>
          <w:trHeight w:val="259"/>
        </w:trPr>
        <w:tc>
          <w:tcPr>
            <w:tcW w:w="484" w:type="pct"/>
            <w:vMerge/>
            <w:tcBorders>
              <w:bottom w:val="single" w:sz="4" w:space="0" w:color="auto"/>
            </w:tcBorders>
            <w:vAlign w:val="bottom"/>
          </w:tcPr>
          <w:p w:rsidR="00D77000" w:rsidRPr="008F5618" w:rsidRDefault="00D77000" w:rsidP="00EF4F08">
            <w:pPr>
              <w:spacing w:after="0"/>
              <w:jc w:val="left"/>
              <w:rPr>
                <w:sz w:val="20"/>
                <w:szCs w:val="20"/>
              </w:rPr>
            </w:pPr>
          </w:p>
        </w:tc>
        <w:tc>
          <w:tcPr>
            <w:tcW w:w="606" w:type="pct"/>
            <w:vMerge/>
            <w:tcBorders>
              <w:bottom w:val="single" w:sz="4" w:space="0" w:color="auto"/>
            </w:tcBorders>
            <w:shd w:val="clear" w:color="auto" w:fill="auto"/>
            <w:vAlign w:val="bottom"/>
          </w:tcPr>
          <w:p w:rsidR="00D77000" w:rsidRPr="00812D4F" w:rsidRDefault="00D77000" w:rsidP="00EF4F08">
            <w:pPr>
              <w:spacing w:after="0"/>
              <w:jc w:val="center"/>
              <w:rPr>
                <w:sz w:val="20"/>
                <w:szCs w:val="20"/>
              </w:rPr>
            </w:pPr>
          </w:p>
        </w:tc>
        <w:tc>
          <w:tcPr>
            <w:tcW w:w="549"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rsidR="00D77000" w:rsidRPr="00812D4F" w:rsidRDefault="00D77000" w:rsidP="00D77000">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rsidR="00D77000" w:rsidRPr="00812D4F" w:rsidRDefault="00D77000" w:rsidP="00D77000">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rsidR="00D77000" w:rsidRPr="00812D4F" w:rsidRDefault="00D77000" w:rsidP="00EF4F08">
            <w:pPr>
              <w:spacing w:after="0"/>
              <w:jc w:val="center"/>
              <w:rPr>
                <w:sz w:val="20"/>
                <w:szCs w:val="20"/>
              </w:rPr>
            </w:pPr>
            <w:r w:rsidRPr="00812D4F">
              <w:rPr>
                <w:sz w:val="20"/>
                <w:szCs w:val="20"/>
              </w:rPr>
              <w:t>Total Return</w:t>
            </w:r>
          </w:p>
        </w:tc>
      </w:tr>
      <w:tr w:rsidR="00D77000" w:rsidRPr="00E13A41" w:rsidTr="00D77000">
        <w:trPr>
          <w:trHeight w:val="259"/>
        </w:trPr>
        <w:tc>
          <w:tcPr>
            <w:tcW w:w="484" w:type="pct"/>
            <w:tcBorders>
              <w:top w:val="single" w:sz="4" w:space="0" w:color="auto"/>
            </w:tcBorders>
            <w:vAlign w:val="bottom"/>
          </w:tcPr>
          <w:p w:rsidR="00BD5AB0" w:rsidRPr="008F5618" w:rsidRDefault="00BD5AB0" w:rsidP="00EF4F08">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15</w:t>
            </w:r>
          </w:p>
        </w:tc>
        <w:tc>
          <w:tcPr>
            <w:tcW w:w="549"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117</w:t>
            </w:r>
          </w:p>
        </w:tc>
        <w:tc>
          <w:tcPr>
            <w:tcW w:w="358"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0</w:t>
            </w:r>
          </w:p>
        </w:tc>
        <w:tc>
          <w:tcPr>
            <w:tcW w:w="632"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29</w:t>
            </w:r>
          </w:p>
        </w:tc>
        <w:tc>
          <w:tcPr>
            <w:tcW w:w="352"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24</w:t>
            </w:r>
          </w:p>
        </w:tc>
        <w:tc>
          <w:tcPr>
            <w:tcW w:w="710"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170</w:t>
            </w:r>
          </w:p>
        </w:tc>
        <w:tc>
          <w:tcPr>
            <w:tcW w:w="641"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698</w:t>
            </w:r>
          </w:p>
        </w:tc>
        <w:tc>
          <w:tcPr>
            <w:tcW w:w="668" w:type="pct"/>
            <w:tcBorders>
              <w:top w:val="single" w:sz="4" w:space="0" w:color="auto"/>
            </w:tcBorders>
            <w:vAlign w:val="bottom"/>
          </w:tcPr>
          <w:p w:rsidR="00BD5AB0" w:rsidRPr="008F5618" w:rsidRDefault="00BD5AB0" w:rsidP="00BD5AB0">
            <w:pPr>
              <w:spacing w:after="0"/>
              <w:jc w:val="center"/>
              <w:rPr>
                <w:sz w:val="20"/>
                <w:szCs w:val="20"/>
              </w:rPr>
            </w:pPr>
            <w:r w:rsidRPr="008F5618">
              <w:rPr>
                <w:sz w:val="20"/>
                <w:szCs w:val="20"/>
              </w:rPr>
              <w:t>868</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1981</w:t>
            </w:r>
          </w:p>
        </w:tc>
        <w:tc>
          <w:tcPr>
            <w:tcW w:w="606" w:type="pct"/>
            <w:vAlign w:val="bottom"/>
          </w:tcPr>
          <w:p w:rsidR="00BD5AB0" w:rsidRPr="008F5618" w:rsidRDefault="00BD5AB0" w:rsidP="00BD5AB0">
            <w:pPr>
              <w:spacing w:after="0"/>
              <w:jc w:val="center"/>
              <w:rPr>
                <w:sz w:val="20"/>
                <w:szCs w:val="20"/>
              </w:rPr>
            </w:pPr>
            <w:r w:rsidRPr="008F5618">
              <w:rPr>
                <w:sz w:val="20"/>
                <w:szCs w:val="20"/>
              </w:rPr>
              <w:t>70</w:t>
            </w:r>
          </w:p>
        </w:tc>
        <w:tc>
          <w:tcPr>
            <w:tcW w:w="549" w:type="pct"/>
            <w:vAlign w:val="bottom"/>
          </w:tcPr>
          <w:p w:rsidR="00BD5AB0" w:rsidRPr="008F5618" w:rsidRDefault="00BD5AB0" w:rsidP="00BD5AB0">
            <w:pPr>
              <w:spacing w:after="0"/>
              <w:jc w:val="center"/>
              <w:rPr>
                <w:sz w:val="20"/>
                <w:szCs w:val="20"/>
              </w:rPr>
            </w:pPr>
            <w:r w:rsidRPr="008F5618">
              <w:rPr>
                <w:sz w:val="20"/>
                <w:szCs w:val="20"/>
              </w:rPr>
              <w:t>280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31</w:t>
            </w:r>
          </w:p>
        </w:tc>
        <w:tc>
          <w:tcPr>
            <w:tcW w:w="352" w:type="pct"/>
            <w:vAlign w:val="bottom"/>
          </w:tcPr>
          <w:p w:rsidR="00BD5AB0" w:rsidRPr="008F5618" w:rsidRDefault="00BD5AB0" w:rsidP="00BD5AB0">
            <w:pPr>
              <w:spacing w:after="0"/>
              <w:jc w:val="center"/>
              <w:rPr>
                <w:sz w:val="20"/>
                <w:szCs w:val="20"/>
              </w:rPr>
            </w:pPr>
            <w:r w:rsidRPr="008F5618">
              <w:rPr>
                <w:sz w:val="20"/>
                <w:szCs w:val="20"/>
              </w:rPr>
              <w:t>19</w:t>
            </w:r>
          </w:p>
        </w:tc>
        <w:tc>
          <w:tcPr>
            <w:tcW w:w="710" w:type="pct"/>
            <w:vAlign w:val="bottom"/>
          </w:tcPr>
          <w:p w:rsidR="00BD5AB0" w:rsidRPr="008F5618" w:rsidRDefault="00BD5AB0" w:rsidP="00BD5AB0">
            <w:pPr>
              <w:spacing w:after="0"/>
              <w:jc w:val="center"/>
              <w:rPr>
                <w:sz w:val="20"/>
                <w:szCs w:val="20"/>
              </w:rPr>
            </w:pPr>
            <w:r w:rsidRPr="008F5618">
              <w:rPr>
                <w:sz w:val="20"/>
                <w:szCs w:val="20"/>
              </w:rPr>
              <w:t>330</w:t>
            </w:r>
          </w:p>
        </w:tc>
        <w:tc>
          <w:tcPr>
            <w:tcW w:w="641" w:type="pct"/>
            <w:vAlign w:val="bottom"/>
          </w:tcPr>
          <w:p w:rsidR="00BD5AB0" w:rsidRPr="008F5618" w:rsidRDefault="00BD5AB0" w:rsidP="00BD5AB0">
            <w:pPr>
              <w:spacing w:after="0"/>
              <w:jc w:val="center"/>
              <w:rPr>
                <w:sz w:val="20"/>
                <w:szCs w:val="20"/>
              </w:rPr>
            </w:pPr>
            <w:r w:rsidRPr="008F5618">
              <w:rPr>
                <w:sz w:val="20"/>
                <w:szCs w:val="20"/>
              </w:rPr>
              <w:t>646</w:t>
            </w:r>
          </w:p>
        </w:tc>
        <w:tc>
          <w:tcPr>
            <w:tcW w:w="668" w:type="pct"/>
            <w:vAlign w:val="bottom"/>
          </w:tcPr>
          <w:p w:rsidR="00BD5AB0" w:rsidRPr="008F5618" w:rsidRDefault="00BD5AB0" w:rsidP="00BD5AB0">
            <w:pPr>
              <w:spacing w:after="0"/>
              <w:jc w:val="center"/>
              <w:rPr>
                <w:sz w:val="20"/>
                <w:szCs w:val="20"/>
              </w:rPr>
            </w:pPr>
            <w:r w:rsidRPr="008F5618">
              <w:rPr>
                <w:sz w:val="20"/>
                <w:szCs w:val="20"/>
              </w:rPr>
              <w:t>976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1982</w:t>
            </w:r>
          </w:p>
        </w:tc>
        <w:tc>
          <w:tcPr>
            <w:tcW w:w="606" w:type="pct"/>
            <w:vAlign w:val="bottom"/>
          </w:tcPr>
          <w:p w:rsidR="00BD5AB0" w:rsidRPr="008F5618" w:rsidRDefault="00BD5AB0" w:rsidP="00BD5AB0">
            <w:pPr>
              <w:spacing w:after="0"/>
              <w:jc w:val="center"/>
              <w:rPr>
                <w:sz w:val="20"/>
                <w:szCs w:val="20"/>
              </w:rPr>
            </w:pPr>
            <w:r w:rsidRPr="008F5618">
              <w:rPr>
                <w:sz w:val="20"/>
                <w:szCs w:val="20"/>
              </w:rPr>
              <w:t>45</w:t>
            </w:r>
          </w:p>
        </w:tc>
        <w:tc>
          <w:tcPr>
            <w:tcW w:w="549" w:type="pct"/>
            <w:vAlign w:val="bottom"/>
          </w:tcPr>
          <w:p w:rsidR="00BD5AB0" w:rsidRPr="008F5618" w:rsidRDefault="00BD5AB0" w:rsidP="00BD5AB0">
            <w:pPr>
              <w:spacing w:after="0"/>
              <w:jc w:val="center"/>
              <w:rPr>
                <w:sz w:val="20"/>
                <w:szCs w:val="20"/>
              </w:rPr>
            </w:pPr>
            <w:r w:rsidRPr="008F5618">
              <w:rPr>
                <w:sz w:val="20"/>
                <w:szCs w:val="20"/>
              </w:rPr>
              <w:t>149</w:t>
            </w:r>
          </w:p>
        </w:tc>
        <w:tc>
          <w:tcPr>
            <w:tcW w:w="358" w:type="pct"/>
            <w:vAlign w:val="bottom"/>
          </w:tcPr>
          <w:p w:rsidR="00BD5AB0" w:rsidRPr="008F5618" w:rsidRDefault="00BD5AB0" w:rsidP="00BD5AB0">
            <w:pPr>
              <w:spacing w:after="0"/>
              <w:jc w:val="center"/>
              <w:rPr>
                <w:sz w:val="20"/>
                <w:szCs w:val="20"/>
              </w:rPr>
            </w:pPr>
            <w:r w:rsidRPr="008F5618">
              <w:rPr>
                <w:sz w:val="20"/>
                <w:szCs w:val="20"/>
              </w:rPr>
              <w:t>117</w:t>
            </w:r>
          </w:p>
        </w:tc>
        <w:tc>
          <w:tcPr>
            <w:tcW w:w="632" w:type="pct"/>
            <w:vAlign w:val="bottom"/>
          </w:tcPr>
          <w:p w:rsidR="00BD5AB0" w:rsidRPr="008F5618" w:rsidRDefault="00BD5AB0" w:rsidP="00BD5AB0">
            <w:pPr>
              <w:spacing w:after="0"/>
              <w:jc w:val="center"/>
              <w:rPr>
                <w:sz w:val="20"/>
                <w:szCs w:val="20"/>
              </w:rPr>
            </w:pPr>
            <w:r w:rsidRPr="008F5618">
              <w:rPr>
                <w:sz w:val="20"/>
                <w:szCs w:val="20"/>
              </w:rPr>
              <w:t>24</w:t>
            </w:r>
          </w:p>
        </w:tc>
        <w:tc>
          <w:tcPr>
            <w:tcW w:w="352" w:type="pct"/>
            <w:vAlign w:val="bottom"/>
          </w:tcPr>
          <w:p w:rsidR="00BD5AB0" w:rsidRPr="008F5618" w:rsidRDefault="00BD5AB0" w:rsidP="00BD5AB0">
            <w:pPr>
              <w:spacing w:after="0"/>
              <w:jc w:val="center"/>
              <w:rPr>
                <w:sz w:val="20"/>
                <w:szCs w:val="20"/>
              </w:rPr>
            </w:pPr>
            <w:r w:rsidRPr="008F5618">
              <w:rPr>
                <w:sz w:val="20"/>
                <w:szCs w:val="20"/>
              </w:rPr>
              <w:t>2</w:t>
            </w:r>
          </w:p>
        </w:tc>
        <w:tc>
          <w:tcPr>
            <w:tcW w:w="710" w:type="pct"/>
            <w:vAlign w:val="bottom"/>
          </w:tcPr>
          <w:p w:rsidR="00BD5AB0" w:rsidRPr="008F5618" w:rsidRDefault="00BD5AB0" w:rsidP="00BD5AB0">
            <w:pPr>
              <w:spacing w:after="0"/>
              <w:jc w:val="center"/>
              <w:rPr>
                <w:sz w:val="20"/>
                <w:szCs w:val="20"/>
              </w:rPr>
            </w:pPr>
            <w:r w:rsidRPr="008F5618">
              <w:rPr>
                <w:sz w:val="20"/>
                <w:szCs w:val="20"/>
              </w:rPr>
              <w:t>292</w:t>
            </w:r>
          </w:p>
        </w:tc>
        <w:tc>
          <w:tcPr>
            <w:tcW w:w="641" w:type="pct"/>
            <w:vAlign w:val="bottom"/>
          </w:tcPr>
          <w:p w:rsidR="00BD5AB0" w:rsidRPr="008F5618" w:rsidRDefault="00BD5AB0" w:rsidP="00BD5AB0">
            <w:pPr>
              <w:spacing w:after="0"/>
              <w:jc w:val="center"/>
              <w:rPr>
                <w:sz w:val="20"/>
                <w:szCs w:val="20"/>
              </w:rPr>
            </w:pPr>
            <w:r w:rsidRPr="008F5618">
              <w:rPr>
                <w:sz w:val="20"/>
                <w:szCs w:val="20"/>
              </w:rPr>
              <w:t>447</w:t>
            </w:r>
          </w:p>
        </w:tc>
        <w:tc>
          <w:tcPr>
            <w:tcW w:w="668" w:type="pct"/>
            <w:vAlign w:val="bottom"/>
          </w:tcPr>
          <w:p w:rsidR="00BD5AB0" w:rsidRPr="008F5618" w:rsidRDefault="00BD5AB0" w:rsidP="00BD5AB0">
            <w:pPr>
              <w:spacing w:after="0"/>
              <w:jc w:val="center"/>
              <w:rPr>
                <w:sz w:val="20"/>
                <w:szCs w:val="20"/>
              </w:rPr>
            </w:pPr>
            <w:r w:rsidRPr="008F5618">
              <w:rPr>
                <w:sz w:val="20"/>
                <w:szCs w:val="20"/>
              </w:rPr>
              <w:t>739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1983</w:t>
            </w:r>
          </w:p>
        </w:tc>
        <w:tc>
          <w:tcPr>
            <w:tcW w:w="606" w:type="pct"/>
            <w:vAlign w:val="bottom"/>
          </w:tcPr>
          <w:p w:rsidR="00BD5AB0" w:rsidRPr="008F5618" w:rsidRDefault="00BD5AB0" w:rsidP="00BD5AB0">
            <w:pPr>
              <w:spacing w:after="0"/>
              <w:jc w:val="center"/>
              <w:rPr>
                <w:sz w:val="20"/>
                <w:szCs w:val="20"/>
              </w:rPr>
            </w:pPr>
            <w:r w:rsidRPr="008F5618">
              <w:rPr>
                <w:sz w:val="20"/>
                <w:szCs w:val="20"/>
              </w:rPr>
              <w:t>129</w:t>
            </w:r>
          </w:p>
        </w:tc>
        <w:tc>
          <w:tcPr>
            <w:tcW w:w="549" w:type="pct"/>
            <w:vAlign w:val="bottom"/>
          </w:tcPr>
          <w:p w:rsidR="00BD5AB0" w:rsidRPr="008F5618" w:rsidRDefault="00BD5AB0" w:rsidP="00BD5AB0">
            <w:pPr>
              <w:spacing w:after="0"/>
              <w:jc w:val="center"/>
              <w:rPr>
                <w:sz w:val="20"/>
                <w:szCs w:val="20"/>
              </w:rPr>
            </w:pPr>
            <w:r w:rsidRPr="008F5618">
              <w:rPr>
                <w:sz w:val="20"/>
                <w:szCs w:val="20"/>
              </w:rPr>
              <w:t>385</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28</w:t>
            </w:r>
          </w:p>
        </w:tc>
        <w:tc>
          <w:tcPr>
            <w:tcW w:w="352" w:type="pct"/>
            <w:vAlign w:val="bottom"/>
          </w:tcPr>
          <w:p w:rsidR="00BD5AB0" w:rsidRPr="008F5618" w:rsidRDefault="00BD5AB0" w:rsidP="00BD5AB0">
            <w:pPr>
              <w:spacing w:after="0"/>
              <w:jc w:val="center"/>
              <w:rPr>
                <w:sz w:val="20"/>
                <w:szCs w:val="20"/>
              </w:rPr>
            </w:pPr>
            <w:r w:rsidRPr="008F5618">
              <w:rPr>
                <w:sz w:val="20"/>
                <w:szCs w:val="20"/>
              </w:rPr>
              <w:t>122</w:t>
            </w:r>
          </w:p>
        </w:tc>
        <w:tc>
          <w:tcPr>
            <w:tcW w:w="710" w:type="pct"/>
            <w:vAlign w:val="bottom"/>
          </w:tcPr>
          <w:p w:rsidR="00BD5AB0" w:rsidRPr="008F5618" w:rsidRDefault="00BD5AB0" w:rsidP="00BD5AB0">
            <w:pPr>
              <w:spacing w:after="0"/>
              <w:jc w:val="center"/>
              <w:rPr>
                <w:sz w:val="20"/>
                <w:szCs w:val="20"/>
              </w:rPr>
            </w:pPr>
            <w:r w:rsidRPr="008F5618">
              <w:rPr>
                <w:sz w:val="20"/>
                <w:szCs w:val="20"/>
              </w:rPr>
              <w:t>545</w:t>
            </w:r>
          </w:p>
        </w:tc>
        <w:tc>
          <w:tcPr>
            <w:tcW w:w="641" w:type="pct"/>
            <w:vAlign w:val="bottom"/>
          </w:tcPr>
          <w:p w:rsidR="00BD5AB0" w:rsidRPr="008F5618" w:rsidRDefault="00BD5AB0" w:rsidP="00BD5AB0">
            <w:pPr>
              <w:spacing w:after="0"/>
              <w:jc w:val="center"/>
              <w:rPr>
                <w:sz w:val="20"/>
                <w:szCs w:val="20"/>
              </w:rPr>
            </w:pPr>
            <w:r w:rsidRPr="008F5618">
              <w:rPr>
                <w:sz w:val="20"/>
                <w:szCs w:val="20"/>
              </w:rPr>
              <w:t>694</w:t>
            </w:r>
          </w:p>
        </w:tc>
        <w:tc>
          <w:tcPr>
            <w:tcW w:w="668" w:type="pct"/>
            <w:vAlign w:val="bottom"/>
          </w:tcPr>
          <w:p w:rsidR="00BD5AB0" w:rsidRPr="008F5618" w:rsidRDefault="00BD5AB0" w:rsidP="00BD5AB0">
            <w:pPr>
              <w:spacing w:after="0"/>
              <w:jc w:val="center"/>
              <w:rPr>
                <w:sz w:val="20"/>
                <w:szCs w:val="20"/>
              </w:rPr>
            </w:pPr>
            <w:r w:rsidRPr="008F5618">
              <w:rPr>
                <w:sz w:val="20"/>
                <w:szCs w:val="20"/>
              </w:rPr>
              <w:t>1,239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1984</w:t>
            </w:r>
          </w:p>
        </w:tc>
        <w:tc>
          <w:tcPr>
            <w:tcW w:w="606" w:type="pct"/>
            <w:vAlign w:val="bottom"/>
          </w:tcPr>
          <w:p w:rsidR="00BD5AB0" w:rsidRPr="008F5618" w:rsidRDefault="00BD5AB0" w:rsidP="00BD5AB0">
            <w:pPr>
              <w:spacing w:after="0"/>
              <w:jc w:val="center"/>
              <w:rPr>
                <w:sz w:val="20"/>
                <w:szCs w:val="20"/>
              </w:rPr>
            </w:pPr>
            <w:r w:rsidRPr="008F5618">
              <w:rPr>
                <w:sz w:val="20"/>
                <w:szCs w:val="20"/>
              </w:rPr>
              <w:t>124</w:t>
            </w:r>
          </w:p>
        </w:tc>
        <w:tc>
          <w:tcPr>
            <w:tcW w:w="549" w:type="pct"/>
            <w:vAlign w:val="bottom"/>
          </w:tcPr>
          <w:p w:rsidR="00BD5AB0" w:rsidRPr="008F5618" w:rsidRDefault="00BD5AB0" w:rsidP="00BD5AB0">
            <w:pPr>
              <w:spacing w:after="0"/>
              <w:jc w:val="center"/>
              <w:rPr>
                <w:sz w:val="20"/>
                <w:szCs w:val="20"/>
              </w:rPr>
            </w:pPr>
            <w:r w:rsidRPr="008F5618">
              <w:rPr>
                <w:sz w:val="20"/>
                <w:szCs w:val="20"/>
              </w:rPr>
              <w:t>372</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13</w:t>
            </w:r>
          </w:p>
        </w:tc>
        <w:tc>
          <w:tcPr>
            <w:tcW w:w="352" w:type="pct"/>
            <w:vAlign w:val="bottom"/>
          </w:tcPr>
          <w:p w:rsidR="00BD5AB0" w:rsidRPr="008F5618" w:rsidRDefault="00BD5AB0" w:rsidP="00BD5AB0">
            <w:pPr>
              <w:spacing w:after="0"/>
              <w:jc w:val="center"/>
              <w:rPr>
                <w:sz w:val="20"/>
                <w:szCs w:val="20"/>
              </w:rPr>
            </w:pPr>
            <w:r w:rsidRPr="008F5618">
              <w:rPr>
                <w:sz w:val="20"/>
                <w:szCs w:val="20"/>
              </w:rPr>
              <w:t>51</w:t>
            </w:r>
          </w:p>
        </w:tc>
        <w:tc>
          <w:tcPr>
            <w:tcW w:w="710" w:type="pct"/>
            <w:vAlign w:val="bottom"/>
          </w:tcPr>
          <w:p w:rsidR="00BD5AB0" w:rsidRPr="008F5618" w:rsidRDefault="00BD5AB0" w:rsidP="00BD5AB0">
            <w:pPr>
              <w:spacing w:after="0"/>
              <w:jc w:val="center"/>
              <w:rPr>
                <w:sz w:val="20"/>
                <w:szCs w:val="20"/>
              </w:rPr>
            </w:pPr>
            <w:r w:rsidRPr="008F5618">
              <w:rPr>
                <w:sz w:val="20"/>
                <w:szCs w:val="20"/>
              </w:rPr>
              <w:t>444</w:t>
            </w:r>
          </w:p>
        </w:tc>
        <w:tc>
          <w:tcPr>
            <w:tcW w:w="641" w:type="pct"/>
            <w:vAlign w:val="bottom"/>
          </w:tcPr>
          <w:p w:rsidR="00BD5AB0" w:rsidRPr="008F5618" w:rsidRDefault="00BD5AB0" w:rsidP="00BD5AB0">
            <w:pPr>
              <w:spacing w:after="0"/>
              <w:jc w:val="center"/>
              <w:rPr>
                <w:sz w:val="20"/>
                <w:szCs w:val="20"/>
              </w:rPr>
            </w:pPr>
            <w:r w:rsidRPr="008F5618">
              <w:rPr>
                <w:sz w:val="20"/>
                <w:szCs w:val="20"/>
              </w:rPr>
              <w:t>651</w:t>
            </w:r>
          </w:p>
        </w:tc>
        <w:tc>
          <w:tcPr>
            <w:tcW w:w="668" w:type="pct"/>
            <w:vAlign w:val="bottom"/>
          </w:tcPr>
          <w:p w:rsidR="00BD5AB0" w:rsidRPr="008F5618" w:rsidRDefault="00BD5AB0" w:rsidP="00BD5AB0">
            <w:pPr>
              <w:spacing w:after="0"/>
              <w:jc w:val="center"/>
              <w:rPr>
                <w:sz w:val="20"/>
                <w:szCs w:val="20"/>
              </w:rPr>
            </w:pPr>
            <w:r w:rsidRPr="008F5618">
              <w:rPr>
                <w:sz w:val="20"/>
                <w:szCs w:val="20"/>
              </w:rPr>
              <w:t>1,095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1985</w:t>
            </w:r>
          </w:p>
        </w:tc>
        <w:tc>
          <w:tcPr>
            <w:tcW w:w="606" w:type="pct"/>
            <w:vAlign w:val="bottom"/>
          </w:tcPr>
          <w:p w:rsidR="00BD5AB0" w:rsidRPr="008F5618" w:rsidRDefault="00BD5AB0" w:rsidP="00BD5AB0">
            <w:pPr>
              <w:spacing w:after="0"/>
              <w:jc w:val="center"/>
              <w:rPr>
                <w:sz w:val="20"/>
                <w:szCs w:val="20"/>
              </w:rPr>
            </w:pPr>
            <w:r w:rsidRPr="008F5618">
              <w:rPr>
                <w:sz w:val="20"/>
                <w:szCs w:val="20"/>
              </w:rPr>
              <w:t>177</w:t>
            </w:r>
          </w:p>
        </w:tc>
        <w:tc>
          <w:tcPr>
            <w:tcW w:w="549" w:type="pct"/>
            <w:vAlign w:val="bottom"/>
          </w:tcPr>
          <w:p w:rsidR="00BD5AB0" w:rsidRPr="008F5618" w:rsidRDefault="00BD5AB0" w:rsidP="00BD5AB0">
            <w:pPr>
              <w:spacing w:after="0"/>
              <w:jc w:val="center"/>
              <w:rPr>
                <w:sz w:val="20"/>
                <w:szCs w:val="20"/>
              </w:rPr>
            </w:pPr>
            <w:r w:rsidRPr="008F5618">
              <w:rPr>
                <w:sz w:val="20"/>
                <w:szCs w:val="20"/>
              </w:rPr>
              <w:t>594</w:t>
            </w:r>
          </w:p>
        </w:tc>
        <w:tc>
          <w:tcPr>
            <w:tcW w:w="358" w:type="pct"/>
            <w:vAlign w:val="bottom"/>
          </w:tcPr>
          <w:p w:rsidR="00BD5AB0" w:rsidRPr="008F5618" w:rsidRDefault="00BD5AB0" w:rsidP="00BD5AB0">
            <w:pPr>
              <w:spacing w:after="0"/>
              <w:jc w:val="center"/>
              <w:rPr>
                <w:sz w:val="20"/>
                <w:szCs w:val="20"/>
              </w:rPr>
            </w:pPr>
            <w:r w:rsidRPr="008F5618">
              <w:rPr>
                <w:sz w:val="20"/>
                <w:szCs w:val="20"/>
              </w:rPr>
              <w:t>3</w:t>
            </w:r>
          </w:p>
        </w:tc>
        <w:tc>
          <w:tcPr>
            <w:tcW w:w="632" w:type="pct"/>
            <w:vAlign w:val="bottom"/>
          </w:tcPr>
          <w:p w:rsidR="00BD5AB0" w:rsidRPr="008F5618" w:rsidRDefault="00BD5AB0" w:rsidP="00BD5AB0">
            <w:pPr>
              <w:spacing w:after="0"/>
              <w:jc w:val="center"/>
              <w:rPr>
                <w:sz w:val="20"/>
                <w:szCs w:val="20"/>
              </w:rPr>
            </w:pPr>
            <w:r w:rsidRPr="008F5618">
              <w:rPr>
                <w:sz w:val="20"/>
                <w:szCs w:val="20"/>
              </w:rPr>
              <w:t>71</w:t>
            </w:r>
          </w:p>
        </w:tc>
        <w:tc>
          <w:tcPr>
            <w:tcW w:w="352" w:type="pct"/>
            <w:vAlign w:val="bottom"/>
          </w:tcPr>
          <w:p w:rsidR="00BD5AB0" w:rsidRPr="008F5618" w:rsidRDefault="00BD5AB0" w:rsidP="00BD5AB0">
            <w:pPr>
              <w:spacing w:after="0"/>
              <w:jc w:val="center"/>
              <w:rPr>
                <w:sz w:val="20"/>
                <w:szCs w:val="20"/>
              </w:rPr>
            </w:pPr>
            <w:r w:rsidRPr="008F5618">
              <w:rPr>
                <w:sz w:val="20"/>
                <w:szCs w:val="20"/>
              </w:rPr>
              <w:t>73</w:t>
            </w:r>
          </w:p>
        </w:tc>
        <w:tc>
          <w:tcPr>
            <w:tcW w:w="710" w:type="pct"/>
            <w:vAlign w:val="bottom"/>
          </w:tcPr>
          <w:p w:rsidR="00BD5AB0" w:rsidRPr="008F5618" w:rsidRDefault="00BD5AB0" w:rsidP="00BD5AB0">
            <w:pPr>
              <w:spacing w:after="0"/>
              <w:jc w:val="center"/>
              <w:rPr>
                <w:sz w:val="20"/>
                <w:szCs w:val="20"/>
              </w:rPr>
            </w:pPr>
            <w:r w:rsidRPr="008F5618">
              <w:rPr>
                <w:sz w:val="20"/>
                <w:szCs w:val="20"/>
              </w:rPr>
              <w:t>741</w:t>
            </w:r>
          </w:p>
        </w:tc>
        <w:tc>
          <w:tcPr>
            <w:tcW w:w="641" w:type="pct"/>
            <w:vAlign w:val="bottom"/>
          </w:tcPr>
          <w:p w:rsidR="00BD5AB0" w:rsidRPr="008F5618" w:rsidRDefault="00BD5AB0" w:rsidP="00BD5AB0">
            <w:pPr>
              <w:spacing w:after="0"/>
              <w:jc w:val="center"/>
              <w:rPr>
                <w:sz w:val="20"/>
                <w:szCs w:val="20"/>
              </w:rPr>
            </w:pPr>
            <w:r w:rsidRPr="008F5618">
              <w:rPr>
                <w:sz w:val="20"/>
                <w:szCs w:val="20"/>
              </w:rPr>
              <w:t>942</w:t>
            </w:r>
          </w:p>
        </w:tc>
        <w:tc>
          <w:tcPr>
            <w:tcW w:w="668" w:type="pct"/>
            <w:vAlign w:val="bottom"/>
          </w:tcPr>
          <w:p w:rsidR="00BD5AB0" w:rsidRPr="008F5618" w:rsidRDefault="00BD5AB0" w:rsidP="00BD5AB0">
            <w:pPr>
              <w:spacing w:after="0"/>
              <w:jc w:val="center"/>
              <w:rPr>
                <w:sz w:val="20"/>
                <w:szCs w:val="20"/>
              </w:rPr>
            </w:pPr>
            <w:r w:rsidRPr="008F5618">
              <w:rPr>
                <w:sz w:val="20"/>
                <w:szCs w:val="20"/>
              </w:rPr>
              <w:t>1,683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1986</w:t>
            </w:r>
          </w:p>
        </w:tc>
        <w:tc>
          <w:tcPr>
            <w:tcW w:w="606" w:type="pct"/>
            <w:vAlign w:val="bottom"/>
          </w:tcPr>
          <w:p w:rsidR="00BD5AB0" w:rsidRPr="008F5618" w:rsidRDefault="00BD5AB0" w:rsidP="00BD5AB0">
            <w:pPr>
              <w:spacing w:after="0"/>
              <w:jc w:val="center"/>
              <w:rPr>
                <w:sz w:val="20"/>
                <w:szCs w:val="20"/>
              </w:rPr>
            </w:pPr>
            <w:r w:rsidRPr="008F5618">
              <w:rPr>
                <w:sz w:val="20"/>
                <w:szCs w:val="20"/>
              </w:rPr>
              <w:t>110</w:t>
            </w:r>
          </w:p>
        </w:tc>
        <w:tc>
          <w:tcPr>
            <w:tcW w:w="549" w:type="pct"/>
            <w:vAlign w:val="bottom"/>
          </w:tcPr>
          <w:p w:rsidR="00BD5AB0" w:rsidRPr="008F5618" w:rsidRDefault="00BD5AB0" w:rsidP="00BD5AB0">
            <w:pPr>
              <w:spacing w:after="0"/>
              <w:jc w:val="center"/>
              <w:rPr>
                <w:sz w:val="20"/>
                <w:szCs w:val="20"/>
              </w:rPr>
            </w:pPr>
            <w:r w:rsidRPr="008F5618">
              <w:rPr>
                <w:sz w:val="20"/>
                <w:szCs w:val="20"/>
              </w:rPr>
              <w:t>421</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60</w:t>
            </w:r>
          </w:p>
        </w:tc>
        <w:tc>
          <w:tcPr>
            <w:tcW w:w="352" w:type="pct"/>
            <w:vAlign w:val="bottom"/>
          </w:tcPr>
          <w:p w:rsidR="00BD5AB0" w:rsidRPr="008F5618" w:rsidRDefault="00BD5AB0" w:rsidP="00BD5AB0">
            <w:pPr>
              <w:spacing w:after="0"/>
              <w:jc w:val="center"/>
              <w:rPr>
                <w:sz w:val="20"/>
                <w:szCs w:val="20"/>
              </w:rPr>
            </w:pPr>
            <w:r w:rsidRPr="008F5618">
              <w:rPr>
                <w:sz w:val="20"/>
                <w:szCs w:val="20"/>
              </w:rPr>
              <w:t>37</w:t>
            </w:r>
          </w:p>
        </w:tc>
        <w:tc>
          <w:tcPr>
            <w:tcW w:w="710" w:type="pct"/>
            <w:vAlign w:val="bottom"/>
          </w:tcPr>
          <w:p w:rsidR="00BD5AB0" w:rsidRPr="008F5618" w:rsidRDefault="00BD5AB0" w:rsidP="00BD5AB0">
            <w:pPr>
              <w:spacing w:after="0"/>
              <w:jc w:val="center"/>
              <w:rPr>
                <w:sz w:val="20"/>
                <w:szCs w:val="20"/>
              </w:rPr>
            </w:pPr>
            <w:r w:rsidRPr="008F5618">
              <w:rPr>
                <w:sz w:val="20"/>
                <w:szCs w:val="20"/>
              </w:rPr>
              <w:t>520</w:t>
            </w:r>
          </w:p>
        </w:tc>
        <w:tc>
          <w:tcPr>
            <w:tcW w:w="641" w:type="pct"/>
            <w:vAlign w:val="bottom"/>
          </w:tcPr>
          <w:p w:rsidR="00BD5AB0" w:rsidRPr="008F5618" w:rsidRDefault="00BD5AB0" w:rsidP="00BD5AB0">
            <w:pPr>
              <w:spacing w:after="0"/>
              <w:jc w:val="center"/>
              <w:rPr>
                <w:sz w:val="20"/>
                <w:szCs w:val="20"/>
              </w:rPr>
            </w:pPr>
            <w:r w:rsidRPr="008F5618">
              <w:rPr>
                <w:sz w:val="20"/>
                <w:szCs w:val="20"/>
              </w:rPr>
              <w:t>454</w:t>
            </w:r>
          </w:p>
        </w:tc>
        <w:tc>
          <w:tcPr>
            <w:tcW w:w="668" w:type="pct"/>
            <w:vAlign w:val="bottom"/>
          </w:tcPr>
          <w:p w:rsidR="00BD5AB0" w:rsidRPr="008F5618" w:rsidRDefault="00BD5AB0" w:rsidP="00BD5AB0">
            <w:pPr>
              <w:spacing w:after="0"/>
              <w:jc w:val="center"/>
              <w:rPr>
                <w:sz w:val="20"/>
                <w:szCs w:val="20"/>
              </w:rPr>
            </w:pPr>
            <w:r w:rsidRPr="008F5618">
              <w:rPr>
                <w:sz w:val="20"/>
                <w:szCs w:val="20"/>
              </w:rPr>
              <w:t>974</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1987</w:t>
            </w:r>
          </w:p>
        </w:tc>
        <w:tc>
          <w:tcPr>
            <w:tcW w:w="606" w:type="pct"/>
            <w:vAlign w:val="bottom"/>
          </w:tcPr>
          <w:p w:rsidR="00BD5AB0" w:rsidRPr="008F5618" w:rsidRDefault="00BD5AB0" w:rsidP="00BD5AB0">
            <w:pPr>
              <w:spacing w:after="0"/>
              <w:jc w:val="center"/>
              <w:rPr>
                <w:sz w:val="20"/>
                <w:szCs w:val="20"/>
              </w:rPr>
            </w:pPr>
            <w:r w:rsidRPr="008F5618">
              <w:rPr>
                <w:sz w:val="20"/>
                <w:szCs w:val="20"/>
              </w:rPr>
              <w:t>145</w:t>
            </w:r>
          </w:p>
        </w:tc>
        <w:tc>
          <w:tcPr>
            <w:tcW w:w="549" w:type="pct"/>
            <w:vAlign w:val="bottom"/>
          </w:tcPr>
          <w:p w:rsidR="00BD5AB0" w:rsidRPr="008F5618" w:rsidRDefault="00BD5AB0" w:rsidP="00BD5AB0">
            <w:pPr>
              <w:spacing w:after="0"/>
              <w:jc w:val="center"/>
              <w:rPr>
                <w:sz w:val="20"/>
                <w:szCs w:val="20"/>
              </w:rPr>
            </w:pPr>
            <w:r w:rsidRPr="008F5618">
              <w:rPr>
                <w:sz w:val="20"/>
                <w:szCs w:val="20"/>
              </w:rPr>
              <w:t>438</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48</w:t>
            </w:r>
          </w:p>
        </w:tc>
        <w:tc>
          <w:tcPr>
            <w:tcW w:w="352" w:type="pct"/>
            <w:vAlign w:val="bottom"/>
          </w:tcPr>
          <w:p w:rsidR="00BD5AB0" w:rsidRPr="008F5618" w:rsidRDefault="00BD5AB0" w:rsidP="00BD5AB0">
            <w:pPr>
              <w:spacing w:after="0"/>
              <w:jc w:val="center"/>
              <w:rPr>
                <w:sz w:val="20"/>
                <w:szCs w:val="20"/>
              </w:rPr>
            </w:pPr>
            <w:r w:rsidRPr="008F5618">
              <w:rPr>
                <w:sz w:val="20"/>
                <w:szCs w:val="20"/>
              </w:rPr>
              <w:t>23</w:t>
            </w:r>
          </w:p>
        </w:tc>
        <w:tc>
          <w:tcPr>
            <w:tcW w:w="710" w:type="pct"/>
            <w:vAlign w:val="bottom"/>
          </w:tcPr>
          <w:p w:rsidR="00BD5AB0" w:rsidRPr="008F5618" w:rsidRDefault="00BD5AB0" w:rsidP="00BD5AB0">
            <w:pPr>
              <w:spacing w:after="0"/>
              <w:jc w:val="center"/>
              <w:rPr>
                <w:sz w:val="20"/>
                <w:szCs w:val="20"/>
              </w:rPr>
            </w:pPr>
            <w:r w:rsidRPr="008F5618">
              <w:rPr>
                <w:sz w:val="20"/>
                <w:szCs w:val="20"/>
              </w:rPr>
              <w:t>511</w:t>
            </w:r>
          </w:p>
        </w:tc>
        <w:tc>
          <w:tcPr>
            <w:tcW w:w="641" w:type="pct"/>
            <w:vAlign w:val="bottom"/>
          </w:tcPr>
          <w:p w:rsidR="00BD5AB0" w:rsidRPr="008F5618" w:rsidRDefault="00BD5AB0" w:rsidP="00BD5AB0">
            <w:pPr>
              <w:spacing w:after="0"/>
              <w:jc w:val="center"/>
              <w:rPr>
                <w:sz w:val="20"/>
                <w:szCs w:val="20"/>
              </w:rPr>
            </w:pPr>
            <w:r w:rsidRPr="008F5618">
              <w:rPr>
                <w:sz w:val="20"/>
                <w:szCs w:val="20"/>
              </w:rPr>
              <w:t>668</w:t>
            </w:r>
          </w:p>
        </w:tc>
        <w:tc>
          <w:tcPr>
            <w:tcW w:w="668" w:type="pct"/>
            <w:vAlign w:val="bottom"/>
          </w:tcPr>
          <w:p w:rsidR="00BD5AB0" w:rsidRPr="008F5618" w:rsidRDefault="00BD5AB0" w:rsidP="00BD5AB0">
            <w:pPr>
              <w:spacing w:after="0"/>
              <w:jc w:val="center"/>
              <w:rPr>
                <w:sz w:val="20"/>
                <w:szCs w:val="20"/>
              </w:rPr>
            </w:pPr>
            <w:r w:rsidRPr="008F5618">
              <w:rPr>
                <w:sz w:val="20"/>
                <w:szCs w:val="20"/>
              </w:rPr>
              <w:t>1,179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1988</w:t>
            </w:r>
          </w:p>
        </w:tc>
        <w:tc>
          <w:tcPr>
            <w:tcW w:w="606" w:type="pct"/>
            <w:vAlign w:val="bottom"/>
          </w:tcPr>
          <w:p w:rsidR="00BD5AB0" w:rsidRPr="008F5618" w:rsidRDefault="00BD5AB0" w:rsidP="00BD5AB0">
            <w:pPr>
              <w:spacing w:after="0"/>
              <w:jc w:val="center"/>
              <w:rPr>
                <w:sz w:val="20"/>
                <w:szCs w:val="20"/>
              </w:rPr>
            </w:pPr>
            <w:r w:rsidRPr="008F5618">
              <w:rPr>
                <w:sz w:val="20"/>
                <w:szCs w:val="20"/>
              </w:rPr>
              <w:t>145</w:t>
            </w:r>
          </w:p>
        </w:tc>
        <w:tc>
          <w:tcPr>
            <w:tcW w:w="549" w:type="pct"/>
            <w:vAlign w:val="bottom"/>
          </w:tcPr>
          <w:p w:rsidR="00BD5AB0" w:rsidRPr="008F5618" w:rsidRDefault="00BD5AB0" w:rsidP="00BD5AB0">
            <w:pPr>
              <w:spacing w:after="0"/>
              <w:jc w:val="center"/>
              <w:rPr>
                <w:sz w:val="20"/>
                <w:szCs w:val="20"/>
              </w:rPr>
            </w:pPr>
            <w:r w:rsidRPr="008F5618">
              <w:rPr>
                <w:sz w:val="20"/>
                <w:szCs w:val="20"/>
              </w:rPr>
              <w:t>306</w:t>
            </w:r>
          </w:p>
        </w:tc>
        <w:tc>
          <w:tcPr>
            <w:tcW w:w="358" w:type="pct"/>
            <w:vAlign w:val="bottom"/>
          </w:tcPr>
          <w:p w:rsidR="00BD5AB0" w:rsidRPr="008F5618" w:rsidRDefault="00BD5AB0" w:rsidP="00BD5AB0">
            <w:pPr>
              <w:spacing w:after="0"/>
              <w:jc w:val="center"/>
              <w:rPr>
                <w:sz w:val="20"/>
                <w:szCs w:val="20"/>
              </w:rPr>
            </w:pPr>
            <w:r w:rsidRPr="008F5618">
              <w:rPr>
                <w:sz w:val="20"/>
                <w:szCs w:val="20"/>
              </w:rPr>
              <w:t>12</w:t>
            </w:r>
          </w:p>
        </w:tc>
        <w:tc>
          <w:tcPr>
            <w:tcW w:w="632" w:type="pct"/>
            <w:vAlign w:val="bottom"/>
          </w:tcPr>
          <w:p w:rsidR="00BD5AB0" w:rsidRPr="008F5618" w:rsidRDefault="00BD5AB0" w:rsidP="00BD5AB0">
            <w:pPr>
              <w:spacing w:after="0"/>
              <w:jc w:val="center"/>
              <w:rPr>
                <w:sz w:val="20"/>
                <w:szCs w:val="20"/>
              </w:rPr>
            </w:pPr>
            <w:r w:rsidRPr="008F5618">
              <w:rPr>
                <w:sz w:val="20"/>
                <w:szCs w:val="20"/>
              </w:rPr>
              <w:t>72</w:t>
            </w:r>
          </w:p>
        </w:tc>
        <w:tc>
          <w:tcPr>
            <w:tcW w:w="352" w:type="pct"/>
            <w:vAlign w:val="bottom"/>
          </w:tcPr>
          <w:p w:rsidR="00BD5AB0" w:rsidRPr="008F5618" w:rsidRDefault="00BD5AB0" w:rsidP="00BD5AB0">
            <w:pPr>
              <w:spacing w:after="0"/>
              <w:jc w:val="center"/>
              <w:rPr>
                <w:sz w:val="20"/>
                <w:szCs w:val="20"/>
              </w:rPr>
            </w:pPr>
            <w:r w:rsidRPr="008F5618">
              <w:rPr>
                <w:sz w:val="20"/>
                <w:szCs w:val="20"/>
              </w:rPr>
              <w:t>55</w:t>
            </w:r>
          </w:p>
        </w:tc>
        <w:tc>
          <w:tcPr>
            <w:tcW w:w="710" w:type="pct"/>
            <w:vAlign w:val="bottom"/>
          </w:tcPr>
          <w:p w:rsidR="00BD5AB0" w:rsidRPr="008F5618" w:rsidRDefault="00BD5AB0" w:rsidP="00BD5AB0">
            <w:pPr>
              <w:spacing w:after="0"/>
              <w:jc w:val="center"/>
              <w:rPr>
                <w:sz w:val="20"/>
                <w:szCs w:val="20"/>
              </w:rPr>
            </w:pPr>
            <w:r w:rsidRPr="008F5618">
              <w:rPr>
                <w:sz w:val="20"/>
                <w:szCs w:val="20"/>
              </w:rPr>
              <w:t>445</w:t>
            </w:r>
          </w:p>
        </w:tc>
        <w:tc>
          <w:tcPr>
            <w:tcW w:w="641" w:type="pct"/>
            <w:vAlign w:val="bottom"/>
          </w:tcPr>
          <w:p w:rsidR="00BD5AB0" w:rsidRPr="008F5618" w:rsidRDefault="00BD5AB0" w:rsidP="00BD5AB0">
            <w:pPr>
              <w:spacing w:after="0"/>
              <w:jc w:val="center"/>
              <w:rPr>
                <w:sz w:val="20"/>
                <w:szCs w:val="20"/>
              </w:rPr>
            </w:pPr>
            <w:r w:rsidRPr="008F5618">
              <w:rPr>
                <w:sz w:val="20"/>
                <w:szCs w:val="20"/>
              </w:rPr>
              <w:t>756</w:t>
            </w:r>
          </w:p>
        </w:tc>
        <w:tc>
          <w:tcPr>
            <w:tcW w:w="668" w:type="pct"/>
            <w:vAlign w:val="bottom"/>
          </w:tcPr>
          <w:p w:rsidR="00BD5AB0" w:rsidRPr="008F5618" w:rsidRDefault="00BD5AB0" w:rsidP="00BD5AB0">
            <w:pPr>
              <w:spacing w:after="0"/>
              <w:jc w:val="center"/>
              <w:rPr>
                <w:sz w:val="20"/>
                <w:szCs w:val="20"/>
              </w:rPr>
            </w:pPr>
            <w:r w:rsidRPr="008F5618">
              <w:rPr>
                <w:sz w:val="20"/>
                <w:szCs w:val="20"/>
              </w:rPr>
              <w:t>1,201</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1989</w:t>
            </w:r>
          </w:p>
        </w:tc>
        <w:tc>
          <w:tcPr>
            <w:tcW w:w="606" w:type="pct"/>
            <w:vAlign w:val="bottom"/>
          </w:tcPr>
          <w:p w:rsidR="00BD5AB0" w:rsidRPr="008F5618" w:rsidRDefault="00BD5AB0" w:rsidP="00BD5AB0">
            <w:pPr>
              <w:spacing w:after="0"/>
              <w:jc w:val="center"/>
              <w:rPr>
                <w:sz w:val="20"/>
                <w:szCs w:val="20"/>
              </w:rPr>
            </w:pPr>
            <w:r w:rsidRPr="008F5618">
              <w:rPr>
                <w:sz w:val="20"/>
                <w:szCs w:val="20"/>
              </w:rPr>
              <w:t>182</w:t>
            </w:r>
          </w:p>
        </w:tc>
        <w:tc>
          <w:tcPr>
            <w:tcW w:w="549" w:type="pct"/>
            <w:vAlign w:val="bottom"/>
          </w:tcPr>
          <w:p w:rsidR="00BD5AB0" w:rsidRPr="008F5618" w:rsidRDefault="00BD5AB0" w:rsidP="00BD5AB0">
            <w:pPr>
              <w:spacing w:after="0"/>
              <w:jc w:val="center"/>
              <w:rPr>
                <w:sz w:val="20"/>
                <w:szCs w:val="20"/>
              </w:rPr>
            </w:pPr>
            <w:r w:rsidRPr="008F5618">
              <w:rPr>
                <w:sz w:val="20"/>
                <w:szCs w:val="20"/>
              </w:rPr>
              <w:t>533</w:t>
            </w:r>
          </w:p>
        </w:tc>
        <w:tc>
          <w:tcPr>
            <w:tcW w:w="358" w:type="pct"/>
            <w:vAlign w:val="bottom"/>
          </w:tcPr>
          <w:p w:rsidR="00BD5AB0" w:rsidRPr="008F5618" w:rsidRDefault="00BD5AB0" w:rsidP="00BD5AB0">
            <w:pPr>
              <w:spacing w:after="0"/>
              <w:jc w:val="center"/>
              <w:rPr>
                <w:sz w:val="20"/>
                <w:szCs w:val="20"/>
              </w:rPr>
            </w:pPr>
            <w:r w:rsidRPr="008F5618">
              <w:rPr>
                <w:sz w:val="20"/>
                <w:szCs w:val="20"/>
              </w:rPr>
              <w:t>7</w:t>
            </w:r>
          </w:p>
        </w:tc>
        <w:tc>
          <w:tcPr>
            <w:tcW w:w="632" w:type="pct"/>
            <w:vAlign w:val="bottom"/>
          </w:tcPr>
          <w:p w:rsidR="00BD5AB0" w:rsidRPr="008F5618" w:rsidRDefault="00BD5AB0" w:rsidP="00BD5AB0">
            <w:pPr>
              <w:spacing w:after="0"/>
              <w:jc w:val="center"/>
              <w:rPr>
                <w:sz w:val="20"/>
                <w:szCs w:val="20"/>
              </w:rPr>
            </w:pPr>
            <w:r w:rsidRPr="008F5618">
              <w:rPr>
                <w:sz w:val="20"/>
                <w:szCs w:val="20"/>
              </w:rPr>
              <w:t>15</w:t>
            </w:r>
          </w:p>
        </w:tc>
        <w:tc>
          <w:tcPr>
            <w:tcW w:w="352" w:type="pct"/>
            <w:vAlign w:val="bottom"/>
          </w:tcPr>
          <w:p w:rsidR="00BD5AB0" w:rsidRPr="008F5618" w:rsidRDefault="00BD5AB0" w:rsidP="00BD5AB0">
            <w:pPr>
              <w:spacing w:after="0"/>
              <w:jc w:val="center"/>
              <w:rPr>
                <w:sz w:val="20"/>
                <w:szCs w:val="20"/>
              </w:rPr>
            </w:pPr>
            <w:r w:rsidRPr="008F5618">
              <w:rPr>
                <w:sz w:val="20"/>
                <w:szCs w:val="20"/>
              </w:rPr>
              <w:t>49</w:t>
            </w:r>
          </w:p>
        </w:tc>
        <w:tc>
          <w:tcPr>
            <w:tcW w:w="710" w:type="pct"/>
            <w:vAlign w:val="bottom"/>
          </w:tcPr>
          <w:p w:rsidR="00BD5AB0" w:rsidRPr="008F5618" w:rsidRDefault="00BD5AB0" w:rsidP="00BD5AB0">
            <w:pPr>
              <w:spacing w:after="0"/>
              <w:jc w:val="center"/>
              <w:rPr>
                <w:sz w:val="20"/>
                <w:szCs w:val="20"/>
              </w:rPr>
            </w:pPr>
            <w:r w:rsidRPr="008F5618">
              <w:rPr>
                <w:sz w:val="20"/>
                <w:szCs w:val="20"/>
              </w:rPr>
              <w:t>604</w:t>
            </w:r>
          </w:p>
        </w:tc>
        <w:tc>
          <w:tcPr>
            <w:tcW w:w="641" w:type="pct"/>
            <w:vAlign w:val="bottom"/>
          </w:tcPr>
          <w:p w:rsidR="00BD5AB0" w:rsidRPr="008F5618" w:rsidRDefault="00BD5AB0" w:rsidP="00BD5AB0">
            <w:pPr>
              <w:spacing w:after="0"/>
              <w:jc w:val="center"/>
              <w:rPr>
                <w:sz w:val="20"/>
                <w:szCs w:val="20"/>
              </w:rPr>
            </w:pPr>
            <w:r w:rsidRPr="008F5618">
              <w:rPr>
                <w:sz w:val="20"/>
                <w:szCs w:val="20"/>
              </w:rPr>
              <w:t>502</w:t>
            </w:r>
          </w:p>
        </w:tc>
        <w:tc>
          <w:tcPr>
            <w:tcW w:w="668" w:type="pct"/>
            <w:vAlign w:val="bottom"/>
          </w:tcPr>
          <w:p w:rsidR="00BD5AB0" w:rsidRPr="008F5618" w:rsidRDefault="00BD5AB0" w:rsidP="00BD5AB0">
            <w:pPr>
              <w:spacing w:after="0"/>
              <w:jc w:val="center"/>
              <w:rPr>
                <w:sz w:val="20"/>
                <w:szCs w:val="20"/>
              </w:rPr>
            </w:pPr>
            <w:r w:rsidRPr="008F5618">
              <w:rPr>
                <w:sz w:val="20"/>
                <w:szCs w:val="20"/>
              </w:rPr>
              <w:t>1,106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1990</w:t>
            </w:r>
          </w:p>
        </w:tc>
        <w:tc>
          <w:tcPr>
            <w:tcW w:w="606" w:type="pct"/>
            <w:vAlign w:val="bottom"/>
          </w:tcPr>
          <w:p w:rsidR="00BD5AB0" w:rsidRPr="008F5618" w:rsidRDefault="00BD5AB0" w:rsidP="00BD5AB0">
            <w:pPr>
              <w:spacing w:after="0"/>
              <w:jc w:val="center"/>
              <w:rPr>
                <w:sz w:val="20"/>
                <w:szCs w:val="20"/>
              </w:rPr>
            </w:pPr>
            <w:r w:rsidRPr="008F5618">
              <w:rPr>
                <w:sz w:val="20"/>
                <w:szCs w:val="20"/>
              </w:rPr>
              <w:t>168</w:t>
            </w:r>
          </w:p>
        </w:tc>
        <w:tc>
          <w:tcPr>
            <w:tcW w:w="549" w:type="pct"/>
            <w:vAlign w:val="bottom"/>
          </w:tcPr>
          <w:p w:rsidR="00BD5AB0" w:rsidRPr="008F5618" w:rsidRDefault="00BD5AB0" w:rsidP="00BD5AB0">
            <w:pPr>
              <w:spacing w:after="0"/>
              <w:jc w:val="center"/>
              <w:rPr>
                <w:sz w:val="20"/>
                <w:szCs w:val="20"/>
              </w:rPr>
            </w:pPr>
            <w:r w:rsidRPr="008F5618">
              <w:rPr>
                <w:sz w:val="20"/>
                <w:szCs w:val="20"/>
              </w:rPr>
              <w:t>635</w:t>
            </w:r>
          </w:p>
        </w:tc>
        <w:tc>
          <w:tcPr>
            <w:tcW w:w="358" w:type="pct"/>
            <w:vAlign w:val="bottom"/>
          </w:tcPr>
          <w:p w:rsidR="00BD5AB0" w:rsidRPr="008F5618" w:rsidRDefault="00BD5AB0" w:rsidP="00BD5AB0">
            <w:pPr>
              <w:spacing w:after="0"/>
              <w:jc w:val="center"/>
              <w:rPr>
                <w:sz w:val="20"/>
                <w:szCs w:val="20"/>
              </w:rPr>
            </w:pPr>
            <w:r w:rsidRPr="008F5618">
              <w:rPr>
                <w:sz w:val="20"/>
                <w:szCs w:val="20"/>
              </w:rPr>
              <w:t>15</w:t>
            </w:r>
          </w:p>
        </w:tc>
        <w:tc>
          <w:tcPr>
            <w:tcW w:w="632" w:type="pct"/>
            <w:vAlign w:val="bottom"/>
          </w:tcPr>
          <w:p w:rsidR="00BD5AB0" w:rsidRPr="008F5618" w:rsidRDefault="00BD5AB0" w:rsidP="00BD5AB0">
            <w:pPr>
              <w:spacing w:after="0"/>
              <w:jc w:val="center"/>
              <w:rPr>
                <w:sz w:val="20"/>
                <w:szCs w:val="20"/>
              </w:rPr>
            </w:pPr>
            <w:r w:rsidRPr="008F5618">
              <w:rPr>
                <w:sz w:val="20"/>
                <w:szCs w:val="20"/>
              </w:rPr>
              <w:t>57</w:t>
            </w:r>
          </w:p>
        </w:tc>
        <w:tc>
          <w:tcPr>
            <w:tcW w:w="352" w:type="pct"/>
            <w:vAlign w:val="bottom"/>
          </w:tcPr>
          <w:p w:rsidR="00BD5AB0" w:rsidRPr="008F5618" w:rsidRDefault="00BD5AB0" w:rsidP="00BD5AB0">
            <w:pPr>
              <w:spacing w:after="0"/>
              <w:jc w:val="center"/>
              <w:rPr>
                <w:sz w:val="20"/>
                <w:szCs w:val="20"/>
              </w:rPr>
            </w:pPr>
            <w:r w:rsidRPr="008F5618">
              <w:rPr>
                <w:sz w:val="20"/>
                <w:szCs w:val="20"/>
              </w:rPr>
              <w:t>78</w:t>
            </w:r>
          </w:p>
        </w:tc>
        <w:tc>
          <w:tcPr>
            <w:tcW w:w="710" w:type="pct"/>
            <w:vAlign w:val="bottom"/>
          </w:tcPr>
          <w:p w:rsidR="00BD5AB0" w:rsidRPr="008F5618" w:rsidRDefault="00BD5AB0" w:rsidP="00BD5AB0">
            <w:pPr>
              <w:spacing w:after="0"/>
              <w:jc w:val="center"/>
              <w:rPr>
                <w:sz w:val="20"/>
                <w:szCs w:val="20"/>
              </w:rPr>
            </w:pPr>
            <w:r w:rsidRPr="008F5618">
              <w:rPr>
                <w:sz w:val="20"/>
                <w:szCs w:val="20"/>
              </w:rPr>
              <w:t>785</w:t>
            </w:r>
          </w:p>
        </w:tc>
        <w:tc>
          <w:tcPr>
            <w:tcW w:w="641" w:type="pct"/>
            <w:vAlign w:val="bottom"/>
          </w:tcPr>
          <w:p w:rsidR="00BD5AB0" w:rsidRPr="008F5618" w:rsidRDefault="00BD5AB0" w:rsidP="00BD5AB0">
            <w:pPr>
              <w:spacing w:after="0"/>
              <w:jc w:val="center"/>
              <w:rPr>
                <w:sz w:val="20"/>
                <w:szCs w:val="20"/>
              </w:rPr>
            </w:pPr>
            <w:r w:rsidRPr="008F5618">
              <w:rPr>
                <w:sz w:val="20"/>
                <w:szCs w:val="20"/>
              </w:rPr>
              <w:t>697</w:t>
            </w:r>
          </w:p>
        </w:tc>
        <w:tc>
          <w:tcPr>
            <w:tcW w:w="668" w:type="pct"/>
            <w:vAlign w:val="bottom"/>
          </w:tcPr>
          <w:p w:rsidR="00BD5AB0" w:rsidRPr="008F5618" w:rsidRDefault="00BD5AB0" w:rsidP="00BD5AB0">
            <w:pPr>
              <w:spacing w:after="0"/>
              <w:jc w:val="center"/>
              <w:rPr>
                <w:sz w:val="20"/>
                <w:szCs w:val="20"/>
              </w:rPr>
            </w:pPr>
            <w:r w:rsidRPr="008F5618">
              <w:rPr>
                <w:sz w:val="20"/>
                <w:szCs w:val="20"/>
              </w:rPr>
              <w:t>1,482</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1991</w:t>
            </w:r>
          </w:p>
        </w:tc>
        <w:tc>
          <w:tcPr>
            <w:tcW w:w="606" w:type="pct"/>
            <w:vAlign w:val="bottom"/>
          </w:tcPr>
          <w:p w:rsidR="00BD5AB0" w:rsidRPr="008F5618" w:rsidRDefault="00BD5AB0" w:rsidP="00BD5AB0">
            <w:pPr>
              <w:spacing w:after="0"/>
              <w:jc w:val="center"/>
              <w:rPr>
                <w:sz w:val="20"/>
                <w:szCs w:val="20"/>
              </w:rPr>
            </w:pPr>
            <w:r w:rsidRPr="008F5618">
              <w:rPr>
                <w:sz w:val="20"/>
                <w:szCs w:val="20"/>
              </w:rPr>
              <w:t>47</w:t>
            </w:r>
          </w:p>
        </w:tc>
        <w:tc>
          <w:tcPr>
            <w:tcW w:w="549" w:type="pct"/>
            <w:vAlign w:val="bottom"/>
          </w:tcPr>
          <w:p w:rsidR="00BD5AB0" w:rsidRPr="008F5618" w:rsidRDefault="00BD5AB0" w:rsidP="00BD5AB0">
            <w:pPr>
              <w:spacing w:after="0"/>
              <w:jc w:val="center"/>
              <w:rPr>
                <w:sz w:val="20"/>
                <w:szCs w:val="20"/>
              </w:rPr>
            </w:pPr>
            <w:r w:rsidRPr="008F5618">
              <w:rPr>
                <w:sz w:val="20"/>
                <w:szCs w:val="20"/>
              </w:rPr>
              <w:t>200</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152</w:t>
            </w:r>
          </w:p>
        </w:tc>
        <w:tc>
          <w:tcPr>
            <w:tcW w:w="352" w:type="pct"/>
            <w:vAlign w:val="bottom"/>
          </w:tcPr>
          <w:p w:rsidR="00BD5AB0" w:rsidRPr="008F5618" w:rsidRDefault="00BD5AB0" w:rsidP="00BD5AB0">
            <w:pPr>
              <w:spacing w:after="0"/>
              <w:jc w:val="center"/>
              <w:rPr>
                <w:sz w:val="20"/>
                <w:szCs w:val="20"/>
              </w:rPr>
            </w:pPr>
            <w:r w:rsidRPr="008F5618">
              <w:rPr>
                <w:sz w:val="20"/>
                <w:szCs w:val="20"/>
              </w:rPr>
              <w:t>11</w:t>
            </w:r>
          </w:p>
        </w:tc>
        <w:tc>
          <w:tcPr>
            <w:tcW w:w="710" w:type="pct"/>
            <w:vAlign w:val="bottom"/>
          </w:tcPr>
          <w:p w:rsidR="00BD5AB0" w:rsidRPr="008F5618" w:rsidRDefault="00BD5AB0" w:rsidP="00BD5AB0">
            <w:pPr>
              <w:spacing w:after="0"/>
              <w:jc w:val="center"/>
              <w:rPr>
                <w:sz w:val="20"/>
                <w:szCs w:val="20"/>
              </w:rPr>
            </w:pPr>
            <w:r w:rsidRPr="008F5618">
              <w:rPr>
                <w:sz w:val="20"/>
                <w:szCs w:val="20"/>
              </w:rPr>
              <w:t>371</w:t>
            </w:r>
          </w:p>
        </w:tc>
        <w:tc>
          <w:tcPr>
            <w:tcW w:w="641" w:type="pct"/>
            <w:vAlign w:val="bottom"/>
          </w:tcPr>
          <w:p w:rsidR="00BD5AB0" w:rsidRPr="008F5618" w:rsidRDefault="00BD5AB0" w:rsidP="00BD5AB0">
            <w:pPr>
              <w:spacing w:after="0"/>
              <w:jc w:val="center"/>
              <w:rPr>
                <w:sz w:val="20"/>
                <w:szCs w:val="20"/>
              </w:rPr>
            </w:pPr>
            <w:r w:rsidRPr="008F5618">
              <w:rPr>
                <w:sz w:val="20"/>
                <w:szCs w:val="20"/>
              </w:rPr>
              <w:t>808</w:t>
            </w:r>
          </w:p>
        </w:tc>
        <w:tc>
          <w:tcPr>
            <w:tcW w:w="668" w:type="pct"/>
            <w:vAlign w:val="bottom"/>
          </w:tcPr>
          <w:p w:rsidR="00BD5AB0" w:rsidRPr="008F5618" w:rsidRDefault="00BD5AB0" w:rsidP="00BD5AB0">
            <w:pPr>
              <w:spacing w:after="0"/>
              <w:jc w:val="center"/>
              <w:rPr>
                <w:sz w:val="20"/>
                <w:szCs w:val="20"/>
              </w:rPr>
            </w:pPr>
            <w:r w:rsidRPr="008F5618">
              <w:rPr>
                <w:sz w:val="20"/>
                <w:szCs w:val="20"/>
              </w:rPr>
              <w:t>1,179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1992</w:t>
            </w:r>
          </w:p>
        </w:tc>
        <w:tc>
          <w:tcPr>
            <w:tcW w:w="606" w:type="pct"/>
            <w:vAlign w:val="bottom"/>
          </w:tcPr>
          <w:p w:rsidR="00BD5AB0" w:rsidRPr="008F5618" w:rsidRDefault="00BD5AB0" w:rsidP="00BD5AB0">
            <w:pPr>
              <w:spacing w:after="0"/>
              <w:jc w:val="center"/>
              <w:rPr>
                <w:sz w:val="20"/>
                <w:szCs w:val="20"/>
              </w:rPr>
            </w:pPr>
            <w:r w:rsidRPr="008F5618">
              <w:rPr>
                <w:sz w:val="20"/>
                <w:szCs w:val="20"/>
              </w:rPr>
              <w:t>53</w:t>
            </w:r>
          </w:p>
        </w:tc>
        <w:tc>
          <w:tcPr>
            <w:tcW w:w="549" w:type="pct"/>
            <w:vAlign w:val="bottom"/>
          </w:tcPr>
          <w:p w:rsidR="00BD5AB0" w:rsidRPr="008F5618" w:rsidRDefault="00BD5AB0" w:rsidP="00BD5AB0">
            <w:pPr>
              <w:spacing w:after="0"/>
              <w:jc w:val="center"/>
              <w:rPr>
                <w:sz w:val="20"/>
                <w:szCs w:val="20"/>
              </w:rPr>
            </w:pPr>
            <w:r w:rsidRPr="008F5618">
              <w:rPr>
                <w:sz w:val="20"/>
                <w:szCs w:val="20"/>
              </w:rPr>
              <w:t>603</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196</w:t>
            </w:r>
          </w:p>
        </w:tc>
        <w:tc>
          <w:tcPr>
            <w:tcW w:w="352" w:type="pct"/>
            <w:vAlign w:val="bottom"/>
          </w:tcPr>
          <w:p w:rsidR="00BD5AB0" w:rsidRPr="008F5618" w:rsidRDefault="00BD5AB0" w:rsidP="00BD5AB0">
            <w:pPr>
              <w:spacing w:after="0"/>
              <w:jc w:val="center"/>
              <w:rPr>
                <w:sz w:val="20"/>
                <w:szCs w:val="20"/>
              </w:rPr>
            </w:pPr>
            <w:r w:rsidRPr="008F5618">
              <w:rPr>
                <w:sz w:val="20"/>
                <w:szCs w:val="20"/>
              </w:rPr>
              <w:t>46</w:t>
            </w:r>
          </w:p>
        </w:tc>
        <w:tc>
          <w:tcPr>
            <w:tcW w:w="710" w:type="pct"/>
            <w:vAlign w:val="bottom"/>
          </w:tcPr>
          <w:p w:rsidR="00BD5AB0" w:rsidRPr="008F5618" w:rsidRDefault="00BD5AB0" w:rsidP="00BD5AB0">
            <w:pPr>
              <w:spacing w:after="0"/>
              <w:jc w:val="center"/>
              <w:rPr>
                <w:sz w:val="20"/>
                <w:szCs w:val="20"/>
              </w:rPr>
            </w:pPr>
            <w:r w:rsidRPr="008F5618">
              <w:rPr>
                <w:sz w:val="20"/>
                <w:szCs w:val="20"/>
              </w:rPr>
              <w:t>855</w:t>
            </w:r>
          </w:p>
        </w:tc>
        <w:tc>
          <w:tcPr>
            <w:tcW w:w="641" w:type="pct"/>
            <w:vAlign w:val="bottom"/>
          </w:tcPr>
          <w:p w:rsidR="00BD5AB0" w:rsidRPr="008F5618" w:rsidRDefault="00BD5AB0" w:rsidP="00BD5AB0">
            <w:pPr>
              <w:spacing w:after="0"/>
              <w:jc w:val="center"/>
              <w:rPr>
                <w:sz w:val="20"/>
                <w:szCs w:val="20"/>
              </w:rPr>
            </w:pPr>
            <w:r w:rsidRPr="008F5618">
              <w:rPr>
                <w:sz w:val="20"/>
                <w:szCs w:val="20"/>
              </w:rPr>
              <w:t>1,020</w:t>
            </w:r>
          </w:p>
        </w:tc>
        <w:tc>
          <w:tcPr>
            <w:tcW w:w="668" w:type="pct"/>
            <w:vAlign w:val="bottom"/>
          </w:tcPr>
          <w:p w:rsidR="00BD5AB0" w:rsidRPr="008F5618" w:rsidRDefault="00BD5AB0" w:rsidP="00BD5AB0">
            <w:pPr>
              <w:spacing w:after="0"/>
              <w:jc w:val="center"/>
              <w:rPr>
                <w:sz w:val="20"/>
                <w:szCs w:val="20"/>
              </w:rPr>
            </w:pPr>
            <w:r w:rsidRPr="008F5618">
              <w:rPr>
                <w:sz w:val="20"/>
                <w:szCs w:val="20"/>
              </w:rPr>
              <w:t>1,875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1993</w:t>
            </w:r>
          </w:p>
        </w:tc>
        <w:tc>
          <w:tcPr>
            <w:tcW w:w="606" w:type="pct"/>
            <w:vAlign w:val="bottom"/>
          </w:tcPr>
          <w:p w:rsidR="00BD5AB0" w:rsidRPr="008F5618" w:rsidRDefault="00BD5AB0" w:rsidP="00BD5AB0">
            <w:pPr>
              <w:spacing w:after="0"/>
              <w:jc w:val="center"/>
              <w:rPr>
                <w:sz w:val="20"/>
                <w:szCs w:val="20"/>
              </w:rPr>
            </w:pPr>
            <w:r w:rsidRPr="008F5618">
              <w:rPr>
                <w:sz w:val="20"/>
                <w:szCs w:val="20"/>
              </w:rPr>
              <w:t>169</w:t>
            </w:r>
          </w:p>
        </w:tc>
        <w:tc>
          <w:tcPr>
            <w:tcW w:w="549" w:type="pct"/>
            <w:vAlign w:val="bottom"/>
          </w:tcPr>
          <w:p w:rsidR="00BD5AB0" w:rsidRPr="008F5618" w:rsidRDefault="00BD5AB0" w:rsidP="00BD5AB0">
            <w:pPr>
              <w:spacing w:after="0"/>
              <w:jc w:val="center"/>
              <w:rPr>
                <w:sz w:val="20"/>
                <w:szCs w:val="20"/>
              </w:rPr>
            </w:pPr>
            <w:r w:rsidRPr="008F5618">
              <w:rPr>
                <w:sz w:val="20"/>
                <w:szCs w:val="20"/>
              </w:rPr>
              <w:t>611</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92</w:t>
            </w:r>
          </w:p>
        </w:tc>
        <w:tc>
          <w:tcPr>
            <w:tcW w:w="352" w:type="pct"/>
            <w:vAlign w:val="bottom"/>
          </w:tcPr>
          <w:p w:rsidR="00BD5AB0" w:rsidRPr="008F5618" w:rsidRDefault="00BD5AB0" w:rsidP="00BD5AB0">
            <w:pPr>
              <w:spacing w:after="0"/>
              <w:jc w:val="center"/>
              <w:rPr>
                <w:sz w:val="20"/>
                <w:szCs w:val="20"/>
              </w:rPr>
            </w:pPr>
            <w:r w:rsidRPr="008F5618">
              <w:rPr>
                <w:sz w:val="20"/>
                <w:szCs w:val="20"/>
              </w:rPr>
              <w:t>19</w:t>
            </w:r>
          </w:p>
        </w:tc>
        <w:tc>
          <w:tcPr>
            <w:tcW w:w="710" w:type="pct"/>
            <w:vAlign w:val="bottom"/>
          </w:tcPr>
          <w:p w:rsidR="00BD5AB0" w:rsidRPr="008F5618" w:rsidRDefault="00BD5AB0" w:rsidP="00BD5AB0">
            <w:pPr>
              <w:spacing w:after="0"/>
              <w:jc w:val="center"/>
              <w:rPr>
                <w:sz w:val="20"/>
                <w:szCs w:val="20"/>
              </w:rPr>
            </w:pPr>
            <w:r w:rsidRPr="008F5618">
              <w:rPr>
                <w:sz w:val="20"/>
                <w:szCs w:val="20"/>
              </w:rPr>
              <w:t>730</w:t>
            </w:r>
          </w:p>
        </w:tc>
        <w:tc>
          <w:tcPr>
            <w:tcW w:w="641" w:type="pct"/>
            <w:vAlign w:val="bottom"/>
          </w:tcPr>
          <w:p w:rsidR="00BD5AB0" w:rsidRPr="008F5618" w:rsidRDefault="00BD5AB0" w:rsidP="00BD5AB0">
            <w:pPr>
              <w:spacing w:after="0"/>
              <w:jc w:val="center"/>
              <w:rPr>
                <w:sz w:val="20"/>
                <w:szCs w:val="20"/>
              </w:rPr>
            </w:pPr>
            <w:r w:rsidRPr="008F5618">
              <w:rPr>
                <w:sz w:val="20"/>
                <w:szCs w:val="20"/>
              </w:rPr>
              <w:t>859</w:t>
            </w:r>
          </w:p>
        </w:tc>
        <w:tc>
          <w:tcPr>
            <w:tcW w:w="668" w:type="pct"/>
            <w:vAlign w:val="bottom"/>
          </w:tcPr>
          <w:p w:rsidR="00BD5AB0" w:rsidRPr="008F5618" w:rsidRDefault="00BD5AB0" w:rsidP="00BD5AB0">
            <w:pPr>
              <w:spacing w:after="0"/>
              <w:jc w:val="center"/>
              <w:rPr>
                <w:sz w:val="20"/>
                <w:szCs w:val="20"/>
              </w:rPr>
            </w:pPr>
            <w:r w:rsidRPr="008F5618">
              <w:rPr>
                <w:sz w:val="20"/>
                <w:szCs w:val="20"/>
              </w:rPr>
              <w:t>1,589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1994</w:t>
            </w:r>
          </w:p>
        </w:tc>
        <w:tc>
          <w:tcPr>
            <w:tcW w:w="606" w:type="pct"/>
            <w:vAlign w:val="bottom"/>
          </w:tcPr>
          <w:p w:rsidR="00BD5AB0" w:rsidRPr="008F5618" w:rsidRDefault="00BD5AB0" w:rsidP="00BD5AB0">
            <w:pPr>
              <w:spacing w:after="0"/>
              <w:jc w:val="center"/>
              <w:rPr>
                <w:sz w:val="20"/>
                <w:szCs w:val="20"/>
              </w:rPr>
            </w:pPr>
            <w:r w:rsidRPr="008F5618">
              <w:rPr>
                <w:sz w:val="20"/>
                <w:szCs w:val="20"/>
              </w:rPr>
              <w:t>330</w:t>
            </w:r>
          </w:p>
        </w:tc>
        <w:tc>
          <w:tcPr>
            <w:tcW w:w="549" w:type="pct"/>
            <w:vAlign w:val="bottom"/>
          </w:tcPr>
          <w:p w:rsidR="00BD5AB0" w:rsidRPr="008F5618" w:rsidRDefault="00BD5AB0" w:rsidP="00BD5AB0">
            <w:pPr>
              <w:spacing w:after="0"/>
              <w:jc w:val="center"/>
              <w:rPr>
                <w:sz w:val="20"/>
                <w:szCs w:val="20"/>
              </w:rPr>
            </w:pPr>
            <w:r w:rsidRPr="008F5618">
              <w:rPr>
                <w:sz w:val="20"/>
                <w:szCs w:val="20"/>
              </w:rPr>
              <w:t>1,064</w:t>
            </w:r>
          </w:p>
        </w:tc>
        <w:tc>
          <w:tcPr>
            <w:tcW w:w="358" w:type="pct"/>
            <w:vAlign w:val="bottom"/>
          </w:tcPr>
          <w:p w:rsidR="00BD5AB0" w:rsidRPr="008F5618" w:rsidRDefault="00BD5AB0" w:rsidP="00BD5AB0">
            <w:pPr>
              <w:spacing w:after="0"/>
              <w:jc w:val="center"/>
              <w:rPr>
                <w:sz w:val="20"/>
                <w:szCs w:val="20"/>
              </w:rPr>
            </w:pPr>
            <w:r w:rsidRPr="008F5618">
              <w:rPr>
                <w:sz w:val="20"/>
                <w:szCs w:val="20"/>
              </w:rPr>
              <w:t>224</w:t>
            </w:r>
          </w:p>
        </w:tc>
        <w:tc>
          <w:tcPr>
            <w:tcW w:w="632" w:type="pct"/>
            <w:vAlign w:val="bottom"/>
          </w:tcPr>
          <w:p w:rsidR="00BD5AB0" w:rsidRPr="008F5618" w:rsidRDefault="00BD5AB0" w:rsidP="00BD5AB0">
            <w:pPr>
              <w:spacing w:after="0"/>
              <w:jc w:val="center"/>
              <w:rPr>
                <w:sz w:val="20"/>
                <w:szCs w:val="20"/>
              </w:rPr>
            </w:pPr>
            <w:r w:rsidRPr="008F5618">
              <w:rPr>
                <w:sz w:val="20"/>
                <w:szCs w:val="20"/>
              </w:rPr>
              <w:t>218</w:t>
            </w:r>
          </w:p>
        </w:tc>
        <w:tc>
          <w:tcPr>
            <w:tcW w:w="352" w:type="pct"/>
            <w:vAlign w:val="bottom"/>
          </w:tcPr>
          <w:p w:rsidR="00BD5AB0" w:rsidRPr="008F5618" w:rsidRDefault="00BD5AB0" w:rsidP="00BD5AB0">
            <w:pPr>
              <w:spacing w:after="0"/>
              <w:jc w:val="center"/>
              <w:rPr>
                <w:sz w:val="20"/>
                <w:szCs w:val="20"/>
              </w:rPr>
            </w:pPr>
            <w:r w:rsidRPr="008F5618">
              <w:rPr>
                <w:sz w:val="20"/>
                <w:szCs w:val="20"/>
              </w:rPr>
              <w:t>112</w:t>
            </w:r>
          </w:p>
        </w:tc>
        <w:tc>
          <w:tcPr>
            <w:tcW w:w="710" w:type="pct"/>
            <w:vAlign w:val="bottom"/>
          </w:tcPr>
          <w:p w:rsidR="00BD5AB0" w:rsidRPr="008F5618" w:rsidRDefault="00BD5AB0" w:rsidP="00BD5AB0">
            <w:pPr>
              <w:spacing w:after="0"/>
              <w:jc w:val="center"/>
              <w:rPr>
                <w:sz w:val="20"/>
                <w:szCs w:val="20"/>
              </w:rPr>
            </w:pPr>
            <w:r w:rsidRPr="008F5618">
              <w:rPr>
                <w:sz w:val="20"/>
                <w:szCs w:val="20"/>
              </w:rPr>
              <w:t>1,618</w:t>
            </w:r>
          </w:p>
        </w:tc>
        <w:tc>
          <w:tcPr>
            <w:tcW w:w="641" w:type="pct"/>
            <w:vAlign w:val="bottom"/>
          </w:tcPr>
          <w:p w:rsidR="00BD5AB0" w:rsidRPr="008F5618" w:rsidRDefault="00BD5AB0" w:rsidP="00BD5AB0">
            <w:pPr>
              <w:spacing w:after="0"/>
              <w:jc w:val="center"/>
              <w:rPr>
                <w:sz w:val="20"/>
                <w:szCs w:val="20"/>
              </w:rPr>
            </w:pPr>
            <w:r w:rsidRPr="008F5618">
              <w:rPr>
                <w:sz w:val="20"/>
                <w:szCs w:val="20"/>
              </w:rPr>
              <w:t>1,437</w:t>
            </w:r>
          </w:p>
        </w:tc>
        <w:tc>
          <w:tcPr>
            <w:tcW w:w="668" w:type="pct"/>
            <w:vAlign w:val="bottom"/>
          </w:tcPr>
          <w:p w:rsidR="00BD5AB0" w:rsidRPr="008F5618" w:rsidRDefault="00BD5AB0" w:rsidP="00BD5AB0">
            <w:pPr>
              <w:spacing w:after="0"/>
              <w:jc w:val="center"/>
              <w:rPr>
                <w:sz w:val="20"/>
                <w:szCs w:val="20"/>
              </w:rPr>
            </w:pPr>
            <w:r w:rsidRPr="008F5618">
              <w:rPr>
                <w:sz w:val="20"/>
                <w:szCs w:val="20"/>
              </w:rPr>
              <w:t>3,055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1995</w:t>
            </w:r>
          </w:p>
        </w:tc>
        <w:tc>
          <w:tcPr>
            <w:tcW w:w="606" w:type="pct"/>
            <w:vAlign w:val="bottom"/>
          </w:tcPr>
          <w:p w:rsidR="00BD5AB0" w:rsidRPr="008F5618" w:rsidRDefault="00BD5AB0" w:rsidP="00BD5AB0">
            <w:pPr>
              <w:spacing w:after="0"/>
              <w:jc w:val="center"/>
              <w:rPr>
                <w:sz w:val="20"/>
                <w:szCs w:val="20"/>
              </w:rPr>
            </w:pPr>
            <w:r w:rsidRPr="008F5618">
              <w:rPr>
                <w:sz w:val="20"/>
                <w:szCs w:val="20"/>
              </w:rPr>
              <w:t>82</w:t>
            </w:r>
          </w:p>
        </w:tc>
        <w:tc>
          <w:tcPr>
            <w:tcW w:w="549" w:type="pct"/>
            <w:vAlign w:val="bottom"/>
          </w:tcPr>
          <w:p w:rsidR="00BD5AB0" w:rsidRPr="008F5618" w:rsidRDefault="00BD5AB0" w:rsidP="00BD5AB0">
            <w:pPr>
              <w:spacing w:after="0"/>
              <w:jc w:val="center"/>
              <w:rPr>
                <w:sz w:val="20"/>
                <w:szCs w:val="20"/>
              </w:rPr>
            </w:pPr>
            <w:r w:rsidRPr="008F5618">
              <w:rPr>
                <w:sz w:val="20"/>
                <w:szCs w:val="20"/>
              </w:rPr>
              <w:t>264</w:t>
            </w:r>
          </w:p>
        </w:tc>
        <w:tc>
          <w:tcPr>
            <w:tcW w:w="358" w:type="pct"/>
            <w:vAlign w:val="bottom"/>
          </w:tcPr>
          <w:p w:rsidR="00BD5AB0" w:rsidRPr="008F5618" w:rsidRDefault="00BD5AB0" w:rsidP="00BD5AB0">
            <w:pPr>
              <w:spacing w:after="0"/>
              <w:jc w:val="center"/>
              <w:rPr>
                <w:sz w:val="20"/>
                <w:szCs w:val="20"/>
              </w:rPr>
            </w:pPr>
            <w:r w:rsidRPr="008F5618">
              <w:rPr>
                <w:sz w:val="20"/>
                <w:szCs w:val="20"/>
              </w:rPr>
              <w:t>5</w:t>
            </w:r>
          </w:p>
        </w:tc>
        <w:tc>
          <w:tcPr>
            <w:tcW w:w="632" w:type="pct"/>
            <w:vAlign w:val="bottom"/>
          </w:tcPr>
          <w:p w:rsidR="00BD5AB0" w:rsidRPr="008F5618" w:rsidRDefault="00BD5AB0" w:rsidP="00BD5AB0">
            <w:pPr>
              <w:spacing w:after="0"/>
              <w:jc w:val="center"/>
              <w:rPr>
                <w:sz w:val="20"/>
                <w:szCs w:val="20"/>
              </w:rPr>
            </w:pPr>
            <w:r w:rsidRPr="008F5618">
              <w:rPr>
                <w:sz w:val="20"/>
                <w:szCs w:val="20"/>
              </w:rPr>
              <w:t>65</w:t>
            </w:r>
          </w:p>
        </w:tc>
        <w:tc>
          <w:tcPr>
            <w:tcW w:w="352" w:type="pct"/>
            <w:vAlign w:val="bottom"/>
          </w:tcPr>
          <w:p w:rsidR="00BD5AB0" w:rsidRPr="008F5618" w:rsidRDefault="00BD5AB0" w:rsidP="00BD5AB0">
            <w:pPr>
              <w:spacing w:after="0"/>
              <w:jc w:val="center"/>
              <w:rPr>
                <w:sz w:val="20"/>
                <w:szCs w:val="20"/>
              </w:rPr>
            </w:pPr>
            <w:r w:rsidRPr="008F5618">
              <w:rPr>
                <w:sz w:val="20"/>
                <w:szCs w:val="20"/>
              </w:rPr>
              <w:t>26</w:t>
            </w:r>
          </w:p>
        </w:tc>
        <w:tc>
          <w:tcPr>
            <w:tcW w:w="710" w:type="pct"/>
            <w:vAlign w:val="bottom"/>
          </w:tcPr>
          <w:p w:rsidR="00BD5AB0" w:rsidRPr="008F5618" w:rsidRDefault="00BD5AB0" w:rsidP="00BD5AB0">
            <w:pPr>
              <w:spacing w:after="0"/>
              <w:jc w:val="center"/>
              <w:rPr>
                <w:sz w:val="20"/>
                <w:szCs w:val="20"/>
              </w:rPr>
            </w:pPr>
            <w:r w:rsidRPr="008F5618">
              <w:rPr>
                <w:sz w:val="20"/>
                <w:szCs w:val="20"/>
              </w:rPr>
              <w:t>360</w:t>
            </w:r>
          </w:p>
        </w:tc>
        <w:tc>
          <w:tcPr>
            <w:tcW w:w="641" w:type="pct"/>
            <w:vAlign w:val="bottom"/>
          </w:tcPr>
          <w:p w:rsidR="00BD5AB0" w:rsidRPr="008F5618" w:rsidRDefault="00BD5AB0" w:rsidP="00BD5AB0">
            <w:pPr>
              <w:spacing w:after="0"/>
              <w:jc w:val="center"/>
              <w:rPr>
                <w:sz w:val="20"/>
                <w:szCs w:val="20"/>
              </w:rPr>
            </w:pPr>
            <w:r w:rsidRPr="008F5618">
              <w:rPr>
                <w:sz w:val="20"/>
                <w:szCs w:val="20"/>
              </w:rPr>
              <w:t>460</w:t>
            </w:r>
          </w:p>
        </w:tc>
        <w:tc>
          <w:tcPr>
            <w:tcW w:w="668" w:type="pct"/>
            <w:vAlign w:val="bottom"/>
          </w:tcPr>
          <w:p w:rsidR="00BD5AB0" w:rsidRPr="008F5618" w:rsidRDefault="00BD5AB0" w:rsidP="00BD5AB0">
            <w:pPr>
              <w:spacing w:after="0"/>
              <w:jc w:val="center"/>
              <w:rPr>
                <w:sz w:val="20"/>
                <w:szCs w:val="20"/>
              </w:rPr>
            </w:pPr>
            <w:r w:rsidRPr="008F5618">
              <w:rPr>
                <w:sz w:val="20"/>
                <w:szCs w:val="20"/>
              </w:rPr>
              <w:t>820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1996</w:t>
            </w:r>
          </w:p>
        </w:tc>
        <w:tc>
          <w:tcPr>
            <w:tcW w:w="606" w:type="pct"/>
            <w:vAlign w:val="bottom"/>
          </w:tcPr>
          <w:p w:rsidR="00BD5AB0" w:rsidRPr="008F5618" w:rsidRDefault="00BD5AB0" w:rsidP="00BD5AB0">
            <w:pPr>
              <w:spacing w:after="0"/>
              <w:jc w:val="center"/>
              <w:rPr>
                <w:sz w:val="20"/>
                <w:szCs w:val="20"/>
              </w:rPr>
            </w:pPr>
            <w:r w:rsidRPr="008F5618">
              <w:rPr>
                <w:sz w:val="20"/>
                <w:szCs w:val="20"/>
              </w:rPr>
              <w:t>160</w:t>
            </w:r>
          </w:p>
        </w:tc>
        <w:tc>
          <w:tcPr>
            <w:tcW w:w="549" w:type="pct"/>
            <w:vAlign w:val="bottom"/>
          </w:tcPr>
          <w:p w:rsidR="00BD5AB0" w:rsidRPr="008F5618" w:rsidRDefault="00BD5AB0" w:rsidP="00BD5AB0">
            <w:pPr>
              <w:spacing w:after="0"/>
              <w:jc w:val="center"/>
              <w:rPr>
                <w:sz w:val="20"/>
                <w:szCs w:val="20"/>
              </w:rPr>
            </w:pPr>
            <w:r w:rsidRPr="008F5618">
              <w:rPr>
                <w:sz w:val="20"/>
                <w:szCs w:val="20"/>
              </w:rPr>
              <w:t>446</w:t>
            </w:r>
          </w:p>
        </w:tc>
        <w:tc>
          <w:tcPr>
            <w:tcW w:w="358" w:type="pct"/>
            <w:vAlign w:val="bottom"/>
          </w:tcPr>
          <w:p w:rsidR="00BD5AB0" w:rsidRPr="008F5618" w:rsidRDefault="00BD5AB0" w:rsidP="00BD5AB0">
            <w:pPr>
              <w:spacing w:after="0"/>
              <w:jc w:val="center"/>
              <w:rPr>
                <w:sz w:val="20"/>
                <w:szCs w:val="20"/>
              </w:rPr>
            </w:pPr>
            <w:r w:rsidRPr="008F5618">
              <w:rPr>
                <w:sz w:val="20"/>
                <w:szCs w:val="20"/>
              </w:rPr>
              <w:t>11</w:t>
            </w:r>
          </w:p>
        </w:tc>
        <w:tc>
          <w:tcPr>
            <w:tcW w:w="632" w:type="pct"/>
            <w:vAlign w:val="bottom"/>
          </w:tcPr>
          <w:p w:rsidR="00BD5AB0" w:rsidRPr="008F5618" w:rsidRDefault="00BD5AB0" w:rsidP="00BD5AB0">
            <w:pPr>
              <w:spacing w:after="0"/>
              <w:jc w:val="center"/>
              <w:rPr>
                <w:sz w:val="20"/>
                <w:szCs w:val="20"/>
              </w:rPr>
            </w:pPr>
            <w:r w:rsidRPr="008F5618">
              <w:rPr>
                <w:sz w:val="20"/>
                <w:szCs w:val="20"/>
              </w:rPr>
              <w:t>133</w:t>
            </w:r>
          </w:p>
        </w:tc>
        <w:tc>
          <w:tcPr>
            <w:tcW w:w="352" w:type="pct"/>
            <w:vAlign w:val="bottom"/>
          </w:tcPr>
          <w:p w:rsidR="00BD5AB0" w:rsidRPr="008F5618" w:rsidRDefault="00BD5AB0" w:rsidP="00BD5AB0">
            <w:pPr>
              <w:spacing w:after="0"/>
              <w:jc w:val="center"/>
              <w:rPr>
                <w:sz w:val="20"/>
                <w:szCs w:val="20"/>
              </w:rPr>
            </w:pPr>
            <w:r w:rsidRPr="008F5618">
              <w:rPr>
                <w:sz w:val="20"/>
                <w:szCs w:val="20"/>
              </w:rPr>
              <w:t>36</w:t>
            </w:r>
          </w:p>
        </w:tc>
        <w:tc>
          <w:tcPr>
            <w:tcW w:w="710" w:type="pct"/>
            <w:vAlign w:val="bottom"/>
          </w:tcPr>
          <w:p w:rsidR="00BD5AB0" w:rsidRPr="008F5618" w:rsidRDefault="00BD5AB0" w:rsidP="00BD5AB0">
            <w:pPr>
              <w:spacing w:after="0"/>
              <w:jc w:val="center"/>
              <w:rPr>
                <w:sz w:val="20"/>
                <w:szCs w:val="20"/>
              </w:rPr>
            </w:pPr>
            <w:r w:rsidRPr="008F5618">
              <w:rPr>
                <w:sz w:val="20"/>
                <w:szCs w:val="20"/>
              </w:rPr>
              <w:t>626</w:t>
            </w:r>
          </w:p>
        </w:tc>
        <w:tc>
          <w:tcPr>
            <w:tcW w:w="641" w:type="pct"/>
            <w:vAlign w:val="bottom"/>
          </w:tcPr>
          <w:p w:rsidR="00BD5AB0" w:rsidRPr="008F5618" w:rsidRDefault="00BD5AB0" w:rsidP="00BD5AB0">
            <w:pPr>
              <w:spacing w:after="0"/>
              <w:jc w:val="center"/>
              <w:rPr>
                <w:sz w:val="20"/>
                <w:szCs w:val="20"/>
              </w:rPr>
            </w:pPr>
            <w:r w:rsidRPr="008F5618">
              <w:rPr>
                <w:sz w:val="20"/>
                <w:szCs w:val="20"/>
              </w:rPr>
              <w:t>515</w:t>
            </w:r>
          </w:p>
        </w:tc>
        <w:tc>
          <w:tcPr>
            <w:tcW w:w="668" w:type="pct"/>
            <w:vAlign w:val="bottom"/>
          </w:tcPr>
          <w:p w:rsidR="00BD5AB0" w:rsidRPr="008F5618" w:rsidRDefault="00BD5AB0" w:rsidP="00BD5AB0">
            <w:pPr>
              <w:spacing w:after="0"/>
              <w:jc w:val="center"/>
              <w:rPr>
                <w:sz w:val="20"/>
                <w:szCs w:val="20"/>
              </w:rPr>
            </w:pPr>
            <w:r w:rsidRPr="008F5618">
              <w:rPr>
                <w:sz w:val="20"/>
                <w:szCs w:val="20"/>
              </w:rPr>
              <w:t>1,141</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1997</w:t>
            </w:r>
          </w:p>
        </w:tc>
        <w:tc>
          <w:tcPr>
            <w:tcW w:w="606" w:type="pct"/>
            <w:vAlign w:val="bottom"/>
          </w:tcPr>
          <w:p w:rsidR="00BD5AB0" w:rsidRPr="008F5618" w:rsidRDefault="00BD5AB0" w:rsidP="00BD5AB0">
            <w:pPr>
              <w:spacing w:after="0"/>
              <w:jc w:val="center"/>
              <w:rPr>
                <w:sz w:val="20"/>
                <w:szCs w:val="20"/>
              </w:rPr>
            </w:pPr>
            <w:r w:rsidRPr="008F5618">
              <w:rPr>
                <w:sz w:val="20"/>
                <w:szCs w:val="20"/>
              </w:rPr>
              <w:t>43</w:t>
            </w:r>
          </w:p>
        </w:tc>
        <w:tc>
          <w:tcPr>
            <w:tcW w:w="549" w:type="pct"/>
            <w:vAlign w:val="bottom"/>
          </w:tcPr>
          <w:p w:rsidR="00BD5AB0" w:rsidRPr="008F5618" w:rsidRDefault="00BD5AB0" w:rsidP="00BD5AB0">
            <w:pPr>
              <w:spacing w:after="0"/>
              <w:jc w:val="center"/>
              <w:rPr>
                <w:sz w:val="20"/>
                <w:szCs w:val="20"/>
              </w:rPr>
            </w:pPr>
            <w:r w:rsidRPr="008F5618">
              <w:rPr>
                <w:sz w:val="20"/>
                <w:szCs w:val="20"/>
              </w:rPr>
              <w:t>94</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0</w:t>
            </w:r>
          </w:p>
        </w:tc>
        <w:tc>
          <w:tcPr>
            <w:tcW w:w="352" w:type="pct"/>
            <w:vAlign w:val="bottom"/>
          </w:tcPr>
          <w:p w:rsidR="00BD5AB0" w:rsidRPr="008F5618" w:rsidRDefault="00BD5AB0" w:rsidP="00BD5AB0">
            <w:pPr>
              <w:spacing w:after="0"/>
              <w:jc w:val="center"/>
              <w:rPr>
                <w:sz w:val="20"/>
                <w:szCs w:val="20"/>
              </w:rPr>
            </w:pPr>
            <w:r w:rsidRPr="008F5618">
              <w:rPr>
                <w:sz w:val="20"/>
                <w:szCs w:val="20"/>
              </w:rPr>
              <w:t>50</w:t>
            </w:r>
          </w:p>
        </w:tc>
        <w:tc>
          <w:tcPr>
            <w:tcW w:w="710" w:type="pct"/>
            <w:vAlign w:val="bottom"/>
          </w:tcPr>
          <w:p w:rsidR="00BD5AB0" w:rsidRPr="008F5618" w:rsidRDefault="00BD5AB0" w:rsidP="00BD5AB0">
            <w:pPr>
              <w:spacing w:after="0"/>
              <w:jc w:val="center"/>
              <w:rPr>
                <w:sz w:val="20"/>
                <w:szCs w:val="20"/>
              </w:rPr>
            </w:pPr>
            <w:r w:rsidRPr="008F5618">
              <w:rPr>
                <w:sz w:val="20"/>
                <w:szCs w:val="20"/>
              </w:rPr>
              <w:t>148</w:t>
            </w:r>
          </w:p>
        </w:tc>
        <w:tc>
          <w:tcPr>
            <w:tcW w:w="641" w:type="pct"/>
            <w:vAlign w:val="bottom"/>
          </w:tcPr>
          <w:p w:rsidR="00BD5AB0" w:rsidRPr="008F5618" w:rsidRDefault="00BD5AB0" w:rsidP="00BD5AB0">
            <w:pPr>
              <w:spacing w:after="0"/>
              <w:jc w:val="center"/>
              <w:rPr>
                <w:sz w:val="20"/>
                <w:szCs w:val="20"/>
              </w:rPr>
            </w:pPr>
            <w:r w:rsidRPr="008F5618">
              <w:rPr>
                <w:sz w:val="20"/>
                <w:szCs w:val="20"/>
              </w:rPr>
              <w:t>609</w:t>
            </w:r>
          </w:p>
        </w:tc>
        <w:tc>
          <w:tcPr>
            <w:tcW w:w="668" w:type="pct"/>
            <w:vAlign w:val="bottom"/>
          </w:tcPr>
          <w:p w:rsidR="00BD5AB0" w:rsidRPr="008F5618" w:rsidRDefault="00BD5AB0" w:rsidP="00BD5AB0">
            <w:pPr>
              <w:spacing w:after="0"/>
              <w:jc w:val="center"/>
              <w:rPr>
                <w:sz w:val="20"/>
                <w:szCs w:val="20"/>
              </w:rPr>
            </w:pPr>
            <w:r w:rsidRPr="008F5618">
              <w:rPr>
                <w:sz w:val="20"/>
                <w:szCs w:val="20"/>
              </w:rPr>
              <w:t>757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1998</w:t>
            </w:r>
          </w:p>
        </w:tc>
        <w:tc>
          <w:tcPr>
            <w:tcW w:w="606" w:type="pct"/>
            <w:vAlign w:val="bottom"/>
          </w:tcPr>
          <w:p w:rsidR="00BD5AB0" w:rsidRPr="008F5618" w:rsidRDefault="00BD5AB0" w:rsidP="00BD5AB0">
            <w:pPr>
              <w:spacing w:after="0"/>
              <w:jc w:val="center"/>
              <w:rPr>
                <w:sz w:val="20"/>
                <w:szCs w:val="20"/>
              </w:rPr>
            </w:pPr>
            <w:r w:rsidRPr="008F5618">
              <w:rPr>
                <w:sz w:val="20"/>
                <w:szCs w:val="20"/>
              </w:rPr>
              <w:t>157</w:t>
            </w:r>
          </w:p>
        </w:tc>
        <w:tc>
          <w:tcPr>
            <w:tcW w:w="549" w:type="pct"/>
            <w:vAlign w:val="bottom"/>
          </w:tcPr>
          <w:p w:rsidR="00BD5AB0" w:rsidRPr="008F5618" w:rsidRDefault="00BD5AB0" w:rsidP="00BD5AB0">
            <w:pPr>
              <w:spacing w:after="0"/>
              <w:jc w:val="center"/>
              <w:rPr>
                <w:sz w:val="20"/>
                <w:szCs w:val="20"/>
              </w:rPr>
            </w:pPr>
            <w:r w:rsidRPr="008F5618">
              <w:rPr>
                <w:sz w:val="20"/>
                <w:szCs w:val="20"/>
              </w:rPr>
              <w:t>437</w:t>
            </w:r>
          </w:p>
        </w:tc>
        <w:tc>
          <w:tcPr>
            <w:tcW w:w="358" w:type="pct"/>
            <w:vAlign w:val="bottom"/>
          </w:tcPr>
          <w:p w:rsidR="00BD5AB0" w:rsidRPr="008F5618" w:rsidRDefault="00BD5AB0" w:rsidP="00BD5AB0">
            <w:pPr>
              <w:spacing w:after="0"/>
              <w:jc w:val="center"/>
              <w:rPr>
                <w:sz w:val="20"/>
                <w:szCs w:val="20"/>
              </w:rPr>
            </w:pPr>
            <w:r w:rsidRPr="008F5618">
              <w:rPr>
                <w:sz w:val="20"/>
                <w:szCs w:val="20"/>
              </w:rPr>
              <w:t>17</w:t>
            </w:r>
          </w:p>
        </w:tc>
        <w:tc>
          <w:tcPr>
            <w:tcW w:w="632" w:type="pct"/>
            <w:vAlign w:val="bottom"/>
          </w:tcPr>
          <w:p w:rsidR="00BD5AB0" w:rsidRPr="008F5618" w:rsidRDefault="00BD5AB0" w:rsidP="00BD5AB0">
            <w:pPr>
              <w:spacing w:after="0"/>
              <w:jc w:val="center"/>
              <w:rPr>
                <w:sz w:val="20"/>
                <w:szCs w:val="20"/>
              </w:rPr>
            </w:pPr>
            <w:r w:rsidRPr="008F5618">
              <w:rPr>
                <w:sz w:val="20"/>
                <w:szCs w:val="20"/>
              </w:rPr>
              <w:t>43</w:t>
            </w:r>
          </w:p>
        </w:tc>
        <w:tc>
          <w:tcPr>
            <w:tcW w:w="352" w:type="pct"/>
            <w:vAlign w:val="bottom"/>
          </w:tcPr>
          <w:p w:rsidR="00BD5AB0" w:rsidRPr="008F5618" w:rsidRDefault="00BD5AB0" w:rsidP="00BD5AB0">
            <w:pPr>
              <w:spacing w:after="0"/>
              <w:jc w:val="center"/>
              <w:rPr>
                <w:sz w:val="20"/>
                <w:szCs w:val="20"/>
              </w:rPr>
            </w:pPr>
            <w:r w:rsidRPr="008F5618">
              <w:rPr>
                <w:sz w:val="20"/>
                <w:szCs w:val="20"/>
              </w:rPr>
              <w:t>54</w:t>
            </w:r>
          </w:p>
        </w:tc>
        <w:tc>
          <w:tcPr>
            <w:tcW w:w="710" w:type="pct"/>
            <w:vAlign w:val="bottom"/>
          </w:tcPr>
          <w:p w:rsidR="00BD5AB0" w:rsidRPr="008F5618" w:rsidRDefault="00BD5AB0" w:rsidP="00BD5AB0">
            <w:pPr>
              <w:spacing w:after="0"/>
              <w:jc w:val="center"/>
              <w:rPr>
                <w:sz w:val="20"/>
                <w:szCs w:val="20"/>
              </w:rPr>
            </w:pPr>
            <w:r w:rsidRPr="008F5618">
              <w:rPr>
                <w:sz w:val="20"/>
                <w:szCs w:val="20"/>
              </w:rPr>
              <w:t>551</w:t>
            </w:r>
          </w:p>
        </w:tc>
        <w:tc>
          <w:tcPr>
            <w:tcW w:w="641" w:type="pct"/>
            <w:vAlign w:val="bottom"/>
          </w:tcPr>
          <w:p w:rsidR="00BD5AB0" w:rsidRPr="008F5618" w:rsidRDefault="00BD5AB0" w:rsidP="00BD5AB0">
            <w:pPr>
              <w:spacing w:after="0"/>
              <w:jc w:val="center"/>
              <w:rPr>
                <w:sz w:val="20"/>
                <w:szCs w:val="20"/>
              </w:rPr>
            </w:pPr>
            <w:r w:rsidRPr="008F5618">
              <w:rPr>
                <w:sz w:val="20"/>
                <w:szCs w:val="20"/>
              </w:rPr>
              <w:t>862</w:t>
            </w:r>
          </w:p>
        </w:tc>
        <w:tc>
          <w:tcPr>
            <w:tcW w:w="668" w:type="pct"/>
            <w:vAlign w:val="bottom"/>
          </w:tcPr>
          <w:p w:rsidR="00BD5AB0" w:rsidRPr="008F5618" w:rsidRDefault="00BD5AB0" w:rsidP="00BD5AB0">
            <w:pPr>
              <w:spacing w:after="0"/>
              <w:jc w:val="center"/>
              <w:rPr>
                <w:sz w:val="20"/>
                <w:szCs w:val="20"/>
              </w:rPr>
            </w:pPr>
            <w:r w:rsidRPr="008F5618">
              <w:rPr>
                <w:sz w:val="20"/>
                <w:szCs w:val="20"/>
              </w:rPr>
              <w:t>1,413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1999</w:t>
            </w:r>
          </w:p>
        </w:tc>
        <w:tc>
          <w:tcPr>
            <w:tcW w:w="606" w:type="pct"/>
            <w:vAlign w:val="bottom"/>
          </w:tcPr>
          <w:p w:rsidR="00BD5AB0" w:rsidRPr="008F5618" w:rsidRDefault="00BD5AB0" w:rsidP="00BD5AB0">
            <w:pPr>
              <w:spacing w:after="0"/>
              <w:jc w:val="center"/>
              <w:rPr>
                <w:sz w:val="20"/>
                <w:szCs w:val="20"/>
              </w:rPr>
            </w:pPr>
            <w:r w:rsidRPr="008F5618">
              <w:rPr>
                <w:sz w:val="20"/>
                <w:szCs w:val="20"/>
              </w:rPr>
              <w:t>160</w:t>
            </w:r>
          </w:p>
        </w:tc>
        <w:tc>
          <w:tcPr>
            <w:tcW w:w="549" w:type="pct"/>
            <w:vAlign w:val="bottom"/>
          </w:tcPr>
          <w:p w:rsidR="00BD5AB0" w:rsidRPr="008F5618" w:rsidRDefault="00BD5AB0" w:rsidP="00BD5AB0">
            <w:pPr>
              <w:spacing w:after="0"/>
              <w:jc w:val="center"/>
              <w:rPr>
                <w:sz w:val="20"/>
                <w:szCs w:val="20"/>
              </w:rPr>
            </w:pPr>
            <w:r w:rsidRPr="008F5618">
              <w:rPr>
                <w:sz w:val="20"/>
                <w:szCs w:val="20"/>
              </w:rPr>
              <w:t>485</w:t>
            </w:r>
          </w:p>
        </w:tc>
        <w:tc>
          <w:tcPr>
            <w:tcW w:w="358" w:type="pct"/>
            <w:vAlign w:val="bottom"/>
          </w:tcPr>
          <w:p w:rsidR="00BD5AB0" w:rsidRPr="008F5618" w:rsidRDefault="00BD5AB0" w:rsidP="00BD5AB0">
            <w:pPr>
              <w:spacing w:after="0"/>
              <w:jc w:val="center"/>
              <w:rPr>
                <w:sz w:val="20"/>
                <w:szCs w:val="20"/>
              </w:rPr>
            </w:pPr>
            <w:r w:rsidRPr="008F5618">
              <w:rPr>
                <w:sz w:val="20"/>
                <w:szCs w:val="20"/>
              </w:rPr>
              <w:t>5</w:t>
            </w:r>
          </w:p>
        </w:tc>
        <w:tc>
          <w:tcPr>
            <w:tcW w:w="632" w:type="pct"/>
            <w:vAlign w:val="bottom"/>
          </w:tcPr>
          <w:p w:rsidR="00BD5AB0" w:rsidRPr="008F5618" w:rsidRDefault="00BD5AB0" w:rsidP="00BD5AB0">
            <w:pPr>
              <w:spacing w:after="0"/>
              <w:jc w:val="center"/>
              <w:rPr>
                <w:sz w:val="20"/>
                <w:szCs w:val="20"/>
              </w:rPr>
            </w:pPr>
            <w:r w:rsidRPr="008F5618">
              <w:rPr>
                <w:sz w:val="20"/>
                <w:szCs w:val="20"/>
              </w:rPr>
              <w:t>58</w:t>
            </w:r>
          </w:p>
        </w:tc>
        <w:tc>
          <w:tcPr>
            <w:tcW w:w="352" w:type="pct"/>
            <w:vAlign w:val="bottom"/>
          </w:tcPr>
          <w:p w:rsidR="00BD5AB0" w:rsidRPr="008F5618" w:rsidRDefault="00BD5AB0" w:rsidP="00BD5AB0">
            <w:pPr>
              <w:spacing w:after="0"/>
              <w:jc w:val="center"/>
              <w:rPr>
                <w:sz w:val="20"/>
                <w:szCs w:val="20"/>
              </w:rPr>
            </w:pPr>
            <w:r w:rsidRPr="008F5618">
              <w:rPr>
                <w:sz w:val="20"/>
                <w:szCs w:val="20"/>
              </w:rPr>
              <w:t>42</w:t>
            </w:r>
          </w:p>
        </w:tc>
        <w:tc>
          <w:tcPr>
            <w:tcW w:w="710" w:type="pct"/>
            <w:vAlign w:val="bottom"/>
          </w:tcPr>
          <w:p w:rsidR="00BD5AB0" w:rsidRPr="008F5618" w:rsidRDefault="00BD5AB0" w:rsidP="00BD5AB0">
            <w:pPr>
              <w:spacing w:after="0"/>
              <w:jc w:val="center"/>
              <w:rPr>
                <w:sz w:val="20"/>
                <w:szCs w:val="20"/>
              </w:rPr>
            </w:pPr>
            <w:r w:rsidRPr="008F5618">
              <w:rPr>
                <w:sz w:val="20"/>
                <w:szCs w:val="20"/>
              </w:rPr>
              <w:t>590</w:t>
            </w:r>
          </w:p>
        </w:tc>
        <w:tc>
          <w:tcPr>
            <w:tcW w:w="641" w:type="pct"/>
            <w:vAlign w:val="bottom"/>
          </w:tcPr>
          <w:p w:rsidR="00BD5AB0" w:rsidRPr="008F5618" w:rsidRDefault="00BD5AB0" w:rsidP="00BD5AB0">
            <w:pPr>
              <w:spacing w:after="0"/>
              <w:jc w:val="center"/>
              <w:rPr>
                <w:sz w:val="20"/>
                <w:szCs w:val="20"/>
              </w:rPr>
            </w:pPr>
            <w:r w:rsidRPr="008F5618">
              <w:rPr>
                <w:sz w:val="20"/>
                <w:szCs w:val="20"/>
              </w:rPr>
              <w:t>845</w:t>
            </w:r>
          </w:p>
        </w:tc>
        <w:tc>
          <w:tcPr>
            <w:tcW w:w="668" w:type="pct"/>
            <w:vAlign w:val="bottom"/>
          </w:tcPr>
          <w:p w:rsidR="00BD5AB0" w:rsidRPr="008F5618" w:rsidRDefault="00BD5AB0" w:rsidP="00BD5AB0">
            <w:pPr>
              <w:spacing w:after="0"/>
              <w:jc w:val="center"/>
              <w:rPr>
                <w:sz w:val="20"/>
                <w:szCs w:val="20"/>
              </w:rPr>
            </w:pPr>
            <w:r w:rsidRPr="008F5618">
              <w:rPr>
                <w:sz w:val="20"/>
                <w:szCs w:val="20"/>
              </w:rPr>
              <w:t>1,435</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2000</w:t>
            </w:r>
          </w:p>
        </w:tc>
        <w:tc>
          <w:tcPr>
            <w:tcW w:w="606" w:type="pct"/>
            <w:vAlign w:val="bottom"/>
          </w:tcPr>
          <w:p w:rsidR="00BD5AB0" w:rsidRPr="008F5618" w:rsidRDefault="00BD5AB0" w:rsidP="00BD5AB0">
            <w:pPr>
              <w:spacing w:after="0"/>
              <w:jc w:val="center"/>
              <w:rPr>
                <w:sz w:val="20"/>
                <w:szCs w:val="20"/>
              </w:rPr>
            </w:pPr>
            <w:r w:rsidRPr="008F5618">
              <w:rPr>
                <w:sz w:val="20"/>
                <w:szCs w:val="20"/>
              </w:rPr>
              <w:t>103</w:t>
            </w:r>
          </w:p>
        </w:tc>
        <w:tc>
          <w:tcPr>
            <w:tcW w:w="549" w:type="pct"/>
            <w:vAlign w:val="bottom"/>
          </w:tcPr>
          <w:p w:rsidR="00BD5AB0" w:rsidRPr="008F5618" w:rsidRDefault="00BD5AB0" w:rsidP="00BD5AB0">
            <w:pPr>
              <w:spacing w:after="0"/>
              <w:jc w:val="center"/>
              <w:rPr>
                <w:sz w:val="20"/>
                <w:szCs w:val="20"/>
              </w:rPr>
            </w:pPr>
            <w:r w:rsidRPr="008F5618">
              <w:rPr>
                <w:sz w:val="20"/>
                <w:szCs w:val="20"/>
              </w:rPr>
              <w:t>228</w:t>
            </w:r>
          </w:p>
        </w:tc>
        <w:tc>
          <w:tcPr>
            <w:tcW w:w="358" w:type="pct"/>
            <w:vAlign w:val="bottom"/>
          </w:tcPr>
          <w:p w:rsidR="00BD5AB0" w:rsidRPr="008F5618" w:rsidRDefault="00BD5AB0" w:rsidP="00BD5AB0">
            <w:pPr>
              <w:spacing w:after="0"/>
              <w:jc w:val="center"/>
              <w:rPr>
                <w:sz w:val="20"/>
                <w:szCs w:val="20"/>
              </w:rPr>
            </w:pPr>
            <w:r w:rsidRPr="008F5618">
              <w:rPr>
                <w:sz w:val="20"/>
                <w:szCs w:val="20"/>
              </w:rPr>
              <w:t>6</w:t>
            </w:r>
          </w:p>
        </w:tc>
        <w:tc>
          <w:tcPr>
            <w:tcW w:w="632" w:type="pct"/>
            <w:vAlign w:val="bottom"/>
          </w:tcPr>
          <w:p w:rsidR="00BD5AB0" w:rsidRPr="008F5618" w:rsidRDefault="00BD5AB0" w:rsidP="00BD5AB0">
            <w:pPr>
              <w:spacing w:after="0"/>
              <w:jc w:val="center"/>
              <w:rPr>
                <w:sz w:val="20"/>
                <w:szCs w:val="20"/>
              </w:rPr>
            </w:pPr>
            <w:r w:rsidRPr="008F5618">
              <w:rPr>
                <w:sz w:val="20"/>
                <w:szCs w:val="20"/>
              </w:rPr>
              <w:t>23</w:t>
            </w:r>
          </w:p>
        </w:tc>
        <w:tc>
          <w:tcPr>
            <w:tcW w:w="352" w:type="pct"/>
            <w:vAlign w:val="bottom"/>
          </w:tcPr>
          <w:p w:rsidR="00BD5AB0" w:rsidRPr="008F5618" w:rsidRDefault="00BD5AB0" w:rsidP="00BD5AB0">
            <w:pPr>
              <w:spacing w:after="0"/>
              <w:jc w:val="center"/>
              <w:rPr>
                <w:sz w:val="20"/>
                <w:szCs w:val="20"/>
              </w:rPr>
            </w:pPr>
            <w:r w:rsidRPr="008F5618">
              <w:rPr>
                <w:sz w:val="20"/>
                <w:szCs w:val="20"/>
              </w:rPr>
              <w:t>29</w:t>
            </w:r>
          </w:p>
        </w:tc>
        <w:tc>
          <w:tcPr>
            <w:tcW w:w="710" w:type="pct"/>
            <w:vAlign w:val="bottom"/>
          </w:tcPr>
          <w:p w:rsidR="00BD5AB0" w:rsidRPr="008F5618" w:rsidRDefault="00BD5AB0" w:rsidP="00BD5AB0">
            <w:pPr>
              <w:spacing w:after="0"/>
              <w:jc w:val="center"/>
              <w:rPr>
                <w:sz w:val="20"/>
                <w:szCs w:val="20"/>
              </w:rPr>
            </w:pPr>
            <w:r w:rsidRPr="008F5618">
              <w:rPr>
                <w:sz w:val="20"/>
                <w:szCs w:val="20"/>
              </w:rPr>
              <w:t>286</w:t>
            </w:r>
          </w:p>
        </w:tc>
        <w:tc>
          <w:tcPr>
            <w:tcW w:w="641" w:type="pct"/>
            <w:vAlign w:val="bottom"/>
          </w:tcPr>
          <w:p w:rsidR="00BD5AB0" w:rsidRPr="008F5618" w:rsidRDefault="00BD5AB0" w:rsidP="00BD5AB0">
            <w:pPr>
              <w:spacing w:after="0"/>
              <w:jc w:val="center"/>
              <w:rPr>
                <w:sz w:val="20"/>
                <w:szCs w:val="20"/>
              </w:rPr>
            </w:pPr>
            <w:r w:rsidRPr="008F5618">
              <w:rPr>
                <w:sz w:val="20"/>
                <w:szCs w:val="20"/>
              </w:rPr>
              <w:t>683</w:t>
            </w:r>
          </w:p>
        </w:tc>
        <w:tc>
          <w:tcPr>
            <w:tcW w:w="668" w:type="pct"/>
            <w:vAlign w:val="bottom"/>
          </w:tcPr>
          <w:p w:rsidR="00BD5AB0" w:rsidRPr="008F5618" w:rsidRDefault="00BD5AB0" w:rsidP="00BD5AB0">
            <w:pPr>
              <w:spacing w:after="0"/>
              <w:jc w:val="center"/>
              <w:rPr>
                <w:sz w:val="20"/>
                <w:szCs w:val="20"/>
              </w:rPr>
            </w:pPr>
            <w:r w:rsidRPr="008F5618">
              <w:rPr>
                <w:sz w:val="20"/>
                <w:szCs w:val="20"/>
              </w:rPr>
              <w:t>969</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2001</w:t>
            </w:r>
          </w:p>
        </w:tc>
        <w:tc>
          <w:tcPr>
            <w:tcW w:w="606" w:type="pct"/>
            <w:vAlign w:val="bottom"/>
          </w:tcPr>
          <w:p w:rsidR="00BD5AB0" w:rsidRPr="008F5618" w:rsidRDefault="00BD5AB0" w:rsidP="00BD5AB0">
            <w:pPr>
              <w:spacing w:after="0"/>
              <w:jc w:val="center"/>
              <w:rPr>
                <w:sz w:val="20"/>
                <w:szCs w:val="20"/>
              </w:rPr>
            </w:pPr>
            <w:r w:rsidRPr="008F5618">
              <w:rPr>
                <w:sz w:val="20"/>
                <w:szCs w:val="20"/>
              </w:rPr>
              <w:t>149</w:t>
            </w:r>
          </w:p>
        </w:tc>
        <w:tc>
          <w:tcPr>
            <w:tcW w:w="549" w:type="pct"/>
            <w:vAlign w:val="bottom"/>
          </w:tcPr>
          <w:p w:rsidR="00BD5AB0" w:rsidRPr="008F5618" w:rsidRDefault="00BD5AB0" w:rsidP="00BD5AB0">
            <w:pPr>
              <w:spacing w:after="0"/>
              <w:jc w:val="center"/>
              <w:rPr>
                <w:sz w:val="20"/>
                <w:szCs w:val="20"/>
              </w:rPr>
            </w:pPr>
            <w:r w:rsidRPr="008F5618">
              <w:rPr>
                <w:sz w:val="20"/>
                <w:szCs w:val="20"/>
              </w:rPr>
              <w:t>435</w:t>
            </w:r>
          </w:p>
        </w:tc>
        <w:tc>
          <w:tcPr>
            <w:tcW w:w="358" w:type="pct"/>
            <w:vAlign w:val="bottom"/>
          </w:tcPr>
          <w:p w:rsidR="00BD5AB0" w:rsidRPr="008F5618" w:rsidRDefault="00BD5AB0" w:rsidP="00BD5AB0">
            <w:pPr>
              <w:spacing w:after="0"/>
              <w:jc w:val="center"/>
              <w:rPr>
                <w:sz w:val="20"/>
                <w:szCs w:val="20"/>
              </w:rPr>
            </w:pPr>
            <w:r w:rsidRPr="008F5618">
              <w:rPr>
                <w:sz w:val="20"/>
                <w:szCs w:val="20"/>
              </w:rPr>
              <w:t>10</w:t>
            </w:r>
          </w:p>
        </w:tc>
        <w:tc>
          <w:tcPr>
            <w:tcW w:w="632" w:type="pct"/>
            <w:vAlign w:val="bottom"/>
          </w:tcPr>
          <w:p w:rsidR="00BD5AB0" w:rsidRPr="008F5618" w:rsidRDefault="00BD5AB0" w:rsidP="00BD5AB0">
            <w:pPr>
              <w:spacing w:after="0"/>
              <w:jc w:val="center"/>
              <w:rPr>
                <w:sz w:val="20"/>
                <w:szCs w:val="20"/>
              </w:rPr>
            </w:pPr>
            <w:r w:rsidRPr="008F5618">
              <w:rPr>
                <w:sz w:val="20"/>
                <w:szCs w:val="20"/>
              </w:rPr>
              <w:t>41</w:t>
            </w:r>
          </w:p>
        </w:tc>
        <w:tc>
          <w:tcPr>
            <w:tcW w:w="352" w:type="pct"/>
            <w:vAlign w:val="bottom"/>
          </w:tcPr>
          <w:p w:rsidR="00BD5AB0" w:rsidRPr="008F5618" w:rsidRDefault="00BD5AB0" w:rsidP="00BD5AB0">
            <w:pPr>
              <w:spacing w:after="0"/>
              <w:jc w:val="center"/>
              <w:rPr>
                <w:sz w:val="20"/>
                <w:szCs w:val="20"/>
              </w:rPr>
            </w:pPr>
            <w:r w:rsidRPr="008F5618">
              <w:rPr>
                <w:sz w:val="20"/>
                <w:szCs w:val="20"/>
              </w:rPr>
              <w:t>55</w:t>
            </w:r>
          </w:p>
        </w:tc>
        <w:tc>
          <w:tcPr>
            <w:tcW w:w="710" w:type="pct"/>
            <w:vAlign w:val="bottom"/>
          </w:tcPr>
          <w:p w:rsidR="00BD5AB0" w:rsidRPr="008F5618" w:rsidRDefault="00BD5AB0" w:rsidP="00BD5AB0">
            <w:pPr>
              <w:spacing w:after="0"/>
              <w:jc w:val="center"/>
              <w:rPr>
                <w:sz w:val="20"/>
                <w:szCs w:val="20"/>
              </w:rPr>
            </w:pPr>
            <w:r w:rsidRPr="008F5618">
              <w:rPr>
                <w:sz w:val="20"/>
                <w:szCs w:val="20"/>
              </w:rPr>
              <w:t>541</w:t>
            </w:r>
          </w:p>
        </w:tc>
        <w:tc>
          <w:tcPr>
            <w:tcW w:w="641" w:type="pct"/>
            <w:vAlign w:val="bottom"/>
          </w:tcPr>
          <w:p w:rsidR="00BD5AB0" w:rsidRPr="008F5618" w:rsidRDefault="00BD5AB0" w:rsidP="00BD5AB0">
            <w:pPr>
              <w:spacing w:after="0"/>
              <w:jc w:val="center"/>
              <w:rPr>
                <w:sz w:val="20"/>
                <w:szCs w:val="20"/>
              </w:rPr>
            </w:pPr>
            <w:r w:rsidRPr="008F5618">
              <w:rPr>
                <w:sz w:val="20"/>
                <w:szCs w:val="20"/>
              </w:rPr>
              <w:t>865</w:t>
            </w:r>
          </w:p>
        </w:tc>
        <w:tc>
          <w:tcPr>
            <w:tcW w:w="668" w:type="pct"/>
            <w:vAlign w:val="bottom"/>
          </w:tcPr>
          <w:p w:rsidR="00BD5AB0" w:rsidRPr="008F5618" w:rsidRDefault="00BD5AB0" w:rsidP="00BD5AB0">
            <w:pPr>
              <w:spacing w:after="0"/>
              <w:jc w:val="center"/>
              <w:rPr>
                <w:sz w:val="20"/>
                <w:szCs w:val="20"/>
              </w:rPr>
            </w:pPr>
            <w:r w:rsidRPr="008F5618">
              <w:rPr>
                <w:sz w:val="20"/>
                <w:szCs w:val="20"/>
              </w:rPr>
              <w:t>1,406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2002</w:t>
            </w:r>
          </w:p>
        </w:tc>
        <w:tc>
          <w:tcPr>
            <w:tcW w:w="606" w:type="pct"/>
            <w:vAlign w:val="bottom"/>
          </w:tcPr>
          <w:p w:rsidR="00BD5AB0" w:rsidRPr="008F5618" w:rsidRDefault="00BD5AB0" w:rsidP="00BD5AB0">
            <w:pPr>
              <w:spacing w:after="0"/>
              <w:jc w:val="center"/>
              <w:rPr>
                <w:sz w:val="20"/>
                <w:szCs w:val="20"/>
              </w:rPr>
            </w:pPr>
            <w:r w:rsidRPr="008F5618">
              <w:rPr>
                <w:sz w:val="20"/>
                <w:szCs w:val="20"/>
              </w:rPr>
              <w:t>125</w:t>
            </w:r>
          </w:p>
        </w:tc>
        <w:tc>
          <w:tcPr>
            <w:tcW w:w="549" w:type="pct"/>
            <w:vAlign w:val="bottom"/>
          </w:tcPr>
          <w:p w:rsidR="00BD5AB0" w:rsidRPr="008F5618" w:rsidRDefault="00BD5AB0" w:rsidP="00BD5AB0">
            <w:pPr>
              <w:spacing w:after="0"/>
              <w:jc w:val="center"/>
              <w:rPr>
                <w:sz w:val="20"/>
                <w:szCs w:val="20"/>
              </w:rPr>
            </w:pPr>
            <w:r w:rsidRPr="008F5618">
              <w:rPr>
                <w:sz w:val="20"/>
                <w:szCs w:val="20"/>
              </w:rPr>
              <w:t>288</w:t>
            </w:r>
          </w:p>
        </w:tc>
        <w:tc>
          <w:tcPr>
            <w:tcW w:w="358" w:type="pct"/>
            <w:vAlign w:val="bottom"/>
          </w:tcPr>
          <w:p w:rsidR="00BD5AB0" w:rsidRPr="008F5618" w:rsidRDefault="00BD5AB0" w:rsidP="00BD5AB0">
            <w:pPr>
              <w:spacing w:after="0"/>
              <w:jc w:val="center"/>
              <w:rPr>
                <w:sz w:val="20"/>
                <w:szCs w:val="20"/>
              </w:rPr>
            </w:pPr>
            <w:r w:rsidRPr="008F5618">
              <w:rPr>
                <w:sz w:val="20"/>
                <w:szCs w:val="20"/>
              </w:rPr>
              <w:t>8</w:t>
            </w:r>
          </w:p>
        </w:tc>
        <w:tc>
          <w:tcPr>
            <w:tcW w:w="632" w:type="pct"/>
            <w:vAlign w:val="bottom"/>
          </w:tcPr>
          <w:p w:rsidR="00BD5AB0" w:rsidRPr="008F5618" w:rsidRDefault="00BD5AB0" w:rsidP="00BD5AB0">
            <w:pPr>
              <w:spacing w:after="0"/>
              <w:jc w:val="center"/>
              <w:rPr>
                <w:sz w:val="20"/>
                <w:szCs w:val="20"/>
              </w:rPr>
            </w:pPr>
            <w:r w:rsidRPr="008F5618">
              <w:rPr>
                <w:sz w:val="20"/>
                <w:szCs w:val="20"/>
              </w:rPr>
              <w:t>77</w:t>
            </w:r>
          </w:p>
        </w:tc>
        <w:tc>
          <w:tcPr>
            <w:tcW w:w="352" w:type="pct"/>
            <w:vAlign w:val="bottom"/>
          </w:tcPr>
          <w:p w:rsidR="00BD5AB0" w:rsidRPr="008F5618" w:rsidRDefault="00BD5AB0" w:rsidP="00BD5AB0">
            <w:pPr>
              <w:spacing w:after="0"/>
              <w:jc w:val="center"/>
              <w:rPr>
                <w:sz w:val="20"/>
                <w:szCs w:val="20"/>
              </w:rPr>
            </w:pPr>
            <w:r w:rsidRPr="008F5618">
              <w:rPr>
                <w:sz w:val="20"/>
                <w:szCs w:val="20"/>
              </w:rPr>
              <w:t>51</w:t>
            </w:r>
          </w:p>
        </w:tc>
        <w:tc>
          <w:tcPr>
            <w:tcW w:w="710" w:type="pct"/>
            <w:vAlign w:val="bottom"/>
          </w:tcPr>
          <w:p w:rsidR="00BD5AB0" w:rsidRPr="008F5618" w:rsidRDefault="00BD5AB0" w:rsidP="00BD5AB0">
            <w:pPr>
              <w:spacing w:after="0"/>
              <w:jc w:val="center"/>
              <w:rPr>
                <w:sz w:val="20"/>
                <w:szCs w:val="20"/>
              </w:rPr>
            </w:pPr>
            <w:r w:rsidRPr="008F5618">
              <w:rPr>
                <w:sz w:val="20"/>
                <w:szCs w:val="20"/>
              </w:rPr>
              <w:t>424</w:t>
            </w:r>
          </w:p>
        </w:tc>
        <w:tc>
          <w:tcPr>
            <w:tcW w:w="641" w:type="pct"/>
            <w:vAlign w:val="bottom"/>
          </w:tcPr>
          <w:p w:rsidR="00BD5AB0" w:rsidRPr="008F5618" w:rsidRDefault="00BD5AB0" w:rsidP="00BD5AB0">
            <w:pPr>
              <w:spacing w:after="0"/>
              <w:jc w:val="center"/>
              <w:rPr>
                <w:sz w:val="20"/>
                <w:szCs w:val="20"/>
              </w:rPr>
            </w:pPr>
            <w:r w:rsidRPr="008F5618">
              <w:rPr>
                <w:sz w:val="20"/>
                <w:szCs w:val="20"/>
              </w:rPr>
              <w:t>1,176</w:t>
            </w:r>
          </w:p>
        </w:tc>
        <w:tc>
          <w:tcPr>
            <w:tcW w:w="668" w:type="pct"/>
            <w:vAlign w:val="bottom"/>
          </w:tcPr>
          <w:p w:rsidR="00BD5AB0" w:rsidRPr="008F5618" w:rsidRDefault="00BD5AB0" w:rsidP="00BD5AB0">
            <w:pPr>
              <w:spacing w:after="0"/>
              <w:jc w:val="center"/>
              <w:rPr>
                <w:sz w:val="20"/>
                <w:szCs w:val="20"/>
              </w:rPr>
            </w:pPr>
            <w:r w:rsidRPr="008F5618">
              <w:rPr>
                <w:sz w:val="20"/>
                <w:szCs w:val="20"/>
              </w:rPr>
              <w:t>1,600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2003</w:t>
            </w:r>
          </w:p>
        </w:tc>
        <w:tc>
          <w:tcPr>
            <w:tcW w:w="606" w:type="pct"/>
            <w:vAlign w:val="bottom"/>
          </w:tcPr>
          <w:p w:rsidR="00BD5AB0" w:rsidRPr="008F5618" w:rsidRDefault="00BD5AB0" w:rsidP="00BD5AB0">
            <w:pPr>
              <w:spacing w:after="0"/>
              <w:jc w:val="center"/>
              <w:rPr>
                <w:sz w:val="20"/>
                <w:szCs w:val="20"/>
              </w:rPr>
            </w:pPr>
            <w:r w:rsidRPr="008F5618">
              <w:rPr>
                <w:sz w:val="20"/>
                <w:szCs w:val="20"/>
              </w:rPr>
              <w:t>97</w:t>
            </w:r>
          </w:p>
        </w:tc>
        <w:tc>
          <w:tcPr>
            <w:tcW w:w="549" w:type="pct"/>
            <w:vAlign w:val="bottom"/>
          </w:tcPr>
          <w:p w:rsidR="00BD5AB0" w:rsidRPr="008F5618" w:rsidRDefault="00BD5AB0" w:rsidP="00BD5AB0">
            <w:pPr>
              <w:spacing w:after="0"/>
              <w:jc w:val="center"/>
              <w:rPr>
                <w:sz w:val="20"/>
                <w:szCs w:val="20"/>
              </w:rPr>
            </w:pPr>
            <w:r w:rsidRPr="008F5618">
              <w:rPr>
                <w:sz w:val="20"/>
                <w:szCs w:val="20"/>
              </w:rPr>
              <w:t>211</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59</w:t>
            </w:r>
          </w:p>
        </w:tc>
        <w:tc>
          <w:tcPr>
            <w:tcW w:w="352" w:type="pct"/>
            <w:vAlign w:val="bottom"/>
          </w:tcPr>
          <w:p w:rsidR="00BD5AB0" w:rsidRPr="008F5618" w:rsidRDefault="00BD5AB0" w:rsidP="00BD5AB0">
            <w:pPr>
              <w:spacing w:after="0"/>
              <w:jc w:val="center"/>
              <w:rPr>
                <w:sz w:val="20"/>
                <w:szCs w:val="20"/>
              </w:rPr>
            </w:pPr>
            <w:r w:rsidRPr="008F5618">
              <w:rPr>
                <w:sz w:val="20"/>
                <w:szCs w:val="20"/>
              </w:rPr>
              <w:t>45</w:t>
            </w:r>
          </w:p>
        </w:tc>
        <w:tc>
          <w:tcPr>
            <w:tcW w:w="710" w:type="pct"/>
            <w:vAlign w:val="bottom"/>
          </w:tcPr>
          <w:p w:rsidR="00BD5AB0" w:rsidRPr="008F5618" w:rsidRDefault="00BD5AB0" w:rsidP="00BD5AB0">
            <w:pPr>
              <w:spacing w:after="0"/>
              <w:jc w:val="center"/>
              <w:rPr>
                <w:sz w:val="20"/>
                <w:szCs w:val="20"/>
              </w:rPr>
            </w:pPr>
            <w:r w:rsidRPr="008F5618">
              <w:rPr>
                <w:sz w:val="20"/>
                <w:szCs w:val="20"/>
              </w:rPr>
              <w:t>319</w:t>
            </w:r>
          </w:p>
        </w:tc>
        <w:tc>
          <w:tcPr>
            <w:tcW w:w="641" w:type="pct"/>
            <w:vAlign w:val="bottom"/>
          </w:tcPr>
          <w:p w:rsidR="00BD5AB0" w:rsidRPr="008F5618" w:rsidRDefault="00BD5AB0" w:rsidP="00BD5AB0">
            <w:pPr>
              <w:spacing w:after="0"/>
              <w:jc w:val="center"/>
              <w:rPr>
                <w:sz w:val="20"/>
                <w:szCs w:val="20"/>
              </w:rPr>
            </w:pPr>
            <w:r w:rsidRPr="008F5618">
              <w:rPr>
                <w:sz w:val="20"/>
                <w:szCs w:val="20"/>
              </w:rPr>
              <w:t>585</w:t>
            </w:r>
          </w:p>
        </w:tc>
        <w:tc>
          <w:tcPr>
            <w:tcW w:w="668" w:type="pct"/>
            <w:vAlign w:val="bottom"/>
          </w:tcPr>
          <w:p w:rsidR="00BD5AB0" w:rsidRPr="008F5618" w:rsidRDefault="00BD5AB0" w:rsidP="00BD5AB0">
            <w:pPr>
              <w:spacing w:after="0"/>
              <w:jc w:val="center"/>
              <w:rPr>
                <w:sz w:val="20"/>
                <w:szCs w:val="20"/>
              </w:rPr>
            </w:pPr>
            <w:r w:rsidRPr="008F5618">
              <w:rPr>
                <w:sz w:val="20"/>
                <w:szCs w:val="20"/>
              </w:rPr>
              <w:t>904</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2004</w:t>
            </w:r>
          </w:p>
        </w:tc>
        <w:tc>
          <w:tcPr>
            <w:tcW w:w="606" w:type="pct"/>
            <w:vAlign w:val="bottom"/>
          </w:tcPr>
          <w:p w:rsidR="00BD5AB0" w:rsidRPr="008F5618" w:rsidRDefault="00BD5AB0" w:rsidP="00BD5AB0">
            <w:pPr>
              <w:spacing w:after="0"/>
              <w:jc w:val="center"/>
              <w:rPr>
                <w:sz w:val="20"/>
                <w:szCs w:val="20"/>
              </w:rPr>
            </w:pPr>
            <w:r w:rsidRPr="008F5618">
              <w:rPr>
                <w:sz w:val="20"/>
                <w:szCs w:val="20"/>
              </w:rPr>
              <w:t>62</w:t>
            </w:r>
          </w:p>
        </w:tc>
        <w:tc>
          <w:tcPr>
            <w:tcW w:w="549" w:type="pct"/>
            <w:vAlign w:val="bottom"/>
          </w:tcPr>
          <w:p w:rsidR="00BD5AB0" w:rsidRPr="008F5618" w:rsidRDefault="00BD5AB0" w:rsidP="00BD5AB0">
            <w:pPr>
              <w:spacing w:after="0"/>
              <w:jc w:val="center"/>
              <w:rPr>
                <w:sz w:val="20"/>
                <w:szCs w:val="20"/>
              </w:rPr>
            </w:pPr>
            <w:r w:rsidRPr="008F5618">
              <w:rPr>
                <w:sz w:val="20"/>
                <w:szCs w:val="20"/>
              </w:rPr>
              <w:t>199</w:t>
            </w:r>
          </w:p>
        </w:tc>
        <w:tc>
          <w:tcPr>
            <w:tcW w:w="358" w:type="pct"/>
            <w:vAlign w:val="bottom"/>
          </w:tcPr>
          <w:p w:rsidR="00BD5AB0" w:rsidRPr="008F5618" w:rsidRDefault="00BD5AB0" w:rsidP="00BD5AB0">
            <w:pPr>
              <w:spacing w:after="0"/>
              <w:jc w:val="center"/>
              <w:rPr>
                <w:sz w:val="20"/>
                <w:szCs w:val="20"/>
              </w:rPr>
            </w:pPr>
            <w:r w:rsidRPr="008F5618">
              <w:rPr>
                <w:sz w:val="20"/>
                <w:szCs w:val="20"/>
              </w:rPr>
              <w:t>47</w:t>
            </w:r>
          </w:p>
        </w:tc>
        <w:tc>
          <w:tcPr>
            <w:tcW w:w="632" w:type="pct"/>
            <w:vAlign w:val="bottom"/>
          </w:tcPr>
          <w:p w:rsidR="00BD5AB0" w:rsidRPr="008F5618" w:rsidRDefault="00BD5AB0" w:rsidP="00BD5AB0">
            <w:pPr>
              <w:spacing w:after="0"/>
              <w:jc w:val="center"/>
              <w:rPr>
                <w:sz w:val="20"/>
                <w:szCs w:val="20"/>
              </w:rPr>
            </w:pPr>
            <w:r w:rsidRPr="008F5618">
              <w:rPr>
                <w:sz w:val="20"/>
                <w:szCs w:val="20"/>
              </w:rPr>
              <w:t>71</w:t>
            </w:r>
          </w:p>
        </w:tc>
        <w:tc>
          <w:tcPr>
            <w:tcW w:w="352" w:type="pct"/>
            <w:vAlign w:val="bottom"/>
          </w:tcPr>
          <w:p w:rsidR="00BD5AB0" w:rsidRPr="008F5618" w:rsidRDefault="00BD5AB0" w:rsidP="00BD5AB0">
            <w:pPr>
              <w:spacing w:after="0"/>
              <w:jc w:val="center"/>
              <w:rPr>
                <w:sz w:val="20"/>
                <w:szCs w:val="20"/>
              </w:rPr>
            </w:pPr>
            <w:r w:rsidRPr="008F5618">
              <w:rPr>
                <w:sz w:val="20"/>
                <w:szCs w:val="20"/>
              </w:rPr>
              <w:t>15</w:t>
            </w:r>
          </w:p>
        </w:tc>
        <w:tc>
          <w:tcPr>
            <w:tcW w:w="710" w:type="pct"/>
            <w:vAlign w:val="bottom"/>
          </w:tcPr>
          <w:p w:rsidR="00BD5AB0" w:rsidRPr="008F5618" w:rsidRDefault="00BD5AB0" w:rsidP="00BD5AB0">
            <w:pPr>
              <w:spacing w:after="0"/>
              <w:jc w:val="center"/>
              <w:rPr>
                <w:sz w:val="20"/>
                <w:szCs w:val="20"/>
              </w:rPr>
            </w:pPr>
            <w:r w:rsidRPr="008F5618">
              <w:rPr>
                <w:sz w:val="20"/>
                <w:szCs w:val="20"/>
              </w:rPr>
              <w:t>332</w:t>
            </w:r>
          </w:p>
        </w:tc>
        <w:tc>
          <w:tcPr>
            <w:tcW w:w="641" w:type="pct"/>
            <w:vAlign w:val="bottom"/>
          </w:tcPr>
          <w:p w:rsidR="00BD5AB0" w:rsidRPr="008F5618" w:rsidRDefault="00BD5AB0" w:rsidP="00BD5AB0">
            <w:pPr>
              <w:spacing w:after="0"/>
              <w:jc w:val="center"/>
              <w:rPr>
                <w:sz w:val="20"/>
                <w:szCs w:val="20"/>
              </w:rPr>
            </w:pPr>
            <w:r w:rsidRPr="008F5618">
              <w:rPr>
                <w:sz w:val="20"/>
                <w:szCs w:val="20"/>
              </w:rPr>
              <w:t>416</w:t>
            </w:r>
          </w:p>
        </w:tc>
        <w:tc>
          <w:tcPr>
            <w:tcW w:w="668" w:type="pct"/>
            <w:vAlign w:val="bottom"/>
          </w:tcPr>
          <w:p w:rsidR="00BD5AB0" w:rsidRPr="008F5618" w:rsidRDefault="00BD5AB0" w:rsidP="00BD5AB0">
            <w:pPr>
              <w:spacing w:after="0"/>
              <w:jc w:val="center"/>
              <w:rPr>
                <w:sz w:val="20"/>
                <w:szCs w:val="20"/>
              </w:rPr>
            </w:pPr>
            <w:r w:rsidRPr="008F5618">
              <w:rPr>
                <w:sz w:val="20"/>
                <w:szCs w:val="20"/>
              </w:rPr>
              <w:t>748</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2005</w:t>
            </w:r>
          </w:p>
        </w:tc>
        <w:tc>
          <w:tcPr>
            <w:tcW w:w="606" w:type="pct"/>
            <w:vAlign w:val="bottom"/>
          </w:tcPr>
          <w:p w:rsidR="00BD5AB0" w:rsidRPr="008F5618" w:rsidRDefault="00BD5AB0" w:rsidP="00BD5AB0">
            <w:pPr>
              <w:spacing w:after="0"/>
              <w:jc w:val="center"/>
              <w:rPr>
                <w:sz w:val="20"/>
                <w:szCs w:val="20"/>
              </w:rPr>
            </w:pPr>
            <w:r w:rsidRPr="008F5618">
              <w:rPr>
                <w:sz w:val="20"/>
                <w:szCs w:val="20"/>
              </w:rPr>
              <w:t>66</w:t>
            </w:r>
          </w:p>
        </w:tc>
        <w:tc>
          <w:tcPr>
            <w:tcW w:w="549" w:type="pct"/>
            <w:vAlign w:val="bottom"/>
          </w:tcPr>
          <w:p w:rsidR="00BD5AB0" w:rsidRPr="008F5618" w:rsidRDefault="00BD5AB0" w:rsidP="00BD5AB0">
            <w:pPr>
              <w:spacing w:after="0"/>
              <w:jc w:val="center"/>
              <w:rPr>
                <w:sz w:val="20"/>
                <w:szCs w:val="20"/>
              </w:rPr>
            </w:pPr>
            <w:r w:rsidRPr="008F5618">
              <w:rPr>
                <w:sz w:val="20"/>
                <w:szCs w:val="20"/>
              </w:rPr>
              <w:t>240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6</w:t>
            </w:r>
          </w:p>
        </w:tc>
        <w:tc>
          <w:tcPr>
            <w:tcW w:w="352" w:type="pct"/>
            <w:vAlign w:val="bottom"/>
          </w:tcPr>
          <w:p w:rsidR="00BD5AB0" w:rsidRPr="008F5618" w:rsidRDefault="00BD5AB0" w:rsidP="00BD5AB0">
            <w:pPr>
              <w:spacing w:after="0"/>
              <w:jc w:val="center"/>
              <w:rPr>
                <w:sz w:val="20"/>
                <w:szCs w:val="20"/>
              </w:rPr>
            </w:pPr>
            <w:r w:rsidRPr="008F5618">
              <w:rPr>
                <w:sz w:val="20"/>
                <w:szCs w:val="20"/>
              </w:rPr>
              <w:t>31</w:t>
            </w:r>
          </w:p>
        </w:tc>
        <w:tc>
          <w:tcPr>
            <w:tcW w:w="710" w:type="pct"/>
            <w:vAlign w:val="bottom"/>
          </w:tcPr>
          <w:p w:rsidR="00BD5AB0" w:rsidRPr="008F5618" w:rsidRDefault="00BD5AB0" w:rsidP="00BD5AB0">
            <w:pPr>
              <w:spacing w:after="0"/>
              <w:jc w:val="center"/>
              <w:rPr>
                <w:sz w:val="20"/>
                <w:szCs w:val="20"/>
              </w:rPr>
            </w:pPr>
            <w:r w:rsidRPr="008F5618">
              <w:rPr>
                <w:sz w:val="20"/>
                <w:szCs w:val="20"/>
              </w:rPr>
              <w:t>277</w:t>
            </w:r>
          </w:p>
        </w:tc>
        <w:tc>
          <w:tcPr>
            <w:tcW w:w="641" w:type="pct"/>
            <w:vAlign w:val="bottom"/>
          </w:tcPr>
          <w:p w:rsidR="00BD5AB0" w:rsidRPr="008F5618" w:rsidRDefault="00BD5AB0" w:rsidP="00BD5AB0">
            <w:pPr>
              <w:spacing w:after="0"/>
              <w:jc w:val="center"/>
              <w:rPr>
                <w:sz w:val="20"/>
                <w:szCs w:val="20"/>
              </w:rPr>
            </w:pPr>
            <w:r w:rsidRPr="008F5618">
              <w:rPr>
                <w:sz w:val="20"/>
                <w:szCs w:val="20"/>
              </w:rPr>
              <w:t>450</w:t>
            </w:r>
          </w:p>
        </w:tc>
        <w:tc>
          <w:tcPr>
            <w:tcW w:w="668" w:type="pct"/>
            <w:vAlign w:val="bottom"/>
          </w:tcPr>
          <w:p w:rsidR="00BD5AB0" w:rsidRPr="008F5618" w:rsidRDefault="00BD5AB0" w:rsidP="00BD5AB0">
            <w:pPr>
              <w:spacing w:after="0"/>
              <w:jc w:val="center"/>
              <w:rPr>
                <w:sz w:val="20"/>
                <w:szCs w:val="20"/>
              </w:rPr>
            </w:pPr>
            <w:r w:rsidRPr="008F5618">
              <w:rPr>
                <w:sz w:val="20"/>
                <w:szCs w:val="20"/>
              </w:rPr>
              <w:t>727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2006</w:t>
            </w:r>
          </w:p>
        </w:tc>
        <w:tc>
          <w:tcPr>
            <w:tcW w:w="606" w:type="pct"/>
            <w:vAlign w:val="bottom"/>
          </w:tcPr>
          <w:p w:rsidR="00BD5AB0" w:rsidRPr="008F5618" w:rsidRDefault="00BD5AB0" w:rsidP="00BD5AB0">
            <w:pPr>
              <w:spacing w:after="0"/>
              <w:jc w:val="center"/>
              <w:rPr>
                <w:sz w:val="20"/>
                <w:szCs w:val="20"/>
              </w:rPr>
            </w:pPr>
            <w:r w:rsidRPr="008F5618">
              <w:rPr>
                <w:sz w:val="20"/>
                <w:szCs w:val="20"/>
              </w:rPr>
              <w:t>80</w:t>
            </w:r>
          </w:p>
        </w:tc>
        <w:tc>
          <w:tcPr>
            <w:tcW w:w="549" w:type="pct"/>
            <w:vAlign w:val="bottom"/>
          </w:tcPr>
          <w:p w:rsidR="00BD5AB0" w:rsidRPr="008F5618" w:rsidRDefault="00BD5AB0" w:rsidP="00BD5AB0">
            <w:pPr>
              <w:spacing w:after="0"/>
              <w:jc w:val="center"/>
              <w:rPr>
                <w:sz w:val="20"/>
                <w:szCs w:val="20"/>
              </w:rPr>
            </w:pPr>
            <w:r w:rsidRPr="008F5618">
              <w:rPr>
                <w:sz w:val="20"/>
                <w:szCs w:val="20"/>
              </w:rPr>
              <w:t>196</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77</w:t>
            </w:r>
          </w:p>
        </w:tc>
        <w:tc>
          <w:tcPr>
            <w:tcW w:w="352" w:type="pct"/>
            <w:vAlign w:val="bottom"/>
          </w:tcPr>
          <w:p w:rsidR="00BD5AB0" w:rsidRPr="008F5618" w:rsidRDefault="00BD5AB0" w:rsidP="00BD5AB0">
            <w:pPr>
              <w:spacing w:after="0"/>
              <w:jc w:val="center"/>
              <w:rPr>
                <w:sz w:val="20"/>
                <w:szCs w:val="20"/>
              </w:rPr>
            </w:pPr>
            <w:r w:rsidRPr="008F5618">
              <w:rPr>
                <w:sz w:val="20"/>
                <w:szCs w:val="20"/>
              </w:rPr>
              <w:t>26</w:t>
            </w:r>
          </w:p>
        </w:tc>
        <w:tc>
          <w:tcPr>
            <w:tcW w:w="710" w:type="pct"/>
            <w:vAlign w:val="bottom"/>
          </w:tcPr>
          <w:p w:rsidR="00BD5AB0" w:rsidRPr="008F5618" w:rsidRDefault="00BD5AB0" w:rsidP="00BD5AB0">
            <w:pPr>
              <w:spacing w:after="0"/>
              <w:jc w:val="center"/>
              <w:rPr>
                <w:sz w:val="20"/>
                <w:szCs w:val="20"/>
              </w:rPr>
            </w:pPr>
            <w:r w:rsidRPr="008F5618">
              <w:rPr>
                <w:sz w:val="20"/>
                <w:szCs w:val="20"/>
              </w:rPr>
              <w:t>299</w:t>
            </w:r>
          </w:p>
        </w:tc>
        <w:tc>
          <w:tcPr>
            <w:tcW w:w="641" w:type="pct"/>
            <w:vAlign w:val="bottom"/>
          </w:tcPr>
          <w:p w:rsidR="00BD5AB0" w:rsidRPr="008F5618" w:rsidRDefault="00BD5AB0" w:rsidP="00BD5AB0">
            <w:pPr>
              <w:spacing w:after="0"/>
              <w:jc w:val="center"/>
              <w:rPr>
                <w:sz w:val="20"/>
                <w:szCs w:val="20"/>
              </w:rPr>
            </w:pPr>
            <w:r w:rsidRPr="008F5618">
              <w:rPr>
                <w:sz w:val="20"/>
                <w:szCs w:val="20"/>
              </w:rPr>
              <w:t>581</w:t>
            </w:r>
          </w:p>
        </w:tc>
        <w:tc>
          <w:tcPr>
            <w:tcW w:w="668" w:type="pct"/>
            <w:vAlign w:val="bottom"/>
          </w:tcPr>
          <w:p w:rsidR="00BD5AB0" w:rsidRPr="008F5618" w:rsidRDefault="00BD5AB0" w:rsidP="00BD5AB0">
            <w:pPr>
              <w:spacing w:after="0"/>
              <w:jc w:val="center"/>
              <w:rPr>
                <w:sz w:val="20"/>
                <w:szCs w:val="20"/>
              </w:rPr>
            </w:pPr>
            <w:r w:rsidRPr="008F5618">
              <w:rPr>
                <w:sz w:val="20"/>
                <w:szCs w:val="20"/>
              </w:rPr>
              <w:t>880</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2007</w:t>
            </w:r>
          </w:p>
        </w:tc>
        <w:tc>
          <w:tcPr>
            <w:tcW w:w="606" w:type="pct"/>
            <w:vAlign w:val="bottom"/>
          </w:tcPr>
          <w:p w:rsidR="00BD5AB0" w:rsidRPr="008F5618" w:rsidRDefault="00BD5AB0" w:rsidP="00BD5AB0">
            <w:pPr>
              <w:spacing w:after="0"/>
              <w:jc w:val="center"/>
              <w:rPr>
                <w:sz w:val="20"/>
                <w:szCs w:val="20"/>
              </w:rPr>
            </w:pPr>
            <w:r w:rsidRPr="008F5618">
              <w:rPr>
                <w:sz w:val="20"/>
                <w:szCs w:val="20"/>
              </w:rPr>
              <w:t>47</w:t>
            </w:r>
          </w:p>
        </w:tc>
        <w:tc>
          <w:tcPr>
            <w:tcW w:w="549" w:type="pct"/>
            <w:vAlign w:val="bottom"/>
          </w:tcPr>
          <w:p w:rsidR="00BD5AB0" w:rsidRPr="008F5618" w:rsidRDefault="00BD5AB0" w:rsidP="00BD5AB0">
            <w:pPr>
              <w:spacing w:after="0"/>
              <w:jc w:val="center"/>
              <w:rPr>
                <w:sz w:val="20"/>
                <w:szCs w:val="20"/>
              </w:rPr>
            </w:pPr>
            <w:r w:rsidRPr="008F5618">
              <w:rPr>
                <w:sz w:val="20"/>
                <w:szCs w:val="20"/>
              </w:rPr>
              <w:t>134</w:t>
            </w:r>
          </w:p>
        </w:tc>
        <w:tc>
          <w:tcPr>
            <w:tcW w:w="358" w:type="pct"/>
            <w:vAlign w:val="bottom"/>
          </w:tcPr>
          <w:p w:rsidR="00BD5AB0" w:rsidRPr="008F5618" w:rsidRDefault="00BD5AB0" w:rsidP="00BD5AB0">
            <w:pPr>
              <w:spacing w:after="0"/>
              <w:jc w:val="center"/>
              <w:rPr>
                <w:sz w:val="20"/>
                <w:szCs w:val="20"/>
              </w:rPr>
            </w:pPr>
            <w:r w:rsidRPr="008F5618">
              <w:rPr>
                <w:sz w:val="20"/>
                <w:szCs w:val="20"/>
              </w:rPr>
              <w:t>6</w:t>
            </w:r>
          </w:p>
        </w:tc>
        <w:tc>
          <w:tcPr>
            <w:tcW w:w="632" w:type="pct"/>
            <w:vAlign w:val="bottom"/>
          </w:tcPr>
          <w:p w:rsidR="00BD5AB0" w:rsidRPr="008F5618" w:rsidRDefault="00BD5AB0" w:rsidP="00BD5AB0">
            <w:pPr>
              <w:spacing w:after="0"/>
              <w:jc w:val="center"/>
              <w:rPr>
                <w:sz w:val="20"/>
                <w:szCs w:val="20"/>
              </w:rPr>
            </w:pPr>
            <w:r w:rsidRPr="008F5618">
              <w:rPr>
                <w:sz w:val="20"/>
                <w:szCs w:val="20"/>
              </w:rPr>
              <w:t>30</w:t>
            </w:r>
          </w:p>
        </w:tc>
        <w:tc>
          <w:tcPr>
            <w:tcW w:w="352" w:type="pct"/>
            <w:vAlign w:val="bottom"/>
          </w:tcPr>
          <w:p w:rsidR="00BD5AB0" w:rsidRPr="008F5618" w:rsidRDefault="00BD5AB0" w:rsidP="00BD5AB0">
            <w:pPr>
              <w:spacing w:after="0"/>
              <w:jc w:val="center"/>
              <w:rPr>
                <w:sz w:val="20"/>
                <w:szCs w:val="20"/>
              </w:rPr>
            </w:pPr>
            <w:r w:rsidRPr="008F5618">
              <w:rPr>
                <w:sz w:val="20"/>
                <w:szCs w:val="20"/>
              </w:rPr>
              <w:t>14</w:t>
            </w:r>
          </w:p>
        </w:tc>
        <w:tc>
          <w:tcPr>
            <w:tcW w:w="710" w:type="pct"/>
            <w:vAlign w:val="bottom"/>
          </w:tcPr>
          <w:p w:rsidR="00BD5AB0" w:rsidRPr="008F5618" w:rsidRDefault="00BD5AB0" w:rsidP="00BD5AB0">
            <w:pPr>
              <w:spacing w:after="0"/>
              <w:jc w:val="center"/>
              <w:rPr>
                <w:sz w:val="20"/>
                <w:szCs w:val="20"/>
              </w:rPr>
            </w:pPr>
            <w:r w:rsidRPr="008F5618">
              <w:rPr>
                <w:sz w:val="20"/>
                <w:szCs w:val="20"/>
              </w:rPr>
              <w:t>184</w:t>
            </w:r>
          </w:p>
        </w:tc>
        <w:tc>
          <w:tcPr>
            <w:tcW w:w="641" w:type="pct"/>
            <w:vAlign w:val="bottom"/>
          </w:tcPr>
          <w:p w:rsidR="00BD5AB0" w:rsidRPr="008F5618" w:rsidRDefault="00BD5AB0" w:rsidP="00BD5AB0">
            <w:pPr>
              <w:spacing w:after="0"/>
              <w:jc w:val="center"/>
              <w:rPr>
                <w:sz w:val="20"/>
                <w:szCs w:val="20"/>
              </w:rPr>
            </w:pPr>
            <w:r w:rsidRPr="008F5618">
              <w:rPr>
                <w:sz w:val="20"/>
                <w:szCs w:val="20"/>
              </w:rPr>
              <w:t>352</w:t>
            </w:r>
          </w:p>
        </w:tc>
        <w:tc>
          <w:tcPr>
            <w:tcW w:w="668" w:type="pct"/>
            <w:vAlign w:val="bottom"/>
          </w:tcPr>
          <w:p w:rsidR="00BD5AB0" w:rsidRPr="008F5618" w:rsidRDefault="00BD5AB0" w:rsidP="00BD5AB0">
            <w:pPr>
              <w:spacing w:after="0"/>
              <w:jc w:val="center"/>
              <w:rPr>
                <w:sz w:val="20"/>
                <w:szCs w:val="20"/>
              </w:rPr>
            </w:pPr>
            <w:r w:rsidRPr="008F5618">
              <w:rPr>
                <w:sz w:val="20"/>
                <w:szCs w:val="20"/>
              </w:rPr>
              <w:t>536</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2008</w:t>
            </w:r>
          </w:p>
        </w:tc>
        <w:tc>
          <w:tcPr>
            <w:tcW w:w="606" w:type="pct"/>
            <w:vAlign w:val="bottom"/>
          </w:tcPr>
          <w:p w:rsidR="00BD5AB0" w:rsidRPr="008F5618" w:rsidRDefault="00BD5AB0" w:rsidP="00BD5AB0">
            <w:pPr>
              <w:spacing w:after="0"/>
              <w:jc w:val="center"/>
              <w:rPr>
                <w:sz w:val="20"/>
                <w:szCs w:val="20"/>
              </w:rPr>
            </w:pPr>
            <w:r w:rsidRPr="008F5618">
              <w:rPr>
                <w:sz w:val="20"/>
                <w:szCs w:val="20"/>
              </w:rPr>
              <w:t>105</w:t>
            </w:r>
          </w:p>
        </w:tc>
        <w:tc>
          <w:tcPr>
            <w:tcW w:w="549" w:type="pct"/>
            <w:vAlign w:val="bottom"/>
          </w:tcPr>
          <w:p w:rsidR="00BD5AB0" w:rsidRPr="008F5618" w:rsidRDefault="00BD5AB0" w:rsidP="00BD5AB0">
            <w:pPr>
              <w:spacing w:after="0"/>
              <w:jc w:val="center"/>
              <w:rPr>
                <w:sz w:val="20"/>
                <w:szCs w:val="20"/>
              </w:rPr>
            </w:pPr>
            <w:r w:rsidRPr="008F5618">
              <w:rPr>
                <w:sz w:val="20"/>
                <w:szCs w:val="20"/>
              </w:rPr>
              <w:t>292</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76</w:t>
            </w:r>
          </w:p>
        </w:tc>
        <w:tc>
          <w:tcPr>
            <w:tcW w:w="352" w:type="pct"/>
            <w:vAlign w:val="bottom"/>
          </w:tcPr>
          <w:p w:rsidR="00BD5AB0" w:rsidRPr="008F5618" w:rsidRDefault="00BD5AB0" w:rsidP="00BD5AB0">
            <w:pPr>
              <w:spacing w:after="0"/>
              <w:jc w:val="center"/>
              <w:rPr>
                <w:sz w:val="20"/>
                <w:szCs w:val="20"/>
              </w:rPr>
            </w:pPr>
            <w:r w:rsidRPr="008F5618">
              <w:rPr>
                <w:sz w:val="20"/>
                <w:szCs w:val="20"/>
              </w:rPr>
              <w:t>9</w:t>
            </w:r>
          </w:p>
        </w:tc>
        <w:tc>
          <w:tcPr>
            <w:tcW w:w="710" w:type="pct"/>
            <w:vAlign w:val="bottom"/>
          </w:tcPr>
          <w:p w:rsidR="00BD5AB0" w:rsidRPr="008F5618" w:rsidRDefault="00BD5AB0" w:rsidP="00BD5AB0">
            <w:pPr>
              <w:spacing w:after="0"/>
              <w:jc w:val="center"/>
              <w:rPr>
                <w:sz w:val="20"/>
                <w:szCs w:val="20"/>
              </w:rPr>
            </w:pPr>
            <w:r w:rsidRPr="008F5618">
              <w:rPr>
                <w:sz w:val="20"/>
                <w:szCs w:val="20"/>
              </w:rPr>
              <w:t>377</w:t>
            </w:r>
          </w:p>
        </w:tc>
        <w:tc>
          <w:tcPr>
            <w:tcW w:w="641" w:type="pct"/>
            <w:vAlign w:val="bottom"/>
          </w:tcPr>
          <w:p w:rsidR="00BD5AB0" w:rsidRPr="008F5618" w:rsidRDefault="00BD5AB0" w:rsidP="00BD5AB0">
            <w:pPr>
              <w:spacing w:after="0"/>
              <w:jc w:val="center"/>
              <w:rPr>
                <w:sz w:val="20"/>
                <w:szCs w:val="20"/>
              </w:rPr>
            </w:pPr>
            <w:r w:rsidRPr="008F5618">
              <w:rPr>
                <w:sz w:val="20"/>
                <w:szCs w:val="20"/>
              </w:rPr>
              <w:t>600</w:t>
            </w:r>
          </w:p>
        </w:tc>
        <w:tc>
          <w:tcPr>
            <w:tcW w:w="668" w:type="pct"/>
            <w:vAlign w:val="bottom"/>
          </w:tcPr>
          <w:p w:rsidR="00BD5AB0" w:rsidRPr="008F5618" w:rsidRDefault="00BD5AB0" w:rsidP="00BD5AB0">
            <w:pPr>
              <w:spacing w:after="0"/>
              <w:jc w:val="center"/>
              <w:rPr>
                <w:sz w:val="20"/>
                <w:szCs w:val="20"/>
              </w:rPr>
            </w:pPr>
            <w:r w:rsidRPr="008F5618">
              <w:rPr>
                <w:sz w:val="20"/>
                <w:szCs w:val="20"/>
              </w:rPr>
              <w:t>977</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2009</w:t>
            </w:r>
          </w:p>
        </w:tc>
        <w:tc>
          <w:tcPr>
            <w:tcW w:w="606" w:type="pct"/>
            <w:vAlign w:val="bottom"/>
          </w:tcPr>
          <w:p w:rsidR="00BD5AB0" w:rsidRPr="008F5618" w:rsidRDefault="00BD5AB0" w:rsidP="00BD5AB0">
            <w:pPr>
              <w:spacing w:after="0"/>
              <w:jc w:val="center"/>
              <w:rPr>
                <w:sz w:val="20"/>
                <w:szCs w:val="20"/>
              </w:rPr>
            </w:pPr>
            <w:r w:rsidRPr="008F5618">
              <w:rPr>
                <w:sz w:val="20"/>
                <w:szCs w:val="20"/>
              </w:rPr>
              <w:t>75</w:t>
            </w:r>
          </w:p>
        </w:tc>
        <w:tc>
          <w:tcPr>
            <w:tcW w:w="549" w:type="pct"/>
            <w:vAlign w:val="bottom"/>
          </w:tcPr>
          <w:p w:rsidR="00BD5AB0" w:rsidRPr="008F5618" w:rsidRDefault="00BD5AB0" w:rsidP="00BD5AB0">
            <w:pPr>
              <w:spacing w:after="0"/>
              <w:jc w:val="center"/>
              <w:rPr>
                <w:sz w:val="20"/>
                <w:szCs w:val="20"/>
              </w:rPr>
            </w:pPr>
            <w:r w:rsidRPr="008F5618">
              <w:rPr>
                <w:sz w:val="20"/>
                <w:szCs w:val="20"/>
              </w:rPr>
              <w:t>179</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46</w:t>
            </w:r>
          </w:p>
        </w:tc>
        <w:tc>
          <w:tcPr>
            <w:tcW w:w="352" w:type="pct"/>
            <w:vAlign w:val="bottom"/>
          </w:tcPr>
          <w:p w:rsidR="00BD5AB0" w:rsidRPr="008F5618" w:rsidRDefault="00BD5AB0" w:rsidP="00BD5AB0">
            <w:pPr>
              <w:spacing w:after="0"/>
              <w:jc w:val="center"/>
              <w:rPr>
                <w:sz w:val="20"/>
                <w:szCs w:val="20"/>
              </w:rPr>
            </w:pPr>
            <w:r w:rsidRPr="008F5618">
              <w:rPr>
                <w:sz w:val="20"/>
                <w:szCs w:val="20"/>
              </w:rPr>
              <w:t>8</w:t>
            </w:r>
          </w:p>
        </w:tc>
        <w:tc>
          <w:tcPr>
            <w:tcW w:w="710" w:type="pct"/>
            <w:vAlign w:val="bottom"/>
          </w:tcPr>
          <w:p w:rsidR="00BD5AB0" w:rsidRPr="008F5618" w:rsidRDefault="00BD5AB0" w:rsidP="00BD5AB0">
            <w:pPr>
              <w:spacing w:after="0"/>
              <w:jc w:val="center"/>
              <w:rPr>
                <w:sz w:val="20"/>
                <w:szCs w:val="20"/>
              </w:rPr>
            </w:pPr>
            <w:r w:rsidRPr="008F5618">
              <w:rPr>
                <w:sz w:val="20"/>
                <w:szCs w:val="20"/>
              </w:rPr>
              <w:t>233</w:t>
            </w:r>
          </w:p>
        </w:tc>
        <w:tc>
          <w:tcPr>
            <w:tcW w:w="641" w:type="pct"/>
            <w:vAlign w:val="bottom"/>
          </w:tcPr>
          <w:p w:rsidR="00BD5AB0" w:rsidRPr="008F5618" w:rsidRDefault="00BD5AB0" w:rsidP="00BD5AB0">
            <w:pPr>
              <w:spacing w:after="0"/>
              <w:jc w:val="center"/>
              <w:rPr>
                <w:sz w:val="20"/>
                <w:szCs w:val="20"/>
              </w:rPr>
            </w:pPr>
            <w:r w:rsidRPr="008F5618">
              <w:rPr>
                <w:sz w:val="20"/>
                <w:szCs w:val="20"/>
              </w:rPr>
              <w:t>360</w:t>
            </w:r>
          </w:p>
        </w:tc>
        <w:tc>
          <w:tcPr>
            <w:tcW w:w="668" w:type="pct"/>
            <w:vAlign w:val="bottom"/>
          </w:tcPr>
          <w:p w:rsidR="00BD5AB0" w:rsidRPr="008F5618" w:rsidRDefault="00BD5AB0" w:rsidP="00BD5AB0">
            <w:pPr>
              <w:spacing w:after="0"/>
              <w:jc w:val="center"/>
              <w:rPr>
                <w:sz w:val="20"/>
                <w:szCs w:val="20"/>
              </w:rPr>
            </w:pPr>
            <w:r w:rsidRPr="008F5618">
              <w:rPr>
                <w:sz w:val="20"/>
                <w:szCs w:val="20"/>
              </w:rPr>
              <w:t>593</w:t>
            </w:r>
          </w:p>
        </w:tc>
      </w:tr>
      <w:tr w:rsidR="00D77000" w:rsidRPr="00E13A41" w:rsidTr="00D77000">
        <w:trPr>
          <w:trHeight w:val="259"/>
        </w:trPr>
        <w:tc>
          <w:tcPr>
            <w:tcW w:w="484" w:type="pct"/>
            <w:vAlign w:val="bottom"/>
          </w:tcPr>
          <w:p w:rsidR="00BD5AB0" w:rsidRPr="008F5618" w:rsidRDefault="00BD5AB0" w:rsidP="00EF4F08">
            <w:pPr>
              <w:spacing w:after="0"/>
              <w:jc w:val="left"/>
              <w:rPr>
                <w:color w:val="000000"/>
                <w:sz w:val="20"/>
                <w:szCs w:val="20"/>
              </w:rPr>
            </w:pPr>
            <w:r w:rsidRPr="008F5618">
              <w:rPr>
                <w:color w:val="000000"/>
                <w:sz w:val="20"/>
                <w:szCs w:val="20"/>
              </w:rPr>
              <w:t>2010</w:t>
            </w:r>
          </w:p>
        </w:tc>
        <w:tc>
          <w:tcPr>
            <w:tcW w:w="606" w:type="pct"/>
            <w:vAlign w:val="bottom"/>
          </w:tcPr>
          <w:p w:rsidR="00BD5AB0" w:rsidRPr="008F5618" w:rsidRDefault="00BD5AB0" w:rsidP="00BD5AB0">
            <w:pPr>
              <w:spacing w:after="0"/>
              <w:jc w:val="center"/>
              <w:rPr>
                <w:sz w:val="20"/>
                <w:szCs w:val="20"/>
              </w:rPr>
            </w:pPr>
            <w:r w:rsidRPr="008F5618">
              <w:rPr>
                <w:sz w:val="20"/>
                <w:szCs w:val="20"/>
              </w:rPr>
              <w:t>86</w:t>
            </w:r>
          </w:p>
        </w:tc>
        <w:tc>
          <w:tcPr>
            <w:tcW w:w="549" w:type="pct"/>
            <w:vAlign w:val="bottom"/>
          </w:tcPr>
          <w:p w:rsidR="00BD5AB0" w:rsidRPr="008F5618" w:rsidRDefault="00BD5AB0" w:rsidP="00BD5AB0">
            <w:pPr>
              <w:spacing w:after="0"/>
              <w:jc w:val="center"/>
              <w:rPr>
                <w:sz w:val="20"/>
                <w:szCs w:val="20"/>
              </w:rPr>
            </w:pPr>
            <w:r w:rsidRPr="008F5618">
              <w:rPr>
                <w:sz w:val="20"/>
                <w:szCs w:val="20"/>
              </w:rPr>
              <w:t>194</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134</w:t>
            </w:r>
          </w:p>
        </w:tc>
        <w:tc>
          <w:tcPr>
            <w:tcW w:w="352" w:type="pct"/>
            <w:vAlign w:val="bottom"/>
          </w:tcPr>
          <w:p w:rsidR="00BD5AB0" w:rsidRPr="008F5618" w:rsidRDefault="00BD5AB0" w:rsidP="00BD5AB0">
            <w:pPr>
              <w:spacing w:after="0"/>
              <w:jc w:val="center"/>
              <w:rPr>
                <w:sz w:val="20"/>
                <w:szCs w:val="20"/>
              </w:rPr>
            </w:pPr>
            <w:r w:rsidRPr="008F5618">
              <w:rPr>
                <w:sz w:val="20"/>
                <w:szCs w:val="20"/>
              </w:rPr>
              <w:t>22</w:t>
            </w:r>
          </w:p>
        </w:tc>
        <w:tc>
          <w:tcPr>
            <w:tcW w:w="710" w:type="pct"/>
            <w:vAlign w:val="bottom"/>
          </w:tcPr>
          <w:p w:rsidR="00BD5AB0" w:rsidRPr="008F5618" w:rsidRDefault="00BD5AB0" w:rsidP="00BD5AB0">
            <w:pPr>
              <w:spacing w:after="0"/>
              <w:jc w:val="center"/>
              <w:rPr>
                <w:sz w:val="20"/>
                <w:szCs w:val="20"/>
              </w:rPr>
            </w:pPr>
            <w:r w:rsidRPr="008F5618">
              <w:rPr>
                <w:sz w:val="20"/>
                <w:szCs w:val="20"/>
              </w:rPr>
              <w:t>350</w:t>
            </w:r>
          </w:p>
        </w:tc>
        <w:tc>
          <w:tcPr>
            <w:tcW w:w="641" w:type="pct"/>
            <w:vAlign w:val="bottom"/>
          </w:tcPr>
          <w:p w:rsidR="00BD5AB0" w:rsidRPr="008F5618" w:rsidRDefault="00BD5AB0" w:rsidP="00BD5AB0">
            <w:pPr>
              <w:spacing w:after="0"/>
              <w:jc w:val="center"/>
              <w:rPr>
                <w:sz w:val="20"/>
                <w:szCs w:val="20"/>
              </w:rPr>
            </w:pPr>
            <w:r w:rsidRPr="008F5618">
              <w:rPr>
                <w:sz w:val="20"/>
                <w:szCs w:val="20"/>
              </w:rPr>
              <w:t>417</w:t>
            </w:r>
          </w:p>
        </w:tc>
        <w:tc>
          <w:tcPr>
            <w:tcW w:w="668" w:type="pct"/>
            <w:vAlign w:val="bottom"/>
          </w:tcPr>
          <w:p w:rsidR="00BD5AB0" w:rsidRPr="008F5618" w:rsidRDefault="00BD5AB0" w:rsidP="00BD5AB0">
            <w:pPr>
              <w:spacing w:after="0"/>
              <w:jc w:val="center"/>
              <w:rPr>
                <w:sz w:val="20"/>
                <w:szCs w:val="20"/>
              </w:rPr>
            </w:pPr>
            <w:r w:rsidRPr="008F5618">
              <w:rPr>
                <w:sz w:val="20"/>
                <w:szCs w:val="20"/>
              </w:rPr>
              <w:t>767</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2011</w:t>
            </w:r>
          </w:p>
        </w:tc>
        <w:tc>
          <w:tcPr>
            <w:tcW w:w="606" w:type="pct"/>
            <w:vAlign w:val="bottom"/>
          </w:tcPr>
          <w:p w:rsidR="00BD5AB0" w:rsidRPr="008F5618" w:rsidRDefault="00BD5AB0" w:rsidP="00BD5AB0">
            <w:pPr>
              <w:spacing w:after="0"/>
              <w:jc w:val="center"/>
              <w:rPr>
                <w:sz w:val="20"/>
                <w:szCs w:val="20"/>
              </w:rPr>
            </w:pPr>
            <w:r w:rsidRPr="008F5618">
              <w:rPr>
                <w:sz w:val="20"/>
                <w:szCs w:val="20"/>
              </w:rPr>
              <w:t>79</w:t>
            </w:r>
          </w:p>
        </w:tc>
        <w:tc>
          <w:tcPr>
            <w:tcW w:w="549" w:type="pct"/>
            <w:vAlign w:val="bottom"/>
          </w:tcPr>
          <w:p w:rsidR="00BD5AB0" w:rsidRPr="008F5618" w:rsidRDefault="00BD5AB0" w:rsidP="00BD5AB0">
            <w:pPr>
              <w:spacing w:after="0"/>
              <w:jc w:val="center"/>
              <w:rPr>
                <w:sz w:val="20"/>
                <w:szCs w:val="20"/>
              </w:rPr>
            </w:pPr>
            <w:r w:rsidRPr="008F5618">
              <w:rPr>
                <w:sz w:val="20"/>
                <w:szCs w:val="20"/>
              </w:rPr>
              <w:t>137</w:t>
            </w:r>
          </w:p>
        </w:tc>
        <w:tc>
          <w:tcPr>
            <w:tcW w:w="358" w:type="pct"/>
            <w:vAlign w:val="bottom"/>
          </w:tcPr>
          <w:p w:rsidR="00BD5AB0" w:rsidRPr="008F5618" w:rsidRDefault="00BD5AB0" w:rsidP="00BD5AB0">
            <w:pPr>
              <w:spacing w:after="0"/>
              <w:jc w:val="center"/>
              <w:rPr>
                <w:sz w:val="20"/>
                <w:szCs w:val="20"/>
              </w:rPr>
            </w:pPr>
            <w:r w:rsidRPr="008F5618">
              <w:rPr>
                <w:sz w:val="20"/>
                <w:szCs w:val="20"/>
              </w:rPr>
              <w:t>31</w:t>
            </w:r>
          </w:p>
        </w:tc>
        <w:tc>
          <w:tcPr>
            <w:tcW w:w="632" w:type="pct"/>
            <w:vAlign w:val="bottom"/>
          </w:tcPr>
          <w:p w:rsidR="00BD5AB0" w:rsidRPr="008F5618" w:rsidRDefault="00BD5AB0" w:rsidP="00BD5AB0">
            <w:pPr>
              <w:spacing w:after="0"/>
              <w:jc w:val="center"/>
              <w:rPr>
                <w:sz w:val="20"/>
                <w:szCs w:val="20"/>
              </w:rPr>
            </w:pPr>
            <w:r w:rsidRPr="008F5618">
              <w:rPr>
                <w:sz w:val="20"/>
                <w:szCs w:val="20"/>
              </w:rPr>
              <w:t>93</w:t>
            </w:r>
          </w:p>
        </w:tc>
        <w:tc>
          <w:tcPr>
            <w:tcW w:w="352" w:type="pct"/>
            <w:vAlign w:val="bottom"/>
          </w:tcPr>
          <w:p w:rsidR="00BD5AB0" w:rsidRPr="008F5618" w:rsidRDefault="00BD5AB0" w:rsidP="00BD5AB0">
            <w:pPr>
              <w:spacing w:after="0"/>
              <w:jc w:val="center"/>
              <w:rPr>
                <w:sz w:val="20"/>
                <w:szCs w:val="20"/>
              </w:rPr>
            </w:pPr>
            <w:r w:rsidRPr="008F5618">
              <w:rPr>
                <w:sz w:val="20"/>
                <w:szCs w:val="20"/>
              </w:rPr>
              <w:t>16</w:t>
            </w:r>
          </w:p>
        </w:tc>
        <w:tc>
          <w:tcPr>
            <w:tcW w:w="710" w:type="pct"/>
            <w:vAlign w:val="bottom"/>
          </w:tcPr>
          <w:p w:rsidR="00BD5AB0" w:rsidRPr="008F5618" w:rsidRDefault="00BD5AB0" w:rsidP="00BD5AB0">
            <w:pPr>
              <w:spacing w:after="0"/>
              <w:jc w:val="center"/>
              <w:rPr>
                <w:sz w:val="20"/>
                <w:szCs w:val="20"/>
              </w:rPr>
            </w:pPr>
            <w:r w:rsidRPr="008F5618">
              <w:rPr>
                <w:sz w:val="20"/>
                <w:szCs w:val="20"/>
              </w:rPr>
              <w:t>277</w:t>
            </w:r>
          </w:p>
        </w:tc>
        <w:tc>
          <w:tcPr>
            <w:tcW w:w="641" w:type="pct"/>
            <w:vAlign w:val="bottom"/>
          </w:tcPr>
          <w:p w:rsidR="00BD5AB0" w:rsidRPr="008F5618" w:rsidRDefault="00BD5AB0" w:rsidP="00BD5AB0">
            <w:pPr>
              <w:spacing w:after="0"/>
              <w:jc w:val="center"/>
              <w:rPr>
                <w:sz w:val="20"/>
                <w:szCs w:val="20"/>
              </w:rPr>
            </w:pPr>
            <w:r w:rsidRPr="008F5618">
              <w:rPr>
                <w:sz w:val="20"/>
                <w:szCs w:val="20"/>
              </w:rPr>
              <w:t>517</w:t>
            </w:r>
          </w:p>
        </w:tc>
        <w:tc>
          <w:tcPr>
            <w:tcW w:w="668" w:type="pct"/>
            <w:vAlign w:val="bottom"/>
          </w:tcPr>
          <w:p w:rsidR="00BD5AB0" w:rsidRPr="008F5618" w:rsidRDefault="00BD5AB0" w:rsidP="00BD5AB0">
            <w:pPr>
              <w:spacing w:after="0"/>
              <w:jc w:val="center"/>
              <w:rPr>
                <w:sz w:val="20"/>
                <w:szCs w:val="20"/>
              </w:rPr>
            </w:pPr>
            <w:r w:rsidRPr="008F5618">
              <w:rPr>
                <w:sz w:val="20"/>
                <w:szCs w:val="20"/>
              </w:rPr>
              <w:t>794</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2012</w:t>
            </w:r>
          </w:p>
        </w:tc>
        <w:tc>
          <w:tcPr>
            <w:tcW w:w="606" w:type="pct"/>
            <w:vAlign w:val="bottom"/>
          </w:tcPr>
          <w:p w:rsidR="00BD5AB0" w:rsidRPr="008F5618" w:rsidRDefault="00BD5AB0" w:rsidP="00BD5AB0">
            <w:pPr>
              <w:spacing w:after="0"/>
              <w:jc w:val="center"/>
              <w:rPr>
                <w:sz w:val="20"/>
                <w:szCs w:val="20"/>
              </w:rPr>
            </w:pPr>
            <w:r w:rsidRPr="008F5618">
              <w:rPr>
                <w:sz w:val="20"/>
                <w:szCs w:val="20"/>
              </w:rPr>
              <w:t>65</w:t>
            </w:r>
          </w:p>
        </w:tc>
        <w:tc>
          <w:tcPr>
            <w:tcW w:w="549" w:type="pct"/>
            <w:vAlign w:val="bottom"/>
          </w:tcPr>
          <w:p w:rsidR="00BD5AB0" w:rsidRPr="008F5618" w:rsidRDefault="00BD5AB0" w:rsidP="00BD5AB0">
            <w:pPr>
              <w:spacing w:after="0"/>
              <w:jc w:val="center"/>
              <w:rPr>
                <w:sz w:val="20"/>
                <w:szCs w:val="20"/>
              </w:rPr>
            </w:pPr>
            <w:r w:rsidRPr="008F5618">
              <w:rPr>
                <w:sz w:val="20"/>
                <w:szCs w:val="20"/>
              </w:rPr>
              <w:t>212</w:t>
            </w:r>
          </w:p>
        </w:tc>
        <w:tc>
          <w:tcPr>
            <w:tcW w:w="358" w:type="pct"/>
            <w:vAlign w:val="bottom"/>
          </w:tcPr>
          <w:p w:rsidR="00BD5AB0" w:rsidRPr="008F5618" w:rsidRDefault="00BD5AB0" w:rsidP="00BD5AB0">
            <w:pPr>
              <w:spacing w:after="0"/>
              <w:jc w:val="center"/>
              <w:rPr>
                <w:sz w:val="20"/>
                <w:szCs w:val="20"/>
              </w:rPr>
            </w:pPr>
            <w:r w:rsidRPr="008F5618">
              <w:rPr>
                <w:sz w:val="20"/>
                <w:szCs w:val="20"/>
              </w:rPr>
              <w:t>4</w:t>
            </w:r>
          </w:p>
        </w:tc>
        <w:tc>
          <w:tcPr>
            <w:tcW w:w="632" w:type="pct"/>
            <w:vAlign w:val="bottom"/>
          </w:tcPr>
          <w:p w:rsidR="00BD5AB0" w:rsidRPr="008F5618" w:rsidRDefault="00BD5AB0" w:rsidP="00BD5AB0">
            <w:pPr>
              <w:spacing w:after="0"/>
              <w:jc w:val="center"/>
              <w:rPr>
                <w:sz w:val="20"/>
                <w:szCs w:val="20"/>
              </w:rPr>
            </w:pPr>
            <w:r w:rsidRPr="008F5618">
              <w:rPr>
                <w:sz w:val="20"/>
                <w:szCs w:val="20"/>
              </w:rPr>
              <w:t>7</w:t>
            </w:r>
          </w:p>
        </w:tc>
        <w:tc>
          <w:tcPr>
            <w:tcW w:w="352" w:type="pct"/>
            <w:vAlign w:val="bottom"/>
          </w:tcPr>
          <w:p w:rsidR="00BD5AB0" w:rsidRPr="008F5618" w:rsidRDefault="00BD5AB0" w:rsidP="00BD5AB0">
            <w:pPr>
              <w:spacing w:after="0"/>
              <w:jc w:val="center"/>
              <w:rPr>
                <w:sz w:val="20"/>
                <w:szCs w:val="20"/>
              </w:rPr>
            </w:pPr>
            <w:r w:rsidRPr="008F5618">
              <w:rPr>
                <w:sz w:val="20"/>
                <w:szCs w:val="20"/>
              </w:rPr>
              <w:t>17</w:t>
            </w:r>
          </w:p>
        </w:tc>
        <w:tc>
          <w:tcPr>
            <w:tcW w:w="710" w:type="pct"/>
            <w:vAlign w:val="bottom"/>
          </w:tcPr>
          <w:p w:rsidR="00BD5AB0" w:rsidRPr="008F5618" w:rsidRDefault="00BD5AB0" w:rsidP="00BD5AB0">
            <w:pPr>
              <w:spacing w:after="0"/>
              <w:jc w:val="center"/>
              <w:rPr>
                <w:sz w:val="20"/>
                <w:szCs w:val="20"/>
              </w:rPr>
            </w:pPr>
            <w:r w:rsidRPr="008F5618">
              <w:rPr>
                <w:sz w:val="20"/>
                <w:szCs w:val="20"/>
              </w:rPr>
              <w:t>240</w:t>
            </w:r>
          </w:p>
        </w:tc>
        <w:tc>
          <w:tcPr>
            <w:tcW w:w="641" w:type="pct"/>
            <w:vAlign w:val="bottom"/>
          </w:tcPr>
          <w:p w:rsidR="00BD5AB0" w:rsidRPr="008F5618" w:rsidRDefault="00BD5AB0" w:rsidP="00BD5AB0">
            <w:pPr>
              <w:spacing w:after="0"/>
              <w:jc w:val="center"/>
              <w:rPr>
                <w:sz w:val="20"/>
                <w:szCs w:val="20"/>
              </w:rPr>
            </w:pPr>
            <w:r w:rsidRPr="008F5618">
              <w:rPr>
                <w:sz w:val="20"/>
                <w:szCs w:val="20"/>
              </w:rPr>
              <w:t>837</w:t>
            </w:r>
          </w:p>
        </w:tc>
        <w:tc>
          <w:tcPr>
            <w:tcW w:w="668" w:type="pct"/>
            <w:vAlign w:val="bottom"/>
          </w:tcPr>
          <w:p w:rsidR="00BD5AB0" w:rsidRPr="008F5618" w:rsidRDefault="00BD5AB0" w:rsidP="00BD5AB0">
            <w:pPr>
              <w:spacing w:after="0"/>
              <w:jc w:val="center"/>
              <w:rPr>
                <w:sz w:val="20"/>
                <w:szCs w:val="20"/>
              </w:rPr>
            </w:pPr>
            <w:r w:rsidRPr="008F5618">
              <w:rPr>
                <w:sz w:val="20"/>
                <w:szCs w:val="20"/>
              </w:rPr>
              <w:t>1,077</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2013</w:t>
            </w:r>
          </w:p>
        </w:tc>
        <w:tc>
          <w:tcPr>
            <w:tcW w:w="606" w:type="pct"/>
            <w:vAlign w:val="bottom"/>
          </w:tcPr>
          <w:p w:rsidR="00BD5AB0" w:rsidRPr="008F5618" w:rsidRDefault="00BD5AB0" w:rsidP="00BD5AB0">
            <w:pPr>
              <w:spacing w:after="0"/>
              <w:jc w:val="center"/>
              <w:rPr>
                <w:sz w:val="20"/>
                <w:szCs w:val="20"/>
              </w:rPr>
            </w:pPr>
            <w:r w:rsidRPr="008F5618">
              <w:rPr>
                <w:sz w:val="20"/>
                <w:szCs w:val="20"/>
              </w:rPr>
              <w:t>128</w:t>
            </w:r>
          </w:p>
        </w:tc>
        <w:tc>
          <w:tcPr>
            <w:tcW w:w="549" w:type="pct"/>
            <w:vAlign w:val="bottom"/>
          </w:tcPr>
          <w:p w:rsidR="00BD5AB0" w:rsidRPr="008F5618" w:rsidRDefault="00BD5AB0" w:rsidP="00BD5AB0">
            <w:pPr>
              <w:spacing w:after="0"/>
              <w:jc w:val="center"/>
              <w:rPr>
                <w:sz w:val="20"/>
                <w:szCs w:val="20"/>
              </w:rPr>
            </w:pPr>
            <w:r w:rsidRPr="008F5618">
              <w:rPr>
                <w:sz w:val="20"/>
                <w:szCs w:val="20"/>
              </w:rPr>
              <w:t>406</w:t>
            </w:r>
          </w:p>
        </w:tc>
        <w:tc>
          <w:tcPr>
            <w:tcW w:w="358" w:type="pct"/>
            <w:vAlign w:val="bottom"/>
          </w:tcPr>
          <w:p w:rsidR="00BD5AB0" w:rsidRPr="008F5618" w:rsidRDefault="00BD5AB0" w:rsidP="00BD5AB0">
            <w:pPr>
              <w:spacing w:after="0"/>
              <w:jc w:val="center"/>
              <w:rPr>
                <w:sz w:val="20"/>
                <w:szCs w:val="20"/>
              </w:rPr>
            </w:pPr>
            <w:r w:rsidRPr="008F5618">
              <w:rPr>
                <w:sz w:val="20"/>
                <w:szCs w:val="20"/>
              </w:rPr>
              <w:t>28</w:t>
            </w:r>
          </w:p>
        </w:tc>
        <w:tc>
          <w:tcPr>
            <w:tcW w:w="632" w:type="pct"/>
            <w:vAlign w:val="bottom"/>
          </w:tcPr>
          <w:p w:rsidR="00BD5AB0" w:rsidRPr="008F5618" w:rsidRDefault="00BD5AB0" w:rsidP="00BD5AB0">
            <w:pPr>
              <w:spacing w:after="0"/>
              <w:jc w:val="center"/>
              <w:rPr>
                <w:sz w:val="20"/>
                <w:szCs w:val="20"/>
              </w:rPr>
            </w:pPr>
            <w:r w:rsidRPr="008F5618">
              <w:rPr>
                <w:sz w:val="20"/>
                <w:szCs w:val="20"/>
              </w:rPr>
              <w:t>69</w:t>
            </w:r>
          </w:p>
        </w:tc>
        <w:tc>
          <w:tcPr>
            <w:tcW w:w="352" w:type="pct"/>
            <w:vAlign w:val="bottom"/>
          </w:tcPr>
          <w:p w:rsidR="00BD5AB0" w:rsidRPr="008F5618" w:rsidRDefault="00BD5AB0" w:rsidP="00BD5AB0">
            <w:pPr>
              <w:spacing w:after="0"/>
              <w:jc w:val="center"/>
              <w:rPr>
                <w:sz w:val="20"/>
                <w:szCs w:val="20"/>
              </w:rPr>
            </w:pPr>
            <w:r w:rsidRPr="008F5618">
              <w:rPr>
                <w:sz w:val="20"/>
                <w:szCs w:val="20"/>
              </w:rPr>
              <w:t>27</w:t>
            </w:r>
          </w:p>
        </w:tc>
        <w:tc>
          <w:tcPr>
            <w:tcW w:w="710" w:type="pct"/>
            <w:vAlign w:val="bottom"/>
          </w:tcPr>
          <w:p w:rsidR="00BD5AB0" w:rsidRPr="008F5618" w:rsidRDefault="00BD5AB0" w:rsidP="00BD5AB0">
            <w:pPr>
              <w:spacing w:after="0"/>
              <w:jc w:val="center"/>
              <w:rPr>
                <w:sz w:val="20"/>
                <w:szCs w:val="20"/>
              </w:rPr>
            </w:pPr>
            <w:r w:rsidRPr="008F5618">
              <w:rPr>
                <w:sz w:val="20"/>
                <w:szCs w:val="20"/>
              </w:rPr>
              <w:t>530</w:t>
            </w:r>
          </w:p>
        </w:tc>
        <w:tc>
          <w:tcPr>
            <w:tcW w:w="641" w:type="pct"/>
            <w:vAlign w:val="bottom"/>
          </w:tcPr>
          <w:p w:rsidR="00BD5AB0" w:rsidRPr="008F5618" w:rsidRDefault="00BD5AB0" w:rsidP="00BD5AB0">
            <w:pPr>
              <w:spacing w:after="0"/>
              <w:jc w:val="center"/>
              <w:rPr>
                <w:sz w:val="20"/>
                <w:szCs w:val="20"/>
              </w:rPr>
            </w:pPr>
            <w:r w:rsidRPr="008F5618">
              <w:rPr>
                <w:sz w:val="20"/>
                <w:szCs w:val="20"/>
              </w:rPr>
              <w:t>736</w:t>
            </w:r>
          </w:p>
        </w:tc>
        <w:tc>
          <w:tcPr>
            <w:tcW w:w="668" w:type="pct"/>
            <w:vAlign w:val="bottom"/>
          </w:tcPr>
          <w:p w:rsidR="00BD5AB0" w:rsidRPr="008F5618" w:rsidRDefault="00BD5AB0" w:rsidP="00BD5AB0">
            <w:pPr>
              <w:spacing w:after="0"/>
              <w:jc w:val="center"/>
              <w:rPr>
                <w:sz w:val="20"/>
                <w:szCs w:val="20"/>
              </w:rPr>
            </w:pPr>
            <w:r w:rsidRPr="008F5618">
              <w:rPr>
                <w:sz w:val="20"/>
                <w:szCs w:val="20"/>
              </w:rPr>
              <w:t>1,266</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2014</w:t>
            </w:r>
          </w:p>
        </w:tc>
        <w:tc>
          <w:tcPr>
            <w:tcW w:w="606" w:type="pct"/>
            <w:vAlign w:val="bottom"/>
          </w:tcPr>
          <w:p w:rsidR="00BD5AB0" w:rsidRPr="008F5618" w:rsidRDefault="00BD5AB0" w:rsidP="00BD5AB0">
            <w:pPr>
              <w:spacing w:after="0"/>
              <w:jc w:val="center"/>
              <w:rPr>
                <w:sz w:val="20"/>
                <w:szCs w:val="20"/>
              </w:rPr>
            </w:pPr>
            <w:r w:rsidRPr="008F5618">
              <w:rPr>
                <w:sz w:val="20"/>
                <w:szCs w:val="20"/>
              </w:rPr>
              <w:t>86</w:t>
            </w:r>
          </w:p>
        </w:tc>
        <w:tc>
          <w:tcPr>
            <w:tcW w:w="549" w:type="pct"/>
            <w:vAlign w:val="bottom"/>
          </w:tcPr>
          <w:p w:rsidR="00BD5AB0" w:rsidRPr="008F5618" w:rsidRDefault="00BD5AB0" w:rsidP="00BD5AB0">
            <w:pPr>
              <w:spacing w:after="0"/>
              <w:jc w:val="center"/>
              <w:rPr>
                <w:sz w:val="20"/>
                <w:szCs w:val="20"/>
              </w:rPr>
            </w:pPr>
            <w:r w:rsidRPr="008F5618">
              <w:rPr>
                <w:sz w:val="20"/>
                <w:szCs w:val="20"/>
              </w:rPr>
              <w:t>265</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107</w:t>
            </w:r>
          </w:p>
        </w:tc>
        <w:tc>
          <w:tcPr>
            <w:tcW w:w="352" w:type="pct"/>
            <w:vAlign w:val="bottom"/>
          </w:tcPr>
          <w:p w:rsidR="00BD5AB0" w:rsidRPr="008F5618" w:rsidRDefault="00BD5AB0" w:rsidP="00BD5AB0">
            <w:pPr>
              <w:spacing w:after="0"/>
              <w:jc w:val="center"/>
              <w:rPr>
                <w:sz w:val="20"/>
                <w:szCs w:val="20"/>
              </w:rPr>
            </w:pPr>
            <w:r w:rsidRPr="008F5618">
              <w:rPr>
                <w:sz w:val="20"/>
                <w:szCs w:val="20"/>
              </w:rPr>
              <w:t>21</w:t>
            </w:r>
          </w:p>
        </w:tc>
        <w:tc>
          <w:tcPr>
            <w:tcW w:w="710" w:type="pct"/>
            <w:vAlign w:val="bottom"/>
          </w:tcPr>
          <w:p w:rsidR="00BD5AB0" w:rsidRPr="008F5618" w:rsidRDefault="00BD5AB0" w:rsidP="00BD5AB0">
            <w:pPr>
              <w:spacing w:after="0"/>
              <w:jc w:val="center"/>
              <w:rPr>
                <w:sz w:val="20"/>
                <w:szCs w:val="20"/>
              </w:rPr>
            </w:pPr>
            <w:r w:rsidRPr="008F5618">
              <w:rPr>
                <w:sz w:val="20"/>
                <w:szCs w:val="20"/>
              </w:rPr>
              <w:t>393</w:t>
            </w:r>
          </w:p>
        </w:tc>
        <w:tc>
          <w:tcPr>
            <w:tcW w:w="641" w:type="pct"/>
            <w:vAlign w:val="bottom"/>
          </w:tcPr>
          <w:p w:rsidR="00BD5AB0" w:rsidRPr="008F5618" w:rsidRDefault="00BD5AB0" w:rsidP="00BD5AB0">
            <w:pPr>
              <w:spacing w:after="0"/>
              <w:jc w:val="center"/>
              <w:rPr>
                <w:sz w:val="20"/>
                <w:szCs w:val="20"/>
              </w:rPr>
            </w:pPr>
            <w:r w:rsidRPr="008F5618">
              <w:rPr>
                <w:sz w:val="20"/>
                <w:szCs w:val="20"/>
              </w:rPr>
              <w:t>1,533</w:t>
            </w:r>
          </w:p>
        </w:tc>
        <w:tc>
          <w:tcPr>
            <w:tcW w:w="668" w:type="pct"/>
            <w:vAlign w:val="bottom"/>
          </w:tcPr>
          <w:p w:rsidR="00BD5AB0" w:rsidRPr="008F5618" w:rsidRDefault="00BD5AB0" w:rsidP="00BD5AB0">
            <w:pPr>
              <w:spacing w:after="0"/>
              <w:jc w:val="center"/>
              <w:rPr>
                <w:sz w:val="20"/>
                <w:szCs w:val="20"/>
              </w:rPr>
            </w:pPr>
            <w:r w:rsidRPr="008F5618">
              <w:rPr>
                <w:sz w:val="20"/>
                <w:szCs w:val="20"/>
              </w:rPr>
              <w:t>1,926</w:t>
            </w:r>
          </w:p>
        </w:tc>
      </w:tr>
      <w:tr w:rsidR="00D77000" w:rsidRPr="00E13A41" w:rsidTr="00D77000">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2015</w:t>
            </w:r>
          </w:p>
        </w:tc>
        <w:tc>
          <w:tcPr>
            <w:tcW w:w="606" w:type="pct"/>
            <w:vAlign w:val="bottom"/>
          </w:tcPr>
          <w:p w:rsidR="00BD5AB0" w:rsidRPr="008F5618" w:rsidRDefault="00BD5AB0" w:rsidP="00BD5AB0">
            <w:pPr>
              <w:spacing w:after="0"/>
              <w:jc w:val="center"/>
              <w:rPr>
                <w:sz w:val="20"/>
                <w:szCs w:val="20"/>
              </w:rPr>
            </w:pPr>
            <w:r w:rsidRPr="008F5618">
              <w:rPr>
                <w:sz w:val="20"/>
                <w:szCs w:val="20"/>
              </w:rPr>
              <w:t>44</w:t>
            </w:r>
          </w:p>
        </w:tc>
        <w:tc>
          <w:tcPr>
            <w:tcW w:w="549" w:type="pct"/>
            <w:vAlign w:val="bottom"/>
          </w:tcPr>
          <w:p w:rsidR="00BD5AB0" w:rsidRPr="008F5618" w:rsidRDefault="00BD5AB0" w:rsidP="00BD5AB0">
            <w:pPr>
              <w:spacing w:after="0"/>
              <w:jc w:val="center"/>
              <w:rPr>
                <w:sz w:val="20"/>
                <w:szCs w:val="20"/>
              </w:rPr>
            </w:pPr>
            <w:r w:rsidRPr="008F5618">
              <w:rPr>
                <w:sz w:val="20"/>
                <w:szCs w:val="20"/>
              </w:rPr>
              <w:t>140</w:t>
            </w:r>
          </w:p>
        </w:tc>
        <w:tc>
          <w:tcPr>
            <w:tcW w:w="358" w:type="pct"/>
            <w:vAlign w:val="bottom"/>
          </w:tcPr>
          <w:p w:rsidR="00BD5AB0" w:rsidRPr="008F5618" w:rsidRDefault="00BD5AB0" w:rsidP="00BD5AB0">
            <w:pPr>
              <w:spacing w:after="0"/>
              <w:jc w:val="center"/>
              <w:rPr>
                <w:sz w:val="20"/>
                <w:szCs w:val="20"/>
              </w:rPr>
            </w:pPr>
            <w:r w:rsidRPr="008F5618">
              <w:rPr>
                <w:sz w:val="20"/>
                <w:szCs w:val="20"/>
              </w:rPr>
              <w:t>2</w:t>
            </w:r>
          </w:p>
        </w:tc>
        <w:tc>
          <w:tcPr>
            <w:tcW w:w="632" w:type="pct"/>
            <w:vAlign w:val="bottom"/>
          </w:tcPr>
          <w:p w:rsidR="00BD5AB0" w:rsidRPr="008F5618" w:rsidRDefault="00BD5AB0" w:rsidP="00BD5AB0">
            <w:pPr>
              <w:spacing w:after="0"/>
              <w:jc w:val="center"/>
              <w:rPr>
                <w:sz w:val="20"/>
                <w:szCs w:val="20"/>
              </w:rPr>
            </w:pPr>
            <w:r w:rsidRPr="008F5618">
              <w:rPr>
                <w:sz w:val="20"/>
                <w:szCs w:val="20"/>
              </w:rPr>
              <w:t>14</w:t>
            </w:r>
          </w:p>
        </w:tc>
        <w:tc>
          <w:tcPr>
            <w:tcW w:w="352" w:type="pct"/>
            <w:vAlign w:val="bottom"/>
          </w:tcPr>
          <w:p w:rsidR="00BD5AB0" w:rsidRPr="008F5618" w:rsidRDefault="00BD5AB0" w:rsidP="00BD5AB0">
            <w:pPr>
              <w:spacing w:after="0"/>
              <w:jc w:val="center"/>
              <w:rPr>
                <w:sz w:val="20"/>
                <w:szCs w:val="20"/>
              </w:rPr>
            </w:pPr>
            <w:r w:rsidRPr="008F5618">
              <w:rPr>
                <w:sz w:val="20"/>
                <w:szCs w:val="20"/>
              </w:rPr>
              <w:t>17</w:t>
            </w:r>
          </w:p>
        </w:tc>
        <w:tc>
          <w:tcPr>
            <w:tcW w:w="710" w:type="pct"/>
            <w:vAlign w:val="bottom"/>
          </w:tcPr>
          <w:p w:rsidR="00BD5AB0" w:rsidRPr="008F5618" w:rsidRDefault="00BD5AB0" w:rsidP="00BD5AB0">
            <w:pPr>
              <w:spacing w:after="0"/>
              <w:jc w:val="center"/>
              <w:rPr>
                <w:sz w:val="20"/>
                <w:szCs w:val="20"/>
              </w:rPr>
            </w:pPr>
            <w:r w:rsidRPr="008F5618">
              <w:rPr>
                <w:sz w:val="20"/>
                <w:szCs w:val="20"/>
              </w:rPr>
              <w:t>173</w:t>
            </w:r>
          </w:p>
        </w:tc>
        <w:tc>
          <w:tcPr>
            <w:tcW w:w="641" w:type="pct"/>
            <w:vAlign w:val="bottom"/>
          </w:tcPr>
          <w:p w:rsidR="00BD5AB0" w:rsidRPr="008F5618" w:rsidRDefault="00BD5AB0" w:rsidP="00BD5AB0">
            <w:pPr>
              <w:spacing w:after="0"/>
              <w:jc w:val="center"/>
              <w:rPr>
                <w:sz w:val="20"/>
                <w:szCs w:val="20"/>
              </w:rPr>
            </w:pPr>
            <w:r w:rsidRPr="008F5618">
              <w:rPr>
                <w:sz w:val="20"/>
                <w:szCs w:val="20"/>
              </w:rPr>
              <w:t>517</w:t>
            </w:r>
          </w:p>
        </w:tc>
        <w:tc>
          <w:tcPr>
            <w:tcW w:w="668" w:type="pct"/>
            <w:vAlign w:val="bottom"/>
          </w:tcPr>
          <w:p w:rsidR="00BD5AB0" w:rsidRPr="008F5618" w:rsidRDefault="00BD5AB0" w:rsidP="00BD5AB0">
            <w:pPr>
              <w:spacing w:after="0"/>
              <w:jc w:val="center"/>
              <w:rPr>
                <w:sz w:val="20"/>
                <w:szCs w:val="20"/>
              </w:rPr>
            </w:pPr>
            <w:r w:rsidRPr="008F5618">
              <w:rPr>
                <w:sz w:val="20"/>
                <w:szCs w:val="20"/>
              </w:rPr>
              <w:t>690</w:t>
            </w:r>
          </w:p>
        </w:tc>
      </w:tr>
      <w:tr w:rsidR="00D77000" w:rsidRPr="00E13A41" w:rsidTr="00F06764">
        <w:trPr>
          <w:trHeight w:val="259"/>
        </w:trPr>
        <w:tc>
          <w:tcPr>
            <w:tcW w:w="484" w:type="pct"/>
            <w:vAlign w:val="bottom"/>
          </w:tcPr>
          <w:p w:rsidR="00BD5AB0" w:rsidRPr="008F5618" w:rsidRDefault="00BD5AB0" w:rsidP="00BD5AB0">
            <w:pPr>
              <w:spacing w:after="0"/>
              <w:jc w:val="left"/>
              <w:rPr>
                <w:color w:val="000000"/>
                <w:sz w:val="20"/>
                <w:szCs w:val="20"/>
              </w:rPr>
            </w:pPr>
            <w:r w:rsidRPr="008F5618">
              <w:rPr>
                <w:color w:val="000000"/>
                <w:sz w:val="20"/>
                <w:szCs w:val="20"/>
              </w:rPr>
              <w:t>2016</w:t>
            </w:r>
          </w:p>
        </w:tc>
        <w:tc>
          <w:tcPr>
            <w:tcW w:w="606" w:type="pct"/>
            <w:vAlign w:val="bottom"/>
          </w:tcPr>
          <w:p w:rsidR="00BD5AB0" w:rsidRPr="008F5618" w:rsidRDefault="00BD5AB0" w:rsidP="00BD5AB0">
            <w:pPr>
              <w:spacing w:after="0"/>
              <w:jc w:val="center"/>
              <w:rPr>
                <w:sz w:val="20"/>
                <w:szCs w:val="20"/>
              </w:rPr>
            </w:pPr>
            <w:r w:rsidRPr="008F5618">
              <w:rPr>
                <w:sz w:val="20"/>
                <w:szCs w:val="20"/>
              </w:rPr>
              <w:t>22</w:t>
            </w:r>
          </w:p>
        </w:tc>
        <w:tc>
          <w:tcPr>
            <w:tcW w:w="549" w:type="pct"/>
            <w:vAlign w:val="bottom"/>
          </w:tcPr>
          <w:p w:rsidR="00BD5AB0" w:rsidRPr="008F5618" w:rsidRDefault="00BD5AB0" w:rsidP="00BD5AB0">
            <w:pPr>
              <w:spacing w:after="0"/>
              <w:jc w:val="center"/>
              <w:rPr>
                <w:sz w:val="20"/>
                <w:szCs w:val="20"/>
              </w:rPr>
            </w:pPr>
            <w:r w:rsidRPr="008F5618">
              <w:rPr>
                <w:sz w:val="20"/>
                <w:szCs w:val="20"/>
              </w:rPr>
              <w:t>20</w:t>
            </w:r>
          </w:p>
        </w:tc>
        <w:tc>
          <w:tcPr>
            <w:tcW w:w="358" w:type="pct"/>
            <w:vAlign w:val="bottom"/>
          </w:tcPr>
          <w:p w:rsidR="00BD5AB0" w:rsidRPr="008F5618" w:rsidRDefault="00BD5AB0" w:rsidP="00BD5AB0">
            <w:pPr>
              <w:spacing w:after="0"/>
              <w:jc w:val="center"/>
              <w:rPr>
                <w:sz w:val="20"/>
                <w:szCs w:val="20"/>
              </w:rPr>
            </w:pPr>
            <w:r w:rsidRPr="008F5618">
              <w:rPr>
                <w:sz w:val="20"/>
                <w:szCs w:val="20"/>
              </w:rPr>
              <w:t>0</w:t>
            </w:r>
          </w:p>
        </w:tc>
        <w:tc>
          <w:tcPr>
            <w:tcW w:w="632" w:type="pct"/>
            <w:vAlign w:val="bottom"/>
          </w:tcPr>
          <w:p w:rsidR="00BD5AB0" w:rsidRPr="008F5618" w:rsidRDefault="00BD5AB0" w:rsidP="00BD5AB0">
            <w:pPr>
              <w:spacing w:after="0"/>
              <w:jc w:val="center"/>
              <w:rPr>
                <w:sz w:val="20"/>
                <w:szCs w:val="20"/>
              </w:rPr>
            </w:pPr>
            <w:r w:rsidRPr="008F5618">
              <w:rPr>
                <w:sz w:val="20"/>
                <w:szCs w:val="20"/>
              </w:rPr>
              <w:t>49</w:t>
            </w:r>
          </w:p>
        </w:tc>
        <w:tc>
          <w:tcPr>
            <w:tcW w:w="352" w:type="pct"/>
            <w:vAlign w:val="bottom"/>
          </w:tcPr>
          <w:p w:rsidR="00BD5AB0" w:rsidRPr="008F5618" w:rsidRDefault="00BD5AB0" w:rsidP="00BD5AB0">
            <w:pPr>
              <w:spacing w:after="0"/>
              <w:jc w:val="center"/>
              <w:rPr>
                <w:sz w:val="20"/>
                <w:szCs w:val="20"/>
              </w:rPr>
            </w:pPr>
            <w:r w:rsidRPr="008F5618">
              <w:rPr>
                <w:sz w:val="20"/>
                <w:szCs w:val="20"/>
              </w:rPr>
              <w:t>0</w:t>
            </w:r>
          </w:p>
        </w:tc>
        <w:tc>
          <w:tcPr>
            <w:tcW w:w="710" w:type="pct"/>
            <w:vAlign w:val="bottom"/>
          </w:tcPr>
          <w:p w:rsidR="00BD5AB0" w:rsidRPr="008F5618" w:rsidRDefault="00BD5AB0" w:rsidP="00BD5AB0">
            <w:pPr>
              <w:spacing w:after="0"/>
              <w:jc w:val="center"/>
              <w:rPr>
                <w:sz w:val="20"/>
                <w:szCs w:val="20"/>
              </w:rPr>
            </w:pPr>
            <w:r w:rsidRPr="008F5618">
              <w:rPr>
                <w:sz w:val="20"/>
                <w:szCs w:val="20"/>
              </w:rPr>
              <w:t>69</w:t>
            </w:r>
          </w:p>
        </w:tc>
        <w:tc>
          <w:tcPr>
            <w:tcW w:w="641" w:type="pct"/>
            <w:vAlign w:val="bottom"/>
          </w:tcPr>
          <w:p w:rsidR="00BD5AB0" w:rsidRPr="008F5618" w:rsidRDefault="00BD5AB0" w:rsidP="00BD5AB0">
            <w:pPr>
              <w:spacing w:after="0"/>
              <w:jc w:val="center"/>
              <w:rPr>
                <w:sz w:val="20"/>
                <w:szCs w:val="20"/>
              </w:rPr>
            </w:pPr>
            <w:r w:rsidRPr="008F5618">
              <w:rPr>
                <w:sz w:val="20"/>
                <w:szCs w:val="20"/>
              </w:rPr>
              <w:t>204</w:t>
            </w:r>
          </w:p>
        </w:tc>
        <w:tc>
          <w:tcPr>
            <w:tcW w:w="668" w:type="pct"/>
            <w:vAlign w:val="bottom"/>
          </w:tcPr>
          <w:p w:rsidR="00BD5AB0" w:rsidRPr="008F5618" w:rsidRDefault="00BD5AB0" w:rsidP="00BD5AB0">
            <w:pPr>
              <w:spacing w:after="0"/>
              <w:jc w:val="center"/>
              <w:rPr>
                <w:sz w:val="20"/>
                <w:szCs w:val="20"/>
              </w:rPr>
            </w:pPr>
            <w:r w:rsidRPr="008F5618">
              <w:rPr>
                <w:sz w:val="20"/>
                <w:szCs w:val="20"/>
              </w:rPr>
              <w:t>273</w:t>
            </w:r>
          </w:p>
        </w:tc>
      </w:tr>
      <w:tr w:rsidR="00F06764" w:rsidRPr="00E13A41" w:rsidTr="00506CAA">
        <w:trPr>
          <w:trHeight w:hRule="exact" w:val="302"/>
        </w:trPr>
        <w:tc>
          <w:tcPr>
            <w:tcW w:w="484" w:type="pct"/>
            <w:tcBorders>
              <w:bottom w:val="single" w:sz="4" w:space="0" w:color="auto"/>
            </w:tcBorders>
            <w:vAlign w:val="center"/>
          </w:tcPr>
          <w:p w:rsidR="00F06764" w:rsidRPr="008F5618" w:rsidRDefault="00F06764" w:rsidP="00BD5AB0">
            <w:pPr>
              <w:spacing w:after="0"/>
              <w:jc w:val="left"/>
              <w:rPr>
                <w:color w:val="000000"/>
                <w:sz w:val="20"/>
                <w:szCs w:val="20"/>
              </w:rPr>
            </w:pPr>
            <w:r>
              <w:rPr>
                <w:color w:val="000000"/>
                <w:sz w:val="20"/>
                <w:szCs w:val="20"/>
              </w:rPr>
              <w:t>2017</w:t>
            </w:r>
          </w:p>
        </w:tc>
        <w:tc>
          <w:tcPr>
            <w:tcW w:w="606"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39</w:t>
            </w:r>
          </w:p>
        </w:tc>
        <w:tc>
          <w:tcPr>
            <w:tcW w:w="549"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163</w:t>
            </w:r>
          </w:p>
        </w:tc>
        <w:tc>
          <w:tcPr>
            <w:tcW w:w="358"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0</w:t>
            </w:r>
          </w:p>
        </w:tc>
        <w:tc>
          <w:tcPr>
            <w:tcW w:w="632"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19</w:t>
            </w:r>
          </w:p>
        </w:tc>
        <w:tc>
          <w:tcPr>
            <w:tcW w:w="352"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14</w:t>
            </w:r>
          </w:p>
        </w:tc>
        <w:tc>
          <w:tcPr>
            <w:tcW w:w="710"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196</w:t>
            </w:r>
          </w:p>
        </w:tc>
        <w:tc>
          <w:tcPr>
            <w:tcW w:w="641"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283</w:t>
            </w:r>
          </w:p>
        </w:tc>
        <w:tc>
          <w:tcPr>
            <w:tcW w:w="668" w:type="pct"/>
            <w:tcBorders>
              <w:bottom w:val="single" w:sz="4" w:space="0" w:color="auto"/>
            </w:tcBorders>
            <w:vAlign w:val="center"/>
          </w:tcPr>
          <w:p w:rsidR="00F06764" w:rsidRPr="008F5618" w:rsidRDefault="00F06764" w:rsidP="00BD5AB0">
            <w:pPr>
              <w:spacing w:after="0"/>
              <w:jc w:val="center"/>
              <w:rPr>
                <w:sz w:val="20"/>
                <w:szCs w:val="20"/>
              </w:rPr>
            </w:pPr>
            <w:r>
              <w:rPr>
                <w:sz w:val="20"/>
                <w:szCs w:val="20"/>
              </w:rPr>
              <w:t>479</w:t>
            </w:r>
          </w:p>
        </w:tc>
      </w:tr>
      <w:tr w:rsidR="00D77000" w:rsidRPr="00E13A41" w:rsidTr="00F06764">
        <w:trPr>
          <w:trHeight w:val="259"/>
        </w:trPr>
        <w:tc>
          <w:tcPr>
            <w:tcW w:w="484" w:type="pct"/>
            <w:tcBorders>
              <w:top w:val="single" w:sz="4" w:space="0" w:color="auto"/>
              <w:bottom w:val="single" w:sz="4" w:space="0" w:color="auto"/>
            </w:tcBorders>
            <w:vAlign w:val="center"/>
          </w:tcPr>
          <w:p w:rsidR="00BD5AB0" w:rsidRPr="008F5618" w:rsidRDefault="00BD5AB0" w:rsidP="00BD5AB0">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center"/>
          </w:tcPr>
          <w:p w:rsidR="00BD5AB0" w:rsidRPr="008F5618" w:rsidRDefault="00BD5AB0" w:rsidP="00BD5AB0">
            <w:pPr>
              <w:spacing w:after="0"/>
              <w:jc w:val="center"/>
              <w:rPr>
                <w:sz w:val="20"/>
                <w:szCs w:val="20"/>
              </w:rPr>
            </w:pPr>
          </w:p>
        </w:tc>
        <w:tc>
          <w:tcPr>
            <w:tcW w:w="549"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326</w:t>
            </w:r>
          </w:p>
        </w:tc>
        <w:tc>
          <w:tcPr>
            <w:tcW w:w="358"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16</w:t>
            </w:r>
          </w:p>
        </w:tc>
        <w:tc>
          <w:tcPr>
            <w:tcW w:w="632"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63</w:t>
            </w:r>
          </w:p>
        </w:tc>
        <w:tc>
          <w:tcPr>
            <w:tcW w:w="352"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35</w:t>
            </w:r>
          </w:p>
        </w:tc>
        <w:tc>
          <w:tcPr>
            <w:tcW w:w="710"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440</w:t>
            </w:r>
          </w:p>
        </w:tc>
        <w:tc>
          <w:tcPr>
            <w:tcW w:w="641"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676</w:t>
            </w:r>
          </w:p>
        </w:tc>
        <w:tc>
          <w:tcPr>
            <w:tcW w:w="668" w:type="pct"/>
            <w:tcBorders>
              <w:top w:val="single" w:sz="4" w:space="0" w:color="auto"/>
              <w:bottom w:val="single" w:sz="4" w:space="0" w:color="auto"/>
            </w:tcBorders>
            <w:vAlign w:val="center"/>
          </w:tcPr>
          <w:p w:rsidR="00BD5AB0" w:rsidRPr="008F5618" w:rsidRDefault="00F06764" w:rsidP="00BD5AB0">
            <w:pPr>
              <w:spacing w:after="0"/>
              <w:jc w:val="center"/>
              <w:rPr>
                <w:sz w:val="20"/>
                <w:szCs w:val="20"/>
              </w:rPr>
            </w:pPr>
            <w:r>
              <w:rPr>
                <w:sz w:val="20"/>
                <w:szCs w:val="20"/>
              </w:rPr>
              <w:t>1,116</w:t>
            </w:r>
          </w:p>
        </w:tc>
      </w:tr>
    </w:tbl>
    <w:p w:rsidR="0042083F" w:rsidRDefault="0042083F" w:rsidP="00E13A41">
      <w:pPr>
        <w:tabs>
          <w:tab w:val="left" w:pos="1267"/>
        </w:tabs>
        <w:jc w:val="left"/>
      </w:pPr>
    </w:p>
    <w:p w:rsidR="0042083F" w:rsidRDefault="0042083F" w:rsidP="0042083F">
      <w:pPr>
        <w:pStyle w:val="Cover-ReptTitle"/>
      </w:pPr>
      <w:r>
        <w:br w:type="page"/>
      </w:r>
    </w:p>
    <w:p w:rsidR="0042083F" w:rsidRPr="00E21FF7" w:rsidRDefault="0042083F" w:rsidP="00E21FF7">
      <w:pPr>
        <w:pStyle w:val="Caption"/>
      </w:pPr>
      <w:bookmarkStart w:id="52" w:name="_Toc487183674"/>
      <w:proofErr w:type="gramStart"/>
      <w:r w:rsidRPr="00E21FF7">
        <w:lastRenderedPageBreak/>
        <w:t xml:space="preserve">Table </w:t>
      </w:r>
      <w:fldSimple w:instr=" SEQ Table \* ARABIC ">
        <w:r w:rsidR="007C0681">
          <w:rPr>
            <w:noProof/>
          </w:rPr>
          <w:t>10</w:t>
        </w:r>
      </w:fldSimple>
      <w:r w:rsidRPr="00E21FF7">
        <w:t xml:space="preserve">.–Estimated </w:t>
      </w:r>
      <w:r w:rsidR="00C23BB2" w:rsidRPr="00E21FF7">
        <w:t xml:space="preserve">fishery sample size (expanded CWT recoveries), </w:t>
      </w:r>
      <w:r w:rsidRPr="00E21FF7">
        <w:t>harvest by gear type, escapement and total run of coho salmon returning</w:t>
      </w:r>
      <w:r w:rsidR="00E21FF7" w:rsidRPr="00E21FF7">
        <w:t xml:space="preserve"> to the Berners River, 1982–2017</w:t>
      </w:r>
      <w:r w:rsidRPr="00E21FF7">
        <w:t>.</w:t>
      </w:r>
      <w:bookmarkEnd w:id="52"/>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C23BB2" w:rsidTr="00C23BB2">
        <w:trPr>
          <w:trHeight w:val="259"/>
        </w:trPr>
        <w:tc>
          <w:tcPr>
            <w:tcW w:w="467" w:type="pct"/>
            <w:vMerge w:val="restart"/>
            <w:tcBorders>
              <w:top w:val="single" w:sz="4" w:space="0" w:color="auto"/>
            </w:tcBorders>
            <w:vAlign w:val="bottom"/>
          </w:tcPr>
          <w:p w:rsidR="00C23BB2" w:rsidRPr="008F5618" w:rsidRDefault="00C23BB2" w:rsidP="00A90914">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rsidR="00C23BB2" w:rsidRPr="008F5618" w:rsidRDefault="00C23BB2" w:rsidP="0042083F">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rsidR="00C23BB2" w:rsidRPr="008F5618" w:rsidRDefault="00C23BB2" w:rsidP="00C23BB2">
            <w:pPr>
              <w:pBdr>
                <w:bottom w:val="single" w:sz="4" w:space="1" w:color="auto"/>
              </w:pBdr>
              <w:spacing w:after="0"/>
              <w:jc w:val="center"/>
              <w:rPr>
                <w:sz w:val="20"/>
                <w:szCs w:val="20"/>
              </w:rPr>
            </w:pPr>
            <w:r>
              <w:rPr>
                <w:sz w:val="20"/>
                <w:szCs w:val="20"/>
              </w:rPr>
              <w:t>Number of Fish</w:t>
            </w:r>
          </w:p>
        </w:tc>
      </w:tr>
      <w:tr w:rsidR="00C23BB2" w:rsidTr="00C23BB2">
        <w:trPr>
          <w:trHeight w:val="259"/>
        </w:trPr>
        <w:tc>
          <w:tcPr>
            <w:tcW w:w="467" w:type="pct"/>
            <w:vMerge/>
            <w:tcBorders>
              <w:bottom w:val="single" w:sz="4" w:space="0" w:color="auto"/>
            </w:tcBorders>
            <w:vAlign w:val="bottom"/>
          </w:tcPr>
          <w:p w:rsidR="00C23BB2" w:rsidRPr="008F5618" w:rsidRDefault="00C23BB2" w:rsidP="00A90914">
            <w:pPr>
              <w:spacing w:after="0"/>
              <w:jc w:val="left"/>
              <w:rPr>
                <w:sz w:val="20"/>
                <w:szCs w:val="20"/>
              </w:rPr>
            </w:pPr>
          </w:p>
        </w:tc>
        <w:tc>
          <w:tcPr>
            <w:tcW w:w="517" w:type="pct"/>
            <w:vMerge/>
            <w:tcBorders>
              <w:bottom w:val="single" w:sz="4" w:space="0" w:color="auto"/>
            </w:tcBorders>
            <w:vAlign w:val="bottom"/>
          </w:tcPr>
          <w:p w:rsidR="00C23BB2" w:rsidRPr="008F5618" w:rsidRDefault="00C23BB2" w:rsidP="0042083F">
            <w:pPr>
              <w:spacing w:after="0"/>
              <w:jc w:val="center"/>
              <w:rPr>
                <w:sz w:val="20"/>
                <w:szCs w:val="20"/>
              </w:rPr>
            </w:pPr>
          </w:p>
        </w:tc>
        <w:tc>
          <w:tcPr>
            <w:tcW w:w="456"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Troll</w:t>
            </w:r>
          </w:p>
        </w:tc>
        <w:tc>
          <w:tcPr>
            <w:tcW w:w="34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Seine</w:t>
            </w:r>
          </w:p>
        </w:tc>
        <w:tc>
          <w:tcPr>
            <w:tcW w:w="456"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Sport</w:t>
            </w:r>
          </w:p>
        </w:tc>
        <w:tc>
          <w:tcPr>
            <w:tcW w:w="360" w:type="pct"/>
            <w:tcBorders>
              <w:bottom w:val="single" w:sz="4" w:space="0" w:color="auto"/>
            </w:tcBorders>
            <w:vAlign w:val="bottom"/>
          </w:tcPr>
          <w:p w:rsidR="00C23BB2" w:rsidRPr="008F5618" w:rsidRDefault="00C23BB2" w:rsidP="005100D7">
            <w:pPr>
              <w:spacing w:after="0"/>
              <w:jc w:val="center"/>
              <w:rPr>
                <w:sz w:val="20"/>
                <w:szCs w:val="20"/>
              </w:rPr>
            </w:pPr>
            <w:r w:rsidRPr="008F5618">
              <w:rPr>
                <w:sz w:val="20"/>
                <w:szCs w:val="20"/>
              </w:rPr>
              <w:t>B.C. Net</w:t>
            </w:r>
          </w:p>
        </w:tc>
        <w:tc>
          <w:tcPr>
            <w:tcW w:w="513"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rsidR="00C23BB2" w:rsidRPr="008F5618" w:rsidRDefault="00C23BB2" w:rsidP="00C23BB2">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rsidR="00C23BB2" w:rsidRPr="008F5618" w:rsidRDefault="00C23BB2" w:rsidP="0042083F">
            <w:pPr>
              <w:spacing w:after="0"/>
              <w:jc w:val="center"/>
              <w:rPr>
                <w:sz w:val="20"/>
                <w:szCs w:val="20"/>
              </w:rPr>
            </w:pPr>
            <w:r w:rsidRPr="008F5618">
              <w:rPr>
                <w:sz w:val="20"/>
                <w:szCs w:val="20"/>
              </w:rPr>
              <w:t>Total Return</w:t>
            </w:r>
          </w:p>
        </w:tc>
      </w:tr>
      <w:tr w:rsidR="00A94F96" w:rsidTr="00A94F96">
        <w:trPr>
          <w:trHeight w:val="259"/>
        </w:trPr>
        <w:tc>
          <w:tcPr>
            <w:tcW w:w="467" w:type="pct"/>
            <w:tcBorders>
              <w:top w:val="single" w:sz="4" w:space="0" w:color="auto"/>
            </w:tcBorders>
            <w:vAlign w:val="bottom"/>
          </w:tcPr>
          <w:p w:rsidR="00A94F96" w:rsidRPr="00276439" w:rsidRDefault="00A94F96" w:rsidP="005D3487">
            <w:pPr>
              <w:spacing w:after="0"/>
              <w:rPr>
                <w:sz w:val="20"/>
                <w:szCs w:val="20"/>
              </w:rPr>
            </w:pPr>
            <w:r w:rsidRPr="00276439">
              <w:rPr>
                <w:sz w:val="20"/>
                <w:szCs w:val="20"/>
              </w:rPr>
              <w:t>1974</w:t>
            </w:r>
          </w:p>
        </w:tc>
        <w:tc>
          <w:tcPr>
            <w:tcW w:w="517"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157</w:t>
            </w:r>
          </w:p>
        </w:tc>
        <w:tc>
          <w:tcPr>
            <w:tcW w:w="456" w:type="pct"/>
            <w:tcBorders>
              <w:top w:val="single" w:sz="4" w:space="0" w:color="auto"/>
            </w:tcBorders>
            <w:vAlign w:val="bottom"/>
          </w:tcPr>
          <w:p w:rsidR="00A94F96" w:rsidRPr="00276439" w:rsidRDefault="00A94F96" w:rsidP="005D3487">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rsidR="00A94F96" w:rsidRPr="00276439" w:rsidRDefault="00A94F96" w:rsidP="005D3487">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4,581</w:t>
            </w:r>
          </w:p>
        </w:tc>
        <w:tc>
          <w:tcPr>
            <w:tcW w:w="348"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360"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513"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0</w:t>
            </w:r>
          </w:p>
        </w:tc>
        <w:tc>
          <w:tcPr>
            <w:tcW w:w="463"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14,148</w:t>
            </w:r>
          </w:p>
        </w:tc>
        <w:tc>
          <w:tcPr>
            <w:tcW w:w="618"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4,124</w:t>
            </w:r>
          </w:p>
        </w:tc>
        <w:tc>
          <w:tcPr>
            <w:tcW w:w="454" w:type="pct"/>
            <w:tcBorders>
              <w:top w:val="single" w:sz="4" w:space="0" w:color="auto"/>
            </w:tcBorders>
            <w:vAlign w:val="bottom"/>
          </w:tcPr>
          <w:p w:rsidR="00A94F96" w:rsidRPr="00276439" w:rsidRDefault="00A94F96" w:rsidP="005D3487">
            <w:pPr>
              <w:spacing w:after="0"/>
              <w:jc w:val="right"/>
              <w:rPr>
                <w:sz w:val="20"/>
                <w:szCs w:val="20"/>
              </w:rPr>
            </w:pPr>
            <w:r w:rsidRPr="00276439">
              <w:rPr>
                <w:sz w:val="20"/>
                <w:szCs w:val="20"/>
              </w:rPr>
              <w:t>18,272</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1978</w:t>
            </w:r>
          </w:p>
        </w:tc>
        <w:tc>
          <w:tcPr>
            <w:tcW w:w="517" w:type="pct"/>
            <w:vAlign w:val="bottom"/>
          </w:tcPr>
          <w:p w:rsidR="00A94F96" w:rsidRPr="00276439" w:rsidRDefault="00A94F96" w:rsidP="005D3487">
            <w:pPr>
              <w:spacing w:after="0"/>
              <w:jc w:val="right"/>
              <w:rPr>
                <w:sz w:val="20"/>
                <w:szCs w:val="20"/>
              </w:rPr>
            </w:pPr>
            <w:r w:rsidRPr="00276439">
              <w:rPr>
                <w:sz w:val="20"/>
                <w:szCs w:val="20"/>
              </w:rPr>
              <w:t>124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7,208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4,144</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11,352</w:t>
            </w:r>
          </w:p>
        </w:tc>
        <w:tc>
          <w:tcPr>
            <w:tcW w:w="618" w:type="pct"/>
            <w:vAlign w:val="bottom"/>
          </w:tcPr>
          <w:p w:rsidR="00A94F96" w:rsidRPr="00276439" w:rsidRDefault="00A94F96" w:rsidP="005D3487">
            <w:pPr>
              <w:spacing w:after="0"/>
              <w:jc w:val="right"/>
              <w:rPr>
                <w:sz w:val="20"/>
                <w:szCs w:val="20"/>
              </w:rPr>
            </w:pPr>
            <w:r w:rsidRPr="00276439">
              <w:rPr>
                <w:sz w:val="20"/>
                <w:szCs w:val="20"/>
              </w:rPr>
              <w:t>3,119</w:t>
            </w:r>
          </w:p>
        </w:tc>
        <w:tc>
          <w:tcPr>
            <w:tcW w:w="454" w:type="pct"/>
            <w:vAlign w:val="bottom"/>
          </w:tcPr>
          <w:p w:rsidR="00A94F96" w:rsidRPr="00276439" w:rsidRDefault="00A94F96" w:rsidP="005D3487">
            <w:pPr>
              <w:spacing w:after="0"/>
              <w:jc w:val="right"/>
              <w:rPr>
                <w:sz w:val="20"/>
                <w:szCs w:val="20"/>
              </w:rPr>
            </w:pPr>
            <w:r w:rsidRPr="00276439">
              <w:rPr>
                <w:sz w:val="20"/>
                <w:szCs w:val="20"/>
              </w:rPr>
              <w:t>14,471</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1979</w:t>
            </w:r>
          </w:p>
        </w:tc>
        <w:tc>
          <w:tcPr>
            <w:tcW w:w="517" w:type="pct"/>
            <w:vAlign w:val="bottom"/>
          </w:tcPr>
          <w:p w:rsidR="00A94F96" w:rsidRPr="00276439" w:rsidRDefault="00A94F96" w:rsidP="005D3487">
            <w:pPr>
              <w:spacing w:after="0"/>
              <w:jc w:val="right"/>
              <w:rPr>
                <w:sz w:val="20"/>
                <w:szCs w:val="20"/>
              </w:rPr>
            </w:pPr>
            <w:r w:rsidRPr="00276439">
              <w:rPr>
                <w:sz w:val="20"/>
                <w:szCs w:val="20"/>
              </w:rPr>
              <w:t>84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4,892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411</w:t>
            </w:r>
          </w:p>
        </w:tc>
        <w:tc>
          <w:tcPr>
            <w:tcW w:w="456" w:type="pct"/>
            <w:vAlign w:val="bottom"/>
          </w:tcPr>
          <w:p w:rsidR="00A94F96" w:rsidRPr="00276439" w:rsidRDefault="00A94F96" w:rsidP="005D3487">
            <w:pPr>
              <w:spacing w:after="0"/>
              <w:jc w:val="right"/>
              <w:rPr>
                <w:sz w:val="20"/>
                <w:szCs w:val="20"/>
              </w:rPr>
            </w:pPr>
            <w:r w:rsidRPr="00276439">
              <w:rPr>
                <w:sz w:val="20"/>
                <w:szCs w:val="20"/>
              </w:rPr>
              <w:t>1,774</w:t>
            </w:r>
          </w:p>
        </w:tc>
        <w:tc>
          <w:tcPr>
            <w:tcW w:w="348" w:type="pct"/>
            <w:vAlign w:val="bottom"/>
          </w:tcPr>
          <w:p w:rsidR="00A94F96" w:rsidRPr="00276439" w:rsidRDefault="00A94F96" w:rsidP="005D3487">
            <w:pPr>
              <w:spacing w:after="0"/>
              <w:jc w:val="right"/>
              <w:rPr>
                <w:sz w:val="20"/>
                <w:szCs w:val="20"/>
              </w:rPr>
            </w:pPr>
            <w:r w:rsidRPr="00276439">
              <w:rPr>
                <w:sz w:val="20"/>
                <w:szCs w:val="20"/>
              </w:rPr>
              <w:t>95</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7,172</w:t>
            </w:r>
          </w:p>
        </w:tc>
        <w:tc>
          <w:tcPr>
            <w:tcW w:w="618" w:type="pct"/>
            <w:vAlign w:val="bottom"/>
          </w:tcPr>
          <w:p w:rsidR="00A94F96" w:rsidRPr="00276439" w:rsidRDefault="00A94F96" w:rsidP="005D3487">
            <w:pPr>
              <w:spacing w:after="0"/>
              <w:jc w:val="right"/>
              <w:rPr>
                <w:sz w:val="20"/>
                <w:szCs w:val="20"/>
              </w:rPr>
            </w:pPr>
            <w:r w:rsidRPr="00276439">
              <w:rPr>
                <w:sz w:val="20"/>
                <w:szCs w:val="20"/>
              </w:rPr>
              <w:t>3,460</w:t>
            </w:r>
          </w:p>
        </w:tc>
        <w:tc>
          <w:tcPr>
            <w:tcW w:w="454" w:type="pct"/>
            <w:vAlign w:val="bottom"/>
          </w:tcPr>
          <w:p w:rsidR="00A94F96" w:rsidRPr="00276439" w:rsidRDefault="00A94F96" w:rsidP="005D3487">
            <w:pPr>
              <w:spacing w:after="0"/>
              <w:jc w:val="right"/>
              <w:rPr>
                <w:sz w:val="20"/>
                <w:szCs w:val="20"/>
              </w:rPr>
            </w:pPr>
            <w:r w:rsidRPr="00276439">
              <w:rPr>
                <w:sz w:val="20"/>
                <w:szCs w:val="20"/>
              </w:rPr>
              <w:t>10,632</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1982</w:t>
            </w:r>
          </w:p>
        </w:tc>
        <w:tc>
          <w:tcPr>
            <w:tcW w:w="517" w:type="pct"/>
            <w:vAlign w:val="bottom"/>
          </w:tcPr>
          <w:p w:rsidR="00A94F96" w:rsidRPr="00276439" w:rsidRDefault="00A94F96" w:rsidP="005D3487">
            <w:pPr>
              <w:spacing w:after="0"/>
              <w:jc w:val="right"/>
              <w:rPr>
                <w:sz w:val="20"/>
                <w:szCs w:val="20"/>
              </w:rPr>
            </w:pPr>
            <w:r w:rsidRPr="00276439">
              <w:rPr>
                <w:sz w:val="20"/>
                <w:szCs w:val="20"/>
              </w:rPr>
              <w:t>52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14,140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10,965</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25,104</w:t>
            </w:r>
          </w:p>
        </w:tc>
        <w:tc>
          <w:tcPr>
            <w:tcW w:w="618" w:type="pct"/>
            <w:vAlign w:val="bottom"/>
          </w:tcPr>
          <w:p w:rsidR="00A94F96" w:rsidRPr="00276439" w:rsidRDefault="00A94F96" w:rsidP="005D3487">
            <w:pPr>
              <w:spacing w:after="0"/>
              <w:jc w:val="right"/>
              <w:rPr>
                <w:sz w:val="20"/>
                <w:szCs w:val="20"/>
              </w:rPr>
            </w:pPr>
            <w:r w:rsidRPr="00276439">
              <w:rPr>
                <w:sz w:val="20"/>
                <w:szCs w:val="20"/>
              </w:rPr>
              <w:t>7,505</w:t>
            </w:r>
          </w:p>
        </w:tc>
        <w:tc>
          <w:tcPr>
            <w:tcW w:w="454" w:type="pct"/>
            <w:vAlign w:val="bottom"/>
          </w:tcPr>
          <w:p w:rsidR="00A94F96" w:rsidRPr="00276439" w:rsidRDefault="00A94F96" w:rsidP="005D3487">
            <w:pPr>
              <w:spacing w:after="0"/>
              <w:jc w:val="right"/>
              <w:rPr>
                <w:sz w:val="20"/>
                <w:szCs w:val="20"/>
              </w:rPr>
            </w:pPr>
            <w:r w:rsidRPr="00276439">
              <w:rPr>
                <w:sz w:val="20"/>
                <w:szCs w:val="20"/>
              </w:rPr>
              <w:t>32,609</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1983</w:t>
            </w:r>
          </w:p>
        </w:tc>
        <w:tc>
          <w:tcPr>
            <w:tcW w:w="517" w:type="pct"/>
            <w:vAlign w:val="bottom"/>
          </w:tcPr>
          <w:p w:rsidR="00A94F96" w:rsidRPr="00276439" w:rsidRDefault="00A94F96" w:rsidP="005D3487">
            <w:pPr>
              <w:spacing w:after="0"/>
              <w:jc w:val="right"/>
              <w:rPr>
                <w:sz w:val="20"/>
                <w:szCs w:val="20"/>
              </w:rPr>
            </w:pPr>
            <w:r w:rsidRPr="00276439">
              <w:rPr>
                <w:sz w:val="20"/>
                <w:szCs w:val="20"/>
              </w:rPr>
              <w:t>125</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17,176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6,977</w:t>
            </w:r>
          </w:p>
        </w:tc>
        <w:tc>
          <w:tcPr>
            <w:tcW w:w="348" w:type="pct"/>
            <w:vAlign w:val="bottom"/>
          </w:tcPr>
          <w:p w:rsidR="00A94F96" w:rsidRPr="00276439" w:rsidRDefault="00A94F96" w:rsidP="005D3487">
            <w:pPr>
              <w:spacing w:after="0"/>
              <w:jc w:val="right"/>
              <w:rPr>
                <w:sz w:val="20"/>
                <w:szCs w:val="20"/>
              </w:rPr>
            </w:pPr>
            <w:r w:rsidRPr="00276439">
              <w:rPr>
                <w:sz w:val="20"/>
                <w:szCs w:val="20"/>
              </w:rPr>
              <w:t>421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24,574</w:t>
            </w:r>
          </w:p>
        </w:tc>
        <w:tc>
          <w:tcPr>
            <w:tcW w:w="618" w:type="pct"/>
            <w:vAlign w:val="bottom"/>
          </w:tcPr>
          <w:p w:rsidR="00A94F96" w:rsidRPr="00276439" w:rsidRDefault="00A94F96" w:rsidP="005D3487">
            <w:pPr>
              <w:spacing w:after="0"/>
              <w:jc w:val="right"/>
              <w:rPr>
                <w:sz w:val="20"/>
                <w:szCs w:val="20"/>
              </w:rPr>
            </w:pPr>
            <w:r w:rsidRPr="00276439">
              <w:rPr>
                <w:sz w:val="20"/>
                <w:szCs w:val="20"/>
              </w:rPr>
              <w:t>9,840</w:t>
            </w:r>
          </w:p>
        </w:tc>
        <w:tc>
          <w:tcPr>
            <w:tcW w:w="454" w:type="pct"/>
            <w:vAlign w:val="bottom"/>
          </w:tcPr>
          <w:p w:rsidR="00A94F96" w:rsidRPr="00276439" w:rsidRDefault="00A94F96" w:rsidP="005D3487">
            <w:pPr>
              <w:spacing w:after="0"/>
              <w:jc w:val="right"/>
              <w:rPr>
                <w:sz w:val="20"/>
                <w:szCs w:val="20"/>
              </w:rPr>
            </w:pPr>
            <w:r w:rsidRPr="00276439">
              <w:rPr>
                <w:sz w:val="20"/>
                <w:szCs w:val="20"/>
              </w:rPr>
              <w:t>34,414</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1984</w:t>
            </w:r>
          </w:p>
        </w:tc>
        <w:tc>
          <w:tcPr>
            <w:tcW w:w="517" w:type="pct"/>
            <w:vAlign w:val="bottom"/>
          </w:tcPr>
          <w:p w:rsidR="00A94F96" w:rsidRPr="00276439" w:rsidRDefault="00A94F96" w:rsidP="005D3487">
            <w:pPr>
              <w:spacing w:after="0"/>
              <w:jc w:val="right"/>
              <w:rPr>
                <w:sz w:val="20"/>
                <w:szCs w:val="20"/>
              </w:rPr>
            </w:pPr>
            <w:r>
              <w:rPr>
                <w:sz w:val="20"/>
                <w:szCs w:val="20"/>
              </w:rPr>
              <w:t>-</w:t>
            </w:r>
          </w:p>
        </w:tc>
        <w:tc>
          <w:tcPr>
            <w:tcW w:w="456" w:type="pct"/>
            <w:vAlign w:val="bottom"/>
          </w:tcPr>
          <w:p w:rsidR="00A94F96" w:rsidRPr="00276439" w:rsidRDefault="00A94F96" w:rsidP="005D3487">
            <w:pPr>
              <w:tabs>
                <w:tab w:val="left" w:pos="197"/>
              </w:tabs>
              <w:spacing w:after="0"/>
              <w:jc w:val="right"/>
              <w:rPr>
                <w:sz w:val="20"/>
                <w:szCs w:val="20"/>
              </w:rPr>
            </w:pPr>
            <w:r>
              <w:rPr>
                <w:sz w:val="20"/>
                <w:szCs w:val="20"/>
              </w:rPr>
              <w:t>-</w:t>
            </w:r>
          </w:p>
        </w:tc>
        <w:tc>
          <w:tcPr>
            <w:tcW w:w="348" w:type="pct"/>
            <w:vAlign w:val="bottom"/>
          </w:tcPr>
          <w:p w:rsidR="00A94F96" w:rsidRPr="00276439" w:rsidRDefault="00A94F96" w:rsidP="005D3487">
            <w:pPr>
              <w:tabs>
                <w:tab w:val="left" w:pos="197"/>
              </w:tabs>
              <w:spacing w:after="0"/>
              <w:jc w:val="right"/>
              <w:rPr>
                <w:sz w:val="20"/>
                <w:szCs w:val="20"/>
              </w:rPr>
            </w:pPr>
            <w:r>
              <w:rPr>
                <w:sz w:val="20"/>
                <w:szCs w:val="20"/>
              </w:rPr>
              <w:t>-</w:t>
            </w:r>
          </w:p>
        </w:tc>
        <w:tc>
          <w:tcPr>
            <w:tcW w:w="456" w:type="pct"/>
            <w:vAlign w:val="bottom"/>
          </w:tcPr>
          <w:p w:rsidR="00A94F96" w:rsidRPr="00276439" w:rsidRDefault="00A94F96" w:rsidP="005D3487">
            <w:pPr>
              <w:spacing w:after="0"/>
              <w:jc w:val="right"/>
              <w:rPr>
                <w:sz w:val="20"/>
                <w:szCs w:val="20"/>
              </w:rPr>
            </w:pPr>
            <w:r>
              <w:rPr>
                <w:sz w:val="20"/>
                <w:szCs w:val="20"/>
              </w:rPr>
              <w:t>-</w:t>
            </w:r>
          </w:p>
        </w:tc>
        <w:tc>
          <w:tcPr>
            <w:tcW w:w="348" w:type="pct"/>
            <w:vAlign w:val="bottom"/>
          </w:tcPr>
          <w:p w:rsidR="00A94F96" w:rsidRPr="00276439" w:rsidRDefault="00A94F96" w:rsidP="005D3487">
            <w:pPr>
              <w:spacing w:after="0"/>
              <w:jc w:val="right"/>
              <w:rPr>
                <w:sz w:val="20"/>
                <w:szCs w:val="20"/>
              </w:rPr>
            </w:pPr>
            <w:r>
              <w:rPr>
                <w:sz w:val="20"/>
                <w:szCs w:val="20"/>
              </w:rPr>
              <w:t>-</w:t>
            </w:r>
          </w:p>
        </w:tc>
        <w:tc>
          <w:tcPr>
            <w:tcW w:w="360" w:type="pct"/>
            <w:vAlign w:val="bottom"/>
          </w:tcPr>
          <w:p w:rsidR="00A94F96" w:rsidRPr="00276439" w:rsidRDefault="00A94F96" w:rsidP="005D3487">
            <w:pPr>
              <w:spacing w:after="0"/>
              <w:jc w:val="right"/>
              <w:rPr>
                <w:sz w:val="20"/>
                <w:szCs w:val="20"/>
              </w:rPr>
            </w:pPr>
            <w:r>
              <w:rPr>
                <w:sz w:val="20"/>
                <w:szCs w:val="20"/>
              </w:rPr>
              <w:t>-</w:t>
            </w:r>
          </w:p>
        </w:tc>
        <w:tc>
          <w:tcPr>
            <w:tcW w:w="513" w:type="pct"/>
            <w:vAlign w:val="bottom"/>
          </w:tcPr>
          <w:p w:rsidR="00A94F96" w:rsidRPr="00276439" w:rsidRDefault="00A94F96" w:rsidP="005D3487">
            <w:pPr>
              <w:spacing w:after="0"/>
              <w:jc w:val="right"/>
              <w:rPr>
                <w:sz w:val="20"/>
                <w:szCs w:val="20"/>
              </w:rPr>
            </w:pPr>
            <w:r>
              <w:rPr>
                <w:sz w:val="20"/>
                <w:szCs w:val="20"/>
              </w:rPr>
              <w:t>-</w:t>
            </w:r>
          </w:p>
        </w:tc>
        <w:tc>
          <w:tcPr>
            <w:tcW w:w="463" w:type="pct"/>
            <w:vAlign w:val="bottom"/>
          </w:tcPr>
          <w:p w:rsidR="00A94F96" w:rsidRPr="00276439" w:rsidRDefault="00A94F96" w:rsidP="005D3487">
            <w:pPr>
              <w:spacing w:after="0"/>
              <w:jc w:val="right"/>
              <w:rPr>
                <w:sz w:val="20"/>
                <w:szCs w:val="20"/>
              </w:rPr>
            </w:pPr>
            <w:r>
              <w:rPr>
                <w:sz w:val="20"/>
                <w:szCs w:val="20"/>
              </w:rPr>
              <w:t>-</w:t>
            </w:r>
          </w:p>
        </w:tc>
        <w:tc>
          <w:tcPr>
            <w:tcW w:w="618" w:type="pct"/>
            <w:vAlign w:val="bottom"/>
          </w:tcPr>
          <w:p w:rsidR="00A94F96" w:rsidRPr="00276439" w:rsidRDefault="00A94F96" w:rsidP="005D3487">
            <w:pPr>
              <w:spacing w:after="0"/>
              <w:jc w:val="right"/>
              <w:rPr>
                <w:sz w:val="20"/>
                <w:szCs w:val="20"/>
              </w:rPr>
            </w:pPr>
            <w:r w:rsidRPr="00276439">
              <w:rPr>
                <w:sz w:val="20"/>
                <w:szCs w:val="20"/>
              </w:rPr>
              <w:t>2,825</w:t>
            </w:r>
          </w:p>
        </w:tc>
        <w:tc>
          <w:tcPr>
            <w:tcW w:w="454" w:type="pct"/>
            <w:vAlign w:val="bottom"/>
          </w:tcPr>
          <w:p w:rsidR="00A94F96" w:rsidRPr="00276439" w:rsidRDefault="00A94F96" w:rsidP="005D3487">
            <w:pPr>
              <w:spacing w:after="0"/>
              <w:jc w:val="center"/>
              <w:rPr>
                <w:sz w:val="20"/>
                <w:szCs w:val="20"/>
              </w:rPr>
            </w:pPr>
            <w:r>
              <w:rPr>
                <w:sz w:val="20"/>
                <w:szCs w:val="20"/>
              </w:rPr>
              <w:t>-</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1985</w:t>
            </w:r>
          </w:p>
        </w:tc>
        <w:tc>
          <w:tcPr>
            <w:tcW w:w="517" w:type="pct"/>
            <w:vAlign w:val="bottom"/>
          </w:tcPr>
          <w:p w:rsidR="00A94F96" w:rsidRPr="00276439" w:rsidRDefault="00A94F96" w:rsidP="005D3487">
            <w:pPr>
              <w:spacing w:after="0"/>
              <w:jc w:val="right"/>
              <w:rPr>
                <w:sz w:val="20"/>
                <w:szCs w:val="20"/>
              </w:rPr>
            </w:pPr>
            <w:r w:rsidRPr="00276439">
              <w:rPr>
                <w:sz w:val="20"/>
                <w:szCs w:val="20"/>
              </w:rPr>
              <w:t>93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10,861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290</w:t>
            </w:r>
          </w:p>
        </w:tc>
        <w:tc>
          <w:tcPr>
            <w:tcW w:w="456" w:type="pct"/>
            <w:vAlign w:val="bottom"/>
          </w:tcPr>
          <w:p w:rsidR="00A94F96" w:rsidRPr="00276439" w:rsidRDefault="00A94F96" w:rsidP="005D3487">
            <w:pPr>
              <w:spacing w:after="0"/>
              <w:jc w:val="right"/>
              <w:rPr>
                <w:sz w:val="20"/>
                <w:szCs w:val="20"/>
              </w:rPr>
            </w:pPr>
            <w:r w:rsidRPr="00276439">
              <w:rPr>
                <w:sz w:val="20"/>
                <w:szCs w:val="20"/>
              </w:rPr>
              <w:t>7,016</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18,167</w:t>
            </w:r>
          </w:p>
        </w:tc>
        <w:tc>
          <w:tcPr>
            <w:tcW w:w="618" w:type="pct"/>
            <w:vAlign w:val="bottom"/>
          </w:tcPr>
          <w:p w:rsidR="00A94F96" w:rsidRPr="00276439" w:rsidRDefault="00A94F96" w:rsidP="005D3487">
            <w:pPr>
              <w:spacing w:after="0"/>
              <w:jc w:val="right"/>
              <w:rPr>
                <w:sz w:val="20"/>
                <w:szCs w:val="20"/>
              </w:rPr>
            </w:pPr>
            <w:r w:rsidRPr="00276439">
              <w:rPr>
                <w:sz w:val="20"/>
                <w:szCs w:val="20"/>
              </w:rPr>
              <w:t>6,169</w:t>
            </w:r>
          </w:p>
        </w:tc>
        <w:tc>
          <w:tcPr>
            <w:tcW w:w="454" w:type="pct"/>
            <w:vAlign w:val="bottom"/>
          </w:tcPr>
          <w:p w:rsidR="00A94F96" w:rsidRPr="00276439" w:rsidRDefault="00A94F96" w:rsidP="005D3487">
            <w:pPr>
              <w:spacing w:after="0"/>
              <w:jc w:val="right"/>
              <w:rPr>
                <w:sz w:val="20"/>
                <w:szCs w:val="20"/>
              </w:rPr>
            </w:pPr>
            <w:r w:rsidRPr="00276439">
              <w:rPr>
                <w:sz w:val="20"/>
                <w:szCs w:val="20"/>
              </w:rPr>
              <w:t>24,336</w:t>
            </w:r>
          </w:p>
        </w:tc>
      </w:tr>
      <w:tr w:rsidR="00A94F96" w:rsidTr="00A94F96">
        <w:trPr>
          <w:trHeight w:val="259"/>
        </w:trPr>
        <w:tc>
          <w:tcPr>
            <w:tcW w:w="467" w:type="pct"/>
            <w:vAlign w:val="bottom"/>
          </w:tcPr>
          <w:p w:rsidR="00A94F96" w:rsidRPr="00276439" w:rsidRDefault="00A94F96" w:rsidP="005D3487">
            <w:pPr>
              <w:spacing w:after="0"/>
              <w:rPr>
                <w:sz w:val="20"/>
                <w:szCs w:val="20"/>
              </w:rPr>
            </w:pPr>
            <w:r w:rsidRPr="00276439">
              <w:rPr>
                <w:sz w:val="20"/>
                <w:szCs w:val="20"/>
              </w:rPr>
              <w:t>1986</w:t>
            </w:r>
          </w:p>
        </w:tc>
        <w:tc>
          <w:tcPr>
            <w:tcW w:w="517" w:type="pct"/>
            <w:vAlign w:val="bottom"/>
          </w:tcPr>
          <w:p w:rsidR="00A94F96" w:rsidRPr="00276439" w:rsidRDefault="00A94F96" w:rsidP="005D3487">
            <w:pPr>
              <w:spacing w:after="0"/>
              <w:jc w:val="right"/>
              <w:rPr>
                <w:sz w:val="20"/>
                <w:szCs w:val="20"/>
              </w:rPr>
            </w:pPr>
            <w:r w:rsidRPr="00276439">
              <w:rPr>
                <w:sz w:val="20"/>
                <w:szCs w:val="20"/>
              </w:rPr>
              <w:t>159</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13,565</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8,804</w:t>
            </w:r>
          </w:p>
        </w:tc>
        <w:tc>
          <w:tcPr>
            <w:tcW w:w="348" w:type="pct"/>
            <w:vAlign w:val="bottom"/>
          </w:tcPr>
          <w:p w:rsidR="00A94F96" w:rsidRPr="00276439" w:rsidRDefault="00A94F96" w:rsidP="005D3487">
            <w:pPr>
              <w:spacing w:after="0"/>
              <w:jc w:val="right"/>
              <w:rPr>
                <w:sz w:val="20"/>
                <w:szCs w:val="20"/>
              </w:rPr>
            </w:pPr>
            <w:r w:rsidRPr="00276439">
              <w:rPr>
                <w:sz w:val="20"/>
                <w:szCs w:val="20"/>
              </w:rPr>
              <w:t>566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22,935</w:t>
            </w:r>
          </w:p>
        </w:tc>
        <w:tc>
          <w:tcPr>
            <w:tcW w:w="618" w:type="pct"/>
            <w:vAlign w:val="bottom"/>
          </w:tcPr>
          <w:p w:rsidR="00A94F96" w:rsidRPr="00276439" w:rsidRDefault="00A94F96" w:rsidP="005D3487">
            <w:pPr>
              <w:spacing w:after="0"/>
              <w:jc w:val="right"/>
              <w:rPr>
                <w:sz w:val="20"/>
                <w:szCs w:val="20"/>
              </w:rPr>
            </w:pPr>
            <w:r w:rsidRPr="00276439">
              <w:rPr>
                <w:sz w:val="20"/>
                <w:szCs w:val="20"/>
              </w:rPr>
              <w:t>1,752</w:t>
            </w:r>
          </w:p>
        </w:tc>
        <w:tc>
          <w:tcPr>
            <w:tcW w:w="454" w:type="pct"/>
            <w:vAlign w:val="bottom"/>
          </w:tcPr>
          <w:p w:rsidR="00A94F96" w:rsidRPr="00276439" w:rsidRDefault="00A94F96" w:rsidP="005D3487">
            <w:pPr>
              <w:spacing w:after="0"/>
              <w:jc w:val="right"/>
              <w:rPr>
                <w:sz w:val="20"/>
                <w:szCs w:val="20"/>
              </w:rPr>
            </w:pPr>
            <w:r w:rsidRPr="00276439">
              <w:rPr>
                <w:sz w:val="20"/>
                <w:szCs w:val="20"/>
              </w:rPr>
              <w:t>24,687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1987</w:t>
            </w:r>
          </w:p>
        </w:tc>
        <w:tc>
          <w:tcPr>
            <w:tcW w:w="517" w:type="pct"/>
            <w:vAlign w:val="bottom"/>
          </w:tcPr>
          <w:p w:rsidR="00A94F96" w:rsidRPr="00276439" w:rsidRDefault="00A94F96" w:rsidP="005D3487">
            <w:pPr>
              <w:spacing w:after="0"/>
              <w:jc w:val="right"/>
              <w:rPr>
                <w:sz w:val="20"/>
                <w:szCs w:val="20"/>
              </w:rPr>
            </w:pPr>
            <w:r w:rsidRPr="00276439">
              <w:rPr>
                <w:sz w:val="20"/>
                <w:szCs w:val="20"/>
              </w:rPr>
              <w:t>52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7,211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3,317</w:t>
            </w:r>
          </w:p>
        </w:tc>
        <w:tc>
          <w:tcPr>
            <w:tcW w:w="348" w:type="pct"/>
            <w:vAlign w:val="bottom"/>
          </w:tcPr>
          <w:p w:rsidR="00A94F96" w:rsidRPr="00276439" w:rsidRDefault="00A94F96" w:rsidP="005D3487">
            <w:pPr>
              <w:spacing w:after="0"/>
              <w:jc w:val="right"/>
              <w:rPr>
                <w:sz w:val="20"/>
                <w:szCs w:val="20"/>
              </w:rPr>
            </w:pPr>
            <w:r w:rsidRPr="00276439">
              <w:rPr>
                <w:sz w:val="20"/>
                <w:szCs w:val="20"/>
              </w:rPr>
              <w:t>166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10,694</w:t>
            </w:r>
          </w:p>
        </w:tc>
        <w:tc>
          <w:tcPr>
            <w:tcW w:w="618" w:type="pct"/>
            <w:vAlign w:val="bottom"/>
          </w:tcPr>
          <w:p w:rsidR="00A94F96" w:rsidRPr="00276439" w:rsidRDefault="00A94F96" w:rsidP="005D3487">
            <w:pPr>
              <w:spacing w:after="0"/>
              <w:jc w:val="right"/>
              <w:rPr>
                <w:sz w:val="20"/>
                <w:szCs w:val="20"/>
              </w:rPr>
            </w:pPr>
            <w:r w:rsidRPr="00276439">
              <w:rPr>
                <w:sz w:val="20"/>
                <w:szCs w:val="20"/>
              </w:rPr>
              <w:t>3,260</w:t>
            </w:r>
          </w:p>
        </w:tc>
        <w:tc>
          <w:tcPr>
            <w:tcW w:w="454" w:type="pct"/>
            <w:vAlign w:val="bottom"/>
          </w:tcPr>
          <w:p w:rsidR="00A94F96" w:rsidRPr="00276439" w:rsidRDefault="00A94F96" w:rsidP="005D3487">
            <w:pPr>
              <w:spacing w:after="0"/>
              <w:jc w:val="right"/>
              <w:rPr>
                <w:sz w:val="20"/>
                <w:szCs w:val="20"/>
              </w:rPr>
            </w:pPr>
            <w:r w:rsidRPr="00276439">
              <w:rPr>
                <w:sz w:val="20"/>
                <w:szCs w:val="20"/>
              </w:rPr>
              <w:t>13,954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1988</w:t>
            </w:r>
          </w:p>
        </w:tc>
        <w:tc>
          <w:tcPr>
            <w:tcW w:w="517" w:type="pct"/>
            <w:vAlign w:val="bottom"/>
          </w:tcPr>
          <w:p w:rsidR="00A94F96" w:rsidRPr="00276439" w:rsidRDefault="00A94F96" w:rsidP="005D3487">
            <w:pPr>
              <w:spacing w:after="0"/>
              <w:jc w:val="right"/>
              <w:rPr>
                <w:sz w:val="20"/>
                <w:szCs w:val="20"/>
              </w:rPr>
            </w:pPr>
            <w:r w:rsidRPr="00276439">
              <w:rPr>
                <w:sz w:val="20"/>
                <w:szCs w:val="20"/>
              </w:rPr>
              <w:t>102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6,060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167</w:t>
            </w:r>
          </w:p>
        </w:tc>
        <w:tc>
          <w:tcPr>
            <w:tcW w:w="456" w:type="pct"/>
            <w:vAlign w:val="bottom"/>
          </w:tcPr>
          <w:p w:rsidR="00A94F96" w:rsidRPr="00276439" w:rsidRDefault="00A94F96" w:rsidP="005D3487">
            <w:pPr>
              <w:spacing w:after="0"/>
              <w:jc w:val="right"/>
              <w:rPr>
                <w:sz w:val="20"/>
                <w:szCs w:val="20"/>
              </w:rPr>
            </w:pPr>
            <w:r w:rsidRPr="00276439">
              <w:rPr>
                <w:sz w:val="20"/>
                <w:szCs w:val="20"/>
              </w:rPr>
              <w:t>6,196</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12,424</w:t>
            </w:r>
          </w:p>
        </w:tc>
        <w:tc>
          <w:tcPr>
            <w:tcW w:w="618" w:type="pct"/>
            <w:vAlign w:val="bottom"/>
          </w:tcPr>
          <w:p w:rsidR="00A94F96" w:rsidRPr="00276439" w:rsidRDefault="00A94F96" w:rsidP="005D3487">
            <w:pPr>
              <w:spacing w:after="0"/>
              <w:jc w:val="right"/>
              <w:rPr>
                <w:sz w:val="20"/>
                <w:szCs w:val="20"/>
              </w:rPr>
            </w:pPr>
            <w:r w:rsidRPr="00276439">
              <w:rPr>
                <w:sz w:val="20"/>
                <w:szCs w:val="20"/>
              </w:rPr>
              <w:t>2,724</w:t>
            </w:r>
          </w:p>
        </w:tc>
        <w:tc>
          <w:tcPr>
            <w:tcW w:w="454" w:type="pct"/>
            <w:vAlign w:val="bottom"/>
          </w:tcPr>
          <w:p w:rsidR="00A94F96" w:rsidRPr="00276439" w:rsidRDefault="00A94F96" w:rsidP="005D3487">
            <w:pPr>
              <w:spacing w:after="0"/>
              <w:jc w:val="right"/>
              <w:rPr>
                <w:sz w:val="20"/>
                <w:szCs w:val="20"/>
              </w:rPr>
            </w:pPr>
            <w:r w:rsidRPr="00276439">
              <w:rPr>
                <w:sz w:val="20"/>
                <w:szCs w:val="20"/>
              </w:rPr>
              <w:t>15,148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1989</w:t>
            </w:r>
          </w:p>
        </w:tc>
        <w:tc>
          <w:tcPr>
            <w:tcW w:w="517" w:type="pct"/>
            <w:vAlign w:val="bottom"/>
          </w:tcPr>
          <w:p w:rsidR="00A94F96" w:rsidRPr="00276439" w:rsidRDefault="00A94F96" w:rsidP="005D3487">
            <w:pPr>
              <w:spacing w:after="0"/>
              <w:jc w:val="right"/>
              <w:rPr>
                <w:sz w:val="20"/>
                <w:szCs w:val="20"/>
              </w:rPr>
            </w:pPr>
            <w:r w:rsidRPr="00276439">
              <w:rPr>
                <w:sz w:val="20"/>
                <w:szCs w:val="20"/>
              </w:rPr>
              <w:t>58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10,583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1,665</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12,247</w:t>
            </w:r>
          </w:p>
        </w:tc>
        <w:tc>
          <w:tcPr>
            <w:tcW w:w="618" w:type="pct"/>
            <w:vAlign w:val="bottom"/>
          </w:tcPr>
          <w:p w:rsidR="00A94F96" w:rsidRPr="00276439" w:rsidRDefault="00A94F96" w:rsidP="005D3487">
            <w:pPr>
              <w:spacing w:after="0"/>
              <w:jc w:val="right"/>
              <w:rPr>
                <w:sz w:val="20"/>
                <w:szCs w:val="20"/>
              </w:rPr>
            </w:pPr>
            <w:r w:rsidRPr="00276439">
              <w:rPr>
                <w:sz w:val="20"/>
                <w:szCs w:val="20"/>
              </w:rPr>
              <w:t>7,509</w:t>
            </w:r>
          </w:p>
        </w:tc>
        <w:tc>
          <w:tcPr>
            <w:tcW w:w="454" w:type="pct"/>
            <w:vAlign w:val="bottom"/>
          </w:tcPr>
          <w:p w:rsidR="00A94F96" w:rsidRPr="00276439" w:rsidRDefault="00A94F96" w:rsidP="005D3487">
            <w:pPr>
              <w:spacing w:after="0"/>
              <w:jc w:val="right"/>
              <w:rPr>
                <w:sz w:val="20"/>
                <w:szCs w:val="20"/>
              </w:rPr>
            </w:pPr>
            <w:r w:rsidRPr="00276439">
              <w:rPr>
                <w:sz w:val="20"/>
                <w:szCs w:val="20"/>
              </w:rPr>
              <w:t>19,756</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1990</w:t>
            </w:r>
          </w:p>
        </w:tc>
        <w:tc>
          <w:tcPr>
            <w:tcW w:w="517" w:type="pct"/>
            <w:vAlign w:val="bottom"/>
          </w:tcPr>
          <w:p w:rsidR="00A94F96" w:rsidRPr="00276439" w:rsidRDefault="00A94F96" w:rsidP="005D3487">
            <w:pPr>
              <w:spacing w:after="0"/>
              <w:jc w:val="right"/>
              <w:rPr>
                <w:sz w:val="20"/>
                <w:szCs w:val="20"/>
              </w:rPr>
            </w:pPr>
            <w:r w:rsidRPr="00276439">
              <w:rPr>
                <w:sz w:val="20"/>
                <w:szCs w:val="20"/>
              </w:rPr>
              <w:t>471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15,007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184</w:t>
            </w:r>
          </w:p>
        </w:tc>
        <w:tc>
          <w:tcPr>
            <w:tcW w:w="456" w:type="pct"/>
            <w:vAlign w:val="bottom"/>
          </w:tcPr>
          <w:p w:rsidR="00A94F96" w:rsidRPr="00276439" w:rsidRDefault="00A94F96" w:rsidP="005D3487">
            <w:pPr>
              <w:spacing w:after="0"/>
              <w:jc w:val="right"/>
              <w:rPr>
                <w:sz w:val="20"/>
                <w:szCs w:val="20"/>
              </w:rPr>
            </w:pPr>
            <w:r w:rsidRPr="00276439">
              <w:rPr>
                <w:sz w:val="20"/>
                <w:szCs w:val="20"/>
              </w:rPr>
              <w:t>7,351</w:t>
            </w:r>
          </w:p>
        </w:tc>
        <w:tc>
          <w:tcPr>
            <w:tcW w:w="348" w:type="pct"/>
            <w:vAlign w:val="bottom"/>
          </w:tcPr>
          <w:p w:rsidR="00A94F96" w:rsidRPr="00276439" w:rsidRDefault="00A94F96" w:rsidP="005D3487">
            <w:pPr>
              <w:spacing w:after="0"/>
              <w:jc w:val="right"/>
              <w:rPr>
                <w:sz w:val="20"/>
                <w:szCs w:val="20"/>
              </w:rPr>
            </w:pPr>
            <w:r w:rsidRPr="00276439">
              <w:rPr>
                <w:sz w:val="20"/>
                <w:szCs w:val="20"/>
              </w:rPr>
              <w:t>369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22,911</w:t>
            </w:r>
          </w:p>
        </w:tc>
        <w:tc>
          <w:tcPr>
            <w:tcW w:w="618" w:type="pct"/>
            <w:vAlign w:val="bottom"/>
          </w:tcPr>
          <w:p w:rsidR="00A94F96" w:rsidRPr="00276439" w:rsidRDefault="00A94F96" w:rsidP="005D3487">
            <w:pPr>
              <w:spacing w:after="0"/>
              <w:jc w:val="right"/>
              <w:rPr>
                <w:sz w:val="20"/>
                <w:szCs w:val="20"/>
              </w:rPr>
            </w:pPr>
            <w:r w:rsidRPr="00276439">
              <w:rPr>
                <w:sz w:val="20"/>
                <w:szCs w:val="20"/>
              </w:rPr>
              <w:t>11,050</w:t>
            </w:r>
          </w:p>
        </w:tc>
        <w:tc>
          <w:tcPr>
            <w:tcW w:w="454" w:type="pct"/>
            <w:vAlign w:val="bottom"/>
          </w:tcPr>
          <w:p w:rsidR="00A94F96" w:rsidRPr="00276439" w:rsidRDefault="00A94F96" w:rsidP="005D3487">
            <w:pPr>
              <w:spacing w:after="0"/>
              <w:jc w:val="right"/>
              <w:rPr>
                <w:sz w:val="20"/>
                <w:szCs w:val="20"/>
              </w:rPr>
            </w:pPr>
            <w:r w:rsidRPr="00276439">
              <w:rPr>
                <w:sz w:val="20"/>
                <w:szCs w:val="20"/>
              </w:rPr>
              <w:t>33,961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1991</w:t>
            </w:r>
          </w:p>
        </w:tc>
        <w:tc>
          <w:tcPr>
            <w:tcW w:w="517" w:type="pct"/>
            <w:vAlign w:val="bottom"/>
          </w:tcPr>
          <w:p w:rsidR="00A94F96" w:rsidRPr="00276439" w:rsidRDefault="00A94F96" w:rsidP="005D3487">
            <w:pPr>
              <w:spacing w:after="0"/>
              <w:jc w:val="right"/>
              <w:rPr>
                <w:sz w:val="20"/>
                <w:szCs w:val="20"/>
              </w:rPr>
            </w:pPr>
            <w:r w:rsidRPr="00276439">
              <w:rPr>
                <w:sz w:val="20"/>
                <w:szCs w:val="20"/>
              </w:rPr>
              <w:t>1,025</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6,449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285</w:t>
            </w:r>
          </w:p>
        </w:tc>
        <w:tc>
          <w:tcPr>
            <w:tcW w:w="456" w:type="pct"/>
            <w:vAlign w:val="bottom"/>
          </w:tcPr>
          <w:p w:rsidR="00A94F96" w:rsidRPr="00276439" w:rsidRDefault="00A94F96" w:rsidP="005D3487">
            <w:pPr>
              <w:spacing w:after="0"/>
              <w:jc w:val="right"/>
              <w:rPr>
                <w:sz w:val="20"/>
                <w:szCs w:val="20"/>
              </w:rPr>
            </w:pPr>
            <w:r w:rsidRPr="00276439">
              <w:rPr>
                <w:sz w:val="20"/>
                <w:szCs w:val="20"/>
              </w:rPr>
              <w:t>16,640</w:t>
            </w:r>
          </w:p>
        </w:tc>
        <w:tc>
          <w:tcPr>
            <w:tcW w:w="348" w:type="pct"/>
            <w:vAlign w:val="bottom"/>
          </w:tcPr>
          <w:p w:rsidR="00A94F96" w:rsidRPr="00276439" w:rsidRDefault="00A94F96" w:rsidP="005D3487">
            <w:pPr>
              <w:spacing w:after="0"/>
              <w:jc w:val="right"/>
              <w:rPr>
                <w:sz w:val="20"/>
                <w:szCs w:val="20"/>
              </w:rPr>
            </w:pPr>
            <w:r w:rsidRPr="00276439">
              <w:rPr>
                <w:sz w:val="20"/>
                <w:szCs w:val="20"/>
              </w:rPr>
              <w:t>84</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23,457</w:t>
            </w:r>
          </w:p>
        </w:tc>
        <w:tc>
          <w:tcPr>
            <w:tcW w:w="618" w:type="pct"/>
            <w:vAlign w:val="bottom"/>
          </w:tcPr>
          <w:p w:rsidR="00A94F96" w:rsidRPr="00276439" w:rsidRDefault="00A94F96" w:rsidP="005D3487">
            <w:pPr>
              <w:spacing w:after="0"/>
              <w:jc w:val="right"/>
              <w:rPr>
                <w:sz w:val="20"/>
                <w:szCs w:val="20"/>
              </w:rPr>
            </w:pPr>
            <w:r w:rsidRPr="00276439">
              <w:rPr>
                <w:sz w:val="20"/>
                <w:szCs w:val="20"/>
              </w:rPr>
              <w:t>11,530</w:t>
            </w:r>
          </w:p>
        </w:tc>
        <w:tc>
          <w:tcPr>
            <w:tcW w:w="454" w:type="pct"/>
            <w:vAlign w:val="bottom"/>
          </w:tcPr>
          <w:p w:rsidR="00A94F96" w:rsidRPr="00276439" w:rsidRDefault="00A94F96" w:rsidP="005D3487">
            <w:pPr>
              <w:spacing w:after="0"/>
              <w:jc w:val="right"/>
              <w:rPr>
                <w:sz w:val="20"/>
                <w:szCs w:val="20"/>
              </w:rPr>
            </w:pPr>
            <w:r w:rsidRPr="00276439">
              <w:rPr>
                <w:sz w:val="20"/>
                <w:szCs w:val="20"/>
              </w:rPr>
              <w:t>34,987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1992</w:t>
            </w:r>
          </w:p>
        </w:tc>
        <w:tc>
          <w:tcPr>
            <w:tcW w:w="517" w:type="pct"/>
            <w:vAlign w:val="bottom"/>
          </w:tcPr>
          <w:p w:rsidR="00A94F96" w:rsidRPr="00276439" w:rsidRDefault="00A94F96" w:rsidP="005D3487">
            <w:pPr>
              <w:spacing w:after="0"/>
              <w:jc w:val="right"/>
              <w:rPr>
                <w:sz w:val="20"/>
                <w:szCs w:val="20"/>
              </w:rPr>
            </w:pPr>
            <w:r w:rsidRPr="00276439">
              <w:rPr>
                <w:sz w:val="20"/>
                <w:szCs w:val="20"/>
              </w:rPr>
              <w:t>701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15,318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508</w:t>
            </w:r>
          </w:p>
        </w:tc>
        <w:tc>
          <w:tcPr>
            <w:tcW w:w="456" w:type="pct"/>
            <w:vAlign w:val="bottom"/>
          </w:tcPr>
          <w:p w:rsidR="00A94F96" w:rsidRPr="00276439" w:rsidRDefault="00A94F96" w:rsidP="005D3487">
            <w:pPr>
              <w:spacing w:after="0"/>
              <w:jc w:val="right"/>
              <w:rPr>
                <w:sz w:val="20"/>
                <w:szCs w:val="20"/>
              </w:rPr>
            </w:pPr>
            <w:r w:rsidRPr="00276439">
              <w:rPr>
                <w:sz w:val="20"/>
                <w:szCs w:val="20"/>
              </w:rPr>
              <w:t>14,679</w:t>
            </w:r>
          </w:p>
        </w:tc>
        <w:tc>
          <w:tcPr>
            <w:tcW w:w="348" w:type="pct"/>
            <w:vAlign w:val="bottom"/>
          </w:tcPr>
          <w:p w:rsidR="00A94F96" w:rsidRPr="00276439" w:rsidRDefault="00A94F96" w:rsidP="005D3487">
            <w:pPr>
              <w:spacing w:after="0"/>
              <w:jc w:val="right"/>
              <w:rPr>
                <w:sz w:val="20"/>
                <w:szCs w:val="20"/>
              </w:rPr>
            </w:pPr>
            <w:r w:rsidRPr="00276439">
              <w:rPr>
                <w:sz w:val="20"/>
                <w:szCs w:val="20"/>
              </w:rPr>
              <w:t>189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30,695</w:t>
            </w:r>
          </w:p>
        </w:tc>
        <w:tc>
          <w:tcPr>
            <w:tcW w:w="618" w:type="pct"/>
            <w:vAlign w:val="bottom"/>
          </w:tcPr>
          <w:p w:rsidR="00A94F96" w:rsidRPr="00276439" w:rsidRDefault="00A94F96" w:rsidP="005D3487">
            <w:pPr>
              <w:spacing w:after="0"/>
              <w:jc w:val="right"/>
              <w:rPr>
                <w:sz w:val="20"/>
                <w:szCs w:val="20"/>
              </w:rPr>
            </w:pPr>
            <w:r w:rsidRPr="00276439">
              <w:rPr>
                <w:sz w:val="20"/>
                <w:szCs w:val="20"/>
              </w:rPr>
              <w:t>15,300</w:t>
            </w:r>
          </w:p>
        </w:tc>
        <w:tc>
          <w:tcPr>
            <w:tcW w:w="454" w:type="pct"/>
            <w:vAlign w:val="bottom"/>
          </w:tcPr>
          <w:p w:rsidR="00A94F96" w:rsidRPr="00276439" w:rsidRDefault="00A94F96" w:rsidP="005D3487">
            <w:pPr>
              <w:spacing w:after="0"/>
              <w:jc w:val="right"/>
              <w:rPr>
                <w:sz w:val="20"/>
                <w:szCs w:val="20"/>
              </w:rPr>
            </w:pPr>
            <w:r w:rsidRPr="00276439">
              <w:rPr>
                <w:sz w:val="20"/>
                <w:szCs w:val="20"/>
              </w:rPr>
              <w:t>45,995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1993</w:t>
            </w:r>
          </w:p>
        </w:tc>
        <w:tc>
          <w:tcPr>
            <w:tcW w:w="517" w:type="pct"/>
            <w:vAlign w:val="bottom"/>
          </w:tcPr>
          <w:p w:rsidR="00A94F96" w:rsidRPr="00276439" w:rsidRDefault="00A94F96" w:rsidP="005D3487">
            <w:pPr>
              <w:spacing w:after="0"/>
              <w:jc w:val="right"/>
              <w:rPr>
                <w:sz w:val="20"/>
                <w:szCs w:val="20"/>
              </w:rPr>
            </w:pPr>
            <w:r w:rsidRPr="00276439">
              <w:rPr>
                <w:sz w:val="20"/>
                <w:szCs w:val="20"/>
              </w:rPr>
              <w:t>1,498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19,308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166</w:t>
            </w:r>
          </w:p>
        </w:tc>
        <w:tc>
          <w:tcPr>
            <w:tcW w:w="456" w:type="pct"/>
            <w:vAlign w:val="bottom"/>
          </w:tcPr>
          <w:p w:rsidR="00A94F96" w:rsidRPr="00276439" w:rsidRDefault="00A94F96" w:rsidP="005D3487">
            <w:pPr>
              <w:spacing w:after="0"/>
              <w:jc w:val="right"/>
              <w:rPr>
                <w:sz w:val="20"/>
                <w:szCs w:val="20"/>
              </w:rPr>
            </w:pPr>
            <w:r w:rsidRPr="00276439">
              <w:rPr>
                <w:sz w:val="20"/>
                <w:szCs w:val="20"/>
              </w:rPr>
              <w:t>14,282</w:t>
            </w:r>
          </w:p>
        </w:tc>
        <w:tc>
          <w:tcPr>
            <w:tcW w:w="348" w:type="pct"/>
            <w:vAlign w:val="bottom"/>
          </w:tcPr>
          <w:p w:rsidR="00A94F96" w:rsidRPr="00276439" w:rsidRDefault="00A94F96" w:rsidP="005D3487">
            <w:pPr>
              <w:spacing w:after="0"/>
              <w:jc w:val="right"/>
              <w:rPr>
                <w:sz w:val="20"/>
                <w:szCs w:val="20"/>
              </w:rPr>
            </w:pPr>
            <w:r w:rsidRPr="00276439">
              <w:rPr>
                <w:sz w:val="20"/>
                <w:szCs w:val="20"/>
              </w:rPr>
              <w:t>180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33,936</w:t>
            </w:r>
          </w:p>
        </w:tc>
        <w:tc>
          <w:tcPr>
            <w:tcW w:w="618" w:type="pct"/>
            <w:vAlign w:val="bottom"/>
          </w:tcPr>
          <w:p w:rsidR="00A94F96" w:rsidRPr="00276439" w:rsidRDefault="00A94F96" w:rsidP="005D3487">
            <w:pPr>
              <w:spacing w:after="0"/>
              <w:jc w:val="right"/>
              <w:rPr>
                <w:sz w:val="20"/>
                <w:szCs w:val="20"/>
              </w:rPr>
            </w:pPr>
            <w:r w:rsidRPr="00276439">
              <w:rPr>
                <w:sz w:val="20"/>
                <w:szCs w:val="20"/>
              </w:rPr>
              <w:t>15,670</w:t>
            </w:r>
          </w:p>
        </w:tc>
        <w:tc>
          <w:tcPr>
            <w:tcW w:w="454" w:type="pct"/>
            <w:vAlign w:val="bottom"/>
          </w:tcPr>
          <w:p w:rsidR="00A94F96" w:rsidRPr="00276439" w:rsidRDefault="00A94F96" w:rsidP="005D3487">
            <w:pPr>
              <w:spacing w:after="0"/>
              <w:jc w:val="right"/>
              <w:rPr>
                <w:sz w:val="20"/>
                <w:szCs w:val="20"/>
              </w:rPr>
            </w:pPr>
            <w:r w:rsidRPr="00276439">
              <w:rPr>
                <w:sz w:val="20"/>
                <w:szCs w:val="20"/>
              </w:rPr>
              <w:t>49,606</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1994</w:t>
            </w:r>
          </w:p>
        </w:tc>
        <w:tc>
          <w:tcPr>
            <w:tcW w:w="517" w:type="pct"/>
            <w:vAlign w:val="bottom"/>
          </w:tcPr>
          <w:p w:rsidR="00A94F96" w:rsidRPr="00276439" w:rsidRDefault="00A94F96" w:rsidP="005D3487">
            <w:pPr>
              <w:spacing w:after="0"/>
              <w:jc w:val="right"/>
              <w:rPr>
                <w:sz w:val="20"/>
                <w:szCs w:val="20"/>
              </w:rPr>
            </w:pPr>
            <w:r w:rsidRPr="00276439">
              <w:rPr>
                <w:sz w:val="20"/>
                <w:szCs w:val="20"/>
              </w:rPr>
              <w:t>2,644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27,339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1,381</w:t>
            </w:r>
          </w:p>
        </w:tc>
        <w:tc>
          <w:tcPr>
            <w:tcW w:w="456" w:type="pct"/>
            <w:vAlign w:val="bottom"/>
          </w:tcPr>
          <w:p w:rsidR="00A94F96" w:rsidRPr="00276439" w:rsidRDefault="00A94F96" w:rsidP="005D3487">
            <w:pPr>
              <w:spacing w:after="0"/>
              <w:jc w:val="right"/>
              <w:rPr>
                <w:sz w:val="20"/>
                <w:szCs w:val="20"/>
              </w:rPr>
            </w:pPr>
            <w:r w:rsidRPr="00276439">
              <w:rPr>
                <w:sz w:val="20"/>
                <w:szCs w:val="20"/>
              </w:rPr>
              <w:t>27,909</w:t>
            </w:r>
          </w:p>
        </w:tc>
        <w:tc>
          <w:tcPr>
            <w:tcW w:w="348" w:type="pct"/>
            <w:vAlign w:val="bottom"/>
          </w:tcPr>
          <w:p w:rsidR="00A94F96" w:rsidRPr="00276439" w:rsidRDefault="00A94F96" w:rsidP="005D3487">
            <w:pPr>
              <w:spacing w:after="0"/>
              <w:jc w:val="right"/>
              <w:rPr>
                <w:sz w:val="20"/>
                <w:szCs w:val="20"/>
              </w:rPr>
            </w:pPr>
            <w:r w:rsidRPr="00276439">
              <w:rPr>
                <w:sz w:val="20"/>
                <w:szCs w:val="20"/>
              </w:rPr>
              <w:t>810</w:t>
            </w:r>
          </w:p>
        </w:tc>
        <w:tc>
          <w:tcPr>
            <w:tcW w:w="360" w:type="pct"/>
            <w:vAlign w:val="bottom"/>
          </w:tcPr>
          <w:p w:rsidR="00A94F96" w:rsidRPr="00276439" w:rsidRDefault="00A94F96" w:rsidP="005D3487">
            <w:pPr>
              <w:spacing w:after="0"/>
              <w:jc w:val="right"/>
              <w:rPr>
                <w:sz w:val="20"/>
                <w:szCs w:val="20"/>
              </w:rPr>
            </w:pPr>
            <w:r w:rsidRPr="00276439">
              <w:rPr>
                <w:sz w:val="20"/>
                <w:szCs w:val="20"/>
              </w:rPr>
              <w:t>10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57,449</w:t>
            </w:r>
          </w:p>
        </w:tc>
        <w:tc>
          <w:tcPr>
            <w:tcW w:w="618" w:type="pct"/>
            <w:vAlign w:val="bottom"/>
          </w:tcPr>
          <w:p w:rsidR="00A94F96" w:rsidRPr="00276439" w:rsidRDefault="00A94F96" w:rsidP="005D3487">
            <w:pPr>
              <w:spacing w:after="0"/>
              <w:jc w:val="right"/>
              <w:rPr>
                <w:sz w:val="20"/>
                <w:szCs w:val="20"/>
              </w:rPr>
            </w:pPr>
            <w:r w:rsidRPr="00276439">
              <w:rPr>
                <w:sz w:val="20"/>
                <w:szCs w:val="20"/>
              </w:rPr>
              <w:t>15,920</w:t>
            </w:r>
          </w:p>
        </w:tc>
        <w:tc>
          <w:tcPr>
            <w:tcW w:w="454" w:type="pct"/>
            <w:vAlign w:val="bottom"/>
          </w:tcPr>
          <w:p w:rsidR="00A94F96" w:rsidRPr="00276439" w:rsidRDefault="00A94F96" w:rsidP="005D3487">
            <w:pPr>
              <w:spacing w:after="0"/>
              <w:jc w:val="right"/>
              <w:rPr>
                <w:sz w:val="20"/>
                <w:szCs w:val="20"/>
              </w:rPr>
            </w:pPr>
            <w:r w:rsidRPr="00276439">
              <w:rPr>
                <w:sz w:val="20"/>
                <w:szCs w:val="20"/>
              </w:rPr>
              <w:t>73,369</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1995</w:t>
            </w:r>
          </w:p>
        </w:tc>
        <w:tc>
          <w:tcPr>
            <w:tcW w:w="517" w:type="pct"/>
            <w:vAlign w:val="bottom"/>
          </w:tcPr>
          <w:p w:rsidR="00A94F96" w:rsidRPr="00276439" w:rsidRDefault="00A94F96" w:rsidP="005D3487">
            <w:pPr>
              <w:spacing w:after="0"/>
              <w:jc w:val="right"/>
              <w:rPr>
                <w:sz w:val="20"/>
                <w:szCs w:val="20"/>
              </w:rPr>
            </w:pPr>
            <w:r w:rsidRPr="00276439">
              <w:rPr>
                <w:sz w:val="20"/>
                <w:szCs w:val="20"/>
              </w:rPr>
              <w:t>1,383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8,766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25</w:t>
            </w:r>
          </w:p>
        </w:tc>
        <w:tc>
          <w:tcPr>
            <w:tcW w:w="456" w:type="pct"/>
            <w:vAlign w:val="bottom"/>
          </w:tcPr>
          <w:p w:rsidR="00A94F96" w:rsidRPr="00276439" w:rsidRDefault="00A94F96" w:rsidP="005D3487">
            <w:pPr>
              <w:spacing w:after="0"/>
              <w:jc w:val="right"/>
              <w:rPr>
                <w:sz w:val="20"/>
                <w:szCs w:val="20"/>
              </w:rPr>
            </w:pPr>
            <w:r w:rsidRPr="00276439">
              <w:rPr>
                <w:sz w:val="20"/>
                <w:szCs w:val="20"/>
              </w:rPr>
              <w:t>14,869</w:t>
            </w:r>
          </w:p>
        </w:tc>
        <w:tc>
          <w:tcPr>
            <w:tcW w:w="348" w:type="pct"/>
            <w:vAlign w:val="bottom"/>
          </w:tcPr>
          <w:p w:rsidR="00A94F96" w:rsidRPr="00276439" w:rsidRDefault="00A94F96" w:rsidP="005D3487">
            <w:pPr>
              <w:spacing w:after="0"/>
              <w:jc w:val="right"/>
              <w:rPr>
                <w:sz w:val="20"/>
                <w:szCs w:val="20"/>
              </w:rPr>
            </w:pPr>
            <w:r w:rsidRPr="00276439">
              <w:rPr>
                <w:sz w:val="20"/>
                <w:szCs w:val="20"/>
              </w:rPr>
              <w:t>210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23,870</w:t>
            </w:r>
          </w:p>
        </w:tc>
        <w:tc>
          <w:tcPr>
            <w:tcW w:w="618" w:type="pct"/>
            <w:vAlign w:val="bottom"/>
          </w:tcPr>
          <w:p w:rsidR="00A94F96" w:rsidRPr="00276439" w:rsidRDefault="00A94F96" w:rsidP="005D3487">
            <w:pPr>
              <w:spacing w:after="0"/>
              <w:jc w:val="right"/>
              <w:rPr>
                <w:sz w:val="20"/>
                <w:szCs w:val="20"/>
              </w:rPr>
            </w:pPr>
            <w:r w:rsidRPr="00276439">
              <w:rPr>
                <w:sz w:val="20"/>
                <w:szCs w:val="20"/>
              </w:rPr>
              <w:t>4,945</w:t>
            </w:r>
          </w:p>
        </w:tc>
        <w:tc>
          <w:tcPr>
            <w:tcW w:w="454" w:type="pct"/>
            <w:vAlign w:val="bottom"/>
          </w:tcPr>
          <w:p w:rsidR="00A94F96" w:rsidRPr="00276439" w:rsidRDefault="00A94F96" w:rsidP="005D3487">
            <w:pPr>
              <w:spacing w:after="0"/>
              <w:jc w:val="right"/>
              <w:rPr>
                <w:sz w:val="20"/>
                <w:szCs w:val="20"/>
              </w:rPr>
            </w:pPr>
            <w:r w:rsidRPr="00276439">
              <w:rPr>
                <w:sz w:val="20"/>
                <w:szCs w:val="20"/>
              </w:rPr>
              <w:t>28,815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1996</w:t>
            </w:r>
          </w:p>
        </w:tc>
        <w:tc>
          <w:tcPr>
            <w:tcW w:w="517" w:type="pct"/>
            <w:vAlign w:val="bottom"/>
          </w:tcPr>
          <w:p w:rsidR="00A94F96" w:rsidRPr="00276439" w:rsidRDefault="00A94F96" w:rsidP="005D3487">
            <w:pPr>
              <w:spacing w:after="0"/>
              <w:jc w:val="right"/>
              <w:rPr>
                <w:sz w:val="20"/>
                <w:szCs w:val="20"/>
              </w:rPr>
            </w:pPr>
            <w:r w:rsidRPr="00276439">
              <w:rPr>
                <w:sz w:val="20"/>
                <w:szCs w:val="20"/>
              </w:rPr>
              <w:t>601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10,529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234</w:t>
            </w:r>
          </w:p>
        </w:tc>
        <w:tc>
          <w:tcPr>
            <w:tcW w:w="456" w:type="pct"/>
            <w:vAlign w:val="bottom"/>
          </w:tcPr>
          <w:p w:rsidR="00A94F96" w:rsidRPr="00276439" w:rsidRDefault="00A94F96" w:rsidP="005D3487">
            <w:pPr>
              <w:spacing w:after="0"/>
              <w:jc w:val="right"/>
              <w:rPr>
                <w:sz w:val="20"/>
                <w:szCs w:val="20"/>
              </w:rPr>
            </w:pPr>
            <w:r w:rsidRPr="00276439">
              <w:rPr>
                <w:sz w:val="20"/>
                <w:szCs w:val="20"/>
              </w:rPr>
              <w:t>6,434</w:t>
            </w:r>
          </w:p>
        </w:tc>
        <w:tc>
          <w:tcPr>
            <w:tcW w:w="348" w:type="pct"/>
            <w:vAlign w:val="bottom"/>
          </w:tcPr>
          <w:p w:rsidR="00A94F96" w:rsidRPr="00276439" w:rsidRDefault="00A94F96" w:rsidP="005D3487">
            <w:pPr>
              <w:spacing w:after="0"/>
              <w:jc w:val="right"/>
              <w:rPr>
                <w:sz w:val="20"/>
                <w:szCs w:val="20"/>
              </w:rPr>
            </w:pPr>
            <w:r w:rsidRPr="00276439">
              <w:rPr>
                <w:sz w:val="20"/>
                <w:szCs w:val="20"/>
              </w:rPr>
              <w:t>406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17,604</w:t>
            </w:r>
          </w:p>
        </w:tc>
        <w:tc>
          <w:tcPr>
            <w:tcW w:w="618" w:type="pct"/>
            <w:vAlign w:val="bottom"/>
          </w:tcPr>
          <w:p w:rsidR="00A94F96" w:rsidRPr="00276439" w:rsidRDefault="00A94F96" w:rsidP="005D3487">
            <w:pPr>
              <w:spacing w:after="0"/>
              <w:jc w:val="right"/>
              <w:rPr>
                <w:sz w:val="20"/>
                <w:szCs w:val="20"/>
              </w:rPr>
            </w:pPr>
            <w:r w:rsidRPr="00276439">
              <w:rPr>
                <w:sz w:val="20"/>
                <w:szCs w:val="20"/>
              </w:rPr>
              <w:t>6,050</w:t>
            </w:r>
          </w:p>
        </w:tc>
        <w:tc>
          <w:tcPr>
            <w:tcW w:w="454" w:type="pct"/>
            <w:vAlign w:val="bottom"/>
          </w:tcPr>
          <w:p w:rsidR="00A94F96" w:rsidRPr="00276439" w:rsidRDefault="00A94F96" w:rsidP="005D3487">
            <w:pPr>
              <w:spacing w:after="0"/>
              <w:jc w:val="right"/>
              <w:rPr>
                <w:sz w:val="20"/>
                <w:szCs w:val="20"/>
              </w:rPr>
            </w:pPr>
            <w:r w:rsidRPr="00276439">
              <w:rPr>
                <w:sz w:val="20"/>
                <w:szCs w:val="20"/>
              </w:rPr>
              <w:t>23,654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1997</w:t>
            </w:r>
          </w:p>
        </w:tc>
        <w:tc>
          <w:tcPr>
            <w:tcW w:w="517" w:type="pct"/>
            <w:vAlign w:val="bottom"/>
          </w:tcPr>
          <w:p w:rsidR="00A94F96" w:rsidRPr="00276439" w:rsidRDefault="00A94F96" w:rsidP="005D3487">
            <w:pPr>
              <w:spacing w:after="0"/>
              <w:jc w:val="right"/>
              <w:rPr>
                <w:sz w:val="20"/>
                <w:szCs w:val="20"/>
              </w:rPr>
            </w:pPr>
            <w:r w:rsidRPr="00276439">
              <w:rPr>
                <w:sz w:val="20"/>
                <w:szCs w:val="20"/>
              </w:rPr>
              <w:t>312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2,453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231</w:t>
            </w:r>
          </w:p>
        </w:tc>
        <w:tc>
          <w:tcPr>
            <w:tcW w:w="456" w:type="pct"/>
            <w:vAlign w:val="bottom"/>
          </w:tcPr>
          <w:p w:rsidR="00A94F96" w:rsidRPr="00276439" w:rsidRDefault="00A94F96" w:rsidP="005D3487">
            <w:pPr>
              <w:spacing w:after="0"/>
              <w:jc w:val="right"/>
              <w:rPr>
                <w:sz w:val="20"/>
                <w:szCs w:val="20"/>
              </w:rPr>
            </w:pPr>
            <w:r w:rsidRPr="00276439">
              <w:rPr>
                <w:sz w:val="20"/>
                <w:szCs w:val="20"/>
              </w:rPr>
              <w:t>2,254</w:t>
            </w:r>
          </w:p>
        </w:tc>
        <w:tc>
          <w:tcPr>
            <w:tcW w:w="348" w:type="pct"/>
            <w:vAlign w:val="bottom"/>
          </w:tcPr>
          <w:p w:rsidR="00A94F96" w:rsidRPr="00276439" w:rsidRDefault="00A94F96" w:rsidP="005D3487">
            <w:pPr>
              <w:spacing w:after="0"/>
              <w:jc w:val="right"/>
              <w:rPr>
                <w:sz w:val="20"/>
                <w:szCs w:val="20"/>
              </w:rPr>
            </w:pPr>
            <w:r w:rsidRPr="00276439">
              <w:rPr>
                <w:sz w:val="20"/>
                <w:szCs w:val="20"/>
              </w:rPr>
              <w:t>278</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18</w:t>
            </w:r>
          </w:p>
        </w:tc>
        <w:tc>
          <w:tcPr>
            <w:tcW w:w="463" w:type="pct"/>
            <w:vAlign w:val="bottom"/>
          </w:tcPr>
          <w:p w:rsidR="00A94F96" w:rsidRPr="00276439" w:rsidRDefault="00A94F96" w:rsidP="005D3487">
            <w:pPr>
              <w:spacing w:after="0"/>
              <w:jc w:val="right"/>
              <w:rPr>
                <w:sz w:val="20"/>
                <w:szCs w:val="20"/>
              </w:rPr>
            </w:pPr>
            <w:r w:rsidRPr="00276439">
              <w:rPr>
                <w:sz w:val="20"/>
                <w:szCs w:val="20"/>
              </w:rPr>
              <w:t>5,234</w:t>
            </w:r>
          </w:p>
        </w:tc>
        <w:tc>
          <w:tcPr>
            <w:tcW w:w="618" w:type="pct"/>
            <w:vAlign w:val="bottom"/>
          </w:tcPr>
          <w:p w:rsidR="00A94F96" w:rsidRPr="00276439" w:rsidRDefault="00A94F96" w:rsidP="005D3487">
            <w:pPr>
              <w:spacing w:after="0"/>
              <w:jc w:val="right"/>
              <w:rPr>
                <w:sz w:val="20"/>
                <w:szCs w:val="20"/>
              </w:rPr>
            </w:pPr>
            <w:r w:rsidRPr="00276439">
              <w:rPr>
                <w:sz w:val="20"/>
                <w:szCs w:val="20"/>
              </w:rPr>
              <w:t>10,050</w:t>
            </w:r>
          </w:p>
        </w:tc>
        <w:tc>
          <w:tcPr>
            <w:tcW w:w="454" w:type="pct"/>
            <w:vAlign w:val="bottom"/>
          </w:tcPr>
          <w:p w:rsidR="00A94F96" w:rsidRPr="00276439" w:rsidRDefault="00A94F96" w:rsidP="005D3487">
            <w:pPr>
              <w:spacing w:after="0"/>
              <w:jc w:val="right"/>
              <w:rPr>
                <w:sz w:val="20"/>
                <w:szCs w:val="20"/>
              </w:rPr>
            </w:pPr>
            <w:r w:rsidRPr="00276439">
              <w:rPr>
                <w:sz w:val="20"/>
                <w:szCs w:val="20"/>
              </w:rPr>
              <w:t>15,284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1998</w:t>
            </w:r>
          </w:p>
        </w:tc>
        <w:tc>
          <w:tcPr>
            <w:tcW w:w="517" w:type="pct"/>
            <w:vAlign w:val="bottom"/>
          </w:tcPr>
          <w:p w:rsidR="00A94F96" w:rsidRPr="00276439" w:rsidRDefault="00A94F96" w:rsidP="005D3487">
            <w:pPr>
              <w:spacing w:after="0"/>
              <w:jc w:val="right"/>
              <w:rPr>
                <w:sz w:val="20"/>
                <w:szCs w:val="20"/>
              </w:rPr>
            </w:pPr>
            <w:r w:rsidRPr="00276439">
              <w:rPr>
                <w:sz w:val="20"/>
                <w:szCs w:val="20"/>
              </w:rPr>
              <w:t>613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10,424</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395</w:t>
            </w:r>
          </w:p>
        </w:tc>
        <w:tc>
          <w:tcPr>
            <w:tcW w:w="456" w:type="pct"/>
            <w:vAlign w:val="bottom"/>
          </w:tcPr>
          <w:p w:rsidR="00A94F96" w:rsidRPr="00276439" w:rsidRDefault="00A94F96" w:rsidP="005D3487">
            <w:pPr>
              <w:spacing w:after="0"/>
              <w:jc w:val="right"/>
              <w:rPr>
                <w:sz w:val="20"/>
                <w:szCs w:val="20"/>
              </w:rPr>
            </w:pPr>
            <w:r w:rsidRPr="00276439">
              <w:rPr>
                <w:sz w:val="20"/>
                <w:szCs w:val="20"/>
              </w:rPr>
              <w:t>5,223</w:t>
            </w:r>
          </w:p>
        </w:tc>
        <w:tc>
          <w:tcPr>
            <w:tcW w:w="348" w:type="pct"/>
            <w:vAlign w:val="bottom"/>
          </w:tcPr>
          <w:p w:rsidR="00A94F96" w:rsidRPr="00276439" w:rsidRDefault="00A94F96" w:rsidP="005D3487">
            <w:pPr>
              <w:spacing w:after="0"/>
              <w:jc w:val="right"/>
              <w:rPr>
                <w:sz w:val="20"/>
                <w:szCs w:val="20"/>
              </w:rPr>
            </w:pPr>
            <w:r w:rsidRPr="00276439">
              <w:rPr>
                <w:sz w:val="20"/>
                <w:szCs w:val="20"/>
              </w:rPr>
              <w:t>293</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16,335</w:t>
            </w:r>
          </w:p>
        </w:tc>
        <w:tc>
          <w:tcPr>
            <w:tcW w:w="618" w:type="pct"/>
            <w:vAlign w:val="bottom"/>
          </w:tcPr>
          <w:p w:rsidR="00A94F96" w:rsidRPr="00276439" w:rsidRDefault="00A94F96" w:rsidP="005D3487">
            <w:pPr>
              <w:spacing w:after="0"/>
              <w:jc w:val="right"/>
              <w:rPr>
                <w:sz w:val="20"/>
                <w:szCs w:val="20"/>
              </w:rPr>
            </w:pPr>
            <w:r w:rsidRPr="00276439">
              <w:rPr>
                <w:sz w:val="20"/>
                <w:szCs w:val="20"/>
              </w:rPr>
              <w:t>6,802</w:t>
            </w:r>
          </w:p>
        </w:tc>
        <w:tc>
          <w:tcPr>
            <w:tcW w:w="454" w:type="pct"/>
            <w:vAlign w:val="bottom"/>
          </w:tcPr>
          <w:p w:rsidR="00A94F96" w:rsidRPr="00276439" w:rsidRDefault="00A94F96" w:rsidP="005D3487">
            <w:pPr>
              <w:spacing w:after="0"/>
              <w:jc w:val="right"/>
              <w:rPr>
                <w:sz w:val="20"/>
                <w:szCs w:val="20"/>
              </w:rPr>
            </w:pPr>
            <w:r w:rsidRPr="00276439">
              <w:rPr>
                <w:sz w:val="20"/>
                <w:szCs w:val="20"/>
              </w:rPr>
              <w:t>23,137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1999</w:t>
            </w:r>
          </w:p>
        </w:tc>
        <w:tc>
          <w:tcPr>
            <w:tcW w:w="517" w:type="pct"/>
            <w:vAlign w:val="bottom"/>
          </w:tcPr>
          <w:p w:rsidR="00A94F96" w:rsidRPr="00276439" w:rsidRDefault="00A94F96" w:rsidP="005D3487">
            <w:pPr>
              <w:spacing w:after="0"/>
              <w:jc w:val="right"/>
              <w:rPr>
                <w:sz w:val="20"/>
                <w:szCs w:val="20"/>
              </w:rPr>
            </w:pPr>
            <w:r w:rsidRPr="00276439">
              <w:rPr>
                <w:sz w:val="20"/>
                <w:szCs w:val="20"/>
              </w:rPr>
              <w:t>948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12,876</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200</w:t>
            </w:r>
          </w:p>
        </w:tc>
        <w:tc>
          <w:tcPr>
            <w:tcW w:w="456" w:type="pct"/>
            <w:vAlign w:val="bottom"/>
          </w:tcPr>
          <w:p w:rsidR="00A94F96" w:rsidRPr="00276439" w:rsidRDefault="00A94F96" w:rsidP="005D3487">
            <w:pPr>
              <w:spacing w:after="0"/>
              <w:jc w:val="right"/>
              <w:rPr>
                <w:sz w:val="20"/>
                <w:szCs w:val="20"/>
              </w:rPr>
            </w:pPr>
            <w:r w:rsidRPr="00276439">
              <w:rPr>
                <w:sz w:val="20"/>
                <w:szCs w:val="20"/>
              </w:rPr>
              <w:t>9,572</w:t>
            </w:r>
          </w:p>
        </w:tc>
        <w:tc>
          <w:tcPr>
            <w:tcW w:w="348" w:type="pct"/>
            <w:vAlign w:val="bottom"/>
          </w:tcPr>
          <w:p w:rsidR="00A94F96" w:rsidRPr="00276439" w:rsidRDefault="00A94F96" w:rsidP="005D3487">
            <w:pPr>
              <w:spacing w:after="0"/>
              <w:jc w:val="right"/>
              <w:rPr>
                <w:sz w:val="20"/>
                <w:szCs w:val="20"/>
              </w:rPr>
            </w:pPr>
            <w:r w:rsidRPr="00276439">
              <w:rPr>
                <w:sz w:val="20"/>
                <w:szCs w:val="20"/>
              </w:rPr>
              <w:t>578</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23,225</w:t>
            </w:r>
          </w:p>
        </w:tc>
        <w:tc>
          <w:tcPr>
            <w:tcW w:w="618" w:type="pct"/>
            <w:vAlign w:val="bottom"/>
          </w:tcPr>
          <w:p w:rsidR="00A94F96" w:rsidRPr="00276439" w:rsidRDefault="00A94F96" w:rsidP="005D3487">
            <w:pPr>
              <w:spacing w:after="0"/>
              <w:jc w:val="right"/>
              <w:rPr>
                <w:sz w:val="20"/>
                <w:szCs w:val="20"/>
              </w:rPr>
            </w:pPr>
            <w:r w:rsidRPr="00276439">
              <w:rPr>
                <w:sz w:val="20"/>
                <w:szCs w:val="20"/>
              </w:rPr>
              <w:t>9,920</w:t>
            </w:r>
          </w:p>
        </w:tc>
        <w:tc>
          <w:tcPr>
            <w:tcW w:w="454" w:type="pct"/>
            <w:vAlign w:val="bottom"/>
          </w:tcPr>
          <w:p w:rsidR="00A94F96" w:rsidRPr="00276439" w:rsidRDefault="00A94F96" w:rsidP="005D3487">
            <w:pPr>
              <w:spacing w:after="0"/>
              <w:jc w:val="right"/>
              <w:rPr>
                <w:sz w:val="20"/>
                <w:szCs w:val="20"/>
              </w:rPr>
            </w:pPr>
            <w:r w:rsidRPr="00276439">
              <w:rPr>
                <w:sz w:val="20"/>
                <w:szCs w:val="20"/>
              </w:rPr>
              <w:t>33,145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2000</w:t>
            </w:r>
          </w:p>
        </w:tc>
        <w:tc>
          <w:tcPr>
            <w:tcW w:w="517" w:type="pct"/>
            <w:vAlign w:val="bottom"/>
          </w:tcPr>
          <w:p w:rsidR="00A94F96" w:rsidRPr="00276439" w:rsidRDefault="00A94F96" w:rsidP="005D3487">
            <w:pPr>
              <w:spacing w:after="0"/>
              <w:jc w:val="right"/>
              <w:rPr>
                <w:sz w:val="20"/>
                <w:szCs w:val="20"/>
              </w:rPr>
            </w:pPr>
            <w:r w:rsidRPr="00276439">
              <w:rPr>
                <w:sz w:val="20"/>
                <w:szCs w:val="20"/>
              </w:rPr>
              <w:t>692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4,811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171</w:t>
            </w:r>
          </w:p>
        </w:tc>
        <w:tc>
          <w:tcPr>
            <w:tcW w:w="456" w:type="pct"/>
            <w:vAlign w:val="bottom"/>
          </w:tcPr>
          <w:p w:rsidR="00A94F96" w:rsidRPr="00276439" w:rsidRDefault="00A94F96" w:rsidP="005D3487">
            <w:pPr>
              <w:spacing w:after="0"/>
              <w:jc w:val="right"/>
              <w:rPr>
                <w:sz w:val="20"/>
                <w:szCs w:val="20"/>
              </w:rPr>
            </w:pPr>
            <w:r w:rsidRPr="00276439">
              <w:rPr>
                <w:sz w:val="20"/>
                <w:szCs w:val="20"/>
              </w:rPr>
              <w:t>5,330</w:t>
            </w:r>
          </w:p>
        </w:tc>
        <w:tc>
          <w:tcPr>
            <w:tcW w:w="348" w:type="pct"/>
            <w:vAlign w:val="bottom"/>
          </w:tcPr>
          <w:p w:rsidR="00A94F96" w:rsidRPr="00276439" w:rsidRDefault="00A94F96" w:rsidP="005D3487">
            <w:pPr>
              <w:spacing w:after="0"/>
              <w:jc w:val="right"/>
              <w:rPr>
                <w:sz w:val="20"/>
                <w:szCs w:val="20"/>
              </w:rPr>
            </w:pPr>
            <w:r w:rsidRPr="00276439">
              <w:rPr>
                <w:sz w:val="20"/>
                <w:szCs w:val="20"/>
              </w:rPr>
              <w:t>497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6</w:t>
            </w:r>
          </w:p>
        </w:tc>
        <w:tc>
          <w:tcPr>
            <w:tcW w:w="463" w:type="pct"/>
            <w:vAlign w:val="bottom"/>
          </w:tcPr>
          <w:p w:rsidR="00A94F96" w:rsidRPr="00276439" w:rsidRDefault="00A94F96" w:rsidP="005D3487">
            <w:pPr>
              <w:spacing w:after="0"/>
              <w:jc w:val="right"/>
              <w:rPr>
                <w:sz w:val="20"/>
                <w:szCs w:val="20"/>
              </w:rPr>
            </w:pPr>
            <w:r w:rsidRPr="00276439">
              <w:rPr>
                <w:sz w:val="20"/>
                <w:szCs w:val="20"/>
              </w:rPr>
              <w:t>10,815</w:t>
            </w:r>
          </w:p>
        </w:tc>
        <w:tc>
          <w:tcPr>
            <w:tcW w:w="618" w:type="pct"/>
            <w:vAlign w:val="bottom"/>
          </w:tcPr>
          <w:p w:rsidR="00A94F96" w:rsidRPr="00276439" w:rsidRDefault="00A94F96" w:rsidP="005D3487">
            <w:pPr>
              <w:spacing w:after="0"/>
              <w:jc w:val="right"/>
              <w:rPr>
                <w:sz w:val="20"/>
                <w:szCs w:val="20"/>
              </w:rPr>
            </w:pPr>
            <w:r w:rsidRPr="00276439">
              <w:rPr>
                <w:sz w:val="20"/>
                <w:szCs w:val="20"/>
              </w:rPr>
              <w:t>10,650</w:t>
            </w:r>
          </w:p>
        </w:tc>
        <w:tc>
          <w:tcPr>
            <w:tcW w:w="454" w:type="pct"/>
            <w:vAlign w:val="bottom"/>
          </w:tcPr>
          <w:p w:rsidR="00A94F96" w:rsidRPr="00276439" w:rsidRDefault="00A94F96" w:rsidP="005D3487">
            <w:pPr>
              <w:spacing w:after="0"/>
              <w:jc w:val="right"/>
              <w:rPr>
                <w:sz w:val="20"/>
                <w:szCs w:val="20"/>
              </w:rPr>
            </w:pPr>
            <w:r w:rsidRPr="00276439">
              <w:rPr>
                <w:sz w:val="20"/>
                <w:szCs w:val="20"/>
              </w:rPr>
              <w:t>21,465</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2001</w:t>
            </w:r>
          </w:p>
        </w:tc>
        <w:tc>
          <w:tcPr>
            <w:tcW w:w="517" w:type="pct"/>
            <w:vAlign w:val="bottom"/>
          </w:tcPr>
          <w:p w:rsidR="00A94F96" w:rsidRPr="00276439" w:rsidRDefault="00A94F96" w:rsidP="005D3487">
            <w:pPr>
              <w:spacing w:after="0"/>
              <w:jc w:val="right"/>
              <w:rPr>
                <w:sz w:val="20"/>
                <w:szCs w:val="20"/>
              </w:rPr>
            </w:pPr>
            <w:r w:rsidRPr="00276439">
              <w:rPr>
                <w:sz w:val="20"/>
                <w:szCs w:val="20"/>
              </w:rPr>
              <w:t>747</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8,814</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178</w:t>
            </w:r>
          </w:p>
        </w:tc>
        <w:tc>
          <w:tcPr>
            <w:tcW w:w="456" w:type="pct"/>
            <w:vAlign w:val="bottom"/>
          </w:tcPr>
          <w:p w:rsidR="00A94F96" w:rsidRPr="00276439" w:rsidRDefault="00A94F96" w:rsidP="005D3487">
            <w:pPr>
              <w:spacing w:after="0"/>
              <w:jc w:val="right"/>
              <w:rPr>
                <w:sz w:val="20"/>
                <w:szCs w:val="20"/>
              </w:rPr>
            </w:pPr>
            <w:r w:rsidRPr="00276439">
              <w:rPr>
                <w:sz w:val="20"/>
                <w:szCs w:val="20"/>
              </w:rPr>
              <w:t>3,523</w:t>
            </w:r>
          </w:p>
        </w:tc>
        <w:tc>
          <w:tcPr>
            <w:tcW w:w="348" w:type="pct"/>
            <w:vAlign w:val="bottom"/>
          </w:tcPr>
          <w:p w:rsidR="00A94F96" w:rsidRPr="00276439" w:rsidRDefault="00A94F96" w:rsidP="005D3487">
            <w:pPr>
              <w:spacing w:after="0"/>
              <w:jc w:val="right"/>
              <w:rPr>
                <w:sz w:val="20"/>
                <w:szCs w:val="20"/>
              </w:rPr>
            </w:pPr>
            <w:r w:rsidRPr="00276439">
              <w:rPr>
                <w:sz w:val="20"/>
                <w:szCs w:val="20"/>
              </w:rPr>
              <w:t>347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12,863</w:t>
            </w:r>
          </w:p>
        </w:tc>
        <w:tc>
          <w:tcPr>
            <w:tcW w:w="618" w:type="pct"/>
            <w:vAlign w:val="bottom"/>
          </w:tcPr>
          <w:p w:rsidR="00A94F96" w:rsidRPr="00276439" w:rsidRDefault="00A94F96" w:rsidP="005D3487">
            <w:pPr>
              <w:spacing w:after="0"/>
              <w:jc w:val="right"/>
              <w:rPr>
                <w:sz w:val="20"/>
                <w:szCs w:val="20"/>
              </w:rPr>
            </w:pPr>
            <w:r w:rsidRPr="00276439">
              <w:rPr>
                <w:sz w:val="20"/>
                <w:szCs w:val="20"/>
              </w:rPr>
              <w:t>19,290</w:t>
            </w:r>
          </w:p>
        </w:tc>
        <w:tc>
          <w:tcPr>
            <w:tcW w:w="454" w:type="pct"/>
            <w:vAlign w:val="bottom"/>
          </w:tcPr>
          <w:p w:rsidR="00A94F96" w:rsidRPr="00276439" w:rsidRDefault="00A94F96" w:rsidP="005D3487">
            <w:pPr>
              <w:spacing w:after="0"/>
              <w:jc w:val="right"/>
              <w:rPr>
                <w:sz w:val="20"/>
                <w:szCs w:val="20"/>
              </w:rPr>
            </w:pPr>
            <w:r w:rsidRPr="00276439">
              <w:rPr>
                <w:sz w:val="20"/>
                <w:szCs w:val="20"/>
              </w:rPr>
              <w:t>32,153</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2002</w:t>
            </w:r>
          </w:p>
        </w:tc>
        <w:tc>
          <w:tcPr>
            <w:tcW w:w="517" w:type="pct"/>
            <w:vAlign w:val="bottom"/>
          </w:tcPr>
          <w:p w:rsidR="00A94F96" w:rsidRPr="00276439" w:rsidRDefault="00A94F96" w:rsidP="005D3487">
            <w:pPr>
              <w:spacing w:after="0"/>
              <w:jc w:val="right"/>
              <w:rPr>
                <w:sz w:val="20"/>
                <w:szCs w:val="20"/>
              </w:rPr>
            </w:pPr>
            <w:r w:rsidRPr="00276439">
              <w:rPr>
                <w:sz w:val="20"/>
                <w:szCs w:val="20"/>
              </w:rPr>
              <w:t>787</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8,650</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312</w:t>
            </w:r>
          </w:p>
        </w:tc>
        <w:tc>
          <w:tcPr>
            <w:tcW w:w="456" w:type="pct"/>
            <w:vAlign w:val="bottom"/>
          </w:tcPr>
          <w:p w:rsidR="00A94F96" w:rsidRPr="00276439" w:rsidRDefault="00A94F96" w:rsidP="005D3487">
            <w:pPr>
              <w:spacing w:after="0"/>
              <w:jc w:val="right"/>
              <w:rPr>
                <w:sz w:val="20"/>
                <w:szCs w:val="20"/>
              </w:rPr>
            </w:pPr>
            <w:r w:rsidRPr="00276439">
              <w:rPr>
                <w:sz w:val="20"/>
                <w:szCs w:val="20"/>
              </w:rPr>
              <w:t>12,077</w:t>
            </w:r>
          </w:p>
        </w:tc>
        <w:tc>
          <w:tcPr>
            <w:tcW w:w="348" w:type="pct"/>
            <w:vAlign w:val="bottom"/>
          </w:tcPr>
          <w:p w:rsidR="00A94F96" w:rsidRPr="00276439" w:rsidRDefault="00A94F96" w:rsidP="005D3487">
            <w:pPr>
              <w:spacing w:after="0"/>
              <w:jc w:val="right"/>
              <w:rPr>
                <w:sz w:val="20"/>
                <w:szCs w:val="20"/>
              </w:rPr>
            </w:pPr>
            <w:r w:rsidRPr="00276439">
              <w:rPr>
                <w:sz w:val="20"/>
                <w:szCs w:val="20"/>
              </w:rPr>
              <w:t>1,080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22,118</w:t>
            </w:r>
          </w:p>
        </w:tc>
        <w:tc>
          <w:tcPr>
            <w:tcW w:w="618" w:type="pct"/>
            <w:vAlign w:val="bottom"/>
          </w:tcPr>
          <w:p w:rsidR="00A94F96" w:rsidRPr="00276439" w:rsidRDefault="00A94F96" w:rsidP="005D3487">
            <w:pPr>
              <w:spacing w:after="0"/>
              <w:jc w:val="right"/>
              <w:rPr>
                <w:sz w:val="20"/>
                <w:szCs w:val="20"/>
              </w:rPr>
            </w:pPr>
            <w:r w:rsidRPr="00276439">
              <w:rPr>
                <w:sz w:val="20"/>
                <w:szCs w:val="20"/>
              </w:rPr>
              <w:t>27,700</w:t>
            </w:r>
          </w:p>
        </w:tc>
        <w:tc>
          <w:tcPr>
            <w:tcW w:w="454" w:type="pct"/>
            <w:vAlign w:val="bottom"/>
          </w:tcPr>
          <w:p w:rsidR="00A94F96" w:rsidRPr="00276439" w:rsidRDefault="00A94F96" w:rsidP="005D3487">
            <w:pPr>
              <w:spacing w:after="0"/>
              <w:jc w:val="right"/>
              <w:rPr>
                <w:sz w:val="20"/>
                <w:szCs w:val="20"/>
              </w:rPr>
            </w:pPr>
            <w:r w:rsidRPr="00276439">
              <w:rPr>
                <w:sz w:val="20"/>
                <w:szCs w:val="20"/>
              </w:rPr>
              <w:t>49,818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2003</w:t>
            </w:r>
          </w:p>
        </w:tc>
        <w:tc>
          <w:tcPr>
            <w:tcW w:w="517" w:type="pct"/>
            <w:vAlign w:val="bottom"/>
          </w:tcPr>
          <w:p w:rsidR="00A94F96" w:rsidRPr="00276439" w:rsidRDefault="00A94F96" w:rsidP="005D3487">
            <w:pPr>
              <w:spacing w:after="0"/>
              <w:jc w:val="right"/>
              <w:rPr>
                <w:sz w:val="20"/>
                <w:szCs w:val="20"/>
              </w:rPr>
            </w:pPr>
            <w:r w:rsidRPr="00276439">
              <w:rPr>
                <w:sz w:val="20"/>
                <w:szCs w:val="20"/>
              </w:rPr>
              <w:t>1,328</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6,823</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251</w:t>
            </w:r>
          </w:p>
        </w:tc>
        <w:tc>
          <w:tcPr>
            <w:tcW w:w="456" w:type="pct"/>
            <w:vAlign w:val="bottom"/>
          </w:tcPr>
          <w:p w:rsidR="00A94F96" w:rsidRPr="00276439" w:rsidRDefault="00A94F96" w:rsidP="005D3487">
            <w:pPr>
              <w:spacing w:after="0"/>
              <w:jc w:val="right"/>
              <w:rPr>
                <w:sz w:val="20"/>
                <w:szCs w:val="20"/>
              </w:rPr>
            </w:pPr>
            <w:r w:rsidRPr="00276439">
              <w:rPr>
                <w:sz w:val="20"/>
                <w:szCs w:val="20"/>
              </w:rPr>
              <w:t>11,377</w:t>
            </w:r>
          </w:p>
        </w:tc>
        <w:tc>
          <w:tcPr>
            <w:tcW w:w="348" w:type="pct"/>
            <w:vAlign w:val="bottom"/>
          </w:tcPr>
          <w:p w:rsidR="00A94F96" w:rsidRPr="00276439" w:rsidRDefault="00A94F96" w:rsidP="005D3487">
            <w:pPr>
              <w:spacing w:after="0"/>
              <w:jc w:val="right"/>
              <w:rPr>
                <w:sz w:val="20"/>
                <w:szCs w:val="20"/>
              </w:rPr>
            </w:pPr>
            <w:r w:rsidRPr="00276439">
              <w:rPr>
                <w:sz w:val="20"/>
                <w:szCs w:val="20"/>
              </w:rPr>
              <w:t>550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19,001</w:t>
            </w:r>
          </w:p>
        </w:tc>
        <w:tc>
          <w:tcPr>
            <w:tcW w:w="618" w:type="pct"/>
            <w:vAlign w:val="bottom"/>
          </w:tcPr>
          <w:p w:rsidR="00A94F96" w:rsidRPr="00276439" w:rsidRDefault="00A94F96" w:rsidP="005D3487">
            <w:pPr>
              <w:spacing w:after="0"/>
              <w:jc w:val="right"/>
              <w:rPr>
                <w:sz w:val="20"/>
                <w:szCs w:val="20"/>
              </w:rPr>
            </w:pPr>
            <w:r w:rsidRPr="00276439">
              <w:rPr>
                <w:sz w:val="20"/>
                <w:szCs w:val="20"/>
              </w:rPr>
              <w:t>10,110</w:t>
            </w:r>
          </w:p>
        </w:tc>
        <w:tc>
          <w:tcPr>
            <w:tcW w:w="454" w:type="pct"/>
            <w:vAlign w:val="bottom"/>
          </w:tcPr>
          <w:p w:rsidR="00A94F96" w:rsidRPr="00276439" w:rsidRDefault="00A94F96" w:rsidP="005D3487">
            <w:pPr>
              <w:spacing w:after="0"/>
              <w:jc w:val="right"/>
              <w:rPr>
                <w:sz w:val="20"/>
                <w:szCs w:val="20"/>
              </w:rPr>
            </w:pPr>
            <w:r w:rsidRPr="00276439">
              <w:rPr>
                <w:sz w:val="20"/>
                <w:szCs w:val="20"/>
              </w:rPr>
              <w:t>29,111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2004</w:t>
            </w:r>
          </w:p>
        </w:tc>
        <w:tc>
          <w:tcPr>
            <w:tcW w:w="517" w:type="pct"/>
            <w:vAlign w:val="bottom"/>
          </w:tcPr>
          <w:p w:rsidR="00A94F96" w:rsidRPr="00276439" w:rsidRDefault="00A94F96" w:rsidP="005D3487">
            <w:pPr>
              <w:spacing w:after="0"/>
              <w:jc w:val="right"/>
              <w:rPr>
                <w:sz w:val="20"/>
                <w:szCs w:val="20"/>
              </w:rPr>
            </w:pPr>
            <w:r w:rsidRPr="00276439">
              <w:rPr>
                <w:sz w:val="20"/>
                <w:szCs w:val="20"/>
              </w:rPr>
              <w:t>756</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10,792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83</w:t>
            </w:r>
          </w:p>
        </w:tc>
        <w:tc>
          <w:tcPr>
            <w:tcW w:w="456" w:type="pct"/>
            <w:vAlign w:val="bottom"/>
          </w:tcPr>
          <w:p w:rsidR="00A94F96" w:rsidRPr="00276439" w:rsidRDefault="00A94F96" w:rsidP="005D3487">
            <w:pPr>
              <w:spacing w:after="0"/>
              <w:jc w:val="right"/>
              <w:rPr>
                <w:sz w:val="20"/>
                <w:szCs w:val="20"/>
              </w:rPr>
            </w:pPr>
            <w:r w:rsidRPr="00276439">
              <w:rPr>
                <w:sz w:val="20"/>
                <w:szCs w:val="20"/>
              </w:rPr>
              <w:t>7,352</w:t>
            </w:r>
          </w:p>
        </w:tc>
        <w:tc>
          <w:tcPr>
            <w:tcW w:w="348" w:type="pct"/>
            <w:vAlign w:val="bottom"/>
          </w:tcPr>
          <w:p w:rsidR="00A94F96" w:rsidRPr="00276439" w:rsidRDefault="00A94F96" w:rsidP="005D3487">
            <w:pPr>
              <w:spacing w:after="0"/>
              <w:jc w:val="right"/>
              <w:rPr>
                <w:sz w:val="20"/>
                <w:szCs w:val="20"/>
              </w:rPr>
            </w:pPr>
            <w:r w:rsidRPr="00276439">
              <w:rPr>
                <w:sz w:val="20"/>
                <w:szCs w:val="20"/>
              </w:rPr>
              <w:t>497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18,724</w:t>
            </w:r>
          </w:p>
        </w:tc>
        <w:tc>
          <w:tcPr>
            <w:tcW w:w="618" w:type="pct"/>
            <w:vAlign w:val="bottom"/>
          </w:tcPr>
          <w:p w:rsidR="00A94F96" w:rsidRPr="00276439" w:rsidRDefault="00A94F96" w:rsidP="005D3487">
            <w:pPr>
              <w:spacing w:after="0"/>
              <w:jc w:val="right"/>
              <w:rPr>
                <w:sz w:val="20"/>
                <w:szCs w:val="20"/>
              </w:rPr>
            </w:pPr>
            <w:r w:rsidRPr="00276439">
              <w:rPr>
                <w:sz w:val="20"/>
                <w:szCs w:val="20"/>
              </w:rPr>
              <w:t>14,450</w:t>
            </w:r>
          </w:p>
        </w:tc>
        <w:tc>
          <w:tcPr>
            <w:tcW w:w="454" w:type="pct"/>
            <w:vAlign w:val="bottom"/>
          </w:tcPr>
          <w:p w:rsidR="00A94F96" w:rsidRPr="00276439" w:rsidRDefault="00A94F96" w:rsidP="005D3487">
            <w:pPr>
              <w:spacing w:after="0"/>
              <w:jc w:val="right"/>
              <w:rPr>
                <w:sz w:val="20"/>
                <w:szCs w:val="20"/>
              </w:rPr>
            </w:pPr>
            <w:r w:rsidRPr="00276439">
              <w:rPr>
                <w:sz w:val="20"/>
                <w:szCs w:val="20"/>
              </w:rPr>
              <w:t>33,174</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2005</w:t>
            </w:r>
          </w:p>
        </w:tc>
        <w:tc>
          <w:tcPr>
            <w:tcW w:w="517" w:type="pct"/>
            <w:vAlign w:val="bottom"/>
          </w:tcPr>
          <w:p w:rsidR="00A94F96" w:rsidRPr="00276439" w:rsidRDefault="00A94F96" w:rsidP="005D3487">
            <w:pPr>
              <w:spacing w:after="0"/>
              <w:jc w:val="right"/>
              <w:rPr>
                <w:sz w:val="20"/>
                <w:szCs w:val="20"/>
              </w:rPr>
            </w:pPr>
            <w:r w:rsidRPr="00276439">
              <w:rPr>
                <w:sz w:val="20"/>
                <w:szCs w:val="20"/>
              </w:rPr>
              <w:t>392</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4,639</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121</w:t>
            </w:r>
          </w:p>
        </w:tc>
        <w:tc>
          <w:tcPr>
            <w:tcW w:w="456" w:type="pct"/>
            <w:vAlign w:val="bottom"/>
          </w:tcPr>
          <w:p w:rsidR="00A94F96" w:rsidRPr="00276439" w:rsidRDefault="00A94F96" w:rsidP="005D3487">
            <w:pPr>
              <w:spacing w:after="0"/>
              <w:jc w:val="right"/>
              <w:rPr>
                <w:sz w:val="20"/>
                <w:szCs w:val="20"/>
              </w:rPr>
            </w:pPr>
            <w:r w:rsidRPr="00276439">
              <w:rPr>
                <w:sz w:val="20"/>
                <w:szCs w:val="20"/>
              </w:rPr>
              <w:t>2,546</w:t>
            </w:r>
          </w:p>
        </w:tc>
        <w:tc>
          <w:tcPr>
            <w:tcW w:w="348" w:type="pct"/>
            <w:vAlign w:val="bottom"/>
          </w:tcPr>
          <w:p w:rsidR="00A94F96" w:rsidRPr="00276439" w:rsidRDefault="00A94F96" w:rsidP="005D3487">
            <w:pPr>
              <w:spacing w:after="0"/>
              <w:jc w:val="right"/>
              <w:rPr>
                <w:sz w:val="20"/>
                <w:szCs w:val="20"/>
              </w:rPr>
            </w:pPr>
            <w:r w:rsidRPr="00276439">
              <w:rPr>
                <w:sz w:val="20"/>
                <w:szCs w:val="20"/>
              </w:rPr>
              <w:t>232</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7,538</w:t>
            </w:r>
          </w:p>
        </w:tc>
        <w:tc>
          <w:tcPr>
            <w:tcW w:w="618" w:type="pct"/>
            <w:vAlign w:val="bottom"/>
          </w:tcPr>
          <w:p w:rsidR="00A94F96" w:rsidRPr="00276439" w:rsidRDefault="00A94F96" w:rsidP="005D3487">
            <w:pPr>
              <w:spacing w:after="0"/>
              <w:jc w:val="right"/>
              <w:rPr>
                <w:sz w:val="20"/>
                <w:szCs w:val="20"/>
              </w:rPr>
            </w:pPr>
            <w:r w:rsidRPr="00276439">
              <w:rPr>
                <w:sz w:val="20"/>
                <w:szCs w:val="20"/>
              </w:rPr>
              <w:t>5,220</w:t>
            </w:r>
          </w:p>
        </w:tc>
        <w:tc>
          <w:tcPr>
            <w:tcW w:w="454" w:type="pct"/>
            <w:vAlign w:val="bottom"/>
          </w:tcPr>
          <w:p w:rsidR="00A94F96" w:rsidRPr="00276439" w:rsidRDefault="00A94F96" w:rsidP="005D3487">
            <w:pPr>
              <w:spacing w:after="0"/>
              <w:jc w:val="right"/>
              <w:rPr>
                <w:sz w:val="20"/>
                <w:szCs w:val="20"/>
              </w:rPr>
            </w:pPr>
            <w:r w:rsidRPr="00276439">
              <w:rPr>
                <w:sz w:val="20"/>
                <w:szCs w:val="20"/>
              </w:rPr>
              <w:t>12,758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2006</w:t>
            </w:r>
          </w:p>
        </w:tc>
        <w:tc>
          <w:tcPr>
            <w:tcW w:w="517" w:type="pct"/>
            <w:vAlign w:val="bottom"/>
          </w:tcPr>
          <w:p w:rsidR="00A94F96" w:rsidRPr="00276439" w:rsidRDefault="00A94F96" w:rsidP="005D3487">
            <w:pPr>
              <w:spacing w:after="0"/>
              <w:jc w:val="right"/>
              <w:rPr>
                <w:sz w:val="20"/>
                <w:szCs w:val="20"/>
              </w:rPr>
            </w:pPr>
            <w:r w:rsidRPr="00276439">
              <w:rPr>
                <w:sz w:val="20"/>
                <w:szCs w:val="20"/>
              </w:rPr>
              <w:t>701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4,082</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6,161</w:t>
            </w:r>
          </w:p>
        </w:tc>
        <w:tc>
          <w:tcPr>
            <w:tcW w:w="348" w:type="pct"/>
            <w:vAlign w:val="bottom"/>
          </w:tcPr>
          <w:p w:rsidR="00A94F96" w:rsidRPr="00276439" w:rsidRDefault="00A94F96" w:rsidP="005D3487">
            <w:pPr>
              <w:spacing w:after="0"/>
              <w:jc w:val="right"/>
              <w:rPr>
                <w:sz w:val="20"/>
                <w:szCs w:val="20"/>
              </w:rPr>
            </w:pPr>
            <w:r w:rsidRPr="00276439">
              <w:rPr>
                <w:sz w:val="20"/>
                <w:szCs w:val="20"/>
              </w:rPr>
              <w:t>110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10,352</w:t>
            </w:r>
          </w:p>
        </w:tc>
        <w:tc>
          <w:tcPr>
            <w:tcW w:w="618" w:type="pct"/>
            <w:vAlign w:val="bottom"/>
          </w:tcPr>
          <w:p w:rsidR="00A94F96" w:rsidRPr="00276439" w:rsidRDefault="00A94F96" w:rsidP="005D3487">
            <w:pPr>
              <w:spacing w:after="0"/>
              <w:jc w:val="right"/>
              <w:rPr>
                <w:sz w:val="20"/>
                <w:szCs w:val="20"/>
              </w:rPr>
            </w:pPr>
            <w:r w:rsidRPr="00276439">
              <w:rPr>
                <w:sz w:val="20"/>
                <w:szCs w:val="20"/>
              </w:rPr>
              <w:t>5,470</w:t>
            </w:r>
          </w:p>
        </w:tc>
        <w:tc>
          <w:tcPr>
            <w:tcW w:w="454" w:type="pct"/>
            <w:vAlign w:val="bottom"/>
          </w:tcPr>
          <w:p w:rsidR="00A94F96" w:rsidRPr="00276439" w:rsidRDefault="00A94F96" w:rsidP="005D3487">
            <w:pPr>
              <w:spacing w:after="0"/>
              <w:jc w:val="right"/>
              <w:rPr>
                <w:sz w:val="20"/>
                <w:szCs w:val="20"/>
              </w:rPr>
            </w:pPr>
            <w:r w:rsidRPr="00276439">
              <w:rPr>
                <w:sz w:val="20"/>
                <w:szCs w:val="20"/>
              </w:rPr>
              <w:t>15,822</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2007</w:t>
            </w:r>
          </w:p>
        </w:tc>
        <w:tc>
          <w:tcPr>
            <w:tcW w:w="517" w:type="pct"/>
            <w:vAlign w:val="bottom"/>
          </w:tcPr>
          <w:p w:rsidR="00A94F96" w:rsidRPr="00276439" w:rsidRDefault="00A94F96" w:rsidP="005D3487">
            <w:pPr>
              <w:spacing w:after="0"/>
              <w:jc w:val="right"/>
              <w:rPr>
                <w:sz w:val="20"/>
                <w:szCs w:val="20"/>
              </w:rPr>
            </w:pPr>
            <w:r w:rsidRPr="00276439">
              <w:rPr>
                <w:sz w:val="20"/>
                <w:szCs w:val="20"/>
              </w:rPr>
              <w:t>293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2,937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40</w:t>
            </w:r>
          </w:p>
        </w:tc>
        <w:tc>
          <w:tcPr>
            <w:tcW w:w="456" w:type="pct"/>
            <w:vAlign w:val="bottom"/>
          </w:tcPr>
          <w:p w:rsidR="00A94F96" w:rsidRPr="00276439" w:rsidRDefault="00A94F96" w:rsidP="005D3487">
            <w:pPr>
              <w:spacing w:after="0"/>
              <w:jc w:val="right"/>
              <w:rPr>
                <w:sz w:val="20"/>
                <w:szCs w:val="20"/>
              </w:rPr>
            </w:pPr>
            <w:r w:rsidRPr="00276439">
              <w:rPr>
                <w:sz w:val="20"/>
                <w:szCs w:val="20"/>
              </w:rPr>
              <w:t>1,668</w:t>
            </w:r>
          </w:p>
        </w:tc>
        <w:tc>
          <w:tcPr>
            <w:tcW w:w="348" w:type="pct"/>
            <w:vAlign w:val="bottom"/>
          </w:tcPr>
          <w:p w:rsidR="00A94F96" w:rsidRPr="00276439" w:rsidRDefault="00A94F96" w:rsidP="005D3487">
            <w:pPr>
              <w:spacing w:after="0"/>
              <w:jc w:val="right"/>
              <w:rPr>
                <w:sz w:val="20"/>
                <w:szCs w:val="20"/>
              </w:rPr>
            </w:pPr>
            <w:r w:rsidRPr="00276439">
              <w:rPr>
                <w:sz w:val="20"/>
                <w:szCs w:val="20"/>
              </w:rPr>
              <w:t>161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4,807</w:t>
            </w:r>
          </w:p>
        </w:tc>
        <w:tc>
          <w:tcPr>
            <w:tcW w:w="618" w:type="pct"/>
            <w:vAlign w:val="bottom"/>
          </w:tcPr>
          <w:p w:rsidR="00A94F96" w:rsidRPr="00276439" w:rsidRDefault="00A94F96" w:rsidP="005D3487">
            <w:pPr>
              <w:spacing w:after="0"/>
              <w:jc w:val="right"/>
              <w:rPr>
                <w:sz w:val="20"/>
                <w:szCs w:val="20"/>
              </w:rPr>
            </w:pPr>
            <w:r w:rsidRPr="00276439">
              <w:rPr>
                <w:sz w:val="20"/>
                <w:szCs w:val="20"/>
              </w:rPr>
              <w:t>3,915</w:t>
            </w:r>
          </w:p>
        </w:tc>
        <w:tc>
          <w:tcPr>
            <w:tcW w:w="454" w:type="pct"/>
            <w:vAlign w:val="bottom"/>
          </w:tcPr>
          <w:p w:rsidR="00A94F96" w:rsidRPr="00276439" w:rsidRDefault="00A94F96" w:rsidP="005D3487">
            <w:pPr>
              <w:spacing w:after="0"/>
              <w:jc w:val="right"/>
              <w:rPr>
                <w:sz w:val="20"/>
                <w:szCs w:val="20"/>
              </w:rPr>
            </w:pPr>
            <w:r w:rsidRPr="00276439">
              <w:rPr>
                <w:sz w:val="20"/>
                <w:szCs w:val="20"/>
              </w:rPr>
              <w:t>8,722</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2008</w:t>
            </w:r>
          </w:p>
        </w:tc>
        <w:tc>
          <w:tcPr>
            <w:tcW w:w="517" w:type="pct"/>
            <w:vAlign w:val="bottom"/>
          </w:tcPr>
          <w:p w:rsidR="00A94F96" w:rsidRPr="00276439" w:rsidRDefault="00A94F96" w:rsidP="005D3487">
            <w:pPr>
              <w:spacing w:after="0"/>
              <w:jc w:val="right"/>
              <w:rPr>
                <w:sz w:val="20"/>
                <w:szCs w:val="20"/>
              </w:rPr>
            </w:pPr>
            <w:r w:rsidRPr="00276439">
              <w:rPr>
                <w:sz w:val="20"/>
                <w:szCs w:val="20"/>
              </w:rPr>
              <w:t>423</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3,878</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3,469</w:t>
            </w:r>
          </w:p>
        </w:tc>
        <w:tc>
          <w:tcPr>
            <w:tcW w:w="348" w:type="pct"/>
            <w:vAlign w:val="bottom"/>
          </w:tcPr>
          <w:p w:rsidR="00A94F96" w:rsidRPr="00276439" w:rsidRDefault="00A94F96" w:rsidP="005D3487">
            <w:pPr>
              <w:spacing w:after="0"/>
              <w:jc w:val="right"/>
              <w:rPr>
                <w:sz w:val="20"/>
                <w:szCs w:val="20"/>
              </w:rPr>
            </w:pPr>
            <w:r w:rsidRPr="00276439">
              <w:rPr>
                <w:sz w:val="20"/>
                <w:szCs w:val="20"/>
              </w:rPr>
              <w:t>149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7,497</w:t>
            </w:r>
          </w:p>
        </w:tc>
        <w:tc>
          <w:tcPr>
            <w:tcW w:w="618" w:type="pct"/>
            <w:vAlign w:val="bottom"/>
          </w:tcPr>
          <w:p w:rsidR="00A94F96" w:rsidRPr="00276439" w:rsidRDefault="00A94F96" w:rsidP="005D3487">
            <w:pPr>
              <w:spacing w:after="0"/>
              <w:jc w:val="right"/>
              <w:rPr>
                <w:sz w:val="20"/>
                <w:szCs w:val="20"/>
              </w:rPr>
            </w:pPr>
            <w:r w:rsidRPr="00276439">
              <w:rPr>
                <w:sz w:val="20"/>
                <w:szCs w:val="20"/>
              </w:rPr>
              <w:t>6,870</w:t>
            </w:r>
          </w:p>
        </w:tc>
        <w:tc>
          <w:tcPr>
            <w:tcW w:w="454" w:type="pct"/>
            <w:vAlign w:val="bottom"/>
          </w:tcPr>
          <w:p w:rsidR="00A94F96" w:rsidRPr="00276439" w:rsidRDefault="00A94F96" w:rsidP="005D3487">
            <w:pPr>
              <w:spacing w:after="0"/>
              <w:jc w:val="right"/>
              <w:rPr>
                <w:sz w:val="20"/>
                <w:szCs w:val="20"/>
              </w:rPr>
            </w:pPr>
            <w:r w:rsidRPr="00276439">
              <w:rPr>
                <w:sz w:val="20"/>
                <w:szCs w:val="20"/>
              </w:rPr>
              <w:t>14,367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2009</w:t>
            </w:r>
          </w:p>
        </w:tc>
        <w:tc>
          <w:tcPr>
            <w:tcW w:w="517" w:type="pct"/>
            <w:vAlign w:val="bottom"/>
          </w:tcPr>
          <w:p w:rsidR="00A94F96" w:rsidRPr="00276439" w:rsidRDefault="00A94F96" w:rsidP="005D3487">
            <w:pPr>
              <w:spacing w:after="0"/>
              <w:jc w:val="right"/>
              <w:rPr>
                <w:sz w:val="20"/>
                <w:szCs w:val="20"/>
              </w:rPr>
            </w:pPr>
            <w:r w:rsidRPr="00276439">
              <w:rPr>
                <w:sz w:val="20"/>
                <w:szCs w:val="20"/>
              </w:rPr>
              <w:t>201</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2,807</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63</w:t>
            </w:r>
          </w:p>
        </w:tc>
        <w:tc>
          <w:tcPr>
            <w:tcW w:w="456" w:type="pct"/>
            <w:vAlign w:val="bottom"/>
          </w:tcPr>
          <w:p w:rsidR="00A94F96" w:rsidRPr="00276439" w:rsidRDefault="00A94F96" w:rsidP="005D3487">
            <w:pPr>
              <w:spacing w:after="0"/>
              <w:jc w:val="right"/>
              <w:rPr>
                <w:sz w:val="20"/>
                <w:szCs w:val="20"/>
              </w:rPr>
            </w:pPr>
            <w:r w:rsidRPr="00276439">
              <w:rPr>
                <w:sz w:val="20"/>
                <w:szCs w:val="20"/>
              </w:rPr>
              <w:t>2,037</w:t>
            </w:r>
          </w:p>
        </w:tc>
        <w:tc>
          <w:tcPr>
            <w:tcW w:w="348" w:type="pct"/>
            <w:vAlign w:val="bottom"/>
          </w:tcPr>
          <w:p w:rsidR="00A94F96" w:rsidRPr="00276439" w:rsidRDefault="00A94F96" w:rsidP="005D3487">
            <w:pPr>
              <w:spacing w:after="0"/>
              <w:jc w:val="right"/>
              <w:rPr>
                <w:sz w:val="20"/>
                <w:szCs w:val="20"/>
              </w:rPr>
            </w:pPr>
            <w:r w:rsidRPr="00276439">
              <w:rPr>
                <w:sz w:val="20"/>
                <w:szCs w:val="20"/>
              </w:rPr>
              <w:t>180</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5,087</w:t>
            </w:r>
          </w:p>
        </w:tc>
        <w:tc>
          <w:tcPr>
            <w:tcW w:w="618" w:type="pct"/>
            <w:vAlign w:val="bottom"/>
          </w:tcPr>
          <w:p w:rsidR="00A94F96" w:rsidRPr="00276439" w:rsidRDefault="00A94F96" w:rsidP="005D3487">
            <w:pPr>
              <w:spacing w:after="0"/>
              <w:jc w:val="right"/>
              <w:rPr>
                <w:sz w:val="20"/>
                <w:szCs w:val="20"/>
              </w:rPr>
            </w:pPr>
            <w:r w:rsidRPr="00276439">
              <w:rPr>
                <w:sz w:val="20"/>
                <w:szCs w:val="20"/>
              </w:rPr>
              <w:t>4,230</w:t>
            </w:r>
          </w:p>
        </w:tc>
        <w:tc>
          <w:tcPr>
            <w:tcW w:w="454" w:type="pct"/>
            <w:vAlign w:val="bottom"/>
          </w:tcPr>
          <w:p w:rsidR="00A94F96" w:rsidRPr="00276439" w:rsidRDefault="00A94F96" w:rsidP="005D3487">
            <w:pPr>
              <w:spacing w:after="0"/>
              <w:jc w:val="right"/>
              <w:rPr>
                <w:sz w:val="20"/>
                <w:szCs w:val="20"/>
              </w:rPr>
            </w:pPr>
            <w:r w:rsidRPr="00276439">
              <w:rPr>
                <w:sz w:val="20"/>
                <w:szCs w:val="20"/>
              </w:rPr>
              <w:t>9,317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2010</w:t>
            </w:r>
          </w:p>
        </w:tc>
        <w:tc>
          <w:tcPr>
            <w:tcW w:w="517" w:type="pct"/>
            <w:vAlign w:val="bottom"/>
          </w:tcPr>
          <w:p w:rsidR="00A94F96" w:rsidRPr="00276439" w:rsidRDefault="00A94F96" w:rsidP="005D3487">
            <w:pPr>
              <w:spacing w:after="0"/>
              <w:jc w:val="right"/>
              <w:rPr>
                <w:sz w:val="20"/>
                <w:szCs w:val="20"/>
              </w:rPr>
            </w:pPr>
            <w:r w:rsidRPr="00276439">
              <w:rPr>
                <w:sz w:val="20"/>
                <w:szCs w:val="20"/>
              </w:rPr>
              <w:t>324</w:t>
            </w:r>
          </w:p>
        </w:tc>
        <w:tc>
          <w:tcPr>
            <w:tcW w:w="456" w:type="pct"/>
            <w:vAlign w:val="bottom"/>
          </w:tcPr>
          <w:p w:rsidR="00A94F96" w:rsidRPr="00276439" w:rsidRDefault="00A94F96" w:rsidP="005D3487">
            <w:pPr>
              <w:tabs>
                <w:tab w:val="left" w:pos="197"/>
              </w:tabs>
              <w:spacing w:after="0"/>
              <w:jc w:val="right"/>
              <w:rPr>
                <w:sz w:val="20"/>
                <w:szCs w:val="20"/>
              </w:rPr>
            </w:pPr>
            <w:r w:rsidRPr="00276439">
              <w:rPr>
                <w:sz w:val="20"/>
                <w:szCs w:val="20"/>
              </w:rPr>
              <w:t>6,451</w:t>
            </w:r>
          </w:p>
        </w:tc>
        <w:tc>
          <w:tcPr>
            <w:tcW w:w="348" w:type="pct"/>
            <w:vAlign w:val="bottom"/>
          </w:tcPr>
          <w:p w:rsidR="00A94F96" w:rsidRPr="00276439" w:rsidRDefault="00A94F96" w:rsidP="005D3487">
            <w:pPr>
              <w:tabs>
                <w:tab w:val="left" w:pos="197"/>
              </w:tabs>
              <w:spacing w:after="0"/>
              <w:jc w:val="right"/>
              <w:rPr>
                <w:sz w:val="20"/>
                <w:szCs w:val="20"/>
              </w:rPr>
            </w:pPr>
            <w:r w:rsidRPr="00276439">
              <w:rPr>
                <w:sz w:val="20"/>
                <w:szCs w:val="20"/>
              </w:rPr>
              <w:t>110</w:t>
            </w:r>
          </w:p>
        </w:tc>
        <w:tc>
          <w:tcPr>
            <w:tcW w:w="456" w:type="pct"/>
            <w:vAlign w:val="bottom"/>
          </w:tcPr>
          <w:p w:rsidR="00A94F96" w:rsidRPr="00276439" w:rsidRDefault="00A94F96" w:rsidP="005D3487">
            <w:pPr>
              <w:spacing w:after="0"/>
              <w:jc w:val="right"/>
              <w:rPr>
                <w:sz w:val="20"/>
                <w:szCs w:val="20"/>
              </w:rPr>
            </w:pPr>
            <w:r w:rsidRPr="00276439">
              <w:rPr>
                <w:sz w:val="20"/>
                <w:szCs w:val="20"/>
              </w:rPr>
              <w:t>7,258</w:t>
            </w:r>
          </w:p>
        </w:tc>
        <w:tc>
          <w:tcPr>
            <w:tcW w:w="348" w:type="pct"/>
            <w:vAlign w:val="bottom"/>
          </w:tcPr>
          <w:p w:rsidR="00A94F96" w:rsidRPr="00276439" w:rsidRDefault="00A94F96" w:rsidP="005D3487">
            <w:pPr>
              <w:spacing w:after="0"/>
              <w:jc w:val="right"/>
              <w:rPr>
                <w:sz w:val="20"/>
                <w:szCs w:val="20"/>
              </w:rPr>
            </w:pPr>
            <w:r w:rsidRPr="00276439">
              <w:rPr>
                <w:sz w:val="20"/>
                <w:szCs w:val="20"/>
              </w:rPr>
              <w:t>477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14,297</w:t>
            </w:r>
          </w:p>
        </w:tc>
        <w:tc>
          <w:tcPr>
            <w:tcW w:w="618" w:type="pct"/>
            <w:vAlign w:val="bottom"/>
          </w:tcPr>
          <w:p w:rsidR="00A94F96" w:rsidRPr="00276439" w:rsidRDefault="00A94F96" w:rsidP="005D3487">
            <w:pPr>
              <w:spacing w:after="0"/>
              <w:jc w:val="right"/>
              <w:rPr>
                <w:sz w:val="20"/>
                <w:szCs w:val="20"/>
              </w:rPr>
            </w:pPr>
            <w:r w:rsidRPr="00276439">
              <w:rPr>
                <w:sz w:val="20"/>
                <w:szCs w:val="20"/>
              </w:rPr>
              <w:t>7,520</w:t>
            </w:r>
          </w:p>
        </w:tc>
        <w:tc>
          <w:tcPr>
            <w:tcW w:w="454" w:type="pct"/>
            <w:vAlign w:val="bottom"/>
          </w:tcPr>
          <w:p w:rsidR="00A94F96" w:rsidRPr="00276439" w:rsidRDefault="00A94F96" w:rsidP="005D3487">
            <w:pPr>
              <w:spacing w:after="0"/>
              <w:jc w:val="right"/>
              <w:rPr>
                <w:sz w:val="20"/>
                <w:szCs w:val="20"/>
              </w:rPr>
            </w:pPr>
            <w:r w:rsidRPr="00276439">
              <w:rPr>
                <w:sz w:val="20"/>
                <w:szCs w:val="20"/>
              </w:rPr>
              <w:t>21,817</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2011</w:t>
            </w:r>
          </w:p>
        </w:tc>
        <w:tc>
          <w:tcPr>
            <w:tcW w:w="517" w:type="pct"/>
            <w:vAlign w:val="bottom"/>
          </w:tcPr>
          <w:p w:rsidR="00A94F96" w:rsidRPr="00276439" w:rsidRDefault="00A94F96" w:rsidP="005D3487">
            <w:pPr>
              <w:spacing w:after="0"/>
              <w:jc w:val="right"/>
              <w:rPr>
                <w:sz w:val="20"/>
                <w:szCs w:val="20"/>
              </w:rPr>
            </w:pPr>
            <w:r w:rsidRPr="00276439">
              <w:rPr>
                <w:sz w:val="20"/>
                <w:szCs w:val="20"/>
              </w:rPr>
              <w:t>174</w:t>
            </w:r>
          </w:p>
        </w:tc>
        <w:tc>
          <w:tcPr>
            <w:tcW w:w="456" w:type="pct"/>
            <w:vAlign w:val="bottom"/>
          </w:tcPr>
          <w:p w:rsidR="00A94F96" w:rsidRPr="00276439" w:rsidRDefault="00A94F96" w:rsidP="005D3487">
            <w:pPr>
              <w:spacing w:after="0"/>
              <w:jc w:val="right"/>
              <w:rPr>
                <w:sz w:val="20"/>
                <w:szCs w:val="20"/>
              </w:rPr>
            </w:pPr>
            <w:r w:rsidRPr="00276439">
              <w:rPr>
                <w:sz w:val="20"/>
                <w:szCs w:val="20"/>
              </w:rPr>
              <w:t>3,722</w:t>
            </w:r>
          </w:p>
        </w:tc>
        <w:tc>
          <w:tcPr>
            <w:tcW w:w="348" w:type="pct"/>
            <w:vAlign w:val="bottom"/>
          </w:tcPr>
          <w:p w:rsidR="00A94F96" w:rsidRPr="00276439" w:rsidRDefault="00A94F96" w:rsidP="005D3487">
            <w:pPr>
              <w:spacing w:after="0"/>
              <w:jc w:val="right"/>
              <w:rPr>
                <w:sz w:val="20"/>
                <w:szCs w:val="20"/>
              </w:rPr>
            </w:pPr>
            <w:r w:rsidRPr="00276439">
              <w:rPr>
                <w:sz w:val="20"/>
                <w:szCs w:val="20"/>
              </w:rPr>
              <w:t>251</w:t>
            </w:r>
          </w:p>
        </w:tc>
        <w:tc>
          <w:tcPr>
            <w:tcW w:w="456" w:type="pct"/>
            <w:vAlign w:val="bottom"/>
          </w:tcPr>
          <w:p w:rsidR="00A94F96" w:rsidRPr="00276439" w:rsidRDefault="00A94F96" w:rsidP="005D3487">
            <w:pPr>
              <w:spacing w:after="0"/>
              <w:jc w:val="right"/>
              <w:rPr>
                <w:sz w:val="20"/>
                <w:szCs w:val="20"/>
              </w:rPr>
            </w:pPr>
            <w:r w:rsidRPr="00276439">
              <w:rPr>
                <w:sz w:val="20"/>
                <w:szCs w:val="20"/>
              </w:rPr>
              <w:t>1,900</w:t>
            </w:r>
          </w:p>
        </w:tc>
        <w:tc>
          <w:tcPr>
            <w:tcW w:w="348" w:type="pct"/>
            <w:vAlign w:val="bottom"/>
          </w:tcPr>
          <w:p w:rsidR="00A94F96" w:rsidRPr="00276439" w:rsidRDefault="00A94F96" w:rsidP="005D3487">
            <w:pPr>
              <w:spacing w:after="0"/>
              <w:jc w:val="right"/>
              <w:rPr>
                <w:sz w:val="20"/>
                <w:szCs w:val="20"/>
              </w:rPr>
            </w:pPr>
            <w:r w:rsidRPr="00276439">
              <w:rPr>
                <w:sz w:val="20"/>
                <w:szCs w:val="20"/>
              </w:rPr>
              <w:t>106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5,979</w:t>
            </w:r>
          </w:p>
        </w:tc>
        <w:tc>
          <w:tcPr>
            <w:tcW w:w="618" w:type="pct"/>
            <w:vAlign w:val="bottom"/>
          </w:tcPr>
          <w:p w:rsidR="00A94F96" w:rsidRPr="00276439" w:rsidRDefault="00A94F96" w:rsidP="005D3487">
            <w:pPr>
              <w:spacing w:after="0"/>
              <w:jc w:val="right"/>
              <w:rPr>
                <w:sz w:val="20"/>
                <w:szCs w:val="20"/>
              </w:rPr>
            </w:pPr>
            <w:r w:rsidRPr="00276439">
              <w:rPr>
                <w:sz w:val="20"/>
                <w:szCs w:val="20"/>
              </w:rPr>
              <w:t>6,050</w:t>
            </w:r>
          </w:p>
        </w:tc>
        <w:tc>
          <w:tcPr>
            <w:tcW w:w="454" w:type="pct"/>
            <w:vAlign w:val="bottom"/>
          </w:tcPr>
          <w:p w:rsidR="00A94F96" w:rsidRPr="00276439" w:rsidRDefault="00A94F96" w:rsidP="005D3487">
            <w:pPr>
              <w:spacing w:after="0"/>
              <w:jc w:val="right"/>
              <w:rPr>
                <w:sz w:val="20"/>
                <w:szCs w:val="20"/>
              </w:rPr>
            </w:pPr>
            <w:r w:rsidRPr="00276439">
              <w:rPr>
                <w:sz w:val="20"/>
                <w:szCs w:val="20"/>
              </w:rPr>
              <w:t>12,029</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2012</w:t>
            </w:r>
          </w:p>
        </w:tc>
        <w:tc>
          <w:tcPr>
            <w:tcW w:w="517" w:type="pct"/>
            <w:vAlign w:val="bottom"/>
          </w:tcPr>
          <w:p w:rsidR="00A94F96" w:rsidRPr="00276439" w:rsidRDefault="00A94F96" w:rsidP="005D3487">
            <w:pPr>
              <w:spacing w:after="0"/>
              <w:jc w:val="right"/>
              <w:rPr>
                <w:sz w:val="20"/>
                <w:szCs w:val="20"/>
              </w:rPr>
            </w:pPr>
            <w:r w:rsidRPr="00276439">
              <w:rPr>
                <w:sz w:val="20"/>
                <w:szCs w:val="20"/>
              </w:rPr>
              <w:t>159</w:t>
            </w:r>
          </w:p>
        </w:tc>
        <w:tc>
          <w:tcPr>
            <w:tcW w:w="456" w:type="pct"/>
            <w:vAlign w:val="bottom"/>
          </w:tcPr>
          <w:p w:rsidR="00A94F96" w:rsidRPr="00276439" w:rsidRDefault="00A94F96" w:rsidP="005D3487">
            <w:pPr>
              <w:spacing w:after="0"/>
              <w:jc w:val="right"/>
              <w:rPr>
                <w:sz w:val="20"/>
                <w:szCs w:val="20"/>
              </w:rPr>
            </w:pPr>
            <w:r w:rsidRPr="00276439">
              <w:rPr>
                <w:sz w:val="20"/>
                <w:szCs w:val="20"/>
              </w:rPr>
              <w:t>2,071</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929</w:t>
            </w:r>
          </w:p>
        </w:tc>
        <w:tc>
          <w:tcPr>
            <w:tcW w:w="348" w:type="pct"/>
            <w:vAlign w:val="bottom"/>
          </w:tcPr>
          <w:p w:rsidR="00A94F96" w:rsidRPr="00276439" w:rsidRDefault="00A94F96" w:rsidP="005D3487">
            <w:pPr>
              <w:spacing w:after="0"/>
              <w:jc w:val="right"/>
              <w:rPr>
                <w:sz w:val="20"/>
                <w:szCs w:val="20"/>
              </w:rPr>
            </w:pPr>
            <w:r w:rsidRPr="00276439">
              <w:rPr>
                <w:sz w:val="20"/>
                <w:szCs w:val="20"/>
              </w:rPr>
              <w:t>51</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3,051</w:t>
            </w:r>
          </w:p>
        </w:tc>
        <w:tc>
          <w:tcPr>
            <w:tcW w:w="618" w:type="pct"/>
            <w:vAlign w:val="bottom"/>
          </w:tcPr>
          <w:p w:rsidR="00A94F96" w:rsidRPr="00276439" w:rsidRDefault="00A94F96" w:rsidP="005D3487">
            <w:pPr>
              <w:spacing w:after="0"/>
              <w:jc w:val="right"/>
              <w:rPr>
                <w:sz w:val="20"/>
                <w:szCs w:val="20"/>
              </w:rPr>
            </w:pPr>
            <w:r w:rsidRPr="00276439">
              <w:rPr>
                <w:sz w:val="20"/>
                <w:szCs w:val="20"/>
              </w:rPr>
              <w:t>5,480</w:t>
            </w:r>
          </w:p>
        </w:tc>
        <w:tc>
          <w:tcPr>
            <w:tcW w:w="454" w:type="pct"/>
            <w:vAlign w:val="bottom"/>
          </w:tcPr>
          <w:p w:rsidR="00A94F96" w:rsidRPr="00276439" w:rsidRDefault="00A94F96" w:rsidP="005D3487">
            <w:pPr>
              <w:spacing w:after="0"/>
              <w:jc w:val="right"/>
              <w:rPr>
                <w:sz w:val="20"/>
                <w:szCs w:val="20"/>
              </w:rPr>
            </w:pPr>
            <w:r w:rsidRPr="00276439">
              <w:rPr>
                <w:sz w:val="20"/>
                <w:szCs w:val="20"/>
              </w:rPr>
              <w:t>8,531</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2013</w:t>
            </w:r>
          </w:p>
        </w:tc>
        <w:tc>
          <w:tcPr>
            <w:tcW w:w="517" w:type="pct"/>
            <w:vAlign w:val="bottom"/>
          </w:tcPr>
          <w:p w:rsidR="00A94F96" w:rsidRPr="00276439" w:rsidRDefault="00A94F96" w:rsidP="005D3487">
            <w:pPr>
              <w:spacing w:after="0"/>
              <w:jc w:val="right"/>
              <w:rPr>
                <w:sz w:val="20"/>
                <w:szCs w:val="20"/>
              </w:rPr>
            </w:pPr>
            <w:r w:rsidRPr="00276439">
              <w:rPr>
                <w:sz w:val="20"/>
                <w:szCs w:val="20"/>
              </w:rPr>
              <w:t>374</w:t>
            </w:r>
          </w:p>
        </w:tc>
        <w:tc>
          <w:tcPr>
            <w:tcW w:w="456" w:type="pct"/>
            <w:vAlign w:val="bottom"/>
          </w:tcPr>
          <w:p w:rsidR="00A94F96" w:rsidRPr="00276439" w:rsidRDefault="00A94F96" w:rsidP="005D3487">
            <w:pPr>
              <w:spacing w:after="0"/>
              <w:jc w:val="right"/>
              <w:rPr>
                <w:sz w:val="20"/>
                <w:szCs w:val="20"/>
              </w:rPr>
            </w:pPr>
            <w:r w:rsidRPr="00276439">
              <w:rPr>
                <w:sz w:val="20"/>
                <w:szCs w:val="20"/>
              </w:rPr>
              <w:t>7,521</w:t>
            </w:r>
          </w:p>
        </w:tc>
        <w:tc>
          <w:tcPr>
            <w:tcW w:w="348" w:type="pct"/>
            <w:vAlign w:val="bottom"/>
          </w:tcPr>
          <w:p w:rsidR="00A94F96" w:rsidRPr="00276439" w:rsidRDefault="00A94F96" w:rsidP="005D3487">
            <w:pPr>
              <w:spacing w:after="0"/>
              <w:jc w:val="right"/>
              <w:rPr>
                <w:sz w:val="20"/>
                <w:szCs w:val="20"/>
              </w:rPr>
            </w:pPr>
            <w:r w:rsidRPr="00276439">
              <w:rPr>
                <w:sz w:val="20"/>
                <w:szCs w:val="20"/>
              </w:rPr>
              <w:t>369</w:t>
            </w:r>
          </w:p>
        </w:tc>
        <w:tc>
          <w:tcPr>
            <w:tcW w:w="456" w:type="pct"/>
            <w:vAlign w:val="bottom"/>
          </w:tcPr>
          <w:p w:rsidR="00A94F96" w:rsidRPr="00276439" w:rsidRDefault="00A94F96" w:rsidP="005D3487">
            <w:pPr>
              <w:spacing w:after="0"/>
              <w:jc w:val="right"/>
              <w:rPr>
                <w:sz w:val="20"/>
                <w:szCs w:val="20"/>
              </w:rPr>
            </w:pPr>
            <w:r w:rsidRPr="00276439">
              <w:rPr>
                <w:sz w:val="20"/>
                <w:szCs w:val="20"/>
              </w:rPr>
              <w:t>6,289</w:t>
            </w:r>
          </w:p>
        </w:tc>
        <w:tc>
          <w:tcPr>
            <w:tcW w:w="348" w:type="pct"/>
            <w:vAlign w:val="bottom"/>
          </w:tcPr>
          <w:p w:rsidR="00A94F96" w:rsidRPr="00276439" w:rsidRDefault="00A94F96" w:rsidP="005D3487">
            <w:pPr>
              <w:spacing w:after="0"/>
              <w:jc w:val="right"/>
              <w:rPr>
                <w:sz w:val="20"/>
                <w:szCs w:val="20"/>
              </w:rPr>
            </w:pPr>
            <w:r w:rsidRPr="00276439">
              <w:rPr>
                <w:sz w:val="20"/>
                <w:szCs w:val="20"/>
              </w:rPr>
              <w:t>609</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14,788</w:t>
            </w:r>
          </w:p>
        </w:tc>
        <w:tc>
          <w:tcPr>
            <w:tcW w:w="618" w:type="pct"/>
            <w:vAlign w:val="bottom"/>
          </w:tcPr>
          <w:p w:rsidR="00A94F96" w:rsidRPr="00276439" w:rsidRDefault="00A94F96" w:rsidP="005D3487">
            <w:pPr>
              <w:spacing w:after="0"/>
              <w:jc w:val="right"/>
              <w:rPr>
                <w:sz w:val="20"/>
                <w:szCs w:val="20"/>
              </w:rPr>
            </w:pPr>
            <w:r w:rsidRPr="00276439">
              <w:rPr>
                <w:sz w:val="20"/>
                <w:szCs w:val="20"/>
              </w:rPr>
              <w:t>6,280</w:t>
            </w:r>
          </w:p>
        </w:tc>
        <w:tc>
          <w:tcPr>
            <w:tcW w:w="454" w:type="pct"/>
            <w:vAlign w:val="bottom"/>
          </w:tcPr>
          <w:p w:rsidR="00A94F96" w:rsidRPr="00276439" w:rsidRDefault="00A94F96" w:rsidP="005D3487">
            <w:pPr>
              <w:spacing w:after="0"/>
              <w:jc w:val="right"/>
              <w:rPr>
                <w:sz w:val="20"/>
                <w:szCs w:val="20"/>
              </w:rPr>
            </w:pPr>
            <w:r w:rsidRPr="00276439">
              <w:rPr>
                <w:sz w:val="20"/>
                <w:szCs w:val="20"/>
              </w:rPr>
              <w:t>21,068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2014</w:t>
            </w:r>
          </w:p>
        </w:tc>
        <w:tc>
          <w:tcPr>
            <w:tcW w:w="517" w:type="pct"/>
            <w:vAlign w:val="bottom"/>
          </w:tcPr>
          <w:p w:rsidR="00A94F96" w:rsidRPr="00276439" w:rsidRDefault="00A94F96" w:rsidP="005D3487">
            <w:pPr>
              <w:spacing w:after="0"/>
              <w:jc w:val="right"/>
              <w:rPr>
                <w:sz w:val="20"/>
                <w:szCs w:val="20"/>
              </w:rPr>
            </w:pPr>
            <w:r w:rsidRPr="00276439">
              <w:rPr>
                <w:sz w:val="20"/>
                <w:szCs w:val="20"/>
              </w:rPr>
              <w:t>287</w:t>
            </w:r>
          </w:p>
        </w:tc>
        <w:tc>
          <w:tcPr>
            <w:tcW w:w="456" w:type="pct"/>
            <w:vAlign w:val="bottom"/>
          </w:tcPr>
          <w:p w:rsidR="00A94F96" w:rsidRPr="00276439" w:rsidRDefault="00A94F96" w:rsidP="005D3487">
            <w:pPr>
              <w:spacing w:after="0"/>
              <w:jc w:val="right"/>
              <w:rPr>
                <w:sz w:val="20"/>
                <w:szCs w:val="20"/>
              </w:rPr>
            </w:pPr>
            <w:r w:rsidRPr="00276439">
              <w:rPr>
                <w:sz w:val="20"/>
                <w:szCs w:val="20"/>
              </w:rPr>
              <w:t>4,301</w:t>
            </w:r>
          </w:p>
        </w:tc>
        <w:tc>
          <w:tcPr>
            <w:tcW w:w="348" w:type="pct"/>
            <w:vAlign w:val="bottom"/>
          </w:tcPr>
          <w:p w:rsidR="00A94F96" w:rsidRPr="00276439" w:rsidRDefault="00A94F96" w:rsidP="005D3487">
            <w:pPr>
              <w:spacing w:after="0"/>
              <w:jc w:val="right"/>
              <w:rPr>
                <w:sz w:val="20"/>
                <w:szCs w:val="20"/>
              </w:rPr>
            </w:pPr>
            <w:r w:rsidRPr="00276439">
              <w:rPr>
                <w:sz w:val="20"/>
                <w:szCs w:val="20"/>
              </w:rPr>
              <w:t>0</w:t>
            </w:r>
          </w:p>
        </w:tc>
        <w:tc>
          <w:tcPr>
            <w:tcW w:w="456" w:type="pct"/>
            <w:vAlign w:val="bottom"/>
          </w:tcPr>
          <w:p w:rsidR="00A94F96" w:rsidRPr="00276439" w:rsidRDefault="00A94F96" w:rsidP="005D3487">
            <w:pPr>
              <w:spacing w:after="0"/>
              <w:jc w:val="right"/>
              <w:rPr>
                <w:sz w:val="20"/>
                <w:szCs w:val="20"/>
              </w:rPr>
            </w:pPr>
            <w:r w:rsidRPr="00276439">
              <w:rPr>
                <w:sz w:val="20"/>
                <w:szCs w:val="20"/>
              </w:rPr>
              <w:t>6,241</w:t>
            </w:r>
          </w:p>
        </w:tc>
        <w:tc>
          <w:tcPr>
            <w:tcW w:w="348" w:type="pct"/>
            <w:vAlign w:val="bottom"/>
          </w:tcPr>
          <w:p w:rsidR="00A94F96" w:rsidRPr="00276439" w:rsidRDefault="00A94F96" w:rsidP="005D3487">
            <w:pPr>
              <w:spacing w:after="0"/>
              <w:jc w:val="right"/>
              <w:rPr>
                <w:sz w:val="20"/>
                <w:szCs w:val="20"/>
              </w:rPr>
            </w:pPr>
            <w:r w:rsidRPr="00276439">
              <w:rPr>
                <w:sz w:val="20"/>
                <w:szCs w:val="20"/>
              </w:rPr>
              <w:t>626</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11,168</w:t>
            </w:r>
          </w:p>
        </w:tc>
        <w:tc>
          <w:tcPr>
            <w:tcW w:w="618" w:type="pct"/>
            <w:vAlign w:val="bottom"/>
          </w:tcPr>
          <w:p w:rsidR="00A94F96" w:rsidRPr="00276439" w:rsidRDefault="00A94F96" w:rsidP="005D3487">
            <w:pPr>
              <w:spacing w:after="0"/>
              <w:jc w:val="right"/>
              <w:rPr>
                <w:sz w:val="20"/>
                <w:szCs w:val="20"/>
              </w:rPr>
            </w:pPr>
            <w:r w:rsidRPr="00276439">
              <w:rPr>
                <w:sz w:val="20"/>
                <w:szCs w:val="20"/>
              </w:rPr>
              <w:t>15,480</w:t>
            </w:r>
          </w:p>
        </w:tc>
        <w:tc>
          <w:tcPr>
            <w:tcW w:w="454" w:type="pct"/>
            <w:vAlign w:val="bottom"/>
          </w:tcPr>
          <w:p w:rsidR="00A94F96" w:rsidRPr="00276439" w:rsidRDefault="00A94F96" w:rsidP="005D3487">
            <w:pPr>
              <w:spacing w:after="0"/>
              <w:jc w:val="right"/>
              <w:rPr>
                <w:sz w:val="20"/>
                <w:szCs w:val="20"/>
              </w:rPr>
            </w:pPr>
            <w:r w:rsidRPr="00276439">
              <w:rPr>
                <w:sz w:val="20"/>
                <w:szCs w:val="20"/>
              </w:rPr>
              <w:t>26,648</w:t>
            </w:r>
          </w:p>
        </w:tc>
      </w:tr>
      <w:tr w:rsidR="00A94F96" w:rsidTr="00C23BB2">
        <w:trPr>
          <w:trHeight w:val="259"/>
        </w:trPr>
        <w:tc>
          <w:tcPr>
            <w:tcW w:w="467" w:type="pct"/>
            <w:vAlign w:val="bottom"/>
          </w:tcPr>
          <w:p w:rsidR="00A94F96" w:rsidRPr="00276439" w:rsidRDefault="00A94F96" w:rsidP="005D3487">
            <w:pPr>
              <w:spacing w:after="0"/>
              <w:rPr>
                <w:sz w:val="20"/>
                <w:szCs w:val="20"/>
              </w:rPr>
            </w:pPr>
            <w:r w:rsidRPr="00276439">
              <w:rPr>
                <w:sz w:val="20"/>
                <w:szCs w:val="20"/>
              </w:rPr>
              <w:t>2015</w:t>
            </w:r>
          </w:p>
        </w:tc>
        <w:tc>
          <w:tcPr>
            <w:tcW w:w="517" w:type="pct"/>
            <w:vAlign w:val="bottom"/>
          </w:tcPr>
          <w:p w:rsidR="00A94F96" w:rsidRPr="00276439" w:rsidRDefault="00A94F96" w:rsidP="005D3487">
            <w:pPr>
              <w:spacing w:after="0"/>
              <w:jc w:val="right"/>
              <w:rPr>
                <w:sz w:val="20"/>
                <w:szCs w:val="20"/>
              </w:rPr>
            </w:pPr>
            <w:r w:rsidRPr="00276439">
              <w:rPr>
                <w:sz w:val="20"/>
                <w:szCs w:val="20"/>
              </w:rPr>
              <w:t>306</w:t>
            </w:r>
          </w:p>
        </w:tc>
        <w:tc>
          <w:tcPr>
            <w:tcW w:w="456" w:type="pct"/>
            <w:vAlign w:val="bottom"/>
          </w:tcPr>
          <w:p w:rsidR="00A94F96" w:rsidRPr="00276439" w:rsidRDefault="00A94F96" w:rsidP="005D3487">
            <w:pPr>
              <w:spacing w:after="0"/>
              <w:jc w:val="right"/>
              <w:rPr>
                <w:sz w:val="20"/>
                <w:szCs w:val="20"/>
              </w:rPr>
            </w:pPr>
            <w:r w:rsidRPr="00276439">
              <w:rPr>
                <w:sz w:val="20"/>
                <w:szCs w:val="20"/>
              </w:rPr>
              <w:t>3,543</w:t>
            </w:r>
          </w:p>
        </w:tc>
        <w:tc>
          <w:tcPr>
            <w:tcW w:w="348" w:type="pct"/>
            <w:vAlign w:val="bottom"/>
          </w:tcPr>
          <w:p w:rsidR="00A94F96" w:rsidRPr="00276439" w:rsidRDefault="00A94F96" w:rsidP="005D3487">
            <w:pPr>
              <w:spacing w:after="0"/>
              <w:jc w:val="right"/>
              <w:rPr>
                <w:sz w:val="20"/>
                <w:szCs w:val="20"/>
              </w:rPr>
            </w:pPr>
            <w:r w:rsidRPr="00276439">
              <w:rPr>
                <w:sz w:val="20"/>
                <w:szCs w:val="20"/>
              </w:rPr>
              <w:t>120</w:t>
            </w:r>
          </w:p>
        </w:tc>
        <w:tc>
          <w:tcPr>
            <w:tcW w:w="456" w:type="pct"/>
            <w:vAlign w:val="bottom"/>
          </w:tcPr>
          <w:p w:rsidR="00A94F96" w:rsidRPr="00276439" w:rsidRDefault="00A94F96" w:rsidP="005D3487">
            <w:pPr>
              <w:spacing w:after="0"/>
              <w:jc w:val="right"/>
              <w:rPr>
                <w:sz w:val="20"/>
                <w:szCs w:val="20"/>
              </w:rPr>
            </w:pPr>
            <w:r w:rsidRPr="00276439">
              <w:rPr>
                <w:sz w:val="20"/>
                <w:szCs w:val="20"/>
              </w:rPr>
              <w:t>1,869</w:t>
            </w:r>
          </w:p>
        </w:tc>
        <w:tc>
          <w:tcPr>
            <w:tcW w:w="348" w:type="pct"/>
            <w:vAlign w:val="bottom"/>
          </w:tcPr>
          <w:p w:rsidR="00A94F96" w:rsidRPr="00276439" w:rsidRDefault="00A94F96" w:rsidP="005D3487">
            <w:pPr>
              <w:spacing w:after="0"/>
              <w:jc w:val="right"/>
              <w:rPr>
                <w:sz w:val="20"/>
                <w:szCs w:val="20"/>
              </w:rPr>
            </w:pPr>
            <w:r w:rsidRPr="00276439">
              <w:rPr>
                <w:sz w:val="20"/>
                <w:szCs w:val="20"/>
              </w:rPr>
              <w:t>177</w:t>
            </w:r>
          </w:p>
        </w:tc>
        <w:tc>
          <w:tcPr>
            <w:tcW w:w="360" w:type="pct"/>
            <w:vAlign w:val="bottom"/>
          </w:tcPr>
          <w:p w:rsidR="00A94F96" w:rsidRPr="00276439" w:rsidRDefault="00A94F96" w:rsidP="005D3487">
            <w:pPr>
              <w:spacing w:after="0"/>
              <w:jc w:val="right"/>
              <w:rPr>
                <w:sz w:val="20"/>
                <w:szCs w:val="20"/>
              </w:rPr>
            </w:pPr>
            <w:r w:rsidRPr="00276439">
              <w:rPr>
                <w:sz w:val="20"/>
                <w:szCs w:val="20"/>
              </w:rPr>
              <w:t>0</w:t>
            </w:r>
          </w:p>
        </w:tc>
        <w:tc>
          <w:tcPr>
            <w:tcW w:w="513" w:type="pct"/>
            <w:vAlign w:val="bottom"/>
          </w:tcPr>
          <w:p w:rsidR="00A94F96" w:rsidRPr="00276439" w:rsidRDefault="00A94F96" w:rsidP="005D3487">
            <w:pPr>
              <w:spacing w:after="0"/>
              <w:jc w:val="right"/>
              <w:rPr>
                <w:sz w:val="20"/>
                <w:szCs w:val="20"/>
              </w:rPr>
            </w:pPr>
            <w:r w:rsidRPr="00276439">
              <w:rPr>
                <w:sz w:val="20"/>
                <w:szCs w:val="20"/>
              </w:rPr>
              <w:t>0</w:t>
            </w:r>
          </w:p>
        </w:tc>
        <w:tc>
          <w:tcPr>
            <w:tcW w:w="463" w:type="pct"/>
            <w:vAlign w:val="bottom"/>
          </w:tcPr>
          <w:p w:rsidR="00A94F96" w:rsidRPr="00276439" w:rsidRDefault="00A94F96" w:rsidP="005D3487">
            <w:pPr>
              <w:spacing w:after="0"/>
              <w:jc w:val="right"/>
              <w:rPr>
                <w:sz w:val="20"/>
                <w:szCs w:val="20"/>
              </w:rPr>
            </w:pPr>
            <w:r w:rsidRPr="00276439">
              <w:rPr>
                <w:sz w:val="20"/>
                <w:szCs w:val="20"/>
              </w:rPr>
              <w:t>5,709</w:t>
            </w:r>
          </w:p>
        </w:tc>
        <w:tc>
          <w:tcPr>
            <w:tcW w:w="618" w:type="pct"/>
            <w:vAlign w:val="bottom"/>
          </w:tcPr>
          <w:p w:rsidR="00A94F96" w:rsidRPr="00276439" w:rsidRDefault="00A94F96" w:rsidP="005D3487">
            <w:pPr>
              <w:spacing w:after="0"/>
              <w:jc w:val="right"/>
              <w:rPr>
                <w:sz w:val="20"/>
                <w:szCs w:val="20"/>
              </w:rPr>
            </w:pPr>
            <w:r w:rsidRPr="00276439">
              <w:rPr>
                <w:sz w:val="20"/>
                <w:szCs w:val="20"/>
              </w:rPr>
              <w:t>9,940</w:t>
            </w:r>
          </w:p>
        </w:tc>
        <w:tc>
          <w:tcPr>
            <w:tcW w:w="454" w:type="pct"/>
            <w:vAlign w:val="bottom"/>
          </w:tcPr>
          <w:p w:rsidR="00A94F96" w:rsidRPr="00276439" w:rsidRDefault="00A94F96" w:rsidP="005D3487">
            <w:pPr>
              <w:spacing w:after="0"/>
              <w:jc w:val="right"/>
              <w:rPr>
                <w:sz w:val="20"/>
                <w:szCs w:val="20"/>
              </w:rPr>
            </w:pPr>
            <w:r w:rsidRPr="00276439">
              <w:rPr>
                <w:sz w:val="20"/>
                <w:szCs w:val="20"/>
              </w:rPr>
              <w:t>15,649</w:t>
            </w:r>
          </w:p>
        </w:tc>
      </w:tr>
      <w:tr w:rsidR="00F06764" w:rsidTr="00E21FF7">
        <w:trPr>
          <w:trHeight w:hRule="exact" w:val="259"/>
        </w:trPr>
        <w:tc>
          <w:tcPr>
            <w:tcW w:w="467" w:type="pct"/>
            <w:vAlign w:val="bottom"/>
          </w:tcPr>
          <w:p w:rsidR="00F06764" w:rsidRPr="00276439" w:rsidRDefault="00E21FF7" w:rsidP="005D3487">
            <w:pPr>
              <w:spacing w:after="0"/>
              <w:rPr>
                <w:sz w:val="20"/>
                <w:szCs w:val="20"/>
              </w:rPr>
            </w:pPr>
            <w:r>
              <w:rPr>
                <w:sz w:val="20"/>
                <w:szCs w:val="20"/>
              </w:rPr>
              <w:t>2016</w:t>
            </w:r>
          </w:p>
        </w:tc>
        <w:tc>
          <w:tcPr>
            <w:tcW w:w="517" w:type="pct"/>
            <w:vAlign w:val="bottom"/>
          </w:tcPr>
          <w:p w:rsidR="00F06764" w:rsidRPr="00276439" w:rsidRDefault="00E21FF7" w:rsidP="005D3487">
            <w:pPr>
              <w:spacing w:after="0"/>
              <w:jc w:val="right"/>
              <w:rPr>
                <w:sz w:val="20"/>
                <w:szCs w:val="20"/>
              </w:rPr>
            </w:pPr>
            <w:r>
              <w:rPr>
                <w:sz w:val="20"/>
                <w:szCs w:val="20"/>
              </w:rPr>
              <w:t>173</w:t>
            </w:r>
          </w:p>
        </w:tc>
        <w:tc>
          <w:tcPr>
            <w:tcW w:w="456" w:type="pct"/>
            <w:vAlign w:val="bottom"/>
          </w:tcPr>
          <w:p w:rsidR="00F06764" w:rsidRPr="00276439" w:rsidRDefault="00E21FF7" w:rsidP="005D3487">
            <w:pPr>
              <w:spacing w:after="0"/>
              <w:jc w:val="right"/>
              <w:rPr>
                <w:sz w:val="20"/>
                <w:szCs w:val="20"/>
              </w:rPr>
            </w:pPr>
            <w:r>
              <w:rPr>
                <w:sz w:val="20"/>
                <w:szCs w:val="20"/>
              </w:rPr>
              <w:t>919</w:t>
            </w:r>
          </w:p>
        </w:tc>
        <w:tc>
          <w:tcPr>
            <w:tcW w:w="348" w:type="pct"/>
            <w:vAlign w:val="bottom"/>
          </w:tcPr>
          <w:p w:rsidR="00F06764" w:rsidRPr="00276439" w:rsidRDefault="00E21FF7" w:rsidP="005D3487">
            <w:pPr>
              <w:spacing w:after="0"/>
              <w:jc w:val="right"/>
              <w:rPr>
                <w:sz w:val="20"/>
                <w:szCs w:val="20"/>
              </w:rPr>
            </w:pPr>
            <w:r>
              <w:rPr>
                <w:sz w:val="20"/>
                <w:szCs w:val="20"/>
              </w:rPr>
              <w:t>11</w:t>
            </w:r>
          </w:p>
        </w:tc>
        <w:tc>
          <w:tcPr>
            <w:tcW w:w="456" w:type="pct"/>
            <w:vAlign w:val="bottom"/>
          </w:tcPr>
          <w:p w:rsidR="00F06764" w:rsidRPr="00276439" w:rsidRDefault="00E21FF7" w:rsidP="005D3487">
            <w:pPr>
              <w:spacing w:after="0"/>
              <w:jc w:val="right"/>
              <w:rPr>
                <w:sz w:val="20"/>
                <w:szCs w:val="20"/>
              </w:rPr>
            </w:pPr>
            <w:r>
              <w:rPr>
                <w:sz w:val="20"/>
                <w:szCs w:val="20"/>
              </w:rPr>
              <w:t>2,198</w:t>
            </w:r>
          </w:p>
        </w:tc>
        <w:tc>
          <w:tcPr>
            <w:tcW w:w="348" w:type="pct"/>
            <w:vAlign w:val="bottom"/>
          </w:tcPr>
          <w:p w:rsidR="00F06764" w:rsidRPr="00276439" w:rsidRDefault="00E21FF7" w:rsidP="005D3487">
            <w:pPr>
              <w:spacing w:after="0"/>
              <w:jc w:val="right"/>
              <w:rPr>
                <w:sz w:val="20"/>
                <w:szCs w:val="20"/>
              </w:rPr>
            </w:pPr>
            <w:r>
              <w:rPr>
                <w:sz w:val="20"/>
                <w:szCs w:val="20"/>
              </w:rPr>
              <w:t>87</w:t>
            </w:r>
          </w:p>
        </w:tc>
        <w:tc>
          <w:tcPr>
            <w:tcW w:w="360" w:type="pct"/>
            <w:vAlign w:val="bottom"/>
          </w:tcPr>
          <w:p w:rsidR="00F06764" w:rsidRPr="00276439" w:rsidRDefault="00E21FF7" w:rsidP="005D3487">
            <w:pPr>
              <w:spacing w:after="0"/>
              <w:jc w:val="right"/>
              <w:rPr>
                <w:sz w:val="20"/>
                <w:szCs w:val="20"/>
              </w:rPr>
            </w:pPr>
            <w:r>
              <w:rPr>
                <w:sz w:val="20"/>
                <w:szCs w:val="20"/>
              </w:rPr>
              <w:t>0</w:t>
            </w:r>
          </w:p>
        </w:tc>
        <w:tc>
          <w:tcPr>
            <w:tcW w:w="513" w:type="pct"/>
            <w:vAlign w:val="bottom"/>
          </w:tcPr>
          <w:p w:rsidR="00F06764" w:rsidRPr="00276439" w:rsidRDefault="00E21FF7" w:rsidP="005D3487">
            <w:pPr>
              <w:spacing w:after="0"/>
              <w:jc w:val="right"/>
              <w:rPr>
                <w:sz w:val="20"/>
                <w:szCs w:val="20"/>
              </w:rPr>
            </w:pPr>
            <w:r>
              <w:rPr>
                <w:sz w:val="20"/>
                <w:szCs w:val="20"/>
              </w:rPr>
              <w:t>0</w:t>
            </w:r>
          </w:p>
        </w:tc>
        <w:tc>
          <w:tcPr>
            <w:tcW w:w="463" w:type="pct"/>
            <w:vAlign w:val="bottom"/>
          </w:tcPr>
          <w:p w:rsidR="00F06764" w:rsidRPr="00276439" w:rsidRDefault="00E21FF7" w:rsidP="005D3487">
            <w:pPr>
              <w:spacing w:after="0"/>
              <w:jc w:val="right"/>
              <w:rPr>
                <w:sz w:val="20"/>
                <w:szCs w:val="20"/>
              </w:rPr>
            </w:pPr>
            <w:r>
              <w:rPr>
                <w:sz w:val="20"/>
                <w:szCs w:val="20"/>
              </w:rPr>
              <w:t>3,215</w:t>
            </w:r>
          </w:p>
        </w:tc>
        <w:tc>
          <w:tcPr>
            <w:tcW w:w="618" w:type="pct"/>
            <w:vAlign w:val="bottom"/>
          </w:tcPr>
          <w:p w:rsidR="00F06764" w:rsidRPr="00276439" w:rsidRDefault="00E21FF7" w:rsidP="005D3487">
            <w:pPr>
              <w:spacing w:after="0"/>
              <w:jc w:val="right"/>
              <w:rPr>
                <w:sz w:val="20"/>
                <w:szCs w:val="20"/>
              </w:rPr>
            </w:pPr>
            <w:r>
              <w:rPr>
                <w:sz w:val="20"/>
                <w:szCs w:val="20"/>
              </w:rPr>
              <w:t>6,733</w:t>
            </w:r>
          </w:p>
        </w:tc>
        <w:tc>
          <w:tcPr>
            <w:tcW w:w="454" w:type="pct"/>
            <w:vAlign w:val="bottom"/>
          </w:tcPr>
          <w:p w:rsidR="00F06764" w:rsidRPr="00276439" w:rsidRDefault="00E21FF7" w:rsidP="005D3487">
            <w:pPr>
              <w:spacing w:after="0"/>
              <w:jc w:val="right"/>
              <w:rPr>
                <w:sz w:val="20"/>
                <w:szCs w:val="20"/>
              </w:rPr>
            </w:pPr>
            <w:r>
              <w:rPr>
                <w:sz w:val="20"/>
                <w:szCs w:val="20"/>
              </w:rPr>
              <w:t>9,948</w:t>
            </w:r>
          </w:p>
        </w:tc>
      </w:tr>
      <w:tr w:rsidR="00A94F96" w:rsidTr="00506CAA">
        <w:trPr>
          <w:trHeight w:hRule="exact" w:val="302"/>
        </w:trPr>
        <w:tc>
          <w:tcPr>
            <w:tcW w:w="467" w:type="pct"/>
            <w:tcBorders>
              <w:bottom w:val="single" w:sz="4" w:space="0" w:color="auto"/>
            </w:tcBorders>
            <w:vAlign w:val="center"/>
          </w:tcPr>
          <w:p w:rsidR="00A94F96" w:rsidRPr="00276439" w:rsidRDefault="00A94F96" w:rsidP="005D3487">
            <w:pPr>
              <w:spacing w:after="0"/>
              <w:rPr>
                <w:sz w:val="20"/>
                <w:szCs w:val="20"/>
              </w:rPr>
            </w:pPr>
            <w:r w:rsidRPr="00276439">
              <w:rPr>
                <w:sz w:val="20"/>
                <w:szCs w:val="20"/>
              </w:rPr>
              <w:t>201</w:t>
            </w:r>
            <w:r w:rsidR="00E21FF7">
              <w:rPr>
                <w:sz w:val="20"/>
                <w:szCs w:val="20"/>
              </w:rPr>
              <w:t>7</w:t>
            </w:r>
          </w:p>
        </w:tc>
        <w:tc>
          <w:tcPr>
            <w:tcW w:w="517"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15</w:t>
            </w:r>
            <w:r w:rsidR="00A94F96" w:rsidRPr="00276439">
              <w:rPr>
                <w:sz w:val="20"/>
                <w:szCs w:val="20"/>
              </w:rPr>
              <w:t>3</w:t>
            </w:r>
          </w:p>
        </w:tc>
        <w:tc>
          <w:tcPr>
            <w:tcW w:w="456"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4,455</w:t>
            </w:r>
          </w:p>
        </w:tc>
        <w:tc>
          <w:tcPr>
            <w:tcW w:w="348"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863</w:t>
            </w:r>
          </w:p>
        </w:tc>
        <w:tc>
          <w:tcPr>
            <w:tcW w:w="456"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1,706</w:t>
            </w:r>
          </w:p>
        </w:tc>
        <w:tc>
          <w:tcPr>
            <w:tcW w:w="348"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234</w:t>
            </w:r>
          </w:p>
        </w:tc>
        <w:tc>
          <w:tcPr>
            <w:tcW w:w="360"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513" w:type="pct"/>
            <w:tcBorders>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463"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7,258</w:t>
            </w:r>
          </w:p>
        </w:tc>
        <w:tc>
          <w:tcPr>
            <w:tcW w:w="618"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7,040</w:t>
            </w:r>
          </w:p>
        </w:tc>
        <w:tc>
          <w:tcPr>
            <w:tcW w:w="454" w:type="pct"/>
            <w:tcBorders>
              <w:bottom w:val="single" w:sz="4" w:space="0" w:color="auto"/>
            </w:tcBorders>
            <w:vAlign w:val="center"/>
          </w:tcPr>
          <w:p w:rsidR="00A94F96" w:rsidRPr="00276439" w:rsidRDefault="00E21FF7" w:rsidP="005D3487">
            <w:pPr>
              <w:spacing w:after="0"/>
              <w:jc w:val="right"/>
              <w:rPr>
                <w:sz w:val="20"/>
                <w:szCs w:val="20"/>
              </w:rPr>
            </w:pPr>
            <w:r>
              <w:rPr>
                <w:sz w:val="20"/>
                <w:szCs w:val="20"/>
              </w:rPr>
              <w:t>14,298</w:t>
            </w:r>
          </w:p>
        </w:tc>
      </w:tr>
      <w:tr w:rsidR="00A94F96" w:rsidTr="00E21FF7">
        <w:trPr>
          <w:trHeight w:hRule="exact" w:val="331"/>
        </w:trPr>
        <w:tc>
          <w:tcPr>
            <w:tcW w:w="467" w:type="pct"/>
            <w:tcBorders>
              <w:top w:val="single" w:sz="4" w:space="0" w:color="auto"/>
              <w:bottom w:val="single" w:sz="4" w:space="0" w:color="auto"/>
            </w:tcBorders>
            <w:vAlign w:val="center"/>
          </w:tcPr>
          <w:p w:rsidR="00A94F96" w:rsidRPr="00276439" w:rsidRDefault="00A94F96" w:rsidP="005D3487">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p>
        </w:tc>
        <w:tc>
          <w:tcPr>
            <w:tcW w:w="456"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8,435</w:t>
            </w:r>
          </w:p>
        </w:tc>
        <w:tc>
          <w:tcPr>
            <w:tcW w:w="348"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206</w:t>
            </w:r>
          </w:p>
        </w:tc>
        <w:tc>
          <w:tcPr>
            <w:tcW w:w="456"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6,805</w:t>
            </w:r>
          </w:p>
        </w:tc>
        <w:tc>
          <w:tcPr>
            <w:tcW w:w="348"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285</w:t>
            </w:r>
          </w:p>
        </w:tc>
        <w:tc>
          <w:tcPr>
            <w:tcW w:w="360"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rsidR="00A94F96" w:rsidRPr="00276439" w:rsidRDefault="00A94F96" w:rsidP="005D3487">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15,732</w:t>
            </w:r>
          </w:p>
        </w:tc>
        <w:tc>
          <w:tcPr>
            <w:tcW w:w="618"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8,512</w:t>
            </w:r>
          </w:p>
        </w:tc>
        <w:tc>
          <w:tcPr>
            <w:tcW w:w="454" w:type="pct"/>
            <w:tcBorders>
              <w:top w:val="single" w:sz="4" w:space="0" w:color="auto"/>
              <w:bottom w:val="single" w:sz="4" w:space="0" w:color="auto"/>
            </w:tcBorders>
            <w:vAlign w:val="center"/>
          </w:tcPr>
          <w:p w:rsidR="00A94F96" w:rsidRPr="00276439" w:rsidRDefault="00E21FF7" w:rsidP="005D3487">
            <w:pPr>
              <w:spacing w:after="0"/>
              <w:jc w:val="right"/>
              <w:rPr>
                <w:sz w:val="20"/>
                <w:szCs w:val="20"/>
              </w:rPr>
            </w:pPr>
            <w:r>
              <w:rPr>
                <w:sz w:val="20"/>
                <w:szCs w:val="20"/>
              </w:rPr>
              <w:t>24,393</w:t>
            </w:r>
          </w:p>
        </w:tc>
      </w:tr>
    </w:tbl>
    <w:p w:rsidR="0042083F" w:rsidRDefault="0042083F" w:rsidP="0042083F"/>
    <w:p w:rsidR="00AF3CB6" w:rsidRDefault="00AF3CB6">
      <w:pPr>
        <w:spacing w:after="0"/>
        <w:jc w:val="left"/>
        <w:rPr>
          <w:sz w:val="22"/>
          <w:szCs w:val="20"/>
        </w:rPr>
      </w:pPr>
      <w:r>
        <w:br w:type="page"/>
      </w:r>
    </w:p>
    <w:p w:rsidR="00AF3CB6" w:rsidRDefault="00AF3CB6" w:rsidP="00AF3CB6">
      <w:pPr>
        <w:pStyle w:val="Caption"/>
      </w:pPr>
      <w:bookmarkStart w:id="53" w:name="_Toc487183675"/>
      <w:r>
        <w:lastRenderedPageBreak/>
        <w:t xml:space="preserve">Table </w:t>
      </w:r>
      <w:fldSimple w:instr=" SEQ Table \* ARABIC ">
        <w:r w:rsidR="007C0681">
          <w:rPr>
            <w:noProof/>
          </w:rPr>
          <w:t>11</w:t>
        </w:r>
      </w:fldSimple>
      <w:r w:rsidRPr="00506CAA">
        <w:t>.–Estimated</w:t>
      </w:r>
      <w:r w:rsidRPr="00AF3CB6">
        <w:t xml:space="preserve"> </w:t>
      </w:r>
      <w:r w:rsidR="003B4771" w:rsidRPr="003B4771">
        <w:t xml:space="preserve">fishery sample size (expanded CWT recoveries), </w:t>
      </w:r>
      <w:r w:rsidRPr="00AF3CB6">
        <w:t>harvest by gear type, escapement and total run of coho salmon returning to the Berners River based on the expanded escapement survey count, 1989</w:t>
      </w:r>
      <w:r>
        <w:t>–</w:t>
      </w:r>
      <w:r w:rsidR="00506CAA">
        <w:t>2017</w:t>
      </w:r>
      <w:r w:rsidRPr="00AF3CB6">
        <w:t>.</w:t>
      </w:r>
      <w:bookmarkEnd w:id="53"/>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3B4771" w:rsidRPr="00AF3CB6" w:rsidTr="003B4771">
        <w:trPr>
          <w:trHeight w:val="255"/>
        </w:trPr>
        <w:tc>
          <w:tcPr>
            <w:tcW w:w="929" w:type="dxa"/>
            <w:vMerge w:val="restart"/>
            <w:tcBorders>
              <w:top w:val="single" w:sz="4" w:space="0" w:color="auto"/>
              <w:left w:val="nil"/>
              <w:right w:val="nil"/>
            </w:tcBorders>
            <w:shd w:val="clear" w:color="auto" w:fill="auto"/>
            <w:noWrap/>
            <w:vAlign w:val="bottom"/>
            <w:hideMark/>
          </w:tcPr>
          <w:p w:rsidR="003B4771" w:rsidRPr="003B4771" w:rsidRDefault="003B4771" w:rsidP="00AF3CB6">
            <w:pPr>
              <w:spacing w:after="0"/>
              <w:jc w:val="left"/>
              <w:rPr>
                <w:sz w:val="18"/>
                <w:szCs w:val="18"/>
              </w:rPr>
            </w:pPr>
            <w:r w:rsidRPr="003B4771">
              <w:rPr>
                <w:sz w:val="18"/>
                <w:szCs w:val="18"/>
              </w:rPr>
              <w:t> </w:t>
            </w:r>
          </w:p>
          <w:p w:rsidR="003B4771" w:rsidRPr="003B4771" w:rsidRDefault="003B4771" w:rsidP="00AF3C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Fishery</w:t>
            </w:r>
          </w:p>
          <w:p w:rsidR="003B4771" w:rsidRPr="003B4771" w:rsidRDefault="003B4771" w:rsidP="00AF3C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rsidR="003B4771" w:rsidRPr="003B4771" w:rsidRDefault="003B4771" w:rsidP="003B4771">
            <w:pPr>
              <w:pBdr>
                <w:bottom w:val="single" w:sz="4" w:space="1" w:color="auto"/>
              </w:pBdr>
              <w:spacing w:after="0"/>
              <w:jc w:val="center"/>
              <w:rPr>
                <w:sz w:val="18"/>
                <w:szCs w:val="18"/>
              </w:rPr>
            </w:pPr>
            <w:r w:rsidRPr="003B4771">
              <w:rPr>
                <w:sz w:val="18"/>
                <w:szCs w:val="18"/>
              </w:rPr>
              <w:t>Number of Fish</w:t>
            </w:r>
          </w:p>
        </w:tc>
      </w:tr>
      <w:tr w:rsidR="003B4771" w:rsidRPr="00AF3CB6" w:rsidTr="003B4771">
        <w:trPr>
          <w:trHeight w:val="255"/>
        </w:trPr>
        <w:tc>
          <w:tcPr>
            <w:tcW w:w="929" w:type="dxa"/>
            <w:vMerge/>
            <w:tcBorders>
              <w:left w:val="nil"/>
              <w:bottom w:val="single" w:sz="4" w:space="0" w:color="auto"/>
              <w:right w:val="nil"/>
            </w:tcBorders>
            <w:shd w:val="clear" w:color="auto" w:fill="auto"/>
            <w:noWrap/>
            <w:vAlign w:val="bottom"/>
            <w:hideMark/>
          </w:tcPr>
          <w:p w:rsidR="003B4771" w:rsidRPr="003B4771" w:rsidRDefault="003B4771" w:rsidP="00AF3C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AF3C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rsidR="003B4771" w:rsidRPr="003B4771" w:rsidRDefault="003B4771" w:rsidP="00AF3C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3B4771">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3B4771">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rsidR="003B4771" w:rsidRPr="003B4771" w:rsidRDefault="003B4771" w:rsidP="00AF3C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rsidR="003B4771" w:rsidRPr="003B4771" w:rsidRDefault="003B4771" w:rsidP="00AF3CB6">
            <w:pPr>
              <w:spacing w:after="0"/>
              <w:jc w:val="center"/>
              <w:rPr>
                <w:sz w:val="18"/>
                <w:szCs w:val="18"/>
              </w:rPr>
            </w:pPr>
            <w:r w:rsidRPr="003B4771">
              <w:rPr>
                <w:sz w:val="18"/>
                <w:szCs w:val="18"/>
              </w:rPr>
              <w:t xml:space="preserve"> Total Run  </w:t>
            </w:r>
          </w:p>
        </w:tc>
      </w:tr>
      <w:tr w:rsidR="003B4771" w:rsidRPr="00AF3CB6" w:rsidTr="003B4771">
        <w:trPr>
          <w:trHeight w:val="302"/>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21,567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36,626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37,768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49,686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53,386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77,209</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30,008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25,113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17,708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24,778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35,538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24,034</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36,806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56,500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31,550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36,660</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14,017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17,141</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9,666</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16,024</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10,337</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23,631</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13,488</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AF3CB6" w:rsidP="00AF3C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9,853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374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22,583</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287</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30,382</w:t>
            </w:r>
          </w:p>
        </w:tc>
      </w:tr>
      <w:tr w:rsidR="003B4771" w:rsidRPr="00AF3CB6" w:rsidTr="003B4771">
        <w:trPr>
          <w:trHeight w:val="255"/>
        </w:trPr>
        <w:tc>
          <w:tcPr>
            <w:tcW w:w="929" w:type="dxa"/>
            <w:tcBorders>
              <w:top w:val="nil"/>
              <w:left w:val="nil"/>
              <w:bottom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306</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18,047</w:t>
            </w:r>
          </w:p>
        </w:tc>
      </w:tr>
      <w:tr w:rsidR="003B4771" w:rsidRPr="00AF3CB6" w:rsidTr="00506CAA">
        <w:trPr>
          <w:trHeight w:val="259"/>
        </w:trPr>
        <w:tc>
          <w:tcPr>
            <w:tcW w:w="929" w:type="dxa"/>
            <w:tcBorders>
              <w:top w:val="nil"/>
              <w:left w:val="nil"/>
              <w:right w:val="nil"/>
            </w:tcBorders>
            <w:shd w:val="clear" w:color="auto" w:fill="auto"/>
            <w:noWrap/>
            <w:vAlign w:val="bottom"/>
            <w:hideMark/>
          </w:tcPr>
          <w:p w:rsidR="00AF3CB6" w:rsidRPr="003B4771" w:rsidRDefault="00AF3CB6" w:rsidP="00AF3CB6">
            <w:pPr>
              <w:spacing w:after="0"/>
              <w:jc w:val="left"/>
              <w:rPr>
                <w:sz w:val="18"/>
                <w:szCs w:val="18"/>
              </w:rPr>
            </w:pPr>
            <w:r w:rsidRPr="003B4771">
              <w:rPr>
                <w:sz w:val="18"/>
                <w:szCs w:val="18"/>
              </w:rPr>
              <w:t>2016</w:t>
            </w:r>
          </w:p>
        </w:tc>
        <w:tc>
          <w:tcPr>
            <w:tcW w:w="887" w:type="dxa"/>
            <w:tcBorders>
              <w:top w:val="nil"/>
              <w:left w:val="nil"/>
              <w:right w:val="nil"/>
            </w:tcBorders>
            <w:shd w:val="clear" w:color="auto" w:fill="auto"/>
            <w:noWrap/>
            <w:tcMar>
              <w:left w:w="0" w:type="dxa"/>
              <w:right w:w="216" w:type="dxa"/>
            </w:tcMar>
            <w:vAlign w:val="bottom"/>
            <w:hideMark/>
          </w:tcPr>
          <w:p w:rsidR="00AF3CB6" w:rsidRPr="003B4771" w:rsidRDefault="00713DCA" w:rsidP="00AF3CB6">
            <w:pPr>
              <w:spacing w:after="0"/>
              <w:jc w:val="right"/>
              <w:rPr>
                <w:sz w:val="18"/>
                <w:szCs w:val="18"/>
              </w:rPr>
            </w:pPr>
            <w:r>
              <w:rPr>
                <w:sz w:val="18"/>
                <w:szCs w:val="18"/>
              </w:rPr>
              <w:t>173</w:t>
            </w:r>
          </w:p>
        </w:tc>
        <w:tc>
          <w:tcPr>
            <w:tcW w:w="756"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919</w:t>
            </w:r>
          </w:p>
        </w:tc>
        <w:tc>
          <w:tcPr>
            <w:tcW w:w="771"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w:t>
            </w:r>
          </w:p>
        </w:tc>
        <w:tc>
          <w:tcPr>
            <w:tcW w:w="762"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2,198</w:t>
            </w:r>
          </w:p>
        </w:tc>
        <w:tc>
          <w:tcPr>
            <w:tcW w:w="658"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87</w:t>
            </w:r>
          </w:p>
        </w:tc>
        <w:tc>
          <w:tcPr>
            <w:tcW w:w="860" w:type="dxa"/>
            <w:tcBorders>
              <w:top w:val="nil"/>
              <w:left w:val="nil"/>
              <w:right w:val="nil"/>
            </w:tcBorders>
            <w:shd w:val="clear" w:color="auto" w:fill="auto"/>
            <w:noWrap/>
            <w:tcMar>
              <w:left w:w="0" w:type="dxa"/>
              <w:right w:w="173"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88" w:type="dxa"/>
            <w:tcBorders>
              <w:top w:val="nil"/>
              <w:left w:val="nil"/>
              <w:right w:val="nil"/>
            </w:tcBorders>
            <w:shd w:val="clear" w:color="auto" w:fill="auto"/>
            <w:noWrap/>
            <w:tcMar>
              <w:left w:w="0" w:type="dxa"/>
              <w:right w:w="288" w:type="dxa"/>
            </w:tcMar>
            <w:vAlign w:val="bottom"/>
            <w:hideMark/>
          </w:tcPr>
          <w:p w:rsidR="00AF3CB6" w:rsidRPr="003B4771" w:rsidRDefault="00AF3CB6" w:rsidP="00AF3CB6">
            <w:pPr>
              <w:spacing w:after="0"/>
              <w:jc w:val="right"/>
              <w:rPr>
                <w:sz w:val="18"/>
                <w:szCs w:val="18"/>
              </w:rPr>
            </w:pPr>
            <w:r w:rsidRPr="003B4771">
              <w:rPr>
                <w:sz w:val="18"/>
                <w:szCs w:val="18"/>
              </w:rPr>
              <w:t>0</w:t>
            </w:r>
          </w:p>
        </w:tc>
        <w:tc>
          <w:tcPr>
            <w:tcW w:w="913" w:type="dxa"/>
            <w:tcBorders>
              <w:top w:val="nil"/>
              <w:left w:val="nil"/>
              <w:right w:val="nil"/>
            </w:tcBorders>
            <w:shd w:val="clear" w:color="auto" w:fill="auto"/>
            <w:noWrap/>
            <w:tcMar>
              <w:left w:w="0" w:type="dxa"/>
              <w:right w:w="302" w:type="dxa"/>
            </w:tcMar>
            <w:vAlign w:val="bottom"/>
            <w:hideMark/>
          </w:tcPr>
          <w:p w:rsidR="00AF3CB6" w:rsidRPr="003B4771" w:rsidRDefault="00AF3CB6" w:rsidP="00AF3CB6">
            <w:pPr>
              <w:spacing w:after="0"/>
              <w:jc w:val="right"/>
              <w:rPr>
                <w:sz w:val="18"/>
                <w:szCs w:val="18"/>
              </w:rPr>
            </w:pPr>
            <w:r w:rsidRPr="003B4771">
              <w:rPr>
                <w:sz w:val="18"/>
                <w:szCs w:val="18"/>
              </w:rPr>
              <w:t>3,215</w:t>
            </w:r>
          </w:p>
        </w:tc>
        <w:tc>
          <w:tcPr>
            <w:tcW w:w="1203" w:type="dxa"/>
            <w:tcBorders>
              <w:top w:val="nil"/>
              <w:left w:val="nil"/>
              <w:right w:val="nil"/>
            </w:tcBorders>
            <w:shd w:val="clear" w:color="auto" w:fill="auto"/>
            <w:noWrap/>
            <w:tcMar>
              <w:left w:w="0" w:type="dxa"/>
              <w:right w:w="331" w:type="dxa"/>
            </w:tcMar>
            <w:vAlign w:val="bottom"/>
            <w:hideMark/>
          </w:tcPr>
          <w:p w:rsidR="00AF3CB6" w:rsidRPr="003B4771" w:rsidRDefault="00AF3CB6" w:rsidP="00AF3CB6">
            <w:pPr>
              <w:spacing w:after="0"/>
              <w:jc w:val="right"/>
              <w:rPr>
                <w:sz w:val="18"/>
                <w:szCs w:val="18"/>
              </w:rPr>
            </w:pPr>
            <w:r w:rsidRPr="003B4771">
              <w:rPr>
                <w:sz w:val="18"/>
                <w:szCs w:val="18"/>
              </w:rPr>
              <w:t>8,357</w:t>
            </w:r>
          </w:p>
        </w:tc>
        <w:tc>
          <w:tcPr>
            <w:tcW w:w="756" w:type="dxa"/>
            <w:tcBorders>
              <w:top w:val="nil"/>
              <w:left w:val="nil"/>
              <w:right w:val="nil"/>
            </w:tcBorders>
            <w:shd w:val="clear" w:color="auto" w:fill="auto"/>
            <w:noWrap/>
            <w:vAlign w:val="bottom"/>
            <w:hideMark/>
          </w:tcPr>
          <w:p w:rsidR="00AF3CB6" w:rsidRPr="003B4771" w:rsidRDefault="00AF3CB6" w:rsidP="00AF3CB6">
            <w:pPr>
              <w:spacing w:after="0"/>
              <w:jc w:val="right"/>
              <w:rPr>
                <w:sz w:val="18"/>
                <w:szCs w:val="18"/>
              </w:rPr>
            </w:pPr>
            <w:r w:rsidRPr="003B4771">
              <w:rPr>
                <w:sz w:val="18"/>
                <w:szCs w:val="18"/>
              </w:rPr>
              <w:t>11,572</w:t>
            </w:r>
          </w:p>
        </w:tc>
      </w:tr>
      <w:tr w:rsidR="00506CAA" w:rsidRPr="00AF3CB6" w:rsidTr="00506CAA">
        <w:trPr>
          <w:trHeight w:hRule="exact" w:val="331"/>
        </w:trPr>
        <w:tc>
          <w:tcPr>
            <w:tcW w:w="929" w:type="dxa"/>
            <w:tcBorders>
              <w:left w:val="nil"/>
              <w:bottom w:val="single" w:sz="4" w:space="0" w:color="auto"/>
              <w:right w:val="nil"/>
            </w:tcBorders>
            <w:shd w:val="clear" w:color="auto" w:fill="auto"/>
            <w:noWrap/>
            <w:vAlign w:val="center"/>
          </w:tcPr>
          <w:p w:rsidR="00506CAA" w:rsidRPr="003B4771" w:rsidRDefault="00506CAA" w:rsidP="00AF3CB6">
            <w:pPr>
              <w:spacing w:after="0"/>
              <w:jc w:val="left"/>
              <w:rPr>
                <w:sz w:val="18"/>
                <w:szCs w:val="18"/>
              </w:rPr>
            </w:pPr>
            <w:r>
              <w:rPr>
                <w:sz w:val="18"/>
                <w:szCs w:val="18"/>
              </w:rPr>
              <w:t>2017</w:t>
            </w:r>
          </w:p>
        </w:tc>
        <w:tc>
          <w:tcPr>
            <w:tcW w:w="887" w:type="dxa"/>
            <w:tcBorders>
              <w:left w:val="nil"/>
              <w:bottom w:val="single" w:sz="4" w:space="0" w:color="auto"/>
              <w:right w:val="nil"/>
            </w:tcBorders>
            <w:shd w:val="clear" w:color="auto" w:fill="auto"/>
            <w:noWrap/>
            <w:tcMar>
              <w:left w:w="0" w:type="dxa"/>
              <w:right w:w="216" w:type="dxa"/>
            </w:tcMar>
            <w:vAlign w:val="center"/>
          </w:tcPr>
          <w:p w:rsidR="00506CAA" w:rsidRPr="003B4771" w:rsidRDefault="00713DCA" w:rsidP="00AF3CB6">
            <w:pPr>
              <w:spacing w:after="0"/>
              <w:jc w:val="right"/>
              <w:rPr>
                <w:sz w:val="18"/>
                <w:szCs w:val="18"/>
              </w:rPr>
            </w:pPr>
            <w:r>
              <w:rPr>
                <w:sz w:val="18"/>
                <w:szCs w:val="18"/>
              </w:rPr>
              <w:t>153</w:t>
            </w:r>
          </w:p>
        </w:tc>
        <w:tc>
          <w:tcPr>
            <w:tcW w:w="756"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4,455</w:t>
            </w:r>
          </w:p>
        </w:tc>
        <w:tc>
          <w:tcPr>
            <w:tcW w:w="771"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863</w:t>
            </w:r>
          </w:p>
        </w:tc>
        <w:tc>
          <w:tcPr>
            <w:tcW w:w="762"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1,706</w:t>
            </w:r>
          </w:p>
        </w:tc>
        <w:tc>
          <w:tcPr>
            <w:tcW w:w="658"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234</w:t>
            </w:r>
          </w:p>
        </w:tc>
        <w:tc>
          <w:tcPr>
            <w:tcW w:w="860" w:type="dxa"/>
            <w:tcBorders>
              <w:left w:val="nil"/>
              <w:bottom w:val="single" w:sz="4" w:space="0" w:color="auto"/>
              <w:right w:val="nil"/>
            </w:tcBorders>
            <w:shd w:val="clear" w:color="auto" w:fill="auto"/>
            <w:noWrap/>
            <w:tcMar>
              <w:left w:w="0" w:type="dxa"/>
              <w:right w:w="173" w:type="dxa"/>
            </w:tcMar>
            <w:vAlign w:val="center"/>
          </w:tcPr>
          <w:p w:rsidR="00506CAA" w:rsidRPr="003B4771" w:rsidRDefault="00713DCA" w:rsidP="00EF2802">
            <w:pPr>
              <w:spacing w:after="0"/>
              <w:jc w:val="right"/>
              <w:rPr>
                <w:sz w:val="18"/>
                <w:szCs w:val="18"/>
              </w:rPr>
            </w:pPr>
            <w:r>
              <w:rPr>
                <w:sz w:val="18"/>
                <w:szCs w:val="18"/>
              </w:rPr>
              <w:t>0</w:t>
            </w:r>
          </w:p>
        </w:tc>
        <w:tc>
          <w:tcPr>
            <w:tcW w:w="988" w:type="dxa"/>
            <w:tcBorders>
              <w:left w:val="nil"/>
              <w:bottom w:val="single" w:sz="4" w:space="0" w:color="auto"/>
              <w:right w:val="nil"/>
            </w:tcBorders>
            <w:shd w:val="clear" w:color="auto" w:fill="auto"/>
            <w:noWrap/>
            <w:tcMar>
              <w:left w:w="0" w:type="dxa"/>
              <w:right w:w="288" w:type="dxa"/>
            </w:tcMar>
            <w:vAlign w:val="center"/>
          </w:tcPr>
          <w:p w:rsidR="00506CAA" w:rsidRPr="003B4771" w:rsidRDefault="00713DCA" w:rsidP="00EF2802">
            <w:pPr>
              <w:spacing w:after="0"/>
              <w:jc w:val="right"/>
              <w:rPr>
                <w:sz w:val="18"/>
                <w:szCs w:val="18"/>
              </w:rPr>
            </w:pPr>
            <w:r>
              <w:rPr>
                <w:sz w:val="18"/>
                <w:szCs w:val="18"/>
              </w:rPr>
              <w:t>0</w:t>
            </w:r>
          </w:p>
        </w:tc>
        <w:tc>
          <w:tcPr>
            <w:tcW w:w="913" w:type="dxa"/>
            <w:tcBorders>
              <w:left w:val="nil"/>
              <w:bottom w:val="single" w:sz="4" w:space="0" w:color="auto"/>
              <w:right w:val="nil"/>
            </w:tcBorders>
            <w:shd w:val="clear" w:color="auto" w:fill="auto"/>
            <w:noWrap/>
            <w:tcMar>
              <w:left w:w="0" w:type="dxa"/>
              <w:right w:w="302" w:type="dxa"/>
            </w:tcMar>
            <w:vAlign w:val="center"/>
          </w:tcPr>
          <w:p w:rsidR="00506CAA" w:rsidRPr="003B4771" w:rsidRDefault="00713DCA" w:rsidP="00EF2802">
            <w:pPr>
              <w:spacing w:after="0"/>
              <w:jc w:val="right"/>
              <w:rPr>
                <w:sz w:val="18"/>
                <w:szCs w:val="18"/>
              </w:rPr>
            </w:pPr>
            <w:r>
              <w:rPr>
                <w:sz w:val="18"/>
                <w:szCs w:val="18"/>
              </w:rPr>
              <w:t>7,258</w:t>
            </w:r>
          </w:p>
        </w:tc>
        <w:tc>
          <w:tcPr>
            <w:tcW w:w="1203" w:type="dxa"/>
            <w:tcBorders>
              <w:left w:val="nil"/>
              <w:bottom w:val="single" w:sz="4" w:space="0" w:color="auto"/>
              <w:right w:val="nil"/>
            </w:tcBorders>
            <w:shd w:val="clear" w:color="auto" w:fill="auto"/>
            <w:noWrap/>
            <w:tcMar>
              <w:left w:w="0" w:type="dxa"/>
              <w:right w:w="331" w:type="dxa"/>
            </w:tcMar>
            <w:vAlign w:val="center"/>
          </w:tcPr>
          <w:p w:rsidR="00506CAA" w:rsidRPr="003B4771" w:rsidRDefault="00713DCA" w:rsidP="00EF2802">
            <w:pPr>
              <w:spacing w:after="0"/>
              <w:jc w:val="right"/>
              <w:rPr>
                <w:sz w:val="18"/>
                <w:szCs w:val="18"/>
              </w:rPr>
            </w:pPr>
            <w:r>
              <w:rPr>
                <w:sz w:val="18"/>
                <w:szCs w:val="18"/>
              </w:rPr>
              <w:t>7,040</w:t>
            </w:r>
          </w:p>
        </w:tc>
        <w:tc>
          <w:tcPr>
            <w:tcW w:w="756" w:type="dxa"/>
            <w:tcBorders>
              <w:left w:val="nil"/>
              <w:bottom w:val="single" w:sz="4" w:space="0" w:color="auto"/>
              <w:right w:val="nil"/>
            </w:tcBorders>
            <w:shd w:val="clear" w:color="auto" w:fill="auto"/>
            <w:noWrap/>
            <w:vAlign w:val="center"/>
          </w:tcPr>
          <w:p w:rsidR="00506CAA" w:rsidRPr="003B4771" w:rsidRDefault="00713DCA" w:rsidP="00EF2802">
            <w:pPr>
              <w:spacing w:after="0"/>
              <w:jc w:val="right"/>
              <w:rPr>
                <w:sz w:val="18"/>
                <w:szCs w:val="18"/>
              </w:rPr>
            </w:pPr>
            <w:r>
              <w:rPr>
                <w:sz w:val="18"/>
                <w:szCs w:val="18"/>
              </w:rPr>
              <w:t>14,298</w:t>
            </w:r>
          </w:p>
        </w:tc>
      </w:tr>
      <w:tr w:rsidR="003B4771" w:rsidRPr="00AF3CB6" w:rsidTr="00506CAA">
        <w:trPr>
          <w:trHeight w:val="302"/>
        </w:trPr>
        <w:tc>
          <w:tcPr>
            <w:tcW w:w="929" w:type="dxa"/>
            <w:tcBorders>
              <w:top w:val="single" w:sz="4" w:space="0" w:color="auto"/>
              <w:left w:val="nil"/>
              <w:bottom w:val="single" w:sz="4" w:space="0" w:color="auto"/>
              <w:right w:val="nil"/>
            </w:tcBorders>
            <w:shd w:val="clear" w:color="auto" w:fill="auto"/>
            <w:noWrap/>
            <w:vAlign w:val="center"/>
          </w:tcPr>
          <w:p w:rsidR="00AF3CB6" w:rsidRPr="003B4771" w:rsidRDefault="00AF3CB6" w:rsidP="00AF3C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rsidR="00AF3CB6" w:rsidRPr="003B4771" w:rsidRDefault="00AF3CB6" w:rsidP="00AF3C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7,940</w:t>
            </w:r>
          </w:p>
        </w:tc>
        <w:tc>
          <w:tcPr>
            <w:tcW w:w="771"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226</w:t>
            </w:r>
          </w:p>
        </w:tc>
        <w:tc>
          <w:tcPr>
            <w:tcW w:w="762"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7,062</w:t>
            </w:r>
          </w:p>
        </w:tc>
        <w:tc>
          <w:tcPr>
            <w:tcW w:w="658"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330</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rsidR="00AF3CB6" w:rsidRPr="003B4771" w:rsidRDefault="00AF3CB6" w:rsidP="00EF2802">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rsidR="00AF3CB6" w:rsidRPr="003B4771" w:rsidRDefault="00AF3CB6" w:rsidP="00EF2802">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rsidR="00AF3CB6" w:rsidRPr="003B4771" w:rsidRDefault="00B11CA7" w:rsidP="00EF2802">
            <w:pPr>
              <w:spacing w:after="0"/>
              <w:jc w:val="right"/>
              <w:rPr>
                <w:sz w:val="18"/>
                <w:szCs w:val="18"/>
              </w:rPr>
            </w:pPr>
            <w:r>
              <w:rPr>
                <w:sz w:val="18"/>
                <w:szCs w:val="18"/>
              </w:rPr>
              <w:t>15,560</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rsidR="00AF3CB6" w:rsidRPr="003B4771" w:rsidRDefault="00B11CA7" w:rsidP="00EF2802">
            <w:pPr>
              <w:spacing w:after="0"/>
              <w:jc w:val="right"/>
              <w:rPr>
                <w:sz w:val="18"/>
                <w:szCs w:val="18"/>
              </w:rPr>
            </w:pPr>
            <w:r>
              <w:rPr>
                <w:sz w:val="18"/>
                <w:szCs w:val="18"/>
              </w:rPr>
              <w:t>12,291</w:t>
            </w:r>
          </w:p>
        </w:tc>
        <w:tc>
          <w:tcPr>
            <w:tcW w:w="756" w:type="dxa"/>
            <w:tcBorders>
              <w:top w:val="single" w:sz="4" w:space="0" w:color="auto"/>
              <w:left w:val="nil"/>
              <w:bottom w:val="single" w:sz="4" w:space="0" w:color="auto"/>
              <w:right w:val="nil"/>
            </w:tcBorders>
            <w:shd w:val="clear" w:color="auto" w:fill="auto"/>
            <w:noWrap/>
            <w:vAlign w:val="center"/>
          </w:tcPr>
          <w:p w:rsidR="00AF3CB6" w:rsidRPr="003B4771" w:rsidRDefault="00B11CA7" w:rsidP="00EF2802">
            <w:pPr>
              <w:spacing w:after="0"/>
              <w:jc w:val="right"/>
              <w:rPr>
                <w:sz w:val="18"/>
                <w:szCs w:val="18"/>
              </w:rPr>
            </w:pPr>
            <w:r>
              <w:rPr>
                <w:sz w:val="18"/>
                <w:szCs w:val="18"/>
              </w:rPr>
              <w:t>27,851</w:t>
            </w:r>
          </w:p>
        </w:tc>
      </w:tr>
    </w:tbl>
    <w:p w:rsidR="0003694F" w:rsidRDefault="0003694F">
      <w:pPr>
        <w:spacing w:after="0"/>
        <w:jc w:val="left"/>
        <w:rPr>
          <w:sz w:val="22"/>
          <w:szCs w:val="20"/>
        </w:rPr>
      </w:pPr>
      <w:r>
        <w:br w:type="page"/>
      </w:r>
    </w:p>
    <w:p w:rsidR="005E0D22" w:rsidRDefault="005E0D22" w:rsidP="005E0D22">
      <w:pPr>
        <w:pStyle w:val="Caption"/>
      </w:pPr>
      <w:bookmarkStart w:id="54" w:name="_Toc487183676"/>
      <w:proofErr w:type="gramStart"/>
      <w:r>
        <w:lastRenderedPageBreak/>
        <w:t xml:space="preserve">Table </w:t>
      </w:r>
      <w:fldSimple w:instr=" SEQ Table \* ARABIC ">
        <w:r w:rsidR="007C0681">
          <w:rPr>
            <w:noProof/>
          </w:rPr>
          <w:t>12</w:t>
        </w:r>
      </w:fldSimple>
      <w:r>
        <w:t>.</w:t>
      </w:r>
      <w:r w:rsidRPr="006C1E21">
        <w:t>–</w:t>
      </w:r>
      <w:r w:rsidRPr="00C3133E">
        <w:rPr>
          <w:highlight w:val="lightGray"/>
        </w:rPr>
        <w:t>Estimated</w:t>
      </w:r>
      <w:r w:rsidRPr="005E0D22">
        <w:t xml:space="preserve"> </w:t>
      </w:r>
      <w:r w:rsidR="003B4771" w:rsidRPr="003B4771">
        <w:t xml:space="preserve">fishery sample size (expanded CWT recoveries), </w:t>
      </w:r>
      <w:r w:rsidRPr="005E0D22">
        <w:t>harvest by gear type, escapement, and total run of coho salmon returning to Ford Arm Creek, 1982–201</w:t>
      </w:r>
      <w:r w:rsidR="00DB15C9">
        <w:t>5</w:t>
      </w:r>
      <w:r w:rsidRPr="005E0D22">
        <w:t>.</w:t>
      </w:r>
      <w:bookmarkEnd w:id="54"/>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3B4771" w:rsidTr="00A90914">
        <w:trPr>
          <w:trHeight w:val="259"/>
        </w:trPr>
        <w:tc>
          <w:tcPr>
            <w:tcW w:w="905" w:type="dxa"/>
            <w:vMerge w:val="restart"/>
            <w:tcBorders>
              <w:top w:val="single" w:sz="4" w:space="0" w:color="auto"/>
            </w:tcBorders>
            <w:vAlign w:val="bottom"/>
          </w:tcPr>
          <w:p w:rsidR="003B4771" w:rsidRPr="008F5618" w:rsidRDefault="003B4771" w:rsidP="00DB15C9">
            <w:pPr>
              <w:spacing w:after="0"/>
              <w:jc w:val="left"/>
              <w:rPr>
                <w:sz w:val="20"/>
                <w:szCs w:val="20"/>
              </w:rPr>
            </w:pPr>
            <w:r w:rsidRPr="008F5618">
              <w:rPr>
                <w:sz w:val="20"/>
                <w:szCs w:val="20"/>
              </w:rPr>
              <w:t>Year</w:t>
            </w:r>
          </w:p>
        </w:tc>
        <w:tc>
          <w:tcPr>
            <w:tcW w:w="907" w:type="dxa"/>
            <w:tcBorders>
              <w:top w:val="single" w:sz="4" w:space="0" w:color="auto"/>
            </w:tcBorders>
            <w:vAlign w:val="bottom"/>
          </w:tcPr>
          <w:p w:rsidR="003B4771" w:rsidRPr="008F5618" w:rsidRDefault="003B4771" w:rsidP="00DB15C9">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rsidR="003B4771" w:rsidRPr="008F5618" w:rsidRDefault="003B4771" w:rsidP="00DB15C9">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3B4771" w:rsidTr="00A90914">
        <w:trPr>
          <w:trHeight w:val="259"/>
        </w:trPr>
        <w:tc>
          <w:tcPr>
            <w:tcW w:w="905" w:type="dxa"/>
            <w:vMerge/>
            <w:vAlign w:val="bottom"/>
          </w:tcPr>
          <w:p w:rsidR="003B4771" w:rsidRPr="008F5618" w:rsidRDefault="003B4771" w:rsidP="00DB15C9">
            <w:pPr>
              <w:spacing w:after="0"/>
              <w:jc w:val="left"/>
              <w:rPr>
                <w:sz w:val="20"/>
                <w:szCs w:val="20"/>
              </w:rPr>
            </w:pPr>
          </w:p>
        </w:tc>
        <w:tc>
          <w:tcPr>
            <w:tcW w:w="907" w:type="dxa"/>
            <w:vAlign w:val="bottom"/>
          </w:tcPr>
          <w:p w:rsidR="003B4771" w:rsidRPr="008F5618" w:rsidRDefault="003B4771" w:rsidP="00DB15C9">
            <w:pPr>
              <w:spacing w:after="0"/>
              <w:jc w:val="center"/>
              <w:rPr>
                <w:sz w:val="20"/>
                <w:szCs w:val="20"/>
              </w:rPr>
            </w:pPr>
            <w:r w:rsidRPr="008F5618">
              <w:rPr>
                <w:sz w:val="20"/>
                <w:szCs w:val="20"/>
              </w:rPr>
              <w:t>Sample</w:t>
            </w:r>
          </w:p>
        </w:tc>
        <w:tc>
          <w:tcPr>
            <w:tcW w:w="892" w:type="dxa"/>
            <w:vAlign w:val="bottom"/>
          </w:tcPr>
          <w:p w:rsidR="003B4771" w:rsidRPr="008F5618" w:rsidRDefault="003B4771" w:rsidP="00DB15C9">
            <w:pPr>
              <w:spacing w:after="0"/>
              <w:jc w:val="center"/>
              <w:rPr>
                <w:sz w:val="20"/>
                <w:szCs w:val="20"/>
              </w:rPr>
            </w:pPr>
            <w:r w:rsidRPr="008F5618">
              <w:rPr>
                <w:sz w:val="20"/>
                <w:szCs w:val="20"/>
              </w:rPr>
              <w:t>Alaska</w:t>
            </w:r>
          </w:p>
        </w:tc>
        <w:tc>
          <w:tcPr>
            <w:tcW w:w="854" w:type="dxa"/>
            <w:vAlign w:val="bottom"/>
          </w:tcPr>
          <w:p w:rsidR="003B4771" w:rsidRPr="008F5618" w:rsidRDefault="003B4771" w:rsidP="00DB15C9">
            <w:pPr>
              <w:spacing w:after="0"/>
              <w:jc w:val="center"/>
              <w:rPr>
                <w:sz w:val="20"/>
                <w:szCs w:val="20"/>
              </w:rPr>
            </w:pPr>
          </w:p>
        </w:tc>
        <w:tc>
          <w:tcPr>
            <w:tcW w:w="892" w:type="dxa"/>
            <w:vAlign w:val="bottom"/>
          </w:tcPr>
          <w:p w:rsidR="003B4771" w:rsidRPr="008F5618" w:rsidRDefault="003B4771" w:rsidP="00DB15C9">
            <w:pPr>
              <w:spacing w:after="0"/>
              <w:jc w:val="center"/>
              <w:rPr>
                <w:sz w:val="20"/>
                <w:szCs w:val="20"/>
              </w:rPr>
            </w:pPr>
            <w:r w:rsidRPr="008F5618">
              <w:rPr>
                <w:sz w:val="20"/>
                <w:szCs w:val="20"/>
              </w:rPr>
              <w:t>Drift</w:t>
            </w:r>
          </w:p>
        </w:tc>
        <w:tc>
          <w:tcPr>
            <w:tcW w:w="854" w:type="dxa"/>
            <w:vAlign w:val="bottom"/>
          </w:tcPr>
          <w:p w:rsidR="003B4771" w:rsidRPr="008F5618" w:rsidRDefault="003B4771" w:rsidP="00DB15C9">
            <w:pPr>
              <w:spacing w:after="0"/>
              <w:jc w:val="center"/>
              <w:rPr>
                <w:sz w:val="20"/>
                <w:szCs w:val="20"/>
              </w:rPr>
            </w:pPr>
          </w:p>
        </w:tc>
        <w:tc>
          <w:tcPr>
            <w:tcW w:w="1283" w:type="dxa"/>
            <w:vAlign w:val="bottom"/>
          </w:tcPr>
          <w:p w:rsidR="003B4771" w:rsidRPr="008F5618" w:rsidRDefault="003B4771" w:rsidP="00DB15C9">
            <w:pPr>
              <w:spacing w:after="0"/>
              <w:jc w:val="center"/>
              <w:rPr>
                <w:sz w:val="20"/>
                <w:szCs w:val="20"/>
                <w:highlight w:val="yellow"/>
              </w:rPr>
            </w:pPr>
            <w:r w:rsidRPr="00182728">
              <w:rPr>
                <w:sz w:val="20"/>
                <w:szCs w:val="20"/>
              </w:rPr>
              <w:t>B.C.</w:t>
            </w:r>
          </w:p>
        </w:tc>
        <w:tc>
          <w:tcPr>
            <w:tcW w:w="916" w:type="dxa"/>
            <w:vAlign w:val="bottom"/>
          </w:tcPr>
          <w:p w:rsidR="003B4771" w:rsidRPr="008F5618" w:rsidRDefault="003B4771" w:rsidP="00DB15C9">
            <w:pPr>
              <w:spacing w:after="0"/>
              <w:jc w:val="center"/>
              <w:rPr>
                <w:sz w:val="20"/>
                <w:szCs w:val="20"/>
              </w:rPr>
            </w:pPr>
            <w:r w:rsidRPr="008F5618">
              <w:rPr>
                <w:sz w:val="20"/>
                <w:szCs w:val="20"/>
              </w:rPr>
              <w:t>Total</w:t>
            </w:r>
          </w:p>
        </w:tc>
        <w:tc>
          <w:tcPr>
            <w:tcW w:w="1183" w:type="dxa"/>
            <w:vAlign w:val="bottom"/>
          </w:tcPr>
          <w:p w:rsidR="003B4771" w:rsidRPr="008F5618" w:rsidRDefault="003B4771" w:rsidP="00DB15C9">
            <w:pPr>
              <w:spacing w:after="0"/>
              <w:jc w:val="center"/>
              <w:rPr>
                <w:sz w:val="20"/>
                <w:szCs w:val="20"/>
              </w:rPr>
            </w:pPr>
          </w:p>
        </w:tc>
        <w:tc>
          <w:tcPr>
            <w:tcW w:w="890" w:type="dxa"/>
            <w:vAlign w:val="bottom"/>
          </w:tcPr>
          <w:p w:rsidR="003B4771" w:rsidRPr="008F5618" w:rsidRDefault="003B4771" w:rsidP="00DB15C9">
            <w:pPr>
              <w:spacing w:after="0"/>
              <w:jc w:val="center"/>
              <w:rPr>
                <w:sz w:val="20"/>
                <w:szCs w:val="20"/>
              </w:rPr>
            </w:pPr>
            <w:r w:rsidRPr="008F5618">
              <w:rPr>
                <w:sz w:val="20"/>
                <w:szCs w:val="20"/>
              </w:rPr>
              <w:t>Total</w:t>
            </w:r>
          </w:p>
        </w:tc>
      </w:tr>
      <w:tr w:rsidR="003B4771" w:rsidTr="00A90914">
        <w:trPr>
          <w:trHeight w:val="259"/>
        </w:trPr>
        <w:tc>
          <w:tcPr>
            <w:tcW w:w="905" w:type="dxa"/>
            <w:vMerge/>
            <w:tcBorders>
              <w:bottom w:val="single" w:sz="4" w:space="0" w:color="auto"/>
            </w:tcBorders>
            <w:vAlign w:val="bottom"/>
          </w:tcPr>
          <w:p w:rsidR="003B4771" w:rsidRPr="008F5618" w:rsidRDefault="003B4771" w:rsidP="00DB15C9">
            <w:pPr>
              <w:spacing w:after="0"/>
              <w:jc w:val="left"/>
              <w:rPr>
                <w:sz w:val="20"/>
                <w:szCs w:val="20"/>
              </w:rPr>
            </w:pPr>
          </w:p>
        </w:tc>
        <w:tc>
          <w:tcPr>
            <w:tcW w:w="907"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Size</w:t>
            </w:r>
          </w:p>
        </w:tc>
        <w:tc>
          <w:tcPr>
            <w:tcW w:w="892"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Troll</w:t>
            </w:r>
          </w:p>
        </w:tc>
        <w:tc>
          <w:tcPr>
            <w:tcW w:w="854"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Seine</w:t>
            </w:r>
          </w:p>
        </w:tc>
        <w:tc>
          <w:tcPr>
            <w:tcW w:w="892"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Gillnet</w:t>
            </w:r>
          </w:p>
        </w:tc>
        <w:tc>
          <w:tcPr>
            <w:tcW w:w="854"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Sport</w:t>
            </w:r>
          </w:p>
        </w:tc>
        <w:tc>
          <w:tcPr>
            <w:tcW w:w="1283"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Troll</w:t>
            </w:r>
          </w:p>
        </w:tc>
        <w:tc>
          <w:tcPr>
            <w:tcW w:w="916" w:type="dxa"/>
            <w:tcBorders>
              <w:bottom w:val="single" w:sz="4" w:space="0" w:color="auto"/>
            </w:tcBorders>
            <w:vAlign w:val="bottom"/>
          </w:tcPr>
          <w:p w:rsidR="003B4771" w:rsidRPr="008F5618" w:rsidRDefault="003B4771" w:rsidP="00DB15C9">
            <w:pPr>
              <w:spacing w:after="0"/>
              <w:jc w:val="center"/>
              <w:rPr>
                <w:sz w:val="20"/>
                <w:szCs w:val="20"/>
              </w:rPr>
            </w:pPr>
            <w:r>
              <w:rPr>
                <w:sz w:val="20"/>
                <w:szCs w:val="20"/>
              </w:rPr>
              <w:t>Harvest</w:t>
            </w:r>
          </w:p>
        </w:tc>
        <w:tc>
          <w:tcPr>
            <w:tcW w:w="1183"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rsidR="003B4771" w:rsidRPr="008F5618" w:rsidRDefault="003B4771" w:rsidP="00DB15C9">
            <w:pPr>
              <w:spacing w:after="0"/>
              <w:jc w:val="center"/>
              <w:rPr>
                <w:sz w:val="20"/>
                <w:szCs w:val="20"/>
              </w:rPr>
            </w:pPr>
            <w:r w:rsidRPr="008F5618">
              <w:rPr>
                <w:sz w:val="20"/>
                <w:szCs w:val="20"/>
              </w:rPr>
              <w:t>return</w:t>
            </w:r>
          </w:p>
        </w:tc>
      </w:tr>
      <w:tr w:rsidR="0003694F" w:rsidTr="00A90914">
        <w:trPr>
          <w:trHeight w:val="259"/>
        </w:trPr>
        <w:tc>
          <w:tcPr>
            <w:tcW w:w="905" w:type="dxa"/>
            <w:tcBorders>
              <w:top w:val="single" w:sz="4" w:space="0" w:color="auto"/>
            </w:tcBorders>
            <w:vAlign w:val="bottom"/>
          </w:tcPr>
          <w:p w:rsidR="0003694F" w:rsidRPr="008F5618" w:rsidRDefault="0003694F" w:rsidP="00DB15C9">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rsidR="0003694F" w:rsidRPr="008F5618" w:rsidRDefault="0003694F" w:rsidP="00DB15C9">
            <w:pPr>
              <w:spacing w:after="0"/>
              <w:jc w:val="center"/>
              <w:rPr>
                <w:color w:val="000000"/>
                <w:sz w:val="20"/>
                <w:szCs w:val="20"/>
              </w:rPr>
            </w:pPr>
            <w:r w:rsidRPr="008F5618">
              <w:rPr>
                <w:color w:val="000000"/>
                <w:sz w:val="20"/>
                <w:szCs w:val="20"/>
              </w:rPr>
              <w:t>4,688</w:t>
            </w:r>
          </w:p>
        </w:tc>
      </w:tr>
      <w:tr w:rsidR="0003694F" w:rsidTr="00A90914">
        <w:trPr>
          <w:trHeight w:val="259"/>
        </w:trPr>
        <w:tc>
          <w:tcPr>
            <w:tcW w:w="905" w:type="dxa"/>
            <w:vAlign w:val="bottom"/>
          </w:tcPr>
          <w:p w:rsidR="0003694F" w:rsidRPr="008F5618" w:rsidRDefault="0003694F" w:rsidP="00DB15C9">
            <w:pPr>
              <w:spacing w:after="0"/>
              <w:jc w:val="left"/>
              <w:rPr>
                <w:color w:val="000000"/>
                <w:sz w:val="20"/>
                <w:szCs w:val="20"/>
              </w:rPr>
            </w:pPr>
            <w:r w:rsidRPr="008F5618">
              <w:rPr>
                <w:color w:val="000000"/>
                <w:sz w:val="20"/>
                <w:szCs w:val="20"/>
              </w:rPr>
              <w:t>1983</w:t>
            </w:r>
          </w:p>
        </w:tc>
        <w:tc>
          <w:tcPr>
            <w:tcW w:w="907" w:type="dxa"/>
            <w:vAlign w:val="bottom"/>
          </w:tcPr>
          <w:p w:rsidR="0003694F" w:rsidRPr="008F5618" w:rsidRDefault="0003694F" w:rsidP="00DB15C9">
            <w:pPr>
              <w:spacing w:after="0"/>
              <w:jc w:val="center"/>
              <w:rPr>
                <w:color w:val="000000"/>
                <w:sz w:val="20"/>
                <w:szCs w:val="20"/>
              </w:rPr>
            </w:pPr>
            <w:r w:rsidRPr="008F5618">
              <w:rPr>
                <w:color w:val="000000"/>
                <w:sz w:val="20"/>
                <w:szCs w:val="20"/>
              </w:rPr>
              <w:t>93</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3,344</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912</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1283" w:type="dxa"/>
            <w:vAlign w:val="bottom"/>
          </w:tcPr>
          <w:p w:rsidR="0003694F" w:rsidRPr="008F5618" w:rsidRDefault="0003694F" w:rsidP="00DB15C9">
            <w:pPr>
              <w:spacing w:after="0"/>
              <w:jc w:val="center"/>
              <w:rPr>
                <w:color w:val="000000"/>
                <w:sz w:val="20"/>
                <w:szCs w:val="20"/>
              </w:rPr>
            </w:pPr>
            <w:r w:rsidRPr="008F5618">
              <w:rPr>
                <w:color w:val="000000"/>
                <w:sz w:val="20"/>
                <w:szCs w:val="20"/>
              </w:rPr>
              <w:t>0</w:t>
            </w:r>
          </w:p>
        </w:tc>
        <w:tc>
          <w:tcPr>
            <w:tcW w:w="916" w:type="dxa"/>
            <w:vAlign w:val="bottom"/>
          </w:tcPr>
          <w:p w:rsidR="0003694F" w:rsidRPr="008F5618" w:rsidRDefault="0003694F" w:rsidP="00DB15C9">
            <w:pPr>
              <w:spacing w:after="0"/>
              <w:jc w:val="center"/>
              <w:rPr>
                <w:color w:val="000000"/>
                <w:sz w:val="20"/>
                <w:szCs w:val="20"/>
              </w:rPr>
            </w:pPr>
            <w:r w:rsidRPr="008F5618">
              <w:rPr>
                <w:color w:val="000000"/>
                <w:sz w:val="20"/>
                <w:szCs w:val="20"/>
              </w:rPr>
              <w:t>4,256</w:t>
            </w:r>
          </w:p>
        </w:tc>
        <w:tc>
          <w:tcPr>
            <w:tcW w:w="1183" w:type="dxa"/>
            <w:vAlign w:val="bottom"/>
          </w:tcPr>
          <w:p w:rsidR="0003694F" w:rsidRPr="008F5618" w:rsidRDefault="0003694F" w:rsidP="00DB15C9">
            <w:pPr>
              <w:spacing w:after="0"/>
              <w:jc w:val="center"/>
              <w:rPr>
                <w:color w:val="000000"/>
                <w:sz w:val="20"/>
                <w:szCs w:val="20"/>
              </w:rPr>
            </w:pPr>
            <w:r w:rsidRPr="008F5618">
              <w:rPr>
                <w:color w:val="000000"/>
                <w:sz w:val="20"/>
                <w:szCs w:val="20"/>
              </w:rPr>
              <w:t>1,931</w:t>
            </w:r>
          </w:p>
        </w:tc>
        <w:tc>
          <w:tcPr>
            <w:tcW w:w="890" w:type="dxa"/>
            <w:vAlign w:val="bottom"/>
          </w:tcPr>
          <w:p w:rsidR="0003694F" w:rsidRPr="008F5618" w:rsidRDefault="0003694F" w:rsidP="00DB15C9">
            <w:pPr>
              <w:spacing w:after="0"/>
              <w:jc w:val="center"/>
              <w:rPr>
                <w:color w:val="000000"/>
                <w:sz w:val="20"/>
                <w:szCs w:val="20"/>
              </w:rPr>
            </w:pPr>
            <w:r w:rsidRPr="008F5618">
              <w:rPr>
                <w:color w:val="000000"/>
                <w:sz w:val="20"/>
                <w:szCs w:val="20"/>
              </w:rPr>
              <w:t>6,187</w:t>
            </w:r>
          </w:p>
        </w:tc>
      </w:tr>
      <w:tr w:rsidR="0003694F" w:rsidTr="00A90914">
        <w:trPr>
          <w:trHeight w:val="259"/>
        </w:trPr>
        <w:tc>
          <w:tcPr>
            <w:tcW w:w="905" w:type="dxa"/>
            <w:vAlign w:val="bottom"/>
          </w:tcPr>
          <w:p w:rsidR="0003694F" w:rsidRPr="008F5618" w:rsidRDefault="0003694F" w:rsidP="00DB15C9">
            <w:pPr>
              <w:spacing w:after="0"/>
              <w:jc w:val="left"/>
              <w:rPr>
                <w:color w:val="000000"/>
                <w:sz w:val="20"/>
                <w:szCs w:val="20"/>
              </w:rPr>
            </w:pPr>
            <w:r w:rsidRPr="008F5618">
              <w:rPr>
                <w:color w:val="000000"/>
                <w:sz w:val="20"/>
                <w:szCs w:val="20"/>
              </w:rPr>
              <w:t>1984</w:t>
            </w:r>
          </w:p>
        </w:tc>
        <w:tc>
          <w:tcPr>
            <w:tcW w:w="907"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2"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54"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1283"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916"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1183"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c>
          <w:tcPr>
            <w:tcW w:w="890" w:type="dxa"/>
            <w:vAlign w:val="bottom"/>
          </w:tcPr>
          <w:p w:rsidR="0003694F" w:rsidRPr="008F5618" w:rsidRDefault="0003694F" w:rsidP="00DB15C9">
            <w:pPr>
              <w:spacing w:after="0"/>
              <w:jc w:val="center"/>
              <w:rPr>
                <w:color w:val="000000"/>
                <w:sz w:val="20"/>
                <w:szCs w:val="20"/>
              </w:rPr>
            </w:pPr>
            <w:r w:rsidRPr="008F5618">
              <w:rPr>
                <w:color w:val="000000"/>
                <w:sz w:val="20"/>
                <w:szCs w:val="20"/>
              </w:rPr>
              <w:t>–</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1985</w:t>
            </w:r>
          </w:p>
        </w:tc>
        <w:tc>
          <w:tcPr>
            <w:tcW w:w="907" w:type="dxa"/>
            <w:vAlign w:val="bottom"/>
          </w:tcPr>
          <w:p w:rsidR="00DB15C9" w:rsidRPr="008F5618" w:rsidRDefault="00DB15C9" w:rsidP="00DB15C9">
            <w:pPr>
              <w:spacing w:after="0"/>
              <w:jc w:val="center"/>
              <w:rPr>
                <w:sz w:val="20"/>
                <w:szCs w:val="20"/>
              </w:rPr>
            </w:pPr>
            <w:r w:rsidRPr="008F5618">
              <w:rPr>
                <w:sz w:val="20"/>
                <w:szCs w:val="20"/>
              </w:rPr>
              <w:t>49</w:t>
            </w:r>
          </w:p>
        </w:tc>
        <w:tc>
          <w:tcPr>
            <w:tcW w:w="892" w:type="dxa"/>
            <w:vAlign w:val="bottom"/>
          </w:tcPr>
          <w:p w:rsidR="00DB15C9" w:rsidRPr="008F5618" w:rsidRDefault="00DB15C9" w:rsidP="00DB15C9">
            <w:pPr>
              <w:spacing w:after="0"/>
              <w:jc w:val="center"/>
              <w:rPr>
                <w:sz w:val="20"/>
                <w:szCs w:val="20"/>
              </w:rPr>
            </w:pPr>
            <w:r w:rsidRPr="008F5618">
              <w:rPr>
                <w:sz w:val="20"/>
                <w:szCs w:val="20"/>
              </w:rPr>
              <w:t>2,482</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2,482</w:t>
            </w:r>
          </w:p>
        </w:tc>
        <w:tc>
          <w:tcPr>
            <w:tcW w:w="1183" w:type="dxa"/>
            <w:vAlign w:val="bottom"/>
          </w:tcPr>
          <w:p w:rsidR="00DB15C9" w:rsidRPr="008F5618" w:rsidRDefault="00DB15C9" w:rsidP="00DB15C9">
            <w:pPr>
              <w:spacing w:after="0"/>
              <w:jc w:val="center"/>
              <w:rPr>
                <w:sz w:val="20"/>
                <w:szCs w:val="20"/>
              </w:rPr>
            </w:pPr>
            <w:r w:rsidRPr="008F5618">
              <w:rPr>
                <w:sz w:val="20"/>
                <w:szCs w:val="20"/>
              </w:rPr>
              <w:t>2,324</w:t>
            </w:r>
          </w:p>
        </w:tc>
        <w:tc>
          <w:tcPr>
            <w:tcW w:w="890" w:type="dxa"/>
            <w:vAlign w:val="bottom"/>
          </w:tcPr>
          <w:p w:rsidR="00DB15C9" w:rsidRPr="008F5618" w:rsidRDefault="00DB15C9" w:rsidP="00DB15C9">
            <w:pPr>
              <w:spacing w:after="0"/>
              <w:jc w:val="center"/>
              <w:rPr>
                <w:sz w:val="20"/>
                <w:szCs w:val="20"/>
              </w:rPr>
            </w:pPr>
            <w:r w:rsidRPr="008F5618">
              <w:rPr>
                <w:sz w:val="20"/>
                <w:szCs w:val="20"/>
              </w:rPr>
              <w:t>4,806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1986</w:t>
            </w:r>
          </w:p>
        </w:tc>
        <w:tc>
          <w:tcPr>
            <w:tcW w:w="907" w:type="dxa"/>
            <w:vAlign w:val="bottom"/>
          </w:tcPr>
          <w:p w:rsidR="00DB15C9" w:rsidRPr="008F5618" w:rsidRDefault="00DB15C9" w:rsidP="00DB15C9">
            <w:pPr>
              <w:spacing w:after="0"/>
              <w:jc w:val="center"/>
              <w:rPr>
                <w:sz w:val="20"/>
                <w:szCs w:val="20"/>
              </w:rPr>
            </w:pPr>
            <w:r w:rsidRPr="008F5618">
              <w:rPr>
                <w:sz w:val="20"/>
                <w:szCs w:val="20"/>
              </w:rPr>
              <w:t>87</w:t>
            </w:r>
          </w:p>
        </w:tc>
        <w:tc>
          <w:tcPr>
            <w:tcW w:w="892" w:type="dxa"/>
            <w:vAlign w:val="bottom"/>
          </w:tcPr>
          <w:p w:rsidR="00DB15C9" w:rsidRPr="008F5618" w:rsidRDefault="00DB15C9" w:rsidP="00DB15C9">
            <w:pPr>
              <w:spacing w:after="0"/>
              <w:jc w:val="center"/>
              <w:rPr>
                <w:sz w:val="20"/>
                <w:szCs w:val="20"/>
              </w:rPr>
            </w:pPr>
            <w:r w:rsidRPr="008F5618">
              <w:rPr>
                <w:sz w:val="20"/>
                <w:szCs w:val="20"/>
              </w:rPr>
              <w:t>2,483</w:t>
            </w:r>
          </w:p>
        </w:tc>
        <w:tc>
          <w:tcPr>
            <w:tcW w:w="854" w:type="dxa"/>
            <w:vAlign w:val="bottom"/>
          </w:tcPr>
          <w:p w:rsidR="00DB15C9" w:rsidRPr="008F5618" w:rsidRDefault="00DB15C9" w:rsidP="00DB15C9">
            <w:pPr>
              <w:spacing w:after="0"/>
              <w:jc w:val="center"/>
              <w:rPr>
                <w:sz w:val="20"/>
                <w:szCs w:val="20"/>
              </w:rPr>
            </w:pPr>
            <w:r w:rsidRPr="008F5618">
              <w:rPr>
                <w:sz w:val="20"/>
                <w:szCs w:val="20"/>
              </w:rPr>
              <w:t>63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2,546</w:t>
            </w:r>
          </w:p>
        </w:tc>
        <w:tc>
          <w:tcPr>
            <w:tcW w:w="1183" w:type="dxa"/>
            <w:vAlign w:val="bottom"/>
          </w:tcPr>
          <w:p w:rsidR="00DB15C9" w:rsidRPr="008F5618" w:rsidRDefault="00DB15C9" w:rsidP="00DB15C9">
            <w:pPr>
              <w:spacing w:after="0"/>
              <w:jc w:val="center"/>
              <w:rPr>
                <w:sz w:val="20"/>
                <w:szCs w:val="20"/>
              </w:rPr>
            </w:pPr>
            <w:r w:rsidRPr="008F5618">
              <w:rPr>
                <w:sz w:val="20"/>
                <w:szCs w:val="20"/>
              </w:rPr>
              <w:t>1,552</w:t>
            </w:r>
          </w:p>
        </w:tc>
        <w:tc>
          <w:tcPr>
            <w:tcW w:w="890" w:type="dxa"/>
            <w:vAlign w:val="bottom"/>
          </w:tcPr>
          <w:p w:rsidR="00DB15C9" w:rsidRPr="008F5618" w:rsidRDefault="00DB15C9" w:rsidP="00DB15C9">
            <w:pPr>
              <w:spacing w:after="0"/>
              <w:jc w:val="center"/>
              <w:rPr>
                <w:sz w:val="20"/>
                <w:szCs w:val="20"/>
              </w:rPr>
            </w:pPr>
            <w:r w:rsidRPr="008F5618">
              <w:rPr>
                <w:sz w:val="20"/>
                <w:szCs w:val="20"/>
              </w:rPr>
              <w:t>4,098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1987</w:t>
            </w:r>
          </w:p>
        </w:tc>
        <w:tc>
          <w:tcPr>
            <w:tcW w:w="907" w:type="dxa"/>
            <w:vAlign w:val="bottom"/>
          </w:tcPr>
          <w:p w:rsidR="00DB15C9" w:rsidRPr="008F5618" w:rsidRDefault="00DB15C9" w:rsidP="00DB15C9">
            <w:pPr>
              <w:spacing w:after="0"/>
              <w:jc w:val="center"/>
              <w:rPr>
                <w:sz w:val="20"/>
                <w:szCs w:val="20"/>
              </w:rPr>
            </w:pPr>
            <w:r w:rsidRPr="008F5618">
              <w:rPr>
                <w:sz w:val="20"/>
                <w:szCs w:val="20"/>
              </w:rPr>
              <w:t>71</w:t>
            </w:r>
          </w:p>
        </w:tc>
        <w:tc>
          <w:tcPr>
            <w:tcW w:w="892" w:type="dxa"/>
            <w:vAlign w:val="bottom"/>
          </w:tcPr>
          <w:p w:rsidR="00DB15C9" w:rsidRPr="008F5618" w:rsidRDefault="00DB15C9" w:rsidP="00DB15C9">
            <w:pPr>
              <w:spacing w:after="0"/>
              <w:jc w:val="center"/>
              <w:rPr>
                <w:sz w:val="20"/>
                <w:szCs w:val="20"/>
              </w:rPr>
            </w:pPr>
            <w:r w:rsidRPr="008F5618">
              <w:rPr>
                <w:sz w:val="20"/>
                <w:szCs w:val="20"/>
              </w:rPr>
              <w:t>1,458</w:t>
            </w:r>
          </w:p>
        </w:tc>
        <w:tc>
          <w:tcPr>
            <w:tcW w:w="854" w:type="dxa"/>
            <w:vAlign w:val="bottom"/>
          </w:tcPr>
          <w:p w:rsidR="00DB15C9" w:rsidRPr="008F5618" w:rsidRDefault="00DB15C9" w:rsidP="00DB15C9">
            <w:pPr>
              <w:spacing w:after="0"/>
              <w:jc w:val="center"/>
              <w:rPr>
                <w:sz w:val="20"/>
                <w:szCs w:val="20"/>
              </w:rPr>
            </w:pPr>
            <w:r w:rsidRPr="008F5618">
              <w:rPr>
                <w:sz w:val="20"/>
                <w:szCs w:val="20"/>
              </w:rPr>
              <w:t>81</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1,539</w:t>
            </w:r>
          </w:p>
        </w:tc>
        <w:tc>
          <w:tcPr>
            <w:tcW w:w="1183" w:type="dxa"/>
            <w:vAlign w:val="bottom"/>
          </w:tcPr>
          <w:p w:rsidR="00DB15C9" w:rsidRPr="008F5618" w:rsidRDefault="00DB15C9" w:rsidP="00DB15C9">
            <w:pPr>
              <w:spacing w:after="0"/>
              <w:jc w:val="center"/>
              <w:rPr>
                <w:sz w:val="20"/>
                <w:szCs w:val="20"/>
              </w:rPr>
            </w:pPr>
            <w:r w:rsidRPr="008F5618">
              <w:rPr>
                <w:sz w:val="20"/>
                <w:szCs w:val="20"/>
              </w:rPr>
              <w:t>1,694</w:t>
            </w:r>
          </w:p>
        </w:tc>
        <w:tc>
          <w:tcPr>
            <w:tcW w:w="890" w:type="dxa"/>
            <w:vAlign w:val="bottom"/>
          </w:tcPr>
          <w:p w:rsidR="00DB15C9" w:rsidRPr="008F5618" w:rsidRDefault="00DB15C9" w:rsidP="00DB15C9">
            <w:pPr>
              <w:spacing w:after="0"/>
              <w:jc w:val="center"/>
              <w:rPr>
                <w:sz w:val="20"/>
                <w:szCs w:val="20"/>
              </w:rPr>
            </w:pPr>
            <w:r w:rsidRPr="008F5618">
              <w:rPr>
                <w:sz w:val="20"/>
                <w:szCs w:val="20"/>
              </w:rPr>
              <w:t>3,233</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1988</w:t>
            </w:r>
          </w:p>
        </w:tc>
        <w:tc>
          <w:tcPr>
            <w:tcW w:w="907" w:type="dxa"/>
            <w:vAlign w:val="bottom"/>
          </w:tcPr>
          <w:p w:rsidR="00DB15C9" w:rsidRPr="008F5618" w:rsidRDefault="00DB15C9" w:rsidP="00DB15C9">
            <w:pPr>
              <w:spacing w:after="0"/>
              <w:jc w:val="center"/>
              <w:rPr>
                <w:sz w:val="20"/>
                <w:szCs w:val="20"/>
              </w:rPr>
            </w:pPr>
            <w:r w:rsidRPr="008F5618">
              <w:rPr>
                <w:sz w:val="20"/>
                <w:szCs w:val="20"/>
              </w:rPr>
              <w:t>151</w:t>
            </w:r>
          </w:p>
        </w:tc>
        <w:tc>
          <w:tcPr>
            <w:tcW w:w="892" w:type="dxa"/>
            <w:vAlign w:val="bottom"/>
          </w:tcPr>
          <w:p w:rsidR="00DB15C9" w:rsidRPr="008F5618" w:rsidRDefault="00DB15C9" w:rsidP="00DB15C9">
            <w:pPr>
              <w:spacing w:after="0"/>
              <w:jc w:val="center"/>
              <w:rPr>
                <w:sz w:val="20"/>
                <w:szCs w:val="20"/>
              </w:rPr>
            </w:pPr>
            <w:r w:rsidRPr="008F5618">
              <w:rPr>
                <w:sz w:val="20"/>
                <w:szCs w:val="20"/>
              </w:rPr>
              <w:t>2,816</w:t>
            </w:r>
          </w:p>
        </w:tc>
        <w:tc>
          <w:tcPr>
            <w:tcW w:w="854" w:type="dxa"/>
            <w:vAlign w:val="bottom"/>
          </w:tcPr>
          <w:p w:rsidR="00DB15C9" w:rsidRPr="008F5618" w:rsidRDefault="00DB15C9" w:rsidP="00DB15C9">
            <w:pPr>
              <w:spacing w:after="0"/>
              <w:jc w:val="center"/>
              <w:rPr>
                <w:sz w:val="20"/>
                <w:szCs w:val="20"/>
              </w:rPr>
            </w:pPr>
            <w:r w:rsidRPr="008F5618">
              <w:rPr>
                <w:sz w:val="20"/>
                <w:szCs w:val="20"/>
              </w:rPr>
              <w:t>46</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31</w:t>
            </w:r>
          </w:p>
        </w:tc>
        <w:tc>
          <w:tcPr>
            <w:tcW w:w="916" w:type="dxa"/>
            <w:vAlign w:val="bottom"/>
          </w:tcPr>
          <w:p w:rsidR="00DB15C9" w:rsidRPr="008F5618" w:rsidRDefault="00DB15C9" w:rsidP="00DB15C9">
            <w:pPr>
              <w:spacing w:after="0"/>
              <w:jc w:val="center"/>
              <w:rPr>
                <w:sz w:val="20"/>
                <w:szCs w:val="20"/>
              </w:rPr>
            </w:pPr>
            <w:r w:rsidRPr="008F5618">
              <w:rPr>
                <w:sz w:val="20"/>
                <w:szCs w:val="20"/>
              </w:rPr>
              <w:t>2,893</w:t>
            </w:r>
          </w:p>
        </w:tc>
        <w:tc>
          <w:tcPr>
            <w:tcW w:w="1183" w:type="dxa"/>
            <w:vAlign w:val="bottom"/>
          </w:tcPr>
          <w:p w:rsidR="00DB15C9" w:rsidRPr="008F5618" w:rsidRDefault="00DB15C9" w:rsidP="00DB15C9">
            <w:pPr>
              <w:spacing w:after="0"/>
              <w:jc w:val="center"/>
              <w:rPr>
                <w:sz w:val="20"/>
                <w:szCs w:val="20"/>
              </w:rPr>
            </w:pPr>
            <w:r w:rsidRPr="008F5618">
              <w:rPr>
                <w:sz w:val="20"/>
                <w:szCs w:val="20"/>
              </w:rPr>
              <w:t>3,119</w:t>
            </w:r>
          </w:p>
        </w:tc>
        <w:tc>
          <w:tcPr>
            <w:tcW w:w="890" w:type="dxa"/>
            <w:vAlign w:val="bottom"/>
          </w:tcPr>
          <w:p w:rsidR="00DB15C9" w:rsidRPr="008F5618" w:rsidRDefault="00DB15C9" w:rsidP="00DB15C9">
            <w:pPr>
              <w:spacing w:after="0"/>
              <w:jc w:val="center"/>
              <w:rPr>
                <w:sz w:val="20"/>
                <w:szCs w:val="20"/>
              </w:rPr>
            </w:pPr>
            <w:r w:rsidRPr="008F5618">
              <w:rPr>
                <w:sz w:val="20"/>
                <w:szCs w:val="20"/>
              </w:rPr>
              <w:t>6,012</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1989</w:t>
            </w:r>
          </w:p>
        </w:tc>
        <w:tc>
          <w:tcPr>
            <w:tcW w:w="907" w:type="dxa"/>
            <w:vAlign w:val="bottom"/>
          </w:tcPr>
          <w:p w:rsidR="00DB15C9" w:rsidRPr="008F5618" w:rsidRDefault="00DB15C9" w:rsidP="00DB15C9">
            <w:pPr>
              <w:spacing w:after="0"/>
              <w:jc w:val="center"/>
              <w:rPr>
                <w:sz w:val="20"/>
                <w:szCs w:val="20"/>
              </w:rPr>
            </w:pPr>
            <w:r w:rsidRPr="008F5618">
              <w:rPr>
                <w:sz w:val="20"/>
                <w:szCs w:val="20"/>
              </w:rPr>
              <w:t>218</w:t>
            </w:r>
          </w:p>
        </w:tc>
        <w:tc>
          <w:tcPr>
            <w:tcW w:w="892" w:type="dxa"/>
            <w:vAlign w:val="bottom"/>
          </w:tcPr>
          <w:p w:rsidR="00DB15C9" w:rsidRPr="008F5618" w:rsidRDefault="00DB15C9" w:rsidP="00DB15C9">
            <w:pPr>
              <w:spacing w:after="0"/>
              <w:jc w:val="center"/>
              <w:rPr>
                <w:sz w:val="20"/>
                <w:szCs w:val="20"/>
              </w:rPr>
            </w:pPr>
            <w:r w:rsidRPr="008F5618">
              <w:rPr>
                <w:sz w:val="20"/>
                <w:szCs w:val="20"/>
              </w:rPr>
              <w:t>3,799</w:t>
            </w:r>
          </w:p>
        </w:tc>
        <w:tc>
          <w:tcPr>
            <w:tcW w:w="854" w:type="dxa"/>
            <w:vAlign w:val="bottom"/>
          </w:tcPr>
          <w:p w:rsidR="00DB15C9" w:rsidRPr="008F5618" w:rsidRDefault="00DB15C9" w:rsidP="00DB15C9">
            <w:pPr>
              <w:spacing w:after="0"/>
              <w:jc w:val="center"/>
              <w:rPr>
                <w:sz w:val="20"/>
                <w:szCs w:val="20"/>
              </w:rPr>
            </w:pPr>
            <w:r w:rsidRPr="008F5618">
              <w:rPr>
                <w:sz w:val="20"/>
                <w:szCs w:val="20"/>
              </w:rPr>
              <w:t>185</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3,984</w:t>
            </w:r>
          </w:p>
        </w:tc>
        <w:tc>
          <w:tcPr>
            <w:tcW w:w="1183" w:type="dxa"/>
            <w:vAlign w:val="bottom"/>
          </w:tcPr>
          <w:p w:rsidR="00DB15C9" w:rsidRPr="008F5618" w:rsidRDefault="00DB15C9" w:rsidP="00DB15C9">
            <w:pPr>
              <w:spacing w:after="0"/>
              <w:jc w:val="center"/>
              <w:rPr>
                <w:sz w:val="20"/>
                <w:szCs w:val="20"/>
              </w:rPr>
            </w:pPr>
            <w:r w:rsidRPr="008F5618">
              <w:rPr>
                <w:sz w:val="20"/>
                <w:szCs w:val="20"/>
              </w:rPr>
              <w:t>2,176</w:t>
            </w:r>
          </w:p>
        </w:tc>
        <w:tc>
          <w:tcPr>
            <w:tcW w:w="890" w:type="dxa"/>
            <w:vAlign w:val="bottom"/>
          </w:tcPr>
          <w:p w:rsidR="00DB15C9" w:rsidRPr="008F5618" w:rsidRDefault="00DB15C9" w:rsidP="00DB15C9">
            <w:pPr>
              <w:spacing w:after="0"/>
              <w:jc w:val="center"/>
              <w:rPr>
                <w:sz w:val="20"/>
                <w:szCs w:val="20"/>
              </w:rPr>
            </w:pPr>
            <w:r w:rsidRPr="008F5618">
              <w:rPr>
                <w:sz w:val="20"/>
                <w:szCs w:val="20"/>
              </w:rPr>
              <w:t>6,160</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1990</w:t>
            </w:r>
          </w:p>
        </w:tc>
        <w:tc>
          <w:tcPr>
            <w:tcW w:w="907" w:type="dxa"/>
            <w:vAlign w:val="bottom"/>
          </w:tcPr>
          <w:p w:rsidR="00DB15C9" w:rsidRPr="008F5618" w:rsidRDefault="00DB15C9" w:rsidP="00DB15C9">
            <w:pPr>
              <w:spacing w:after="0"/>
              <w:jc w:val="center"/>
              <w:rPr>
                <w:sz w:val="20"/>
                <w:szCs w:val="20"/>
              </w:rPr>
            </w:pPr>
            <w:r w:rsidRPr="008F5618">
              <w:rPr>
                <w:sz w:val="20"/>
                <w:szCs w:val="20"/>
              </w:rPr>
              <w:t>174</w:t>
            </w:r>
          </w:p>
        </w:tc>
        <w:tc>
          <w:tcPr>
            <w:tcW w:w="892" w:type="dxa"/>
            <w:vAlign w:val="bottom"/>
          </w:tcPr>
          <w:p w:rsidR="00DB15C9" w:rsidRPr="008F5618" w:rsidRDefault="00DB15C9" w:rsidP="00DB15C9">
            <w:pPr>
              <w:spacing w:after="0"/>
              <w:jc w:val="center"/>
              <w:rPr>
                <w:sz w:val="20"/>
                <w:szCs w:val="20"/>
              </w:rPr>
            </w:pPr>
            <w:r w:rsidRPr="008F5618">
              <w:rPr>
                <w:sz w:val="20"/>
                <w:szCs w:val="20"/>
              </w:rPr>
              <w:t>2,982</w:t>
            </w:r>
          </w:p>
        </w:tc>
        <w:tc>
          <w:tcPr>
            <w:tcW w:w="854" w:type="dxa"/>
            <w:vAlign w:val="bottom"/>
          </w:tcPr>
          <w:p w:rsidR="00DB15C9" w:rsidRPr="008F5618" w:rsidRDefault="00DB15C9" w:rsidP="00DB15C9">
            <w:pPr>
              <w:spacing w:after="0"/>
              <w:jc w:val="center"/>
              <w:rPr>
                <w:sz w:val="20"/>
                <w:szCs w:val="20"/>
              </w:rPr>
            </w:pPr>
            <w:r w:rsidRPr="008F5618">
              <w:rPr>
                <w:sz w:val="20"/>
                <w:szCs w:val="20"/>
              </w:rPr>
              <w:t>100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3,082</w:t>
            </w:r>
          </w:p>
        </w:tc>
        <w:tc>
          <w:tcPr>
            <w:tcW w:w="1183" w:type="dxa"/>
            <w:vAlign w:val="bottom"/>
          </w:tcPr>
          <w:p w:rsidR="00DB15C9" w:rsidRPr="008F5618" w:rsidRDefault="00DB15C9" w:rsidP="00DB15C9">
            <w:pPr>
              <w:spacing w:after="0"/>
              <w:jc w:val="center"/>
              <w:rPr>
                <w:sz w:val="20"/>
                <w:szCs w:val="20"/>
              </w:rPr>
            </w:pPr>
            <w:r w:rsidRPr="008F5618">
              <w:rPr>
                <w:sz w:val="20"/>
                <w:szCs w:val="20"/>
              </w:rPr>
              <w:t>2,192</w:t>
            </w:r>
          </w:p>
        </w:tc>
        <w:tc>
          <w:tcPr>
            <w:tcW w:w="890" w:type="dxa"/>
            <w:vAlign w:val="bottom"/>
          </w:tcPr>
          <w:p w:rsidR="00DB15C9" w:rsidRPr="008F5618" w:rsidRDefault="00DB15C9" w:rsidP="00DB15C9">
            <w:pPr>
              <w:spacing w:after="0"/>
              <w:jc w:val="center"/>
              <w:rPr>
                <w:sz w:val="20"/>
                <w:szCs w:val="20"/>
              </w:rPr>
            </w:pPr>
            <w:r w:rsidRPr="008F5618">
              <w:rPr>
                <w:sz w:val="20"/>
                <w:szCs w:val="20"/>
              </w:rPr>
              <w:t>5,274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1991</w:t>
            </w:r>
          </w:p>
        </w:tc>
        <w:tc>
          <w:tcPr>
            <w:tcW w:w="907" w:type="dxa"/>
            <w:vAlign w:val="bottom"/>
          </w:tcPr>
          <w:p w:rsidR="00DB15C9" w:rsidRPr="008F5618" w:rsidRDefault="00DB15C9" w:rsidP="00DB15C9">
            <w:pPr>
              <w:spacing w:after="0"/>
              <w:jc w:val="center"/>
              <w:rPr>
                <w:sz w:val="20"/>
                <w:szCs w:val="20"/>
              </w:rPr>
            </w:pPr>
            <w:r w:rsidRPr="008F5618">
              <w:rPr>
                <w:sz w:val="20"/>
                <w:szCs w:val="20"/>
              </w:rPr>
              <w:t>193</w:t>
            </w:r>
          </w:p>
        </w:tc>
        <w:tc>
          <w:tcPr>
            <w:tcW w:w="892" w:type="dxa"/>
            <w:vAlign w:val="bottom"/>
          </w:tcPr>
          <w:p w:rsidR="00DB15C9" w:rsidRPr="008F5618" w:rsidRDefault="00DB15C9" w:rsidP="00DB15C9">
            <w:pPr>
              <w:spacing w:after="0"/>
              <w:jc w:val="center"/>
              <w:rPr>
                <w:sz w:val="20"/>
                <w:szCs w:val="20"/>
              </w:rPr>
            </w:pPr>
            <w:r w:rsidRPr="008F5618">
              <w:rPr>
                <w:sz w:val="20"/>
                <w:szCs w:val="20"/>
              </w:rPr>
              <w:t>3,203</w:t>
            </w:r>
          </w:p>
        </w:tc>
        <w:tc>
          <w:tcPr>
            <w:tcW w:w="854" w:type="dxa"/>
            <w:vAlign w:val="bottom"/>
          </w:tcPr>
          <w:p w:rsidR="00DB15C9" w:rsidRPr="008F5618" w:rsidRDefault="00DB15C9" w:rsidP="00DB15C9">
            <w:pPr>
              <w:spacing w:after="0"/>
              <w:jc w:val="center"/>
              <w:rPr>
                <w:sz w:val="20"/>
                <w:szCs w:val="20"/>
              </w:rPr>
            </w:pPr>
            <w:r w:rsidRPr="008F5618">
              <w:rPr>
                <w:sz w:val="20"/>
                <w:szCs w:val="20"/>
              </w:rPr>
              <w:t>44</w:t>
            </w:r>
          </w:p>
        </w:tc>
        <w:tc>
          <w:tcPr>
            <w:tcW w:w="892" w:type="dxa"/>
            <w:vAlign w:val="bottom"/>
          </w:tcPr>
          <w:p w:rsidR="00DB15C9" w:rsidRPr="008F5618" w:rsidRDefault="00DB15C9" w:rsidP="00DB15C9">
            <w:pPr>
              <w:spacing w:after="0"/>
              <w:jc w:val="center"/>
              <w:rPr>
                <w:sz w:val="20"/>
                <w:szCs w:val="20"/>
              </w:rPr>
            </w:pPr>
            <w:r w:rsidRPr="008F5618">
              <w:rPr>
                <w:sz w:val="20"/>
                <w:szCs w:val="20"/>
              </w:rPr>
              <w:t>10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3,257</w:t>
            </w:r>
          </w:p>
        </w:tc>
        <w:tc>
          <w:tcPr>
            <w:tcW w:w="1183" w:type="dxa"/>
            <w:vAlign w:val="bottom"/>
          </w:tcPr>
          <w:p w:rsidR="00DB15C9" w:rsidRPr="008F5618" w:rsidRDefault="00DB15C9" w:rsidP="00DB15C9">
            <w:pPr>
              <w:spacing w:after="0"/>
              <w:jc w:val="center"/>
              <w:rPr>
                <w:sz w:val="20"/>
                <w:szCs w:val="20"/>
              </w:rPr>
            </w:pPr>
            <w:r w:rsidRPr="008F5618">
              <w:rPr>
                <w:sz w:val="20"/>
                <w:szCs w:val="20"/>
              </w:rPr>
              <w:t>2,761</w:t>
            </w:r>
          </w:p>
        </w:tc>
        <w:tc>
          <w:tcPr>
            <w:tcW w:w="890" w:type="dxa"/>
            <w:vAlign w:val="bottom"/>
          </w:tcPr>
          <w:p w:rsidR="00DB15C9" w:rsidRPr="008F5618" w:rsidRDefault="00DB15C9" w:rsidP="00DB15C9">
            <w:pPr>
              <w:spacing w:after="0"/>
              <w:jc w:val="center"/>
              <w:rPr>
                <w:sz w:val="20"/>
                <w:szCs w:val="20"/>
              </w:rPr>
            </w:pPr>
            <w:r w:rsidRPr="008F5618">
              <w:rPr>
                <w:sz w:val="20"/>
                <w:szCs w:val="20"/>
              </w:rPr>
              <w:t>6,018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1992</w:t>
            </w:r>
          </w:p>
        </w:tc>
        <w:tc>
          <w:tcPr>
            <w:tcW w:w="907" w:type="dxa"/>
            <w:vAlign w:val="bottom"/>
          </w:tcPr>
          <w:p w:rsidR="00DB15C9" w:rsidRPr="008F5618" w:rsidRDefault="00DB15C9" w:rsidP="00DB15C9">
            <w:pPr>
              <w:spacing w:after="0"/>
              <w:jc w:val="center"/>
              <w:rPr>
                <w:sz w:val="20"/>
                <w:szCs w:val="20"/>
              </w:rPr>
            </w:pPr>
            <w:r w:rsidRPr="008F5618">
              <w:rPr>
                <w:sz w:val="20"/>
                <w:szCs w:val="20"/>
              </w:rPr>
              <w:t>199</w:t>
            </w:r>
          </w:p>
        </w:tc>
        <w:tc>
          <w:tcPr>
            <w:tcW w:w="892" w:type="dxa"/>
            <w:vAlign w:val="bottom"/>
          </w:tcPr>
          <w:p w:rsidR="00DB15C9" w:rsidRPr="008F5618" w:rsidRDefault="00DB15C9" w:rsidP="00DB15C9">
            <w:pPr>
              <w:spacing w:after="0"/>
              <w:jc w:val="center"/>
              <w:rPr>
                <w:sz w:val="20"/>
                <w:szCs w:val="20"/>
              </w:rPr>
            </w:pPr>
            <w:r w:rsidRPr="008F5618">
              <w:rPr>
                <w:sz w:val="20"/>
                <w:szCs w:val="20"/>
              </w:rPr>
              <w:t>5,252</w:t>
            </w:r>
          </w:p>
        </w:tc>
        <w:tc>
          <w:tcPr>
            <w:tcW w:w="854" w:type="dxa"/>
            <w:vAlign w:val="bottom"/>
          </w:tcPr>
          <w:p w:rsidR="00DB15C9" w:rsidRPr="008F5618" w:rsidRDefault="00DB15C9" w:rsidP="00DB15C9">
            <w:pPr>
              <w:spacing w:after="0"/>
              <w:jc w:val="center"/>
              <w:rPr>
                <w:sz w:val="20"/>
                <w:szCs w:val="20"/>
              </w:rPr>
            </w:pPr>
            <w:r w:rsidRPr="008F5618">
              <w:rPr>
                <w:sz w:val="20"/>
                <w:szCs w:val="20"/>
              </w:rPr>
              <w:t>233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5,485</w:t>
            </w:r>
          </w:p>
        </w:tc>
        <w:tc>
          <w:tcPr>
            <w:tcW w:w="1183" w:type="dxa"/>
            <w:vAlign w:val="bottom"/>
          </w:tcPr>
          <w:p w:rsidR="00DB15C9" w:rsidRPr="008F5618" w:rsidRDefault="00DB15C9" w:rsidP="00DB15C9">
            <w:pPr>
              <w:spacing w:after="0"/>
              <w:jc w:val="center"/>
              <w:rPr>
                <w:sz w:val="20"/>
                <w:szCs w:val="20"/>
              </w:rPr>
            </w:pPr>
            <w:r w:rsidRPr="008F5618">
              <w:rPr>
                <w:sz w:val="20"/>
                <w:szCs w:val="20"/>
              </w:rPr>
              <w:t>3,866</w:t>
            </w:r>
          </w:p>
        </w:tc>
        <w:tc>
          <w:tcPr>
            <w:tcW w:w="890" w:type="dxa"/>
            <w:vAlign w:val="bottom"/>
          </w:tcPr>
          <w:p w:rsidR="00DB15C9" w:rsidRPr="008F5618" w:rsidRDefault="00DB15C9" w:rsidP="00DB15C9">
            <w:pPr>
              <w:spacing w:after="0"/>
              <w:jc w:val="center"/>
              <w:rPr>
                <w:sz w:val="20"/>
                <w:szCs w:val="20"/>
              </w:rPr>
            </w:pPr>
            <w:r w:rsidRPr="008F5618">
              <w:rPr>
                <w:sz w:val="20"/>
                <w:szCs w:val="20"/>
              </w:rPr>
              <w:t>9,351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1993</w:t>
            </w:r>
          </w:p>
        </w:tc>
        <w:tc>
          <w:tcPr>
            <w:tcW w:w="907" w:type="dxa"/>
            <w:vAlign w:val="bottom"/>
          </w:tcPr>
          <w:p w:rsidR="00DB15C9" w:rsidRPr="008F5618" w:rsidRDefault="00DB15C9" w:rsidP="00DB15C9">
            <w:pPr>
              <w:spacing w:after="0"/>
              <w:jc w:val="center"/>
              <w:rPr>
                <w:sz w:val="20"/>
                <w:szCs w:val="20"/>
              </w:rPr>
            </w:pPr>
            <w:r w:rsidRPr="008F5618">
              <w:rPr>
                <w:sz w:val="20"/>
                <w:szCs w:val="20"/>
              </w:rPr>
              <w:t>349</w:t>
            </w:r>
          </w:p>
        </w:tc>
        <w:tc>
          <w:tcPr>
            <w:tcW w:w="892" w:type="dxa"/>
            <w:vAlign w:val="bottom"/>
          </w:tcPr>
          <w:p w:rsidR="00DB15C9" w:rsidRPr="008F5618" w:rsidRDefault="00DB15C9" w:rsidP="00DB15C9">
            <w:pPr>
              <w:spacing w:after="0"/>
              <w:jc w:val="center"/>
              <w:rPr>
                <w:sz w:val="20"/>
                <w:szCs w:val="20"/>
              </w:rPr>
            </w:pPr>
            <w:r w:rsidRPr="008F5618">
              <w:rPr>
                <w:sz w:val="20"/>
                <w:szCs w:val="20"/>
              </w:rPr>
              <w:t>7,749</w:t>
            </w:r>
          </w:p>
        </w:tc>
        <w:tc>
          <w:tcPr>
            <w:tcW w:w="854" w:type="dxa"/>
            <w:vAlign w:val="bottom"/>
          </w:tcPr>
          <w:p w:rsidR="00DB15C9" w:rsidRPr="008F5618" w:rsidRDefault="00DB15C9" w:rsidP="00DB15C9">
            <w:pPr>
              <w:spacing w:after="0"/>
              <w:jc w:val="center"/>
              <w:rPr>
                <w:sz w:val="20"/>
                <w:szCs w:val="20"/>
              </w:rPr>
            </w:pPr>
            <w:r w:rsidRPr="008F5618">
              <w:rPr>
                <w:sz w:val="20"/>
                <w:szCs w:val="20"/>
              </w:rPr>
              <w:t>434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176</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8,359</w:t>
            </w:r>
          </w:p>
        </w:tc>
        <w:tc>
          <w:tcPr>
            <w:tcW w:w="1183" w:type="dxa"/>
            <w:vAlign w:val="bottom"/>
          </w:tcPr>
          <w:p w:rsidR="00DB15C9" w:rsidRPr="008F5618" w:rsidRDefault="00DB15C9" w:rsidP="00DB15C9">
            <w:pPr>
              <w:spacing w:after="0"/>
              <w:jc w:val="center"/>
              <w:rPr>
                <w:sz w:val="20"/>
                <w:szCs w:val="20"/>
              </w:rPr>
            </w:pPr>
            <w:r w:rsidRPr="008F5618">
              <w:rPr>
                <w:sz w:val="20"/>
                <w:szCs w:val="20"/>
              </w:rPr>
              <w:t>4,202</w:t>
            </w:r>
          </w:p>
        </w:tc>
        <w:tc>
          <w:tcPr>
            <w:tcW w:w="890" w:type="dxa"/>
            <w:vAlign w:val="bottom"/>
          </w:tcPr>
          <w:p w:rsidR="00DB15C9" w:rsidRPr="008F5618" w:rsidRDefault="00DB15C9" w:rsidP="00DB15C9">
            <w:pPr>
              <w:spacing w:after="0"/>
              <w:jc w:val="center"/>
              <w:rPr>
                <w:sz w:val="20"/>
                <w:szCs w:val="20"/>
              </w:rPr>
            </w:pPr>
            <w:r w:rsidRPr="008F5618">
              <w:rPr>
                <w:sz w:val="20"/>
                <w:szCs w:val="20"/>
              </w:rPr>
              <w:t>12,561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1994</w:t>
            </w:r>
          </w:p>
        </w:tc>
        <w:tc>
          <w:tcPr>
            <w:tcW w:w="907" w:type="dxa"/>
            <w:vAlign w:val="bottom"/>
          </w:tcPr>
          <w:p w:rsidR="00DB15C9" w:rsidRPr="008F5618" w:rsidRDefault="00DB15C9" w:rsidP="00DB15C9">
            <w:pPr>
              <w:spacing w:after="0"/>
              <w:jc w:val="center"/>
              <w:rPr>
                <w:sz w:val="20"/>
                <w:szCs w:val="20"/>
              </w:rPr>
            </w:pPr>
            <w:r w:rsidRPr="008F5618">
              <w:rPr>
                <w:sz w:val="20"/>
                <w:szCs w:val="20"/>
              </w:rPr>
              <w:t>236</w:t>
            </w:r>
          </w:p>
        </w:tc>
        <w:tc>
          <w:tcPr>
            <w:tcW w:w="892" w:type="dxa"/>
            <w:vAlign w:val="bottom"/>
          </w:tcPr>
          <w:p w:rsidR="00DB15C9" w:rsidRPr="008F5618" w:rsidRDefault="00DB15C9" w:rsidP="00DB15C9">
            <w:pPr>
              <w:spacing w:after="0"/>
              <w:jc w:val="center"/>
              <w:rPr>
                <w:sz w:val="20"/>
                <w:szCs w:val="20"/>
              </w:rPr>
            </w:pPr>
            <w:r w:rsidRPr="008F5618">
              <w:rPr>
                <w:sz w:val="20"/>
                <w:szCs w:val="20"/>
              </w:rPr>
              <w:t>6,856</w:t>
            </w:r>
          </w:p>
        </w:tc>
        <w:tc>
          <w:tcPr>
            <w:tcW w:w="854" w:type="dxa"/>
            <w:vAlign w:val="bottom"/>
          </w:tcPr>
          <w:p w:rsidR="00DB15C9" w:rsidRPr="008F5618" w:rsidRDefault="00DB15C9" w:rsidP="00DB15C9">
            <w:pPr>
              <w:spacing w:after="0"/>
              <w:jc w:val="center"/>
              <w:rPr>
                <w:sz w:val="20"/>
                <w:szCs w:val="20"/>
              </w:rPr>
            </w:pPr>
            <w:r w:rsidRPr="008F5618">
              <w:rPr>
                <w:sz w:val="20"/>
                <w:szCs w:val="20"/>
              </w:rPr>
              <w:t>1,020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384</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8,260</w:t>
            </w:r>
          </w:p>
        </w:tc>
        <w:tc>
          <w:tcPr>
            <w:tcW w:w="1183" w:type="dxa"/>
            <w:vAlign w:val="bottom"/>
          </w:tcPr>
          <w:p w:rsidR="00DB15C9" w:rsidRPr="008F5618" w:rsidRDefault="00DB15C9" w:rsidP="00DB15C9">
            <w:pPr>
              <w:spacing w:after="0"/>
              <w:jc w:val="center"/>
              <w:rPr>
                <w:sz w:val="20"/>
                <w:szCs w:val="20"/>
              </w:rPr>
            </w:pPr>
            <w:r w:rsidRPr="008F5618">
              <w:rPr>
                <w:sz w:val="20"/>
                <w:szCs w:val="20"/>
              </w:rPr>
              <w:t>3,227</w:t>
            </w:r>
          </w:p>
        </w:tc>
        <w:tc>
          <w:tcPr>
            <w:tcW w:w="890" w:type="dxa"/>
            <w:vAlign w:val="bottom"/>
          </w:tcPr>
          <w:p w:rsidR="00DB15C9" w:rsidRPr="008F5618" w:rsidRDefault="00DB15C9" w:rsidP="00DB15C9">
            <w:pPr>
              <w:spacing w:after="0"/>
              <w:jc w:val="center"/>
              <w:rPr>
                <w:sz w:val="20"/>
                <w:szCs w:val="20"/>
              </w:rPr>
            </w:pPr>
            <w:r w:rsidRPr="008F5618">
              <w:rPr>
                <w:sz w:val="20"/>
                <w:szCs w:val="20"/>
              </w:rPr>
              <w:t>11,487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1995</w:t>
            </w:r>
          </w:p>
        </w:tc>
        <w:tc>
          <w:tcPr>
            <w:tcW w:w="907" w:type="dxa"/>
            <w:vAlign w:val="bottom"/>
          </w:tcPr>
          <w:p w:rsidR="00DB15C9" w:rsidRPr="008F5618" w:rsidRDefault="00DB15C9" w:rsidP="00DB15C9">
            <w:pPr>
              <w:spacing w:after="0"/>
              <w:jc w:val="center"/>
              <w:rPr>
                <w:sz w:val="20"/>
                <w:szCs w:val="20"/>
              </w:rPr>
            </w:pPr>
            <w:r w:rsidRPr="008F5618">
              <w:rPr>
                <w:sz w:val="20"/>
                <w:szCs w:val="20"/>
              </w:rPr>
              <w:t>82</w:t>
            </w:r>
          </w:p>
        </w:tc>
        <w:tc>
          <w:tcPr>
            <w:tcW w:w="892" w:type="dxa"/>
            <w:vAlign w:val="bottom"/>
          </w:tcPr>
          <w:p w:rsidR="00DB15C9" w:rsidRPr="008F5618" w:rsidRDefault="00DB15C9" w:rsidP="00DB15C9">
            <w:pPr>
              <w:spacing w:after="0"/>
              <w:jc w:val="center"/>
              <w:rPr>
                <w:sz w:val="20"/>
                <w:szCs w:val="20"/>
              </w:rPr>
            </w:pPr>
            <w:r w:rsidRPr="008F5618">
              <w:rPr>
                <w:sz w:val="20"/>
                <w:szCs w:val="20"/>
              </w:rPr>
              <w:t>3,582</w:t>
            </w:r>
          </w:p>
        </w:tc>
        <w:tc>
          <w:tcPr>
            <w:tcW w:w="854" w:type="dxa"/>
            <w:vAlign w:val="bottom"/>
          </w:tcPr>
          <w:p w:rsidR="00DB15C9" w:rsidRPr="008F5618" w:rsidRDefault="00DB15C9" w:rsidP="00DB15C9">
            <w:pPr>
              <w:spacing w:after="0"/>
              <w:jc w:val="center"/>
              <w:rPr>
                <w:sz w:val="20"/>
                <w:szCs w:val="20"/>
              </w:rPr>
            </w:pPr>
            <w:r w:rsidRPr="008F5618">
              <w:rPr>
                <w:sz w:val="20"/>
                <w:szCs w:val="20"/>
              </w:rPr>
              <w:t>759</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4,341</w:t>
            </w:r>
          </w:p>
        </w:tc>
        <w:tc>
          <w:tcPr>
            <w:tcW w:w="1183" w:type="dxa"/>
            <w:vAlign w:val="bottom"/>
          </w:tcPr>
          <w:p w:rsidR="00DB15C9" w:rsidRPr="008F5618" w:rsidRDefault="00DB15C9" w:rsidP="00DB15C9">
            <w:pPr>
              <w:spacing w:after="0"/>
              <w:jc w:val="center"/>
              <w:rPr>
                <w:sz w:val="20"/>
                <w:szCs w:val="20"/>
              </w:rPr>
            </w:pPr>
            <w:r w:rsidRPr="008F5618">
              <w:rPr>
                <w:sz w:val="20"/>
                <w:szCs w:val="20"/>
              </w:rPr>
              <w:t>2,446</w:t>
            </w:r>
          </w:p>
        </w:tc>
        <w:tc>
          <w:tcPr>
            <w:tcW w:w="890" w:type="dxa"/>
            <w:vAlign w:val="bottom"/>
          </w:tcPr>
          <w:p w:rsidR="00DB15C9" w:rsidRPr="008F5618" w:rsidRDefault="00DB15C9" w:rsidP="00DB15C9">
            <w:pPr>
              <w:spacing w:after="0"/>
              <w:jc w:val="center"/>
              <w:rPr>
                <w:sz w:val="20"/>
                <w:szCs w:val="20"/>
              </w:rPr>
            </w:pPr>
            <w:r w:rsidRPr="008F5618">
              <w:rPr>
                <w:sz w:val="20"/>
                <w:szCs w:val="20"/>
              </w:rPr>
              <w:t>6,787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1996</w:t>
            </w:r>
          </w:p>
        </w:tc>
        <w:tc>
          <w:tcPr>
            <w:tcW w:w="907" w:type="dxa"/>
            <w:vAlign w:val="bottom"/>
          </w:tcPr>
          <w:p w:rsidR="00DB15C9" w:rsidRPr="008F5618" w:rsidRDefault="00DB15C9" w:rsidP="00DB15C9">
            <w:pPr>
              <w:spacing w:after="0"/>
              <w:jc w:val="center"/>
              <w:rPr>
                <w:sz w:val="20"/>
                <w:szCs w:val="20"/>
              </w:rPr>
            </w:pPr>
            <w:r w:rsidRPr="008F5618">
              <w:rPr>
                <w:sz w:val="20"/>
                <w:szCs w:val="20"/>
              </w:rPr>
              <w:t>64</w:t>
            </w:r>
          </w:p>
        </w:tc>
        <w:tc>
          <w:tcPr>
            <w:tcW w:w="892" w:type="dxa"/>
            <w:vAlign w:val="bottom"/>
          </w:tcPr>
          <w:p w:rsidR="00DB15C9" w:rsidRPr="008F5618" w:rsidRDefault="00DB15C9" w:rsidP="00DB15C9">
            <w:pPr>
              <w:spacing w:after="0"/>
              <w:jc w:val="center"/>
              <w:rPr>
                <w:sz w:val="20"/>
                <w:szCs w:val="20"/>
              </w:rPr>
            </w:pPr>
            <w:r w:rsidRPr="008F5618">
              <w:rPr>
                <w:sz w:val="20"/>
                <w:szCs w:val="20"/>
              </w:rPr>
              <w:t>3,083</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281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3,364</w:t>
            </w:r>
          </w:p>
        </w:tc>
        <w:tc>
          <w:tcPr>
            <w:tcW w:w="1183" w:type="dxa"/>
            <w:vAlign w:val="bottom"/>
          </w:tcPr>
          <w:p w:rsidR="00DB15C9" w:rsidRPr="008F5618" w:rsidRDefault="00DB15C9" w:rsidP="00DB15C9">
            <w:pPr>
              <w:spacing w:after="0"/>
              <w:jc w:val="center"/>
              <w:rPr>
                <w:sz w:val="20"/>
                <w:szCs w:val="20"/>
              </w:rPr>
            </w:pPr>
            <w:r w:rsidRPr="008F5618">
              <w:rPr>
                <w:sz w:val="20"/>
                <w:szCs w:val="20"/>
              </w:rPr>
              <w:t>2,500</w:t>
            </w:r>
          </w:p>
        </w:tc>
        <w:tc>
          <w:tcPr>
            <w:tcW w:w="890" w:type="dxa"/>
            <w:vAlign w:val="bottom"/>
          </w:tcPr>
          <w:p w:rsidR="00DB15C9" w:rsidRPr="008F5618" w:rsidRDefault="00DB15C9" w:rsidP="00DB15C9">
            <w:pPr>
              <w:spacing w:after="0"/>
              <w:jc w:val="center"/>
              <w:rPr>
                <w:sz w:val="20"/>
                <w:szCs w:val="20"/>
              </w:rPr>
            </w:pPr>
            <w:r w:rsidRPr="008F5618">
              <w:rPr>
                <w:sz w:val="20"/>
                <w:szCs w:val="20"/>
              </w:rPr>
              <w:t>5,864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1997</w:t>
            </w:r>
          </w:p>
        </w:tc>
        <w:tc>
          <w:tcPr>
            <w:tcW w:w="907" w:type="dxa"/>
            <w:vAlign w:val="bottom"/>
          </w:tcPr>
          <w:p w:rsidR="00DB15C9" w:rsidRPr="008F5618" w:rsidRDefault="00DB15C9" w:rsidP="00DB15C9">
            <w:pPr>
              <w:spacing w:after="0"/>
              <w:jc w:val="center"/>
              <w:rPr>
                <w:sz w:val="20"/>
                <w:szCs w:val="20"/>
              </w:rPr>
            </w:pPr>
            <w:r w:rsidRPr="008F5618">
              <w:rPr>
                <w:sz w:val="20"/>
                <w:szCs w:val="20"/>
              </w:rPr>
              <w:t>242</w:t>
            </w:r>
          </w:p>
        </w:tc>
        <w:tc>
          <w:tcPr>
            <w:tcW w:w="892" w:type="dxa"/>
            <w:vAlign w:val="bottom"/>
          </w:tcPr>
          <w:p w:rsidR="00DB15C9" w:rsidRPr="008F5618" w:rsidRDefault="00DB15C9" w:rsidP="00DB15C9">
            <w:pPr>
              <w:spacing w:after="0"/>
              <w:jc w:val="center"/>
              <w:rPr>
                <w:sz w:val="20"/>
                <w:szCs w:val="20"/>
              </w:rPr>
            </w:pPr>
            <w:r w:rsidRPr="008F5618">
              <w:rPr>
                <w:sz w:val="20"/>
                <w:szCs w:val="20"/>
              </w:rPr>
              <w:t>4,702</w:t>
            </w:r>
          </w:p>
        </w:tc>
        <w:tc>
          <w:tcPr>
            <w:tcW w:w="854" w:type="dxa"/>
            <w:vAlign w:val="bottom"/>
          </w:tcPr>
          <w:p w:rsidR="00DB15C9" w:rsidRPr="008F5618" w:rsidRDefault="00DB15C9" w:rsidP="00DB15C9">
            <w:pPr>
              <w:spacing w:after="0"/>
              <w:jc w:val="center"/>
              <w:rPr>
                <w:sz w:val="20"/>
                <w:szCs w:val="20"/>
              </w:rPr>
            </w:pPr>
            <w:r w:rsidRPr="008F5618">
              <w:rPr>
                <w:sz w:val="20"/>
                <w:szCs w:val="20"/>
              </w:rPr>
              <w:t>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351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5,053</w:t>
            </w:r>
          </w:p>
        </w:tc>
        <w:tc>
          <w:tcPr>
            <w:tcW w:w="1183" w:type="dxa"/>
            <w:vAlign w:val="bottom"/>
          </w:tcPr>
          <w:p w:rsidR="00DB15C9" w:rsidRPr="008F5618" w:rsidRDefault="00DB15C9" w:rsidP="00DB15C9">
            <w:pPr>
              <w:spacing w:after="0"/>
              <w:jc w:val="center"/>
              <w:rPr>
                <w:sz w:val="20"/>
                <w:szCs w:val="20"/>
              </w:rPr>
            </w:pPr>
            <w:r w:rsidRPr="008F5618">
              <w:rPr>
                <w:sz w:val="20"/>
                <w:szCs w:val="20"/>
              </w:rPr>
              <w:t>4,718</w:t>
            </w:r>
          </w:p>
        </w:tc>
        <w:tc>
          <w:tcPr>
            <w:tcW w:w="890" w:type="dxa"/>
            <w:vAlign w:val="bottom"/>
          </w:tcPr>
          <w:p w:rsidR="00DB15C9" w:rsidRPr="008F5618" w:rsidRDefault="00DB15C9" w:rsidP="00DB15C9">
            <w:pPr>
              <w:spacing w:after="0"/>
              <w:jc w:val="center"/>
              <w:rPr>
                <w:sz w:val="20"/>
                <w:szCs w:val="20"/>
              </w:rPr>
            </w:pPr>
            <w:r w:rsidRPr="008F5618">
              <w:rPr>
                <w:sz w:val="20"/>
                <w:szCs w:val="20"/>
              </w:rPr>
              <w:t>9,771</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1998</w:t>
            </w:r>
          </w:p>
        </w:tc>
        <w:tc>
          <w:tcPr>
            <w:tcW w:w="907" w:type="dxa"/>
            <w:vAlign w:val="bottom"/>
          </w:tcPr>
          <w:p w:rsidR="00DB15C9" w:rsidRPr="008F5618" w:rsidRDefault="00DB15C9" w:rsidP="00DB15C9">
            <w:pPr>
              <w:spacing w:after="0"/>
              <w:jc w:val="center"/>
              <w:rPr>
                <w:sz w:val="20"/>
                <w:szCs w:val="20"/>
              </w:rPr>
            </w:pPr>
            <w:r w:rsidRPr="008F5618">
              <w:rPr>
                <w:sz w:val="20"/>
                <w:szCs w:val="20"/>
              </w:rPr>
              <w:t>320</w:t>
            </w:r>
          </w:p>
        </w:tc>
        <w:tc>
          <w:tcPr>
            <w:tcW w:w="892" w:type="dxa"/>
            <w:vAlign w:val="bottom"/>
          </w:tcPr>
          <w:p w:rsidR="00DB15C9" w:rsidRPr="008F5618" w:rsidRDefault="00DB15C9" w:rsidP="00DB15C9">
            <w:pPr>
              <w:spacing w:after="0"/>
              <w:jc w:val="center"/>
              <w:rPr>
                <w:sz w:val="20"/>
                <w:szCs w:val="20"/>
              </w:rPr>
            </w:pPr>
            <w:r w:rsidRPr="008F5618">
              <w:rPr>
                <w:sz w:val="20"/>
                <w:szCs w:val="20"/>
              </w:rPr>
              <w:t>7,835</w:t>
            </w:r>
          </w:p>
        </w:tc>
        <w:tc>
          <w:tcPr>
            <w:tcW w:w="854" w:type="dxa"/>
            <w:vAlign w:val="bottom"/>
          </w:tcPr>
          <w:p w:rsidR="00DB15C9" w:rsidRPr="008F5618" w:rsidRDefault="00DB15C9" w:rsidP="00DB15C9">
            <w:pPr>
              <w:spacing w:after="0"/>
              <w:jc w:val="center"/>
              <w:rPr>
                <w:sz w:val="20"/>
                <w:szCs w:val="20"/>
              </w:rPr>
            </w:pPr>
            <w:r w:rsidRPr="008F5618">
              <w:rPr>
                <w:sz w:val="20"/>
                <w:szCs w:val="20"/>
              </w:rPr>
              <w:t>435</w:t>
            </w:r>
          </w:p>
        </w:tc>
        <w:tc>
          <w:tcPr>
            <w:tcW w:w="892" w:type="dxa"/>
            <w:vAlign w:val="bottom"/>
          </w:tcPr>
          <w:p w:rsidR="00DB15C9" w:rsidRPr="008F5618" w:rsidRDefault="00DB15C9" w:rsidP="00DB15C9">
            <w:pPr>
              <w:spacing w:after="0"/>
              <w:jc w:val="center"/>
              <w:rPr>
                <w:sz w:val="20"/>
                <w:szCs w:val="20"/>
              </w:rPr>
            </w:pPr>
            <w:r w:rsidRPr="008F5618">
              <w:rPr>
                <w:sz w:val="20"/>
                <w:szCs w:val="20"/>
              </w:rPr>
              <w:t>20</w:t>
            </w:r>
          </w:p>
        </w:tc>
        <w:tc>
          <w:tcPr>
            <w:tcW w:w="854" w:type="dxa"/>
            <w:vAlign w:val="bottom"/>
          </w:tcPr>
          <w:p w:rsidR="00DB15C9" w:rsidRPr="008F5618" w:rsidRDefault="00DB15C9" w:rsidP="00DB15C9">
            <w:pPr>
              <w:spacing w:after="0"/>
              <w:jc w:val="center"/>
              <w:rPr>
                <w:sz w:val="20"/>
                <w:szCs w:val="20"/>
              </w:rPr>
            </w:pPr>
            <w:r w:rsidRPr="008F5618">
              <w:rPr>
                <w:sz w:val="20"/>
                <w:szCs w:val="20"/>
              </w:rPr>
              <w:t>785</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9,075</w:t>
            </w:r>
          </w:p>
        </w:tc>
        <w:tc>
          <w:tcPr>
            <w:tcW w:w="1183" w:type="dxa"/>
            <w:vAlign w:val="bottom"/>
          </w:tcPr>
          <w:p w:rsidR="00DB15C9" w:rsidRPr="008F5618" w:rsidRDefault="00DB15C9" w:rsidP="00DB15C9">
            <w:pPr>
              <w:spacing w:after="0"/>
              <w:jc w:val="center"/>
              <w:rPr>
                <w:sz w:val="20"/>
                <w:szCs w:val="20"/>
              </w:rPr>
            </w:pPr>
            <w:r w:rsidRPr="008F5618">
              <w:rPr>
                <w:sz w:val="20"/>
                <w:szCs w:val="20"/>
              </w:rPr>
              <w:t>7,049</w:t>
            </w:r>
          </w:p>
        </w:tc>
        <w:tc>
          <w:tcPr>
            <w:tcW w:w="890" w:type="dxa"/>
            <w:vAlign w:val="bottom"/>
          </w:tcPr>
          <w:p w:rsidR="00DB15C9" w:rsidRPr="008F5618" w:rsidRDefault="00DB15C9" w:rsidP="00DB15C9">
            <w:pPr>
              <w:spacing w:after="0"/>
              <w:jc w:val="center"/>
              <w:rPr>
                <w:sz w:val="20"/>
                <w:szCs w:val="20"/>
              </w:rPr>
            </w:pPr>
            <w:r w:rsidRPr="008F5618">
              <w:rPr>
                <w:sz w:val="20"/>
                <w:szCs w:val="20"/>
              </w:rPr>
              <w:t>16,124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1999</w:t>
            </w:r>
          </w:p>
        </w:tc>
        <w:tc>
          <w:tcPr>
            <w:tcW w:w="907" w:type="dxa"/>
            <w:vAlign w:val="bottom"/>
          </w:tcPr>
          <w:p w:rsidR="00DB15C9" w:rsidRPr="008F5618" w:rsidRDefault="00DB15C9" w:rsidP="00DB15C9">
            <w:pPr>
              <w:spacing w:after="0"/>
              <w:jc w:val="center"/>
              <w:rPr>
                <w:sz w:val="20"/>
                <w:szCs w:val="20"/>
              </w:rPr>
            </w:pPr>
            <w:r w:rsidRPr="008F5618">
              <w:rPr>
                <w:sz w:val="20"/>
                <w:szCs w:val="20"/>
              </w:rPr>
              <w:t>146</w:t>
            </w:r>
          </w:p>
        </w:tc>
        <w:tc>
          <w:tcPr>
            <w:tcW w:w="892" w:type="dxa"/>
            <w:vAlign w:val="bottom"/>
          </w:tcPr>
          <w:p w:rsidR="00DB15C9" w:rsidRPr="008F5618" w:rsidRDefault="00DB15C9" w:rsidP="00DB15C9">
            <w:pPr>
              <w:spacing w:after="0"/>
              <w:jc w:val="center"/>
              <w:rPr>
                <w:sz w:val="20"/>
                <w:szCs w:val="20"/>
              </w:rPr>
            </w:pPr>
            <w:r w:rsidRPr="008F5618">
              <w:rPr>
                <w:sz w:val="20"/>
                <w:szCs w:val="20"/>
              </w:rPr>
              <w:t>5,893</w:t>
            </w:r>
          </w:p>
        </w:tc>
        <w:tc>
          <w:tcPr>
            <w:tcW w:w="854" w:type="dxa"/>
            <w:vAlign w:val="bottom"/>
          </w:tcPr>
          <w:p w:rsidR="00DB15C9" w:rsidRPr="008F5618" w:rsidRDefault="00DB15C9" w:rsidP="00DB15C9">
            <w:pPr>
              <w:spacing w:after="0"/>
              <w:jc w:val="center"/>
              <w:rPr>
                <w:sz w:val="20"/>
                <w:szCs w:val="20"/>
              </w:rPr>
            </w:pPr>
            <w:r w:rsidRPr="008F5618">
              <w:rPr>
                <w:sz w:val="20"/>
                <w:szCs w:val="20"/>
              </w:rPr>
              <w:t>66</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436</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6,395</w:t>
            </w:r>
          </w:p>
        </w:tc>
        <w:tc>
          <w:tcPr>
            <w:tcW w:w="1183" w:type="dxa"/>
            <w:vAlign w:val="bottom"/>
          </w:tcPr>
          <w:p w:rsidR="00DB15C9" w:rsidRPr="008F5618" w:rsidRDefault="00DB15C9" w:rsidP="00DB15C9">
            <w:pPr>
              <w:spacing w:after="0"/>
              <w:jc w:val="center"/>
              <w:rPr>
                <w:sz w:val="20"/>
                <w:szCs w:val="20"/>
              </w:rPr>
            </w:pPr>
            <w:r w:rsidRPr="008F5618">
              <w:rPr>
                <w:sz w:val="20"/>
                <w:szCs w:val="20"/>
              </w:rPr>
              <w:t>3,800</w:t>
            </w:r>
          </w:p>
        </w:tc>
        <w:tc>
          <w:tcPr>
            <w:tcW w:w="890" w:type="dxa"/>
            <w:vAlign w:val="bottom"/>
          </w:tcPr>
          <w:p w:rsidR="00DB15C9" w:rsidRPr="008F5618" w:rsidRDefault="00DB15C9" w:rsidP="00DB15C9">
            <w:pPr>
              <w:spacing w:after="0"/>
              <w:jc w:val="center"/>
              <w:rPr>
                <w:sz w:val="20"/>
                <w:szCs w:val="20"/>
              </w:rPr>
            </w:pPr>
            <w:r w:rsidRPr="008F5618">
              <w:rPr>
                <w:sz w:val="20"/>
                <w:szCs w:val="20"/>
              </w:rPr>
              <w:t>10,195</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2000</w:t>
            </w:r>
          </w:p>
        </w:tc>
        <w:tc>
          <w:tcPr>
            <w:tcW w:w="907" w:type="dxa"/>
            <w:vAlign w:val="bottom"/>
          </w:tcPr>
          <w:p w:rsidR="00DB15C9" w:rsidRPr="008F5618" w:rsidRDefault="00DB15C9" w:rsidP="00DB15C9">
            <w:pPr>
              <w:spacing w:after="0"/>
              <w:jc w:val="center"/>
              <w:rPr>
                <w:sz w:val="20"/>
                <w:szCs w:val="20"/>
              </w:rPr>
            </w:pPr>
            <w:r w:rsidRPr="008F5618">
              <w:rPr>
                <w:sz w:val="20"/>
                <w:szCs w:val="20"/>
              </w:rPr>
              <w:t>193</w:t>
            </w:r>
          </w:p>
        </w:tc>
        <w:tc>
          <w:tcPr>
            <w:tcW w:w="892" w:type="dxa"/>
            <w:vAlign w:val="bottom"/>
          </w:tcPr>
          <w:p w:rsidR="00DB15C9" w:rsidRPr="008F5618" w:rsidRDefault="00DB15C9" w:rsidP="00DB15C9">
            <w:pPr>
              <w:spacing w:after="0"/>
              <w:jc w:val="center"/>
              <w:rPr>
                <w:sz w:val="20"/>
                <w:szCs w:val="20"/>
              </w:rPr>
            </w:pPr>
            <w:r w:rsidRPr="008F5618">
              <w:rPr>
                <w:sz w:val="20"/>
                <w:szCs w:val="20"/>
              </w:rPr>
              <w:t>4,604</w:t>
            </w:r>
          </w:p>
        </w:tc>
        <w:tc>
          <w:tcPr>
            <w:tcW w:w="854" w:type="dxa"/>
            <w:vAlign w:val="bottom"/>
          </w:tcPr>
          <w:p w:rsidR="00DB15C9" w:rsidRPr="008F5618" w:rsidRDefault="00DB15C9" w:rsidP="00DB15C9">
            <w:pPr>
              <w:spacing w:after="0"/>
              <w:jc w:val="center"/>
              <w:rPr>
                <w:sz w:val="20"/>
                <w:szCs w:val="20"/>
              </w:rPr>
            </w:pPr>
            <w:r w:rsidRPr="008F5618">
              <w:rPr>
                <w:sz w:val="20"/>
                <w:szCs w:val="20"/>
              </w:rPr>
              <w:t>916</w:t>
            </w:r>
          </w:p>
        </w:tc>
        <w:tc>
          <w:tcPr>
            <w:tcW w:w="892" w:type="dxa"/>
            <w:vAlign w:val="bottom"/>
          </w:tcPr>
          <w:p w:rsidR="00DB15C9" w:rsidRPr="008F5618" w:rsidRDefault="00DB15C9" w:rsidP="00DB15C9">
            <w:pPr>
              <w:spacing w:after="0"/>
              <w:jc w:val="center"/>
              <w:rPr>
                <w:sz w:val="20"/>
                <w:szCs w:val="20"/>
              </w:rPr>
            </w:pPr>
            <w:r w:rsidRPr="008F5618">
              <w:rPr>
                <w:sz w:val="20"/>
                <w:szCs w:val="20"/>
              </w:rPr>
              <w:t>14</w:t>
            </w:r>
          </w:p>
        </w:tc>
        <w:tc>
          <w:tcPr>
            <w:tcW w:w="854" w:type="dxa"/>
            <w:vAlign w:val="bottom"/>
          </w:tcPr>
          <w:p w:rsidR="00DB15C9" w:rsidRPr="008F5618" w:rsidRDefault="00DB15C9" w:rsidP="00DB15C9">
            <w:pPr>
              <w:spacing w:after="0"/>
              <w:jc w:val="center"/>
              <w:rPr>
                <w:sz w:val="20"/>
                <w:szCs w:val="20"/>
              </w:rPr>
            </w:pPr>
            <w:r w:rsidRPr="008F5618">
              <w:rPr>
                <w:sz w:val="20"/>
                <w:szCs w:val="20"/>
              </w:rPr>
              <w:t>211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5,745</w:t>
            </w:r>
          </w:p>
        </w:tc>
        <w:tc>
          <w:tcPr>
            <w:tcW w:w="1183" w:type="dxa"/>
            <w:vAlign w:val="bottom"/>
          </w:tcPr>
          <w:p w:rsidR="00DB15C9" w:rsidRPr="008F5618" w:rsidRDefault="00DB15C9" w:rsidP="00DB15C9">
            <w:pPr>
              <w:spacing w:after="0"/>
              <w:jc w:val="center"/>
              <w:rPr>
                <w:sz w:val="20"/>
                <w:szCs w:val="20"/>
              </w:rPr>
            </w:pPr>
            <w:r w:rsidRPr="008F5618">
              <w:rPr>
                <w:sz w:val="20"/>
                <w:szCs w:val="20"/>
              </w:rPr>
              <w:t>2,304</w:t>
            </w:r>
          </w:p>
        </w:tc>
        <w:tc>
          <w:tcPr>
            <w:tcW w:w="890" w:type="dxa"/>
            <w:vAlign w:val="bottom"/>
          </w:tcPr>
          <w:p w:rsidR="00DB15C9" w:rsidRPr="008F5618" w:rsidRDefault="00DB15C9" w:rsidP="00DB15C9">
            <w:pPr>
              <w:spacing w:after="0"/>
              <w:jc w:val="center"/>
              <w:rPr>
                <w:sz w:val="20"/>
                <w:szCs w:val="20"/>
              </w:rPr>
            </w:pPr>
            <w:r w:rsidRPr="008F5618">
              <w:rPr>
                <w:sz w:val="20"/>
                <w:szCs w:val="20"/>
              </w:rPr>
              <w:t>8,049</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2001</w:t>
            </w:r>
          </w:p>
        </w:tc>
        <w:tc>
          <w:tcPr>
            <w:tcW w:w="907" w:type="dxa"/>
            <w:vAlign w:val="bottom"/>
          </w:tcPr>
          <w:p w:rsidR="00DB15C9" w:rsidRPr="008F5618" w:rsidRDefault="00DB15C9" w:rsidP="00DB15C9">
            <w:pPr>
              <w:spacing w:after="0"/>
              <w:jc w:val="center"/>
              <w:rPr>
                <w:sz w:val="20"/>
                <w:szCs w:val="20"/>
              </w:rPr>
            </w:pPr>
            <w:r w:rsidRPr="008F5618">
              <w:rPr>
                <w:sz w:val="20"/>
                <w:szCs w:val="20"/>
              </w:rPr>
              <w:t>131</w:t>
            </w:r>
          </w:p>
        </w:tc>
        <w:tc>
          <w:tcPr>
            <w:tcW w:w="892" w:type="dxa"/>
            <w:vAlign w:val="bottom"/>
          </w:tcPr>
          <w:p w:rsidR="00DB15C9" w:rsidRPr="008F5618" w:rsidRDefault="00DB15C9" w:rsidP="00DB15C9">
            <w:pPr>
              <w:spacing w:after="0"/>
              <w:jc w:val="center"/>
              <w:rPr>
                <w:sz w:val="20"/>
                <w:szCs w:val="20"/>
              </w:rPr>
            </w:pPr>
            <w:r w:rsidRPr="008F5618">
              <w:rPr>
                <w:sz w:val="20"/>
                <w:szCs w:val="20"/>
              </w:rPr>
              <w:t>5,821</w:t>
            </w:r>
          </w:p>
        </w:tc>
        <w:tc>
          <w:tcPr>
            <w:tcW w:w="854" w:type="dxa"/>
            <w:vAlign w:val="bottom"/>
          </w:tcPr>
          <w:p w:rsidR="00DB15C9" w:rsidRPr="008F5618" w:rsidRDefault="00DB15C9" w:rsidP="00DB15C9">
            <w:pPr>
              <w:spacing w:after="0"/>
              <w:jc w:val="center"/>
              <w:rPr>
                <w:sz w:val="20"/>
                <w:szCs w:val="20"/>
              </w:rPr>
            </w:pPr>
            <w:r w:rsidRPr="008F5618">
              <w:rPr>
                <w:sz w:val="20"/>
                <w:szCs w:val="20"/>
              </w:rPr>
              <w:t>115</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480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6,416</w:t>
            </w:r>
          </w:p>
        </w:tc>
        <w:tc>
          <w:tcPr>
            <w:tcW w:w="1183" w:type="dxa"/>
            <w:vAlign w:val="bottom"/>
          </w:tcPr>
          <w:p w:rsidR="00DB15C9" w:rsidRPr="008F5618" w:rsidRDefault="00DB15C9" w:rsidP="00DB15C9">
            <w:pPr>
              <w:spacing w:after="0"/>
              <w:jc w:val="center"/>
              <w:rPr>
                <w:sz w:val="20"/>
                <w:szCs w:val="20"/>
              </w:rPr>
            </w:pPr>
            <w:r w:rsidRPr="008F5618">
              <w:rPr>
                <w:sz w:val="20"/>
                <w:szCs w:val="20"/>
              </w:rPr>
              <w:t>2,209</w:t>
            </w:r>
          </w:p>
        </w:tc>
        <w:tc>
          <w:tcPr>
            <w:tcW w:w="890" w:type="dxa"/>
            <w:vAlign w:val="bottom"/>
          </w:tcPr>
          <w:p w:rsidR="00DB15C9" w:rsidRPr="008F5618" w:rsidRDefault="00DB15C9" w:rsidP="00DB15C9">
            <w:pPr>
              <w:spacing w:after="0"/>
              <w:jc w:val="center"/>
              <w:rPr>
                <w:sz w:val="20"/>
                <w:szCs w:val="20"/>
              </w:rPr>
            </w:pPr>
            <w:r w:rsidRPr="008F5618">
              <w:rPr>
                <w:sz w:val="20"/>
                <w:szCs w:val="20"/>
              </w:rPr>
              <w:t>8,625</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2002</w:t>
            </w:r>
          </w:p>
        </w:tc>
        <w:tc>
          <w:tcPr>
            <w:tcW w:w="907" w:type="dxa"/>
            <w:vAlign w:val="bottom"/>
          </w:tcPr>
          <w:p w:rsidR="00DB15C9" w:rsidRPr="008F5618" w:rsidRDefault="00DB15C9" w:rsidP="00DB15C9">
            <w:pPr>
              <w:spacing w:after="0"/>
              <w:jc w:val="center"/>
              <w:rPr>
                <w:sz w:val="20"/>
                <w:szCs w:val="20"/>
              </w:rPr>
            </w:pPr>
            <w:r w:rsidRPr="008F5618">
              <w:rPr>
                <w:sz w:val="20"/>
                <w:szCs w:val="20"/>
              </w:rPr>
              <w:t>246</w:t>
            </w:r>
          </w:p>
        </w:tc>
        <w:tc>
          <w:tcPr>
            <w:tcW w:w="892" w:type="dxa"/>
            <w:vAlign w:val="bottom"/>
          </w:tcPr>
          <w:p w:rsidR="00DB15C9" w:rsidRPr="008F5618" w:rsidRDefault="00DB15C9" w:rsidP="00DB15C9">
            <w:pPr>
              <w:spacing w:after="0"/>
              <w:jc w:val="center"/>
              <w:rPr>
                <w:sz w:val="20"/>
                <w:szCs w:val="20"/>
              </w:rPr>
            </w:pPr>
            <w:r w:rsidRPr="008F5618">
              <w:rPr>
                <w:sz w:val="20"/>
                <w:szCs w:val="20"/>
              </w:rPr>
              <w:t>5,751</w:t>
            </w:r>
          </w:p>
        </w:tc>
        <w:tc>
          <w:tcPr>
            <w:tcW w:w="854" w:type="dxa"/>
            <w:vAlign w:val="bottom"/>
          </w:tcPr>
          <w:p w:rsidR="00DB15C9" w:rsidRPr="008F5618" w:rsidRDefault="00DB15C9" w:rsidP="00DB15C9">
            <w:pPr>
              <w:spacing w:after="0"/>
              <w:jc w:val="center"/>
              <w:rPr>
                <w:sz w:val="20"/>
                <w:szCs w:val="20"/>
              </w:rPr>
            </w:pPr>
            <w:r w:rsidRPr="008F5618">
              <w:rPr>
                <w:sz w:val="20"/>
                <w:szCs w:val="20"/>
              </w:rPr>
              <w:t>1,260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998</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8,009</w:t>
            </w:r>
          </w:p>
        </w:tc>
        <w:tc>
          <w:tcPr>
            <w:tcW w:w="1183" w:type="dxa"/>
            <w:vAlign w:val="bottom"/>
          </w:tcPr>
          <w:p w:rsidR="00DB15C9" w:rsidRPr="008F5618" w:rsidRDefault="00DB15C9" w:rsidP="00DB15C9">
            <w:pPr>
              <w:spacing w:after="0"/>
              <w:jc w:val="center"/>
              <w:rPr>
                <w:sz w:val="20"/>
                <w:szCs w:val="20"/>
              </w:rPr>
            </w:pPr>
            <w:r w:rsidRPr="008F5618">
              <w:rPr>
                <w:sz w:val="20"/>
                <w:szCs w:val="20"/>
              </w:rPr>
              <w:t>7,109</w:t>
            </w:r>
          </w:p>
        </w:tc>
        <w:tc>
          <w:tcPr>
            <w:tcW w:w="890" w:type="dxa"/>
            <w:vAlign w:val="bottom"/>
          </w:tcPr>
          <w:p w:rsidR="00DB15C9" w:rsidRPr="008F5618" w:rsidRDefault="00DB15C9" w:rsidP="00DB15C9">
            <w:pPr>
              <w:spacing w:after="0"/>
              <w:jc w:val="center"/>
              <w:rPr>
                <w:sz w:val="20"/>
                <w:szCs w:val="20"/>
              </w:rPr>
            </w:pPr>
            <w:r w:rsidRPr="008F5618">
              <w:rPr>
                <w:sz w:val="20"/>
                <w:szCs w:val="20"/>
              </w:rPr>
              <w:t>15,118</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2003</w:t>
            </w:r>
          </w:p>
        </w:tc>
        <w:tc>
          <w:tcPr>
            <w:tcW w:w="907" w:type="dxa"/>
            <w:vAlign w:val="bottom"/>
          </w:tcPr>
          <w:p w:rsidR="00DB15C9" w:rsidRPr="008F5618" w:rsidRDefault="00DB15C9" w:rsidP="00DB15C9">
            <w:pPr>
              <w:spacing w:after="0"/>
              <w:jc w:val="center"/>
              <w:rPr>
                <w:sz w:val="20"/>
                <w:szCs w:val="20"/>
              </w:rPr>
            </w:pPr>
            <w:r w:rsidRPr="008F5618">
              <w:rPr>
                <w:sz w:val="20"/>
                <w:szCs w:val="20"/>
              </w:rPr>
              <w:t>225</w:t>
            </w:r>
          </w:p>
        </w:tc>
        <w:tc>
          <w:tcPr>
            <w:tcW w:w="892" w:type="dxa"/>
            <w:vAlign w:val="bottom"/>
          </w:tcPr>
          <w:p w:rsidR="00DB15C9" w:rsidRPr="008F5618" w:rsidRDefault="00DB15C9" w:rsidP="00DB15C9">
            <w:pPr>
              <w:spacing w:after="0"/>
              <w:jc w:val="center"/>
              <w:rPr>
                <w:sz w:val="20"/>
                <w:szCs w:val="20"/>
              </w:rPr>
            </w:pPr>
            <w:r w:rsidRPr="008F5618">
              <w:rPr>
                <w:sz w:val="20"/>
                <w:szCs w:val="20"/>
              </w:rPr>
              <w:t>4,154</w:t>
            </w:r>
          </w:p>
        </w:tc>
        <w:tc>
          <w:tcPr>
            <w:tcW w:w="854" w:type="dxa"/>
            <w:vAlign w:val="bottom"/>
          </w:tcPr>
          <w:p w:rsidR="00DB15C9" w:rsidRPr="008F5618" w:rsidRDefault="00DB15C9" w:rsidP="00DB15C9">
            <w:pPr>
              <w:spacing w:after="0"/>
              <w:jc w:val="center"/>
              <w:rPr>
                <w:sz w:val="20"/>
                <w:szCs w:val="20"/>
              </w:rPr>
            </w:pPr>
            <w:r w:rsidRPr="008F5618">
              <w:rPr>
                <w:sz w:val="20"/>
                <w:szCs w:val="20"/>
              </w:rPr>
              <w:t>504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1,770</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6,428</w:t>
            </w:r>
          </w:p>
        </w:tc>
        <w:tc>
          <w:tcPr>
            <w:tcW w:w="1183" w:type="dxa"/>
            <w:vAlign w:val="bottom"/>
          </w:tcPr>
          <w:p w:rsidR="00DB15C9" w:rsidRPr="008F5618" w:rsidRDefault="00DB15C9" w:rsidP="00DB15C9">
            <w:pPr>
              <w:spacing w:after="0"/>
              <w:jc w:val="center"/>
              <w:rPr>
                <w:sz w:val="20"/>
                <w:szCs w:val="20"/>
              </w:rPr>
            </w:pPr>
            <w:r w:rsidRPr="008F5618">
              <w:rPr>
                <w:sz w:val="20"/>
                <w:szCs w:val="20"/>
              </w:rPr>
              <w:t>6,789</w:t>
            </w:r>
          </w:p>
        </w:tc>
        <w:tc>
          <w:tcPr>
            <w:tcW w:w="890" w:type="dxa"/>
            <w:vAlign w:val="bottom"/>
          </w:tcPr>
          <w:p w:rsidR="00DB15C9" w:rsidRPr="008F5618" w:rsidRDefault="00DB15C9" w:rsidP="00DB15C9">
            <w:pPr>
              <w:spacing w:after="0"/>
              <w:jc w:val="center"/>
              <w:rPr>
                <w:sz w:val="20"/>
                <w:szCs w:val="20"/>
              </w:rPr>
            </w:pPr>
            <w:r w:rsidRPr="008F5618">
              <w:rPr>
                <w:sz w:val="20"/>
                <w:szCs w:val="20"/>
              </w:rPr>
              <w:t>13,217</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2004</w:t>
            </w:r>
          </w:p>
        </w:tc>
        <w:tc>
          <w:tcPr>
            <w:tcW w:w="907" w:type="dxa"/>
            <w:vAlign w:val="bottom"/>
          </w:tcPr>
          <w:p w:rsidR="00DB15C9" w:rsidRPr="008F5618" w:rsidRDefault="00DB15C9" w:rsidP="00DB15C9">
            <w:pPr>
              <w:spacing w:after="0"/>
              <w:jc w:val="center"/>
              <w:rPr>
                <w:sz w:val="20"/>
                <w:szCs w:val="20"/>
              </w:rPr>
            </w:pPr>
            <w:r w:rsidRPr="008F5618">
              <w:rPr>
                <w:sz w:val="20"/>
                <w:szCs w:val="20"/>
              </w:rPr>
              <w:t>153</w:t>
            </w:r>
          </w:p>
        </w:tc>
        <w:tc>
          <w:tcPr>
            <w:tcW w:w="892" w:type="dxa"/>
            <w:vAlign w:val="bottom"/>
          </w:tcPr>
          <w:p w:rsidR="00DB15C9" w:rsidRPr="008F5618" w:rsidRDefault="00DB15C9" w:rsidP="00DB15C9">
            <w:pPr>
              <w:spacing w:after="0"/>
              <w:jc w:val="center"/>
              <w:rPr>
                <w:sz w:val="20"/>
                <w:szCs w:val="20"/>
              </w:rPr>
            </w:pPr>
            <w:r w:rsidRPr="008F5618">
              <w:rPr>
                <w:sz w:val="20"/>
                <w:szCs w:val="20"/>
              </w:rPr>
              <w:t>7,722</w:t>
            </w:r>
          </w:p>
        </w:tc>
        <w:tc>
          <w:tcPr>
            <w:tcW w:w="854" w:type="dxa"/>
            <w:vAlign w:val="bottom"/>
          </w:tcPr>
          <w:p w:rsidR="00DB15C9" w:rsidRPr="008F5618" w:rsidRDefault="00DB15C9" w:rsidP="00DB15C9">
            <w:pPr>
              <w:spacing w:after="0"/>
              <w:jc w:val="center"/>
              <w:rPr>
                <w:sz w:val="20"/>
                <w:szCs w:val="20"/>
              </w:rPr>
            </w:pPr>
            <w:r w:rsidRPr="008F5618">
              <w:rPr>
                <w:sz w:val="20"/>
                <w:szCs w:val="20"/>
              </w:rPr>
              <w:t>524</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319</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8,565</w:t>
            </w:r>
          </w:p>
        </w:tc>
        <w:tc>
          <w:tcPr>
            <w:tcW w:w="1183" w:type="dxa"/>
            <w:vAlign w:val="bottom"/>
          </w:tcPr>
          <w:p w:rsidR="00DB15C9" w:rsidRPr="008F5618" w:rsidRDefault="00DB15C9" w:rsidP="00DB15C9">
            <w:pPr>
              <w:spacing w:after="0"/>
              <w:jc w:val="center"/>
              <w:rPr>
                <w:sz w:val="20"/>
                <w:szCs w:val="20"/>
              </w:rPr>
            </w:pPr>
            <w:r w:rsidRPr="008F5618">
              <w:rPr>
                <w:sz w:val="20"/>
                <w:szCs w:val="20"/>
              </w:rPr>
              <w:t>3,539</w:t>
            </w:r>
          </w:p>
        </w:tc>
        <w:tc>
          <w:tcPr>
            <w:tcW w:w="890" w:type="dxa"/>
            <w:vAlign w:val="bottom"/>
          </w:tcPr>
          <w:p w:rsidR="00DB15C9" w:rsidRPr="008F5618" w:rsidRDefault="00DB15C9" w:rsidP="00DB15C9">
            <w:pPr>
              <w:spacing w:after="0"/>
              <w:jc w:val="center"/>
              <w:rPr>
                <w:sz w:val="20"/>
                <w:szCs w:val="20"/>
              </w:rPr>
            </w:pPr>
            <w:r w:rsidRPr="008F5618">
              <w:rPr>
                <w:sz w:val="20"/>
                <w:szCs w:val="20"/>
              </w:rPr>
              <w:t>12,104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2005</w:t>
            </w:r>
          </w:p>
        </w:tc>
        <w:tc>
          <w:tcPr>
            <w:tcW w:w="907" w:type="dxa"/>
            <w:vAlign w:val="bottom"/>
          </w:tcPr>
          <w:p w:rsidR="00DB15C9" w:rsidRPr="008F5618" w:rsidRDefault="00DB15C9" w:rsidP="00DB15C9">
            <w:pPr>
              <w:spacing w:after="0"/>
              <w:jc w:val="center"/>
              <w:rPr>
                <w:sz w:val="20"/>
                <w:szCs w:val="20"/>
              </w:rPr>
            </w:pPr>
            <w:r w:rsidRPr="008F5618">
              <w:rPr>
                <w:sz w:val="20"/>
                <w:szCs w:val="20"/>
              </w:rPr>
              <w:t>81</w:t>
            </w:r>
          </w:p>
        </w:tc>
        <w:tc>
          <w:tcPr>
            <w:tcW w:w="892" w:type="dxa"/>
            <w:vAlign w:val="bottom"/>
          </w:tcPr>
          <w:p w:rsidR="00DB15C9" w:rsidRPr="008F5618" w:rsidRDefault="00DB15C9" w:rsidP="00DB15C9">
            <w:pPr>
              <w:spacing w:after="0"/>
              <w:jc w:val="center"/>
              <w:rPr>
                <w:sz w:val="20"/>
                <w:szCs w:val="20"/>
              </w:rPr>
            </w:pPr>
            <w:r w:rsidRPr="008F5618">
              <w:rPr>
                <w:sz w:val="20"/>
                <w:szCs w:val="20"/>
              </w:rPr>
              <w:t>5,134</w:t>
            </w:r>
          </w:p>
        </w:tc>
        <w:tc>
          <w:tcPr>
            <w:tcW w:w="854" w:type="dxa"/>
            <w:vAlign w:val="bottom"/>
          </w:tcPr>
          <w:p w:rsidR="00DB15C9" w:rsidRPr="008F5618" w:rsidRDefault="00DB15C9" w:rsidP="00DB15C9">
            <w:pPr>
              <w:spacing w:after="0"/>
              <w:jc w:val="center"/>
              <w:rPr>
                <w:sz w:val="20"/>
                <w:szCs w:val="20"/>
              </w:rPr>
            </w:pPr>
            <w:r w:rsidRPr="008F5618">
              <w:rPr>
                <w:sz w:val="20"/>
                <w:szCs w:val="20"/>
              </w:rPr>
              <w:t>60</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672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5,866</w:t>
            </w:r>
          </w:p>
        </w:tc>
        <w:tc>
          <w:tcPr>
            <w:tcW w:w="1183" w:type="dxa"/>
            <w:vAlign w:val="bottom"/>
          </w:tcPr>
          <w:p w:rsidR="00DB15C9" w:rsidRPr="008F5618" w:rsidRDefault="00DB15C9" w:rsidP="00DB15C9">
            <w:pPr>
              <w:spacing w:after="0"/>
              <w:jc w:val="center"/>
              <w:rPr>
                <w:sz w:val="20"/>
                <w:szCs w:val="20"/>
              </w:rPr>
            </w:pPr>
            <w:r w:rsidRPr="008F5618">
              <w:rPr>
                <w:sz w:val="20"/>
                <w:szCs w:val="20"/>
              </w:rPr>
              <w:t>4,257</w:t>
            </w:r>
          </w:p>
        </w:tc>
        <w:tc>
          <w:tcPr>
            <w:tcW w:w="890" w:type="dxa"/>
            <w:vAlign w:val="bottom"/>
          </w:tcPr>
          <w:p w:rsidR="00DB15C9" w:rsidRPr="008F5618" w:rsidRDefault="00DB15C9" w:rsidP="00DB15C9">
            <w:pPr>
              <w:spacing w:after="0"/>
              <w:jc w:val="center"/>
              <w:rPr>
                <w:sz w:val="20"/>
                <w:szCs w:val="20"/>
              </w:rPr>
            </w:pPr>
            <w:r w:rsidRPr="008F5618">
              <w:rPr>
                <w:sz w:val="20"/>
                <w:szCs w:val="20"/>
              </w:rPr>
              <w:t>10,123</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2006</w:t>
            </w:r>
          </w:p>
        </w:tc>
        <w:tc>
          <w:tcPr>
            <w:tcW w:w="907" w:type="dxa"/>
            <w:vAlign w:val="bottom"/>
          </w:tcPr>
          <w:p w:rsidR="00DB15C9" w:rsidRPr="008F5618" w:rsidRDefault="00DB15C9" w:rsidP="00DB15C9">
            <w:pPr>
              <w:spacing w:after="0"/>
              <w:jc w:val="center"/>
              <w:rPr>
                <w:sz w:val="20"/>
                <w:szCs w:val="20"/>
              </w:rPr>
            </w:pPr>
            <w:r w:rsidRPr="008F5618">
              <w:rPr>
                <w:sz w:val="20"/>
                <w:szCs w:val="20"/>
              </w:rPr>
              <w:t>137</w:t>
            </w:r>
          </w:p>
        </w:tc>
        <w:tc>
          <w:tcPr>
            <w:tcW w:w="892" w:type="dxa"/>
            <w:vAlign w:val="bottom"/>
          </w:tcPr>
          <w:p w:rsidR="00DB15C9" w:rsidRPr="008F5618" w:rsidRDefault="00DB15C9" w:rsidP="00DB15C9">
            <w:pPr>
              <w:spacing w:after="0"/>
              <w:jc w:val="center"/>
              <w:rPr>
                <w:sz w:val="20"/>
                <w:szCs w:val="20"/>
              </w:rPr>
            </w:pPr>
            <w:r w:rsidRPr="008F5618">
              <w:rPr>
                <w:sz w:val="20"/>
                <w:szCs w:val="20"/>
              </w:rPr>
              <w:t>3,866</w:t>
            </w:r>
          </w:p>
        </w:tc>
        <w:tc>
          <w:tcPr>
            <w:tcW w:w="854" w:type="dxa"/>
            <w:vAlign w:val="bottom"/>
          </w:tcPr>
          <w:p w:rsidR="00DB15C9" w:rsidRPr="008F5618" w:rsidRDefault="00DB15C9" w:rsidP="00DB15C9">
            <w:pPr>
              <w:spacing w:after="0"/>
              <w:jc w:val="center"/>
              <w:rPr>
                <w:sz w:val="20"/>
                <w:szCs w:val="20"/>
              </w:rPr>
            </w:pPr>
            <w:r w:rsidRPr="008F5618">
              <w:rPr>
                <w:sz w:val="20"/>
                <w:szCs w:val="20"/>
              </w:rPr>
              <w:t>367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844</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5,077</w:t>
            </w:r>
          </w:p>
        </w:tc>
        <w:tc>
          <w:tcPr>
            <w:tcW w:w="1183" w:type="dxa"/>
            <w:vAlign w:val="bottom"/>
          </w:tcPr>
          <w:p w:rsidR="00DB15C9" w:rsidRPr="008F5618" w:rsidRDefault="00DB15C9" w:rsidP="00DB15C9">
            <w:pPr>
              <w:spacing w:after="0"/>
              <w:jc w:val="center"/>
              <w:rPr>
                <w:sz w:val="20"/>
                <w:szCs w:val="20"/>
              </w:rPr>
            </w:pPr>
            <w:r w:rsidRPr="008F5618">
              <w:rPr>
                <w:sz w:val="20"/>
                <w:szCs w:val="20"/>
              </w:rPr>
              <w:t>4,737</w:t>
            </w:r>
          </w:p>
        </w:tc>
        <w:tc>
          <w:tcPr>
            <w:tcW w:w="890" w:type="dxa"/>
            <w:vAlign w:val="bottom"/>
          </w:tcPr>
          <w:p w:rsidR="00DB15C9" w:rsidRPr="008F5618" w:rsidRDefault="00DB15C9" w:rsidP="00DB15C9">
            <w:pPr>
              <w:spacing w:after="0"/>
              <w:jc w:val="center"/>
              <w:rPr>
                <w:sz w:val="20"/>
                <w:szCs w:val="20"/>
              </w:rPr>
            </w:pPr>
            <w:r w:rsidRPr="008F5618">
              <w:rPr>
                <w:sz w:val="20"/>
                <w:szCs w:val="20"/>
              </w:rPr>
              <w:t>9,814</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2007</w:t>
            </w:r>
          </w:p>
        </w:tc>
        <w:tc>
          <w:tcPr>
            <w:tcW w:w="907" w:type="dxa"/>
            <w:vAlign w:val="bottom"/>
          </w:tcPr>
          <w:p w:rsidR="00DB15C9" w:rsidRPr="008F5618" w:rsidRDefault="00DB15C9" w:rsidP="00DB15C9">
            <w:pPr>
              <w:spacing w:after="0"/>
              <w:jc w:val="center"/>
              <w:rPr>
                <w:sz w:val="20"/>
                <w:szCs w:val="20"/>
              </w:rPr>
            </w:pPr>
            <w:r w:rsidRPr="008F5618">
              <w:rPr>
                <w:sz w:val="20"/>
                <w:szCs w:val="20"/>
              </w:rPr>
              <w:t>188</w:t>
            </w:r>
          </w:p>
        </w:tc>
        <w:tc>
          <w:tcPr>
            <w:tcW w:w="892" w:type="dxa"/>
            <w:vAlign w:val="bottom"/>
          </w:tcPr>
          <w:p w:rsidR="00DB15C9" w:rsidRPr="008F5618" w:rsidRDefault="00DB15C9" w:rsidP="00DB15C9">
            <w:pPr>
              <w:spacing w:after="0"/>
              <w:jc w:val="center"/>
              <w:rPr>
                <w:sz w:val="20"/>
                <w:szCs w:val="20"/>
              </w:rPr>
            </w:pPr>
            <w:r w:rsidRPr="008F5618">
              <w:rPr>
                <w:sz w:val="20"/>
                <w:szCs w:val="20"/>
              </w:rPr>
              <w:t>5,673</w:t>
            </w:r>
          </w:p>
        </w:tc>
        <w:tc>
          <w:tcPr>
            <w:tcW w:w="854" w:type="dxa"/>
            <w:vAlign w:val="bottom"/>
          </w:tcPr>
          <w:p w:rsidR="00DB15C9" w:rsidRPr="008F5618" w:rsidRDefault="00DB15C9" w:rsidP="00DB15C9">
            <w:pPr>
              <w:spacing w:after="0"/>
              <w:jc w:val="center"/>
              <w:rPr>
                <w:sz w:val="20"/>
                <w:szCs w:val="20"/>
              </w:rPr>
            </w:pPr>
            <w:r w:rsidRPr="008F5618">
              <w:rPr>
                <w:sz w:val="20"/>
                <w:szCs w:val="20"/>
              </w:rPr>
              <w:t>217</w:t>
            </w:r>
          </w:p>
        </w:tc>
        <w:tc>
          <w:tcPr>
            <w:tcW w:w="892" w:type="dxa"/>
            <w:vAlign w:val="bottom"/>
          </w:tcPr>
          <w:p w:rsidR="00DB15C9" w:rsidRPr="008F5618" w:rsidRDefault="00DB15C9" w:rsidP="00DB15C9">
            <w:pPr>
              <w:spacing w:after="0"/>
              <w:jc w:val="center"/>
              <w:rPr>
                <w:sz w:val="20"/>
                <w:szCs w:val="20"/>
              </w:rPr>
            </w:pPr>
            <w:r w:rsidRPr="008F5618">
              <w:rPr>
                <w:sz w:val="20"/>
                <w:szCs w:val="20"/>
              </w:rPr>
              <w:t>7</w:t>
            </w:r>
          </w:p>
        </w:tc>
        <w:tc>
          <w:tcPr>
            <w:tcW w:w="854" w:type="dxa"/>
            <w:vAlign w:val="bottom"/>
          </w:tcPr>
          <w:p w:rsidR="00DB15C9" w:rsidRPr="008F5618" w:rsidRDefault="00DB15C9" w:rsidP="00DB15C9">
            <w:pPr>
              <w:spacing w:after="0"/>
              <w:jc w:val="center"/>
              <w:rPr>
                <w:sz w:val="20"/>
                <w:szCs w:val="20"/>
              </w:rPr>
            </w:pPr>
            <w:r w:rsidRPr="008F5618">
              <w:rPr>
                <w:sz w:val="20"/>
                <w:szCs w:val="20"/>
              </w:rPr>
              <w:t>202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6,099</w:t>
            </w:r>
          </w:p>
        </w:tc>
        <w:tc>
          <w:tcPr>
            <w:tcW w:w="1183" w:type="dxa"/>
            <w:vAlign w:val="bottom"/>
          </w:tcPr>
          <w:p w:rsidR="00DB15C9" w:rsidRPr="008F5618" w:rsidRDefault="00DB15C9" w:rsidP="00DB15C9">
            <w:pPr>
              <w:spacing w:after="0"/>
              <w:jc w:val="center"/>
              <w:rPr>
                <w:sz w:val="20"/>
                <w:szCs w:val="20"/>
              </w:rPr>
            </w:pPr>
            <w:r w:rsidRPr="008F5618">
              <w:rPr>
                <w:sz w:val="20"/>
                <w:szCs w:val="20"/>
              </w:rPr>
              <w:t>2,567</w:t>
            </w:r>
          </w:p>
        </w:tc>
        <w:tc>
          <w:tcPr>
            <w:tcW w:w="890" w:type="dxa"/>
            <w:vAlign w:val="bottom"/>
          </w:tcPr>
          <w:p w:rsidR="00DB15C9" w:rsidRPr="008F5618" w:rsidRDefault="00DB15C9" w:rsidP="00DB15C9">
            <w:pPr>
              <w:spacing w:after="0"/>
              <w:jc w:val="center"/>
              <w:rPr>
                <w:sz w:val="20"/>
                <w:szCs w:val="20"/>
              </w:rPr>
            </w:pPr>
            <w:r w:rsidRPr="008F5618">
              <w:rPr>
                <w:sz w:val="20"/>
                <w:szCs w:val="20"/>
              </w:rPr>
              <w:t>8,666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2008</w:t>
            </w:r>
          </w:p>
        </w:tc>
        <w:tc>
          <w:tcPr>
            <w:tcW w:w="907" w:type="dxa"/>
            <w:vAlign w:val="bottom"/>
          </w:tcPr>
          <w:p w:rsidR="00DB15C9" w:rsidRPr="008F5618" w:rsidRDefault="00DB15C9" w:rsidP="00DB15C9">
            <w:pPr>
              <w:spacing w:after="0"/>
              <w:jc w:val="center"/>
              <w:rPr>
                <w:sz w:val="20"/>
                <w:szCs w:val="20"/>
              </w:rPr>
            </w:pPr>
            <w:r w:rsidRPr="008F5618">
              <w:rPr>
                <w:sz w:val="20"/>
                <w:szCs w:val="20"/>
              </w:rPr>
              <w:t>231</w:t>
            </w:r>
          </w:p>
        </w:tc>
        <w:tc>
          <w:tcPr>
            <w:tcW w:w="892" w:type="dxa"/>
            <w:vAlign w:val="bottom"/>
          </w:tcPr>
          <w:p w:rsidR="00DB15C9" w:rsidRPr="008F5618" w:rsidRDefault="00DB15C9" w:rsidP="00DB15C9">
            <w:pPr>
              <w:spacing w:after="0"/>
              <w:jc w:val="center"/>
              <w:rPr>
                <w:sz w:val="20"/>
                <w:szCs w:val="20"/>
              </w:rPr>
            </w:pPr>
            <w:r w:rsidRPr="008F5618">
              <w:rPr>
                <w:sz w:val="20"/>
                <w:szCs w:val="20"/>
              </w:rPr>
              <w:t>4,563</w:t>
            </w:r>
          </w:p>
        </w:tc>
        <w:tc>
          <w:tcPr>
            <w:tcW w:w="854" w:type="dxa"/>
            <w:vAlign w:val="bottom"/>
          </w:tcPr>
          <w:p w:rsidR="00DB15C9" w:rsidRPr="008F5618" w:rsidRDefault="00DB15C9" w:rsidP="00DB15C9">
            <w:pPr>
              <w:spacing w:after="0"/>
              <w:jc w:val="center"/>
              <w:rPr>
                <w:sz w:val="20"/>
                <w:szCs w:val="20"/>
              </w:rPr>
            </w:pPr>
            <w:r w:rsidRPr="008F5618">
              <w:rPr>
                <w:sz w:val="20"/>
                <w:szCs w:val="20"/>
              </w:rPr>
              <w:t>1,047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277</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5,887</w:t>
            </w:r>
          </w:p>
        </w:tc>
        <w:tc>
          <w:tcPr>
            <w:tcW w:w="1183" w:type="dxa"/>
            <w:vAlign w:val="bottom"/>
          </w:tcPr>
          <w:p w:rsidR="00DB15C9" w:rsidRPr="008F5618" w:rsidRDefault="00DB15C9" w:rsidP="00DB15C9">
            <w:pPr>
              <w:spacing w:after="0"/>
              <w:jc w:val="center"/>
              <w:rPr>
                <w:sz w:val="20"/>
                <w:szCs w:val="20"/>
              </w:rPr>
            </w:pPr>
            <w:r w:rsidRPr="008F5618">
              <w:rPr>
                <w:sz w:val="20"/>
                <w:szCs w:val="20"/>
              </w:rPr>
              <w:t>5,173</w:t>
            </w:r>
          </w:p>
        </w:tc>
        <w:tc>
          <w:tcPr>
            <w:tcW w:w="890" w:type="dxa"/>
            <w:vAlign w:val="bottom"/>
          </w:tcPr>
          <w:p w:rsidR="00DB15C9" w:rsidRPr="008F5618" w:rsidRDefault="00DB15C9" w:rsidP="00DB15C9">
            <w:pPr>
              <w:spacing w:after="0"/>
              <w:jc w:val="center"/>
              <w:rPr>
                <w:sz w:val="20"/>
                <w:szCs w:val="20"/>
              </w:rPr>
            </w:pPr>
            <w:r w:rsidRPr="008F5618">
              <w:rPr>
                <w:sz w:val="20"/>
                <w:szCs w:val="20"/>
              </w:rPr>
              <w:t>11,060</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2009</w:t>
            </w:r>
          </w:p>
        </w:tc>
        <w:tc>
          <w:tcPr>
            <w:tcW w:w="907" w:type="dxa"/>
            <w:vAlign w:val="bottom"/>
          </w:tcPr>
          <w:p w:rsidR="00DB15C9" w:rsidRPr="008F5618" w:rsidRDefault="00DB15C9" w:rsidP="00DB15C9">
            <w:pPr>
              <w:spacing w:after="0"/>
              <w:jc w:val="center"/>
              <w:rPr>
                <w:sz w:val="20"/>
                <w:szCs w:val="20"/>
              </w:rPr>
            </w:pPr>
            <w:r w:rsidRPr="008F5618">
              <w:rPr>
                <w:sz w:val="20"/>
                <w:szCs w:val="20"/>
              </w:rPr>
              <w:t>156</w:t>
            </w:r>
          </w:p>
        </w:tc>
        <w:tc>
          <w:tcPr>
            <w:tcW w:w="892" w:type="dxa"/>
            <w:vAlign w:val="bottom"/>
          </w:tcPr>
          <w:p w:rsidR="00DB15C9" w:rsidRPr="008F5618" w:rsidRDefault="00DB15C9" w:rsidP="00DB15C9">
            <w:pPr>
              <w:spacing w:after="0"/>
              <w:jc w:val="center"/>
              <w:rPr>
                <w:sz w:val="20"/>
                <w:szCs w:val="20"/>
              </w:rPr>
            </w:pPr>
            <w:r w:rsidRPr="008F5618">
              <w:rPr>
                <w:sz w:val="20"/>
                <w:szCs w:val="20"/>
              </w:rPr>
              <w:t>4,604</w:t>
            </w:r>
          </w:p>
        </w:tc>
        <w:tc>
          <w:tcPr>
            <w:tcW w:w="854" w:type="dxa"/>
            <w:vAlign w:val="bottom"/>
          </w:tcPr>
          <w:p w:rsidR="00DB15C9" w:rsidRPr="008F5618" w:rsidRDefault="00DB15C9" w:rsidP="00DB15C9">
            <w:pPr>
              <w:spacing w:after="0"/>
              <w:jc w:val="center"/>
              <w:rPr>
                <w:sz w:val="20"/>
                <w:szCs w:val="20"/>
              </w:rPr>
            </w:pPr>
            <w:r w:rsidRPr="008F5618">
              <w:rPr>
                <w:sz w:val="20"/>
                <w:szCs w:val="20"/>
              </w:rPr>
              <w:t>248</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93</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4,945</w:t>
            </w:r>
          </w:p>
        </w:tc>
        <w:tc>
          <w:tcPr>
            <w:tcW w:w="1183" w:type="dxa"/>
            <w:vAlign w:val="bottom"/>
          </w:tcPr>
          <w:p w:rsidR="00DB15C9" w:rsidRPr="008F5618" w:rsidRDefault="00DB15C9" w:rsidP="00DB15C9">
            <w:pPr>
              <w:spacing w:after="0"/>
              <w:jc w:val="center"/>
              <w:rPr>
                <w:sz w:val="20"/>
                <w:szCs w:val="20"/>
              </w:rPr>
            </w:pPr>
            <w:r w:rsidRPr="008F5618">
              <w:rPr>
                <w:sz w:val="20"/>
                <w:szCs w:val="20"/>
              </w:rPr>
              <w:t>2,181</w:t>
            </w:r>
          </w:p>
        </w:tc>
        <w:tc>
          <w:tcPr>
            <w:tcW w:w="890" w:type="dxa"/>
            <w:vAlign w:val="bottom"/>
          </w:tcPr>
          <w:p w:rsidR="00DB15C9" w:rsidRPr="008F5618" w:rsidRDefault="00DB15C9" w:rsidP="00DB15C9">
            <w:pPr>
              <w:spacing w:after="0"/>
              <w:jc w:val="center"/>
              <w:rPr>
                <w:sz w:val="20"/>
                <w:szCs w:val="20"/>
              </w:rPr>
            </w:pPr>
            <w:r w:rsidRPr="008F5618">
              <w:rPr>
                <w:sz w:val="20"/>
                <w:szCs w:val="20"/>
              </w:rPr>
              <w:t>7,126</w:t>
            </w:r>
          </w:p>
        </w:tc>
      </w:tr>
      <w:tr w:rsidR="00DB15C9" w:rsidTr="00A90914">
        <w:trPr>
          <w:trHeight w:val="259"/>
        </w:trPr>
        <w:tc>
          <w:tcPr>
            <w:tcW w:w="905" w:type="dxa"/>
            <w:vAlign w:val="bottom"/>
          </w:tcPr>
          <w:p w:rsidR="00DB15C9" w:rsidRPr="008F5618" w:rsidRDefault="00DB15C9" w:rsidP="00DB15C9">
            <w:pPr>
              <w:spacing w:after="0"/>
              <w:jc w:val="left"/>
              <w:rPr>
                <w:color w:val="000000"/>
                <w:sz w:val="20"/>
                <w:szCs w:val="20"/>
              </w:rPr>
            </w:pPr>
            <w:r w:rsidRPr="008F5618">
              <w:rPr>
                <w:color w:val="000000"/>
                <w:sz w:val="20"/>
                <w:szCs w:val="20"/>
              </w:rPr>
              <w:t>2010</w:t>
            </w:r>
          </w:p>
        </w:tc>
        <w:tc>
          <w:tcPr>
            <w:tcW w:w="907" w:type="dxa"/>
            <w:vAlign w:val="bottom"/>
          </w:tcPr>
          <w:p w:rsidR="00DB15C9" w:rsidRPr="008F5618" w:rsidRDefault="00DB15C9" w:rsidP="00DB15C9">
            <w:pPr>
              <w:spacing w:after="0"/>
              <w:jc w:val="center"/>
              <w:rPr>
                <w:sz w:val="20"/>
                <w:szCs w:val="20"/>
              </w:rPr>
            </w:pPr>
            <w:r w:rsidRPr="008F5618">
              <w:rPr>
                <w:sz w:val="20"/>
                <w:szCs w:val="20"/>
              </w:rPr>
              <w:t>96</w:t>
            </w:r>
          </w:p>
        </w:tc>
        <w:tc>
          <w:tcPr>
            <w:tcW w:w="892" w:type="dxa"/>
            <w:vAlign w:val="bottom"/>
          </w:tcPr>
          <w:p w:rsidR="00DB15C9" w:rsidRPr="008F5618" w:rsidRDefault="00DB15C9" w:rsidP="00DB15C9">
            <w:pPr>
              <w:spacing w:after="0"/>
              <w:jc w:val="center"/>
              <w:rPr>
                <w:sz w:val="20"/>
                <w:szCs w:val="20"/>
              </w:rPr>
            </w:pPr>
            <w:r w:rsidRPr="008F5618">
              <w:rPr>
                <w:sz w:val="20"/>
                <w:szCs w:val="20"/>
              </w:rPr>
              <w:t>2,149</w:t>
            </w:r>
          </w:p>
        </w:tc>
        <w:tc>
          <w:tcPr>
            <w:tcW w:w="854" w:type="dxa"/>
            <w:vAlign w:val="bottom"/>
          </w:tcPr>
          <w:p w:rsidR="00DB15C9" w:rsidRPr="008F5618" w:rsidRDefault="00DB15C9" w:rsidP="00DB15C9">
            <w:pPr>
              <w:spacing w:after="0"/>
              <w:jc w:val="center"/>
              <w:rPr>
                <w:sz w:val="20"/>
                <w:szCs w:val="20"/>
              </w:rPr>
            </w:pPr>
            <w:r w:rsidRPr="008F5618">
              <w:rPr>
                <w:sz w:val="20"/>
                <w:szCs w:val="20"/>
              </w:rPr>
              <w:t>582</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132</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2,863</w:t>
            </w:r>
          </w:p>
        </w:tc>
        <w:tc>
          <w:tcPr>
            <w:tcW w:w="1183" w:type="dxa"/>
            <w:vAlign w:val="bottom"/>
          </w:tcPr>
          <w:p w:rsidR="00DB15C9" w:rsidRPr="008F5618" w:rsidRDefault="00DB15C9" w:rsidP="00DB15C9">
            <w:pPr>
              <w:spacing w:after="0"/>
              <w:jc w:val="center"/>
              <w:rPr>
                <w:sz w:val="20"/>
                <w:szCs w:val="20"/>
              </w:rPr>
            </w:pPr>
            <w:r w:rsidRPr="008F5618">
              <w:rPr>
                <w:sz w:val="20"/>
                <w:szCs w:val="20"/>
              </w:rPr>
              <w:t>1,610</w:t>
            </w:r>
          </w:p>
        </w:tc>
        <w:tc>
          <w:tcPr>
            <w:tcW w:w="890" w:type="dxa"/>
            <w:vAlign w:val="bottom"/>
          </w:tcPr>
          <w:p w:rsidR="00DB15C9" w:rsidRPr="008F5618" w:rsidRDefault="00DB15C9" w:rsidP="00DB15C9">
            <w:pPr>
              <w:spacing w:after="0"/>
              <w:jc w:val="center"/>
              <w:rPr>
                <w:sz w:val="20"/>
                <w:szCs w:val="20"/>
              </w:rPr>
            </w:pPr>
            <w:r w:rsidRPr="008F5618">
              <w:rPr>
                <w:sz w:val="20"/>
                <w:szCs w:val="20"/>
              </w:rPr>
              <w:t>4,473</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2011</w:t>
            </w:r>
          </w:p>
        </w:tc>
        <w:tc>
          <w:tcPr>
            <w:tcW w:w="907" w:type="dxa"/>
            <w:vAlign w:val="bottom"/>
          </w:tcPr>
          <w:p w:rsidR="00DB15C9" w:rsidRPr="008F5618" w:rsidRDefault="00DB15C9" w:rsidP="00DB15C9">
            <w:pPr>
              <w:spacing w:after="0"/>
              <w:jc w:val="center"/>
              <w:rPr>
                <w:sz w:val="20"/>
                <w:szCs w:val="20"/>
              </w:rPr>
            </w:pPr>
            <w:r w:rsidRPr="008F5618">
              <w:rPr>
                <w:sz w:val="20"/>
                <w:szCs w:val="20"/>
              </w:rPr>
              <w:t>52</w:t>
            </w:r>
          </w:p>
        </w:tc>
        <w:tc>
          <w:tcPr>
            <w:tcW w:w="892" w:type="dxa"/>
            <w:vAlign w:val="bottom"/>
          </w:tcPr>
          <w:p w:rsidR="00DB15C9" w:rsidRPr="008F5618" w:rsidRDefault="00DB15C9" w:rsidP="00DB15C9">
            <w:pPr>
              <w:spacing w:after="0"/>
              <w:jc w:val="center"/>
              <w:rPr>
                <w:sz w:val="20"/>
                <w:szCs w:val="20"/>
              </w:rPr>
            </w:pPr>
            <w:r w:rsidRPr="008F5618">
              <w:rPr>
                <w:sz w:val="20"/>
                <w:szCs w:val="20"/>
              </w:rPr>
              <w:t>2,610</w:t>
            </w:r>
          </w:p>
        </w:tc>
        <w:tc>
          <w:tcPr>
            <w:tcW w:w="854" w:type="dxa"/>
            <w:vAlign w:val="bottom"/>
          </w:tcPr>
          <w:p w:rsidR="00DB15C9" w:rsidRPr="008F5618" w:rsidRDefault="00DB15C9" w:rsidP="00DB15C9">
            <w:pPr>
              <w:spacing w:after="0"/>
              <w:jc w:val="center"/>
              <w:rPr>
                <w:sz w:val="20"/>
                <w:szCs w:val="20"/>
              </w:rPr>
            </w:pPr>
            <w:r w:rsidRPr="008F5618">
              <w:rPr>
                <w:sz w:val="20"/>
                <w:szCs w:val="20"/>
              </w:rPr>
              <w:t>6,238</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79</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8,927</w:t>
            </w:r>
          </w:p>
        </w:tc>
        <w:tc>
          <w:tcPr>
            <w:tcW w:w="1183" w:type="dxa"/>
            <w:vAlign w:val="bottom"/>
          </w:tcPr>
          <w:p w:rsidR="00DB15C9" w:rsidRPr="008F5618" w:rsidRDefault="00DB15C9" w:rsidP="00DB15C9">
            <w:pPr>
              <w:spacing w:after="0"/>
              <w:jc w:val="center"/>
              <w:rPr>
                <w:sz w:val="20"/>
                <w:szCs w:val="20"/>
              </w:rPr>
            </w:pPr>
            <w:r w:rsidRPr="008F5618">
              <w:rPr>
                <w:sz w:val="20"/>
                <w:szCs w:val="20"/>
              </w:rPr>
              <w:t>1,908</w:t>
            </w:r>
          </w:p>
        </w:tc>
        <w:tc>
          <w:tcPr>
            <w:tcW w:w="890" w:type="dxa"/>
            <w:vAlign w:val="bottom"/>
          </w:tcPr>
          <w:p w:rsidR="00DB15C9" w:rsidRPr="008F5618" w:rsidRDefault="00DB15C9" w:rsidP="00DB15C9">
            <w:pPr>
              <w:spacing w:after="0"/>
              <w:jc w:val="center"/>
              <w:rPr>
                <w:sz w:val="20"/>
                <w:szCs w:val="20"/>
              </w:rPr>
            </w:pPr>
            <w:r w:rsidRPr="008F5618">
              <w:rPr>
                <w:sz w:val="20"/>
                <w:szCs w:val="20"/>
              </w:rPr>
              <w:t>10,835</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2012</w:t>
            </w:r>
          </w:p>
        </w:tc>
        <w:tc>
          <w:tcPr>
            <w:tcW w:w="907" w:type="dxa"/>
            <w:vAlign w:val="bottom"/>
          </w:tcPr>
          <w:p w:rsidR="00DB15C9" w:rsidRPr="008F5618" w:rsidRDefault="00DB15C9" w:rsidP="00DB15C9">
            <w:pPr>
              <w:spacing w:after="0"/>
              <w:jc w:val="center"/>
              <w:rPr>
                <w:sz w:val="20"/>
                <w:szCs w:val="20"/>
              </w:rPr>
            </w:pPr>
            <w:r w:rsidRPr="008F5618">
              <w:rPr>
                <w:sz w:val="20"/>
                <w:szCs w:val="20"/>
              </w:rPr>
              <w:t>117</w:t>
            </w:r>
          </w:p>
        </w:tc>
        <w:tc>
          <w:tcPr>
            <w:tcW w:w="892" w:type="dxa"/>
            <w:vAlign w:val="bottom"/>
          </w:tcPr>
          <w:p w:rsidR="00DB15C9" w:rsidRPr="008F5618" w:rsidRDefault="00DB15C9" w:rsidP="00DB15C9">
            <w:pPr>
              <w:spacing w:after="0"/>
              <w:jc w:val="center"/>
              <w:rPr>
                <w:sz w:val="20"/>
                <w:szCs w:val="20"/>
              </w:rPr>
            </w:pPr>
            <w:r w:rsidRPr="008F5618">
              <w:rPr>
                <w:sz w:val="20"/>
                <w:szCs w:val="20"/>
              </w:rPr>
              <w:t>2,884</w:t>
            </w:r>
          </w:p>
        </w:tc>
        <w:tc>
          <w:tcPr>
            <w:tcW w:w="854" w:type="dxa"/>
            <w:vAlign w:val="bottom"/>
          </w:tcPr>
          <w:p w:rsidR="00DB15C9" w:rsidRPr="008F5618" w:rsidRDefault="00DB15C9" w:rsidP="00DB15C9">
            <w:pPr>
              <w:spacing w:after="0"/>
              <w:jc w:val="center"/>
              <w:rPr>
                <w:sz w:val="20"/>
                <w:szCs w:val="20"/>
              </w:rPr>
            </w:pPr>
            <w:r w:rsidRPr="008F5618">
              <w:rPr>
                <w:sz w:val="20"/>
                <w:szCs w:val="20"/>
              </w:rPr>
              <w:t>903</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151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3,938</w:t>
            </w:r>
          </w:p>
        </w:tc>
        <w:tc>
          <w:tcPr>
            <w:tcW w:w="1183" w:type="dxa"/>
            <w:vAlign w:val="bottom"/>
          </w:tcPr>
          <w:p w:rsidR="00DB15C9" w:rsidRPr="008F5618" w:rsidRDefault="00DB15C9" w:rsidP="00DB15C9">
            <w:pPr>
              <w:spacing w:after="0"/>
              <w:jc w:val="center"/>
              <w:rPr>
                <w:sz w:val="20"/>
                <w:szCs w:val="20"/>
              </w:rPr>
            </w:pPr>
            <w:r w:rsidRPr="008F5618">
              <w:rPr>
                <w:sz w:val="20"/>
                <w:szCs w:val="20"/>
              </w:rPr>
              <w:t>2,282</w:t>
            </w:r>
          </w:p>
        </w:tc>
        <w:tc>
          <w:tcPr>
            <w:tcW w:w="890" w:type="dxa"/>
            <w:vAlign w:val="bottom"/>
          </w:tcPr>
          <w:p w:rsidR="00DB15C9" w:rsidRPr="008F5618" w:rsidRDefault="00DB15C9" w:rsidP="00DB15C9">
            <w:pPr>
              <w:spacing w:after="0"/>
              <w:jc w:val="center"/>
              <w:rPr>
                <w:sz w:val="20"/>
                <w:szCs w:val="20"/>
              </w:rPr>
            </w:pPr>
            <w:r w:rsidRPr="008F5618">
              <w:rPr>
                <w:sz w:val="20"/>
                <w:szCs w:val="20"/>
              </w:rPr>
              <w:t>6,220</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2013</w:t>
            </w:r>
          </w:p>
        </w:tc>
        <w:tc>
          <w:tcPr>
            <w:tcW w:w="907" w:type="dxa"/>
            <w:vAlign w:val="bottom"/>
          </w:tcPr>
          <w:p w:rsidR="00DB15C9" w:rsidRPr="008F5618" w:rsidRDefault="00DB15C9" w:rsidP="00DB15C9">
            <w:pPr>
              <w:spacing w:after="0"/>
              <w:jc w:val="center"/>
              <w:rPr>
                <w:sz w:val="20"/>
                <w:szCs w:val="20"/>
              </w:rPr>
            </w:pPr>
            <w:r w:rsidRPr="008F5618">
              <w:rPr>
                <w:sz w:val="20"/>
                <w:szCs w:val="20"/>
              </w:rPr>
              <w:t>122</w:t>
            </w:r>
          </w:p>
        </w:tc>
        <w:tc>
          <w:tcPr>
            <w:tcW w:w="892" w:type="dxa"/>
            <w:vAlign w:val="bottom"/>
          </w:tcPr>
          <w:p w:rsidR="00DB15C9" w:rsidRPr="008F5618" w:rsidRDefault="00DB15C9" w:rsidP="00DB15C9">
            <w:pPr>
              <w:spacing w:after="0"/>
              <w:jc w:val="center"/>
              <w:rPr>
                <w:sz w:val="20"/>
                <w:szCs w:val="20"/>
              </w:rPr>
            </w:pPr>
            <w:r w:rsidRPr="008F5618">
              <w:rPr>
                <w:sz w:val="20"/>
                <w:szCs w:val="20"/>
              </w:rPr>
              <w:t>3,426</w:t>
            </w:r>
          </w:p>
        </w:tc>
        <w:tc>
          <w:tcPr>
            <w:tcW w:w="854" w:type="dxa"/>
            <w:vAlign w:val="bottom"/>
          </w:tcPr>
          <w:p w:rsidR="00DB15C9" w:rsidRPr="008F5618" w:rsidRDefault="00DB15C9" w:rsidP="00DB15C9">
            <w:pPr>
              <w:spacing w:after="0"/>
              <w:jc w:val="center"/>
              <w:rPr>
                <w:sz w:val="20"/>
                <w:szCs w:val="20"/>
              </w:rPr>
            </w:pPr>
            <w:r w:rsidRPr="008F5618">
              <w:rPr>
                <w:sz w:val="20"/>
                <w:szCs w:val="20"/>
              </w:rPr>
              <w:t>2,069</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241</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5,736</w:t>
            </w:r>
          </w:p>
        </w:tc>
        <w:tc>
          <w:tcPr>
            <w:tcW w:w="1183" w:type="dxa"/>
            <w:vAlign w:val="bottom"/>
          </w:tcPr>
          <w:p w:rsidR="00DB15C9" w:rsidRPr="008F5618" w:rsidRDefault="00DB15C9" w:rsidP="00DB15C9">
            <w:pPr>
              <w:spacing w:after="0"/>
              <w:jc w:val="center"/>
              <w:rPr>
                <w:sz w:val="20"/>
                <w:szCs w:val="20"/>
              </w:rPr>
            </w:pPr>
            <w:r w:rsidRPr="008F5618">
              <w:rPr>
                <w:sz w:val="20"/>
                <w:szCs w:val="20"/>
              </w:rPr>
              <w:t>1,573</w:t>
            </w:r>
          </w:p>
        </w:tc>
        <w:tc>
          <w:tcPr>
            <w:tcW w:w="890" w:type="dxa"/>
            <w:vAlign w:val="bottom"/>
          </w:tcPr>
          <w:p w:rsidR="00DB15C9" w:rsidRPr="008F5618" w:rsidRDefault="00DB15C9" w:rsidP="00DB15C9">
            <w:pPr>
              <w:spacing w:after="0"/>
              <w:jc w:val="center"/>
              <w:rPr>
                <w:sz w:val="20"/>
                <w:szCs w:val="20"/>
              </w:rPr>
            </w:pPr>
            <w:r w:rsidRPr="008F5618">
              <w:rPr>
                <w:sz w:val="20"/>
                <w:szCs w:val="20"/>
              </w:rPr>
              <w:t>7,309</w:t>
            </w:r>
          </w:p>
        </w:tc>
      </w:tr>
      <w:tr w:rsidR="00DB15C9" w:rsidTr="00A90914">
        <w:trPr>
          <w:trHeight w:val="259"/>
        </w:trPr>
        <w:tc>
          <w:tcPr>
            <w:tcW w:w="905" w:type="dxa"/>
            <w:vAlign w:val="bottom"/>
          </w:tcPr>
          <w:p w:rsidR="00DB15C9" w:rsidRPr="008F5618" w:rsidRDefault="00DB15C9" w:rsidP="00DB15C9">
            <w:pPr>
              <w:spacing w:after="0"/>
              <w:jc w:val="left"/>
              <w:rPr>
                <w:sz w:val="20"/>
                <w:szCs w:val="20"/>
              </w:rPr>
            </w:pPr>
            <w:r w:rsidRPr="008F5618">
              <w:rPr>
                <w:sz w:val="20"/>
                <w:szCs w:val="20"/>
              </w:rPr>
              <w:t>2014</w:t>
            </w:r>
          </w:p>
        </w:tc>
        <w:tc>
          <w:tcPr>
            <w:tcW w:w="907" w:type="dxa"/>
            <w:vAlign w:val="bottom"/>
          </w:tcPr>
          <w:p w:rsidR="00DB15C9" w:rsidRPr="008F5618" w:rsidRDefault="00DB15C9" w:rsidP="00DB15C9">
            <w:pPr>
              <w:spacing w:after="0"/>
              <w:jc w:val="center"/>
              <w:rPr>
                <w:sz w:val="20"/>
                <w:szCs w:val="20"/>
              </w:rPr>
            </w:pPr>
            <w:r w:rsidRPr="008F5618">
              <w:rPr>
                <w:sz w:val="20"/>
                <w:szCs w:val="20"/>
              </w:rPr>
              <w:t>103</w:t>
            </w:r>
          </w:p>
        </w:tc>
        <w:tc>
          <w:tcPr>
            <w:tcW w:w="892" w:type="dxa"/>
            <w:vAlign w:val="bottom"/>
          </w:tcPr>
          <w:p w:rsidR="00DB15C9" w:rsidRPr="008F5618" w:rsidRDefault="00DB15C9" w:rsidP="00DB15C9">
            <w:pPr>
              <w:spacing w:after="0"/>
              <w:jc w:val="center"/>
              <w:rPr>
                <w:sz w:val="20"/>
                <w:szCs w:val="20"/>
              </w:rPr>
            </w:pPr>
            <w:r w:rsidRPr="008F5618">
              <w:rPr>
                <w:sz w:val="20"/>
                <w:szCs w:val="20"/>
              </w:rPr>
              <w:t>4,927</w:t>
            </w:r>
          </w:p>
        </w:tc>
        <w:tc>
          <w:tcPr>
            <w:tcW w:w="854" w:type="dxa"/>
            <w:vAlign w:val="bottom"/>
          </w:tcPr>
          <w:p w:rsidR="00DB15C9" w:rsidRPr="008F5618" w:rsidRDefault="00DB15C9" w:rsidP="00DB15C9">
            <w:pPr>
              <w:spacing w:after="0"/>
              <w:jc w:val="center"/>
              <w:rPr>
                <w:sz w:val="20"/>
                <w:szCs w:val="20"/>
              </w:rPr>
            </w:pPr>
            <w:r w:rsidRPr="008F5618">
              <w:rPr>
                <w:sz w:val="20"/>
                <w:szCs w:val="20"/>
              </w:rPr>
              <w:t>2,397</w:t>
            </w:r>
          </w:p>
        </w:tc>
        <w:tc>
          <w:tcPr>
            <w:tcW w:w="892" w:type="dxa"/>
            <w:vAlign w:val="bottom"/>
          </w:tcPr>
          <w:p w:rsidR="00DB15C9" w:rsidRPr="008F5618" w:rsidRDefault="00DB15C9" w:rsidP="00DB15C9">
            <w:pPr>
              <w:spacing w:after="0"/>
              <w:jc w:val="center"/>
              <w:rPr>
                <w:sz w:val="20"/>
                <w:szCs w:val="20"/>
              </w:rPr>
            </w:pPr>
            <w:r w:rsidRPr="008F5618">
              <w:rPr>
                <w:sz w:val="20"/>
                <w:szCs w:val="20"/>
              </w:rPr>
              <w:t>0</w:t>
            </w:r>
          </w:p>
        </w:tc>
        <w:tc>
          <w:tcPr>
            <w:tcW w:w="854" w:type="dxa"/>
            <w:vAlign w:val="bottom"/>
          </w:tcPr>
          <w:p w:rsidR="00DB15C9" w:rsidRPr="008F5618" w:rsidRDefault="00DB15C9" w:rsidP="00DB15C9">
            <w:pPr>
              <w:spacing w:after="0"/>
              <w:jc w:val="center"/>
              <w:rPr>
                <w:sz w:val="20"/>
                <w:szCs w:val="20"/>
              </w:rPr>
            </w:pPr>
            <w:r w:rsidRPr="008F5618">
              <w:rPr>
                <w:sz w:val="20"/>
                <w:szCs w:val="20"/>
              </w:rPr>
              <w:t>407</w:t>
            </w:r>
          </w:p>
        </w:tc>
        <w:tc>
          <w:tcPr>
            <w:tcW w:w="1283" w:type="dxa"/>
            <w:vAlign w:val="bottom"/>
          </w:tcPr>
          <w:p w:rsidR="00DB15C9" w:rsidRPr="008F5618" w:rsidRDefault="00DB15C9" w:rsidP="00DB15C9">
            <w:pPr>
              <w:spacing w:after="0"/>
              <w:jc w:val="center"/>
              <w:rPr>
                <w:sz w:val="20"/>
                <w:szCs w:val="20"/>
              </w:rPr>
            </w:pPr>
            <w:r w:rsidRPr="008F5618">
              <w:rPr>
                <w:sz w:val="20"/>
                <w:szCs w:val="20"/>
              </w:rPr>
              <w:t>0</w:t>
            </w:r>
          </w:p>
        </w:tc>
        <w:tc>
          <w:tcPr>
            <w:tcW w:w="916" w:type="dxa"/>
            <w:vAlign w:val="bottom"/>
          </w:tcPr>
          <w:p w:rsidR="00DB15C9" w:rsidRPr="008F5618" w:rsidRDefault="00DB15C9" w:rsidP="00DB15C9">
            <w:pPr>
              <w:spacing w:after="0"/>
              <w:jc w:val="center"/>
              <w:rPr>
                <w:sz w:val="20"/>
                <w:szCs w:val="20"/>
              </w:rPr>
            </w:pPr>
            <w:r w:rsidRPr="008F5618">
              <w:rPr>
                <w:sz w:val="20"/>
                <w:szCs w:val="20"/>
              </w:rPr>
              <w:t>7,731</w:t>
            </w:r>
          </w:p>
        </w:tc>
        <w:tc>
          <w:tcPr>
            <w:tcW w:w="1183" w:type="dxa"/>
            <w:vAlign w:val="bottom"/>
          </w:tcPr>
          <w:p w:rsidR="00DB15C9" w:rsidRPr="008F5618" w:rsidRDefault="00DB15C9" w:rsidP="00DB15C9">
            <w:pPr>
              <w:spacing w:after="0"/>
              <w:jc w:val="center"/>
              <w:rPr>
                <w:sz w:val="20"/>
                <w:szCs w:val="20"/>
              </w:rPr>
            </w:pPr>
            <w:r w:rsidRPr="008F5618">
              <w:rPr>
                <w:sz w:val="20"/>
                <w:szCs w:val="20"/>
              </w:rPr>
              <w:t>3,025</w:t>
            </w:r>
          </w:p>
        </w:tc>
        <w:tc>
          <w:tcPr>
            <w:tcW w:w="890" w:type="dxa"/>
            <w:vAlign w:val="bottom"/>
          </w:tcPr>
          <w:p w:rsidR="00DB15C9" w:rsidRPr="008F5618" w:rsidRDefault="00DB15C9" w:rsidP="00DB15C9">
            <w:pPr>
              <w:spacing w:after="0"/>
              <w:jc w:val="center"/>
              <w:rPr>
                <w:sz w:val="20"/>
                <w:szCs w:val="20"/>
              </w:rPr>
            </w:pPr>
            <w:r w:rsidRPr="008F5618">
              <w:rPr>
                <w:sz w:val="20"/>
                <w:szCs w:val="20"/>
              </w:rPr>
              <w:t>10,756</w:t>
            </w:r>
          </w:p>
        </w:tc>
      </w:tr>
      <w:tr w:rsidR="00DB15C9" w:rsidTr="003208B7">
        <w:trPr>
          <w:trHeight w:hRule="exact" w:val="331"/>
        </w:trPr>
        <w:tc>
          <w:tcPr>
            <w:tcW w:w="905" w:type="dxa"/>
            <w:vAlign w:val="center"/>
          </w:tcPr>
          <w:p w:rsidR="00DB15C9" w:rsidRPr="008F5618" w:rsidRDefault="00DB15C9" w:rsidP="00DB15C9">
            <w:pPr>
              <w:spacing w:after="0"/>
              <w:jc w:val="left"/>
              <w:rPr>
                <w:sz w:val="20"/>
                <w:szCs w:val="20"/>
              </w:rPr>
            </w:pPr>
            <w:r w:rsidRPr="008F5618">
              <w:rPr>
                <w:sz w:val="20"/>
                <w:szCs w:val="20"/>
              </w:rPr>
              <w:t>2015</w:t>
            </w:r>
          </w:p>
        </w:tc>
        <w:tc>
          <w:tcPr>
            <w:tcW w:w="907" w:type="dxa"/>
            <w:vAlign w:val="center"/>
          </w:tcPr>
          <w:p w:rsidR="00DB15C9" w:rsidRPr="008F5618" w:rsidRDefault="00DB15C9" w:rsidP="00DB15C9">
            <w:pPr>
              <w:spacing w:after="0"/>
              <w:jc w:val="center"/>
              <w:rPr>
                <w:sz w:val="20"/>
                <w:szCs w:val="20"/>
              </w:rPr>
            </w:pPr>
            <w:r w:rsidRPr="008F5618">
              <w:rPr>
                <w:sz w:val="20"/>
                <w:szCs w:val="20"/>
              </w:rPr>
              <w:t>71</w:t>
            </w:r>
          </w:p>
        </w:tc>
        <w:tc>
          <w:tcPr>
            <w:tcW w:w="892" w:type="dxa"/>
            <w:vAlign w:val="center"/>
          </w:tcPr>
          <w:p w:rsidR="00DB15C9" w:rsidRPr="003208B7" w:rsidRDefault="00DB15C9" w:rsidP="00DB15C9">
            <w:pPr>
              <w:spacing w:after="0"/>
              <w:jc w:val="center"/>
              <w:rPr>
                <w:sz w:val="20"/>
                <w:szCs w:val="20"/>
              </w:rPr>
            </w:pPr>
            <w:r w:rsidRPr="003208B7">
              <w:rPr>
                <w:sz w:val="20"/>
                <w:szCs w:val="20"/>
              </w:rPr>
              <w:t>3,078</w:t>
            </w:r>
          </w:p>
        </w:tc>
        <w:tc>
          <w:tcPr>
            <w:tcW w:w="854" w:type="dxa"/>
            <w:vAlign w:val="center"/>
          </w:tcPr>
          <w:p w:rsidR="00DB15C9" w:rsidRPr="003208B7" w:rsidRDefault="00DB15C9" w:rsidP="00DB15C9">
            <w:pPr>
              <w:spacing w:after="0"/>
              <w:jc w:val="center"/>
              <w:rPr>
                <w:sz w:val="20"/>
                <w:szCs w:val="20"/>
              </w:rPr>
            </w:pPr>
            <w:r w:rsidRPr="003208B7">
              <w:rPr>
                <w:sz w:val="20"/>
                <w:szCs w:val="20"/>
              </w:rPr>
              <w:t>380</w:t>
            </w:r>
          </w:p>
        </w:tc>
        <w:tc>
          <w:tcPr>
            <w:tcW w:w="892" w:type="dxa"/>
            <w:vAlign w:val="center"/>
          </w:tcPr>
          <w:p w:rsidR="00DB15C9" w:rsidRPr="003208B7" w:rsidRDefault="00DB15C9" w:rsidP="00DB15C9">
            <w:pPr>
              <w:spacing w:after="0"/>
              <w:jc w:val="center"/>
              <w:rPr>
                <w:sz w:val="20"/>
                <w:szCs w:val="20"/>
              </w:rPr>
            </w:pPr>
            <w:r w:rsidRPr="003208B7">
              <w:rPr>
                <w:sz w:val="20"/>
                <w:szCs w:val="20"/>
              </w:rPr>
              <w:t>0</w:t>
            </w:r>
          </w:p>
        </w:tc>
        <w:tc>
          <w:tcPr>
            <w:tcW w:w="854" w:type="dxa"/>
            <w:vAlign w:val="center"/>
          </w:tcPr>
          <w:p w:rsidR="00DB15C9" w:rsidRPr="003208B7" w:rsidRDefault="00DB15C9" w:rsidP="00DB15C9">
            <w:pPr>
              <w:spacing w:after="0"/>
              <w:jc w:val="center"/>
              <w:rPr>
                <w:sz w:val="20"/>
                <w:szCs w:val="20"/>
              </w:rPr>
            </w:pPr>
            <w:r w:rsidRPr="003208B7">
              <w:rPr>
                <w:sz w:val="20"/>
                <w:szCs w:val="20"/>
              </w:rPr>
              <w:t>118</w:t>
            </w:r>
          </w:p>
        </w:tc>
        <w:tc>
          <w:tcPr>
            <w:tcW w:w="1283" w:type="dxa"/>
            <w:vAlign w:val="center"/>
          </w:tcPr>
          <w:p w:rsidR="00DB15C9" w:rsidRPr="003208B7" w:rsidRDefault="00DB15C9" w:rsidP="00DB15C9">
            <w:pPr>
              <w:spacing w:after="0"/>
              <w:jc w:val="center"/>
              <w:rPr>
                <w:sz w:val="20"/>
                <w:szCs w:val="20"/>
              </w:rPr>
            </w:pPr>
            <w:r w:rsidRPr="003208B7">
              <w:rPr>
                <w:sz w:val="20"/>
                <w:szCs w:val="20"/>
              </w:rPr>
              <w:t>0</w:t>
            </w:r>
          </w:p>
        </w:tc>
        <w:tc>
          <w:tcPr>
            <w:tcW w:w="916" w:type="dxa"/>
            <w:vAlign w:val="center"/>
          </w:tcPr>
          <w:p w:rsidR="00DB15C9" w:rsidRPr="003208B7" w:rsidRDefault="00DB15C9" w:rsidP="00DB15C9">
            <w:pPr>
              <w:spacing w:after="0"/>
              <w:jc w:val="center"/>
              <w:rPr>
                <w:sz w:val="20"/>
                <w:szCs w:val="20"/>
              </w:rPr>
            </w:pPr>
            <w:r w:rsidRPr="003208B7">
              <w:rPr>
                <w:sz w:val="20"/>
                <w:szCs w:val="20"/>
              </w:rPr>
              <w:t>3,576</w:t>
            </w:r>
          </w:p>
        </w:tc>
        <w:tc>
          <w:tcPr>
            <w:tcW w:w="1183" w:type="dxa"/>
            <w:vAlign w:val="center"/>
          </w:tcPr>
          <w:p w:rsidR="00DB15C9" w:rsidRPr="003208B7" w:rsidRDefault="00DB15C9" w:rsidP="00DB15C9">
            <w:pPr>
              <w:spacing w:after="0"/>
              <w:jc w:val="center"/>
              <w:rPr>
                <w:sz w:val="20"/>
                <w:szCs w:val="20"/>
              </w:rPr>
            </w:pPr>
            <w:r w:rsidRPr="003208B7">
              <w:rPr>
                <w:sz w:val="20"/>
                <w:szCs w:val="20"/>
              </w:rPr>
              <w:t>3,281</w:t>
            </w:r>
          </w:p>
        </w:tc>
        <w:tc>
          <w:tcPr>
            <w:tcW w:w="890" w:type="dxa"/>
            <w:vAlign w:val="center"/>
          </w:tcPr>
          <w:p w:rsidR="00DB15C9" w:rsidRPr="003208B7" w:rsidRDefault="00DB15C9" w:rsidP="00DB15C9">
            <w:pPr>
              <w:spacing w:after="0"/>
              <w:jc w:val="center"/>
              <w:rPr>
                <w:sz w:val="20"/>
                <w:szCs w:val="20"/>
              </w:rPr>
            </w:pPr>
            <w:r w:rsidRPr="003208B7">
              <w:rPr>
                <w:sz w:val="20"/>
                <w:szCs w:val="20"/>
              </w:rPr>
              <w:t>6,857</w:t>
            </w:r>
          </w:p>
        </w:tc>
      </w:tr>
      <w:tr w:rsidR="0075489B" w:rsidTr="003208B7">
        <w:trPr>
          <w:trHeight w:hRule="exact" w:val="302"/>
        </w:trPr>
        <w:tc>
          <w:tcPr>
            <w:tcW w:w="905" w:type="dxa"/>
            <w:tcBorders>
              <w:top w:val="single" w:sz="4" w:space="0" w:color="auto"/>
              <w:bottom w:val="single" w:sz="4" w:space="0" w:color="auto"/>
            </w:tcBorders>
            <w:vAlign w:val="center"/>
          </w:tcPr>
          <w:p w:rsidR="0075489B" w:rsidRPr="003208B7" w:rsidRDefault="0075489B" w:rsidP="00DB15C9">
            <w:pPr>
              <w:spacing w:after="0"/>
              <w:jc w:val="left"/>
              <w:rPr>
                <w:sz w:val="20"/>
                <w:szCs w:val="20"/>
              </w:rPr>
            </w:pPr>
            <w:r w:rsidRPr="003208B7">
              <w:rPr>
                <w:sz w:val="20"/>
                <w:szCs w:val="20"/>
              </w:rPr>
              <w:t>Average</w:t>
            </w:r>
          </w:p>
        </w:tc>
        <w:tc>
          <w:tcPr>
            <w:tcW w:w="907" w:type="dxa"/>
            <w:tcBorders>
              <w:top w:val="single" w:sz="4" w:space="0" w:color="auto"/>
              <w:bottom w:val="single" w:sz="4" w:space="0" w:color="auto"/>
            </w:tcBorders>
            <w:vAlign w:val="center"/>
          </w:tcPr>
          <w:p w:rsidR="0075489B" w:rsidRPr="003208B7" w:rsidRDefault="0075489B" w:rsidP="00DB15C9">
            <w:pPr>
              <w:spacing w:after="0"/>
              <w:jc w:val="center"/>
              <w:rPr>
                <w:sz w:val="20"/>
                <w:szCs w:val="20"/>
              </w:rPr>
            </w:pPr>
          </w:p>
        </w:tc>
        <w:tc>
          <w:tcPr>
            <w:tcW w:w="892"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4,130</w:t>
            </w:r>
          </w:p>
        </w:tc>
        <w:tc>
          <w:tcPr>
            <w:tcW w:w="854"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655</w:t>
            </w:r>
          </w:p>
        </w:tc>
        <w:tc>
          <w:tcPr>
            <w:tcW w:w="892" w:type="dxa"/>
            <w:tcBorders>
              <w:top w:val="single" w:sz="4" w:space="0" w:color="auto"/>
              <w:bottom w:val="single" w:sz="4" w:space="0" w:color="auto"/>
            </w:tcBorders>
            <w:shd w:val="clear" w:color="auto" w:fill="auto"/>
            <w:vAlign w:val="center"/>
          </w:tcPr>
          <w:p w:rsidR="0075489B" w:rsidRPr="003208B7" w:rsidRDefault="0075489B" w:rsidP="0075489B">
            <w:pPr>
              <w:spacing w:after="0"/>
              <w:jc w:val="center"/>
              <w:rPr>
                <w:color w:val="000000" w:themeColor="text1"/>
                <w:sz w:val="20"/>
                <w:szCs w:val="20"/>
              </w:rPr>
            </w:pPr>
            <w:r w:rsidRPr="003208B7">
              <w:rPr>
                <w:color w:val="000000" w:themeColor="text1"/>
                <w:sz w:val="20"/>
                <w:szCs w:val="20"/>
              </w:rPr>
              <w:t>2</w:t>
            </w:r>
          </w:p>
        </w:tc>
        <w:tc>
          <w:tcPr>
            <w:tcW w:w="854"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270</w:t>
            </w:r>
          </w:p>
        </w:tc>
        <w:tc>
          <w:tcPr>
            <w:tcW w:w="1283" w:type="dxa"/>
            <w:tcBorders>
              <w:top w:val="single" w:sz="4" w:space="0" w:color="auto"/>
              <w:bottom w:val="single" w:sz="4" w:space="0" w:color="auto"/>
            </w:tcBorders>
            <w:shd w:val="clear" w:color="auto" w:fill="auto"/>
            <w:vAlign w:val="center"/>
          </w:tcPr>
          <w:p w:rsidR="0075489B" w:rsidRPr="003208B7" w:rsidRDefault="0075489B" w:rsidP="0075489B">
            <w:pPr>
              <w:spacing w:after="0"/>
              <w:jc w:val="center"/>
              <w:rPr>
                <w:color w:val="000000" w:themeColor="text1"/>
                <w:sz w:val="20"/>
                <w:szCs w:val="20"/>
              </w:rPr>
            </w:pPr>
            <w:r w:rsidRPr="003208B7">
              <w:rPr>
                <w:color w:val="000000" w:themeColor="text1"/>
                <w:sz w:val="20"/>
                <w:szCs w:val="20"/>
              </w:rPr>
              <w:t>1</w:t>
            </w:r>
          </w:p>
        </w:tc>
        <w:tc>
          <w:tcPr>
            <w:tcW w:w="916"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5,057</w:t>
            </w:r>
          </w:p>
        </w:tc>
        <w:tc>
          <w:tcPr>
            <w:tcW w:w="1183"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3,140</w:t>
            </w:r>
          </w:p>
        </w:tc>
        <w:tc>
          <w:tcPr>
            <w:tcW w:w="890" w:type="dxa"/>
            <w:tcBorders>
              <w:top w:val="single" w:sz="4" w:space="0" w:color="auto"/>
              <w:bottom w:val="single" w:sz="4" w:space="0" w:color="auto"/>
            </w:tcBorders>
            <w:shd w:val="clear" w:color="auto" w:fill="auto"/>
            <w:vAlign w:val="center"/>
          </w:tcPr>
          <w:p w:rsidR="0075489B" w:rsidRPr="003208B7" w:rsidRDefault="003208B7" w:rsidP="0075489B">
            <w:pPr>
              <w:spacing w:after="0"/>
              <w:jc w:val="center"/>
              <w:rPr>
                <w:color w:val="000000" w:themeColor="text1"/>
                <w:sz w:val="20"/>
                <w:szCs w:val="20"/>
              </w:rPr>
            </w:pPr>
            <w:r w:rsidRPr="003208B7">
              <w:rPr>
                <w:color w:val="000000" w:themeColor="text1"/>
                <w:sz w:val="20"/>
                <w:szCs w:val="20"/>
              </w:rPr>
              <w:t>8,446</w:t>
            </w:r>
          </w:p>
        </w:tc>
      </w:tr>
    </w:tbl>
    <w:p w:rsidR="005E0D22" w:rsidRDefault="005E0D22" w:rsidP="0042083F"/>
    <w:p w:rsidR="0003694F" w:rsidRDefault="0003694F">
      <w:pPr>
        <w:spacing w:after="0"/>
        <w:jc w:val="left"/>
      </w:pPr>
      <w:r>
        <w:br w:type="page"/>
      </w:r>
    </w:p>
    <w:p w:rsidR="0003694F" w:rsidRDefault="0003694F" w:rsidP="0003694F">
      <w:pPr>
        <w:pStyle w:val="Caption"/>
      </w:pPr>
      <w:bookmarkStart w:id="55" w:name="_Toc487183677"/>
      <w:proofErr w:type="gramStart"/>
      <w:r>
        <w:lastRenderedPageBreak/>
        <w:t xml:space="preserve">Table </w:t>
      </w:r>
      <w:fldSimple w:instr=" SEQ Table \* ARABIC ">
        <w:r w:rsidR="007C0681">
          <w:rPr>
            <w:noProof/>
          </w:rPr>
          <w:t>13</w:t>
        </w:r>
      </w:fldSimple>
      <w:r>
        <w:t>.</w:t>
      </w:r>
      <w:r w:rsidRPr="006C1E21">
        <w:t>–</w:t>
      </w:r>
      <w:r w:rsidRPr="00C3133E">
        <w:rPr>
          <w:highlight w:val="lightGray"/>
        </w:rPr>
        <w:t>Estimated</w:t>
      </w:r>
      <w:r w:rsidRPr="005E0D22">
        <w:t xml:space="preserve"> </w:t>
      </w:r>
      <w:r w:rsidR="005172CB" w:rsidRPr="005172CB">
        <w:t xml:space="preserve">fishery sample size (expanded CWT recoveries), </w:t>
      </w:r>
      <w:r w:rsidRPr="005E0D22">
        <w:t xml:space="preserve">harvest by gear type, escapement, and total run of coho salmon returning to </w:t>
      </w:r>
      <w:r w:rsidR="006F6BA7">
        <w:t>Hugh Smith Lake</w:t>
      </w:r>
      <w:r w:rsidR="00D66C7D">
        <w:t>, 1982–2017</w:t>
      </w:r>
      <w:r w:rsidRPr="005E0D22">
        <w:t>.</w:t>
      </w:r>
      <w:bookmarkEnd w:id="55"/>
      <w:proofErr w:type="gramEnd"/>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5172CB" w:rsidTr="00835878">
        <w:trPr>
          <w:trHeight w:val="259"/>
          <w:jc w:val="center"/>
        </w:trPr>
        <w:tc>
          <w:tcPr>
            <w:tcW w:w="340" w:type="pct"/>
            <w:vMerge w:val="restart"/>
            <w:tcBorders>
              <w:top w:val="single" w:sz="4" w:space="0" w:color="auto"/>
            </w:tcBorders>
            <w:vAlign w:val="bottom"/>
          </w:tcPr>
          <w:p w:rsidR="005172CB" w:rsidRPr="00035B2E" w:rsidRDefault="005172CB" w:rsidP="001714B1">
            <w:pPr>
              <w:spacing w:after="0"/>
              <w:jc w:val="left"/>
              <w:rPr>
                <w:sz w:val="18"/>
                <w:szCs w:val="18"/>
              </w:rPr>
            </w:pPr>
            <w:r>
              <w:rPr>
                <w:sz w:val="18"/>
                <w:szCs w:val="18"/>
              </w:rPr>
              <w:t>Year</w:t>
            </w:r>
          </w:p>
        </w:tc>
        <w:tc>
          <w:tcPr>
            <w:tcW w:w="477" w:type="pct"/>
            <w:vMerge w:val="restart"/>
            <w:tcBorders>
              <w:top w:val="single" w:sz="4" w:space="0" w:color="auto"/>
            </w:tcBorders>
            <w:vAlign w:val="bottom"/>
          </w:tcPr>
          <w:p w:rsidR="005172CB" w:rsidRPr="00035B2E" w:rsidRDefault="005172CB" w:rsidP="008F5618">
            <w:pPr>
              <w:spacing w:after="0"/>
              <w:jc w:val="center"/>
              <w:rPr>
                <w:sz w:val="18"/>
                <w:szCs w:val="18"/>
              </w:rPr>
            </w:pPr>
            <w:r>
              <w:rPr>
                <w:sz w:val="18"/>
                <w:szCs w:val="18"/>
              </w:rPr>
              <w:t>Fishery</w:t>
            </w:r>
          </w:p>
          <w:p w:rsidR="005172CB" w:rsidRPr="00035B2E" w:rsidRDefault="005172CB" w:rsidP="008F5618">
            <w:pPr>
              <w:spacing w:after="0"/>
              <w:jc w:val="center"/>
              <w:rPr>
                <w:sz w:val="18"/>
                <w:szCs w:val="18"/>
              </w:rPr>
            </w:pPr>
            <w:r>
              <w:rPr>
                <w:sz w:val="18"/>
                <w:szCs w:val="18"/>
              </w:rPr>
              <w:t>Sampling</w:t>
            </w:r>
          </w:p>
          <w:p w:rsidR="005172CB" w:rsidRPr="00035B2E" w:rsidRDefault="005172CB" w:rsidP="008F5618">
            <w:pPr>
              <w:spacing w:after="0"/>
              <w:jc w:val="center"/>
              <w:rPr>
                <w:sz w:val="18"/>
                <w:szCs w:val="18"/>
              </w:rPr>
            </w:pPr>
            <w:r>
              <w:rPr>
                <w:sz w:val="18"/>
                <w:szCs w:val="18"/>
              </w:rPr>
              <w:t>Size</w:t>
            </w:r>
          </w:p>
        </w:tc>
        <w:tc>
          <w:tcPr>
            <w:tcW w:w="4183" w:type="pct"/>
            <w:gridSpan w:val="11"/>
            <w:tcBorders>
              <w:top w:val="single" w:sz="4" w:space="0" w:color="auto"/>
            </w:tcBorders>
            <w:vAlign w:val="bottom"/>
          </w:tcPr>
          <w:p w:rsidR="005172CB" w:rsidRPr="00035B2E" w:rsidRDefault="005172CB" w:rsidP="005172CB">
            <w:pPr>
              <w:pBdr>
                <w:bottom w:val="single" w:sz="4" w:space="1" w:color="auto"/>
              </w:pBdr>
              <w:spacing w:after="0"/>
              <w:jc w:val="center"/>
              <w:rPr>
                <w:sz w:val="18"/>
                <w:szCs w:val="18"/>
              </w:rPr>
            </w:pPr>
            <w:r>
              <w:rPr>
                <w:sz w:val="18"/>
                <w:szCs w:val="18"/>
              </w:rPr>
              <w:t>Number of fish</w:t>
            </w:r>
          </w:p>
        </w:tc>
      </w:tr>
      <w:tr w:rsidR="005172CB" w:rsidTr="00835878">
        <w:trPr>
          <w:trHeight w:val="259"/>
          <w:jc w:val="center"/>
        </w:trPr>
        <w:tc>
          <w:tcPr>
            <w:tcW w:w="340" w:type="pct"/>
            <w:vMerge/>
            <w:vAlign w:val="bottom"/>
          </w:tcPr>
          <w:p w:rsidR="005172CB" w:rsidRPr="00035B2E" w:rsidRDefault="005172CB" w:rsidP="001714B1">
            <w:pPr>
              <w:spacing w:after="0"/>
              <w:jc w:val="left"/>
              <w:rPr>
                <w:sz w:val="18"/>
                <w:szCs w:val="18"/>
              </w:rPr>
            </w:pPr>
          </w:p>
        </w:tc>
        <w:tc>
          <w:tcPr>
            <w:tcW w:w="477" w:type="pct"/>
            <w:vMerge/>
            <w:vAlign w:val="bottom"/>
          </w:tcPr>
          <w:p w:rsidR="005172CB" w:rsidRPr="00035B2E" w:rsidRDefault="005172CB" w:rsidP="008F5618">
            <w:pPr>
              <w:spacing w:after="0"/>
              <w:jc w:val="center"/>
              <w:rPr>
                <w:sz w:val="18"/>
                <w:szCs w:val="18"/>
              </w:rPr>
            </w:pPr>
          </w:p>
        </w:tc>
        <w:tc>
          <w:tcPr>
            <w:tcW w:w="1886" w:type="pct"/>
            <w:gridSpan w:val="5"/>
            <w:shd w:val="clear" w:color="auto" w:fill="auto"/>
            <w:vAlign w:val="bottom"/>
          </w:tcPr>
          <w:p w:rsidR="005172CB" w:rsidRPr="005172CB" w:rsidRDefault="005172CB" w:rsidP="005172CB">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rsidR="005172CB" w:rsidRPr="008F5618" w:rsidRDefault="005172CB" w:rsidP="005172CB">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rsidR="005172CB" w:rsidRPr="00035B2E" w:rsidRDefault="005172CB" w:rsidP="008F5618">
            <w:pPr>
              <w:spacing w:after="0"/>
              <w:jc w:val="center"/>
              <w:rPr>
                <w:sz w:val="18"/>
                <w:szCs w:val="18"/>
              </w:rPr>
            </w:pPr>
            <w:r>
              <w:rPr>
                <w:sz w:val="18"/>
                <w:szCs w:val="18"/>
              </w:rPr>
              <w:t>Total</w:t>
            </w:r>
          </w:p>
          <w:p w:rsidR="005172CB" w:rsidRPr="00035B2E" w:rsidRDefault="005172CB" w:rsidP="008F5618">
            <w:pPr>
              <w:spacing w:after="0"/>
              <w:jc w:val="center"/>
              <w:rPr>
                <w:sz w:val="18"/>
                <w:szCs w:val="18"/>
              </w:rPr>
            </w:pPr>
            <w:r>
              <w:rPr>
                <w:sz w:val="18"/>
                <w:szCs w:val="18"/>
              </w:rPr>
              <w:t>Harvest</w:t>
            </w:r>
          </w:p>
        </w:tc>
        <w:tc>
          <w:tcPr>
            <w:tcW w:w="570" w:type="pct"/>
            <w:vAlign w:val="bottom"/>
          </w:tcPr>
          <w:p w:rsidR="005172CB" w:rsidRPr="00035B2E" w:rsidRDefault="005172CB" w:rsidP="008F5618">
            <w:pPr>
              <w:spacing w:after="0"/>
              <w:jc w:val="center"/>
              <w:rPr>
                <w:sz w:val="18"/>
                <w:szCs w:val="18"/>
              </w:rPr>
            </w:pPr>
          </w:p>
        </w:tc>
        <w:tc>
          <w:tcPr>
            <w:tcW w:w="371" w:type="pct"/>
            <w:vMerge w:val="restart"/>
            <w:vAlign w:val="bottom"/>
          </w:tcPr>
          <w:p w:rsidR="005172CB" w:rsidRPr="00035B2E" w:rsidRDefault="005172CB" w:rsidP="008F5618">
            <w:pPr>
              <w:spacing w:after="0"/>
              <w:jc w:val="center"/>
              <w:rPr>
                <w:sz w:val="18"/>
                <w:szCs w:val="18"/>
              </w:rPr>
            </w:pPr>
            <w:r>
              <w:rPr>
                <w:sz w:val="18"/>
                <w:szCs w:val="18"/>
              </w:rPr>
              <w:t>Total</w:t>
            </w:r>
          </w:p>
          <w:p w:rsidR="005172CB" w:rsidRPr="00035B2E" w:rsidRDefault="005172CB" w:rsidP="008F5618">
            <w:pPr>
              <w:spacing w:after="0"/>
              <w:jc w:val="center"/>
              <w:rPr>
                <w:sz w:val="18"/>
                <w:szCs w:val="18"/>
              </w:rPr>
            </w:pPr>
            <w:r>
              <w:rPr>
                <w:sz w:val="18"/>
                <w:szCs w:val="18"/>
              </w:rPr>
              <w:t>Return</w:t>
            </w:r>
          </w:p>
        </w:tc>
      </w:tr>
      <w:tr w:rsidR="005172CB" w:rsidTr="00835878">
        <w:trPr>
          <w:trHeight w:val="259"/>
          <w:jc w:val="center"/>
        </w:trPr>
        <w:tc>
          <w:tcPr>
            <w:tcW w:w="340" w:type="pct"/>
            <w:vMerge/>
            <w:tcBorders>
              <w:bottom w:val="single" w:sz="4" w:space="0" w:color="auto"/>
            </w:tcBorders>
            <w:vAlign w:val="bottom"/>
          </w:tcPr>
          <w:p w:rsidR="005172CB" w:rsidRPr="00035B2E" w:rsidRDefault="005172CB" w:rsidP="001714B1">
            <w:pPr>
              <w:spacing w:after="0"/>
              <w:jc w:val="left"/>
              <w:rPr>
                <w:sz w:val="18"/>
                <w:szCs w:val="18"/>
              </w:rPr>
            </w:pPr>
          </w:p>
        </w:tc>
        <w:tc>
          <w:tcPr>
            <w:tcW w:w="477" w:type="pct"/>
            <w:vMerge/>
            <w:tcBorders>
              <w:bottom w:val="single" w:sz="4" w:space="0" w:color="auto"/>
            </w:tcBorders>
            <w:vAlign w:val="bottom"/>
          </w:tcPr>
          <w:p w:rsidR="005172CB" w:rsidRPr="00035B2E" w:rsidRDefault="005172CB" w:rsidP="008F5618">
            <w:pPr>
              <w:spacing w:after="0"/>
              <w:jc w:val="center"/>
              <w:rPr>
                <w:sz w:val="18"/>
                <w:szCs w:val="18"/>
              </w:rPr>
            </w:pPr>
          </w:p>
        </w:tc>
        <w:tc>
          <w:tcPr>
            <w:tcW w:w="376"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rsidR="005172CB" w:rsidRPr="00035B2E" w:rsidRDefault="005172CB" w:rsidP="008F5618">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rsidR="005172CB" w:rsidRPr="005172CB" w:rsidRDefault="005172CB" w:rsidP="008F5618">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rsidR="005172CB" w:rsidRPr="005172CB" w:rsidRDefault="005172CB" w:rsidP="008F5618">
            <w:pPr>
              <w:spacing w:after="0"/>
              <w:jc w:val="center"/>
              <w:rPr>
                <w:sz w:val="18"/>
                <w:szCs w:val="18"/>
              </w:rPr>
            </w:pPr>
            <w:r w:rsidRPr="005172CB">
              <w:rPr>
                <w:sz w:val="18"/>
                <w:szCs w:val="18"/>
              </w:rPr>
              <w:t>Sport</w:t>
            </w:r>
          </w:p>
        </w:tc>
        <w:tc>
          <w:tcPr>
            <w:tcW w:w="302"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Troll</w:t>
            </w:r>
          </w:p>
        </w:tc>
        <w:tc>
          <w:tcPr>
            <w:tcW w:w="328"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Net</w:t>
            </w:r>
          </w:p>
        </w:tc>
        <w:tc>
          <w:tcPr>
            <w:tcW w:w="319"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Sport</w:t>
            </w:r>
          </w:p>
        </w:tc>
        <w:tc>
          <w:tcPr>
            <w:tcW w:w="407" w:type="pct"/>
            <w:vMerge/>
            <w:tcBorders>
              <w:bottom w:val="single" w:sz="4" w:space="0" w:color="auto"/>
            </w:tcBorders>
            <w:vAlign w:val="bottom"/>
          </w:tcPr>
          <w:p w:rsidR="005172CB" w:rsidRPr="00035B2E" w:rsidRDefault="005172CB" w:rsidP="008F5618">
            <w:pPr>
              <w:spacing w:after="0"/>
              <w:jc w:val="center"/>
              <w:rPr>
                <w:sz w:val="18"/>
                <w:szCs w:val="18"/>
              </w:rPr>
            </w:pPr>
          </w:p>
        </w:tc>
        <w:tc>
          <w:tcPr>
            <w:tcW w:w="570" w:type="pct"/>
            <w:tcBorders>
              <w:bottom w:val="single" w:sz="4" w:space="0" w:color="auto"/>
            </w:tcBorders>
            <w:vAlign w:val="bottom"/>
          </w:tcPr>
          <w:p w:rsidR="005172CB" w:rsidRPr="00035B2E" w:rsidRDefault="005172CB" w:rsidP="008F5618">
            <w:pPr>
              <w:spacing w:after="0"/>
              <w:jc w:val="center"/>
              <w:rPr>
                <w:sz w:val="18"/>
                <w:szCs w:val="18"/>
              </w:rPr>
            </w:pPr>
            <w:r>
              <w:rPr>
                <w:sz w:val="18"/>
                <w:szCs w:val="18"/>
              </w:rPr>
              <w:t>Escapement</w:t>
            </w:r>
          </w:p>
        </w:tc>
        <w:tc>
          <w:tcPr>
            <w:tcW w:w="371" w:type="pct"/>
            <w:vMerge/>
            <w:tcBorders>
              <w:bottom w:val="single" w:sz="4" w:space="0" w:color="auto"/>
            </w:tcBorders>
            <w:vAlign w:val="bottom"/>
          </w:tcPr>
          <w:p w:rsidR="005172CB" w:rsidRPr="00035B2E" w:rsidRDefault="005172CB" w:rsidP="008F5618">
            <w:pPr>
              <w:spacing w:after="0"/>
              <w:jc w:val="center"/>
              <w:rPr>
                <w:sz w:val="18"/>
                <w:szCs w:val="18"/>
              </w:rPr>
            </w:pPr>
          </w:p>
        </w:tc>
      </w:tr>
      <w:tr w:rsidR="00D2038D" w:rsidTr="00835878">
        <w:trPr>
          <w:trHeight w:val="259"/>
          <w:jc w:val="center"/>
        </w:trPr>
        <w:tc>
          <w:tcPr>
            <w:tcW w:w="340" w:type="pct"/>
            <w:tcBorders>
              <w:top w:val="single" w:sz="4" w:space="0" w:color="auto"/>
            </w:tcBorders>
            <w:vAlign w:val="bottom"/>
          </w:tcPr>
          <w:p w:rsidR="00D2038D" w:rsidRPr="008F5618" w:rsidRDefault="00D2038D" w:rsidP="001714B1">
            <w:pPr>
              <w:spacing w:after="0"/>
              <w:jc w:val="left"/>
              <w:rPr>
                <w:sz w:val="18"/>
                <w:szCs w:val="18"/>
              </w:rPr>
            </w:pPr>
            <w:r w:rsidRPr="008F5618">
              <w:rPr>
                <w:sz w:val="18"/>
                <w:szCs w:val="18"/>
              </w:rPr>
              <w:t>1982</w:t>
            </w:r>
          </w:p>
        </w:tc>
        <w:tc>
          <w:tcPr>
            <w:tcW w:w="477"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91</w:t>
            </w:r>
          </w:p>
        </w:tc>
        <w:tc>
          <w:tcPr>
            <w:tcW w:w="376"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2,758</w:t>
            </w:r>
          </w:p>
        </w:tc>
        <w:tc>
          <w:tcPr>
            <w:tcW w:w="376"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628</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203</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37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302"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316</w:t>
            </w:r>
          </w:p>
        </w:tc>
        <w:tc>
          <w:tcPr>
            <w:tcW w:w="328"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84</w:t>
            </w:r>
          </w:p>
        </w:tc>
        <w:tc>
          <w:tcPr>
            <w:tcW w:w="319"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0</w:t>
            </w:r>
          </w:p>
        </w:tc>
        <w:tc>
          <w:tcPr>
            <w:tcW w:w="407" w:type="pct"/>
            <w:tcBorders>
              <w:top w:val="single" w:sz="4" w:space="0" w:color="auto"/>
            </w:tcBorders>
            <w:vAlign w:val="center"/>
          </w:tcPr>
          <w:p w:rsidR="00D2038D" w:rsidRDefault="00D2038D" w:rsidP="00D2038D">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2,144</w:t>
            </w:r>
          </w:p>
        </w:tc>
        <w:tc>
          <w:tcPr>
            <w:tcW w:w="371" w:type="pct"/>
            <w:tcBorders>
              <w:top w:val="single" w:sz="4" w:space="0" w:color="auto"/>
            </w:tcBorders>
            <w:vAlign w:val="bottom"/>
          </w:tcPr>
          <w:p w:rsidR="00D2038D" w:rsidRPr="008F5618" w:rsidRDefault="00D2038D" w:rsidP="008F5618">
            <w:pPr>
              <w:spacing w:after="0"/>
              <w:jc w:val="center"/>
              <w:rPr>
                <w:sz w:val="18"/>
                <w:szCs w:val="18"/>
              </w:rPr>
            </w:pPr>
            <w:r w:rsidRPr="008F5618">
              <w:rPr>
                <w:sz w:val="18"/>
                <w:szCs w:val="18"/>
              </w:rPr>
              <w:t>6,13</w:t>
            </w:r>
            <w:r w:rsidR="00835878">
              <w:rPr>
                <w:sz w:val="18"/>
                <w:szCs w:val="18"/>
              </w:rPr>
              <w:t>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1983</w:t>
            </w:r>
          </w:p>
        </w:tc>
        <w:tc>
          <w:tcPr>
            <w:tcW w:w="477" w:type="pct"/>
            <w:vAlign w:val="bottom"/>
          </w:tcPr>
          <w:p w:rsidR="00D2038D" w:rsidRPr="008F5618" w:rsidRDefault="00D2038D" w:rsidP="008F5618">
            <w:pPr>
              <w:spacing w:after="0"/>
              <w:jc w:val="center"/>
              <w:rPr>
                <w:sz w:val="18"/>
                <w:szCs w:val="18"/>
              </w:rPr>
            </w:pPr>
            <w:r w:rsidRPr="008F5618">
              <w:rPr>
                <w:sz w:val="18"/>
                <w:szCs w:val="18"/>
              </w:rPr>
              <w:t>185</w:t>
            </w:r>
          </w:p>
        </w:tc>
        <w:tc>
          <w:tcPr>
            <w:tcW w:w="376" w:type="pct"/>
            <w:vAlign w:val="bottom"/>
          </w:tcPr>
          <w:p w:rsidR="00D2038D" w:rsidRPr="008F5618" w:rsidRDefault="00D2038D" w:rsidP="008F5618">
            <w:pPr>
              <w:spacing w:after="0"/>
              <w:jc w:val="center"/>
              <w:rPr>
                <w:sz w:val="18"/>
                <w:szCs w:val="18"/>
              </w:rPr>
            </w:pPr>
            <w:r w:rsidRPr="008F5618">
              <w:rPr>
                <w:sz w:val="18"/>
                <w:szCs w:val="18"/>
              </w:rPr>
              <w:t>1,374</w:t>
            </w:r>
          </w:p>
        </w:tc>
        <w:tc>
          <w:tcPr>
            <w:tcW w:w="376" w:type="pct"/>
            <w:vAlign w:val="bottom"/>
          </w:tcPr>
          <w:p w:rsidR="00D2038D" w:rsidRPr="008F5618" w:rsidRDefault="00D2038D" w:rsidP="008F5618">
            <w:pPr>
              <w:spacing w:after="0"/>
              <w:jc w:val="center"/>
              <w:rPr>
                <w:sz w:val="18"/>
                <w:szCs w:val="18"/>
              </w:rPr>
            </w:pPr>
            <w:r w:rsidRPr="008F5618">
              <w:rPr>
                <w:sz w:val="18"/>
                <w:szCs w:val="18"/>
              </w:rPr>
              <w:t>424</w:t>
            </w:r>
          </w:p>
        </w:tc>
        <w:tc>
          <w:tcPr>
            <w:tcW w:w="378" w:type="pct"/>
            <w:vAlign w:val="bottom"/>
          </w:tcPr>
          <w:p w:rsidR="00D2038D" w:rsidRPr="008F5618" w:rsidRDefault="00D2038D" w:rsidP="008F5618">
            <w:pPr>
              <w:spacing w:after="0"/>
              <w:jc w:val="center"/>
              <w:rPr>
                <w:sz w:val="18"/>
                <w:szCs w:val="18"/>
              </w:rPr>
            </w:pPr>
            <w:r w:rsidRPr="008F5618">
              <w:rPr>
                <w:sz w:val="18"/>
                <w:szCs w:val="18"/>
              </w:rPr>
              <w:t>277</w:t>
            </w:r>
          </w:p>
        </w:tc>
        <w:tc>
          <w:tcPr>
            <w:tcW w:w="378" w:type="pct"/>
            <w:vAlign w:val="bottom"/>
          </w:tcPr>
          <w:p w:rsidR="00D2038D" w:rsidRPr="008F5618" w:rsidRDefault="00D2038D" w:rsidP="008F5618">
            <w:pPr>
              <w:spacing w:after="0"/>
              <w:jc w:val="center"/>
              <w:rPr>
                <w:sz w:val="18"/>
                <w:szCs w:val="18"/>
              </w:rPr>
            </w:pPr>
            <w:r w:rsidRPr="008F5618">
              <w:rPr>
                <w:sz w:val="18"/>
                <w:szCs w:val="18"/>
              </w:rPr>
              <w:t>49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214</w:t>
            </w:r>
          </w:p>
        </w:tc>
        <w:tc>
          <w:tcPr>
            <w:tcW w:w="328" w:type="pct"/>
            <w:vAlign w:val="bottom"/>
          </w:tcPr>
          <w:p w:rsidR="00D2038D" w:rsidRPr="008F5618" w:rsidRDefault="00D2038D" w:rsidP="008F5618">
            <w:pPr>
              <w:spacing w:after="0"/>
              <w:jc w:val="center"/>
              <w:rPr>
                <w:sz w:val="18"/>
                <w:szCs w:val="18"/>
              </w:rPr>
            </w:pPr>
            <w:r w:rsidRPr="008F5618">
              <w:rPr>
                <w:sz w:val="18"/>
                <w:szCs w:val="18"/>
              </w:rPr>
              <w:t>50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2,388</w:t>
            </w:r>
          </w:p>
        </w:tc>
        <w:tc>
          <w:tcPr>
            <w:tcW w:w="570" w:type="pct"/>
            <w:vAlign w:val="bottom"/>
          </w:tcPr>
          <w:p w:rsidR="00D2038D" w:rsidRPr="008F5618" w:rsidRDefault="00D2038D" w:rsidP="008F5618">
            <w:pPr>
              <w:spacing w:after="0"/>
              <w:jc w:val="center"/>
              <w:rPr>
                <w:sz w:val="18"/>
                <w:szCs w:val="18"/>
              </w:rPr>
            </w:pPr>
            <w:r w:rsidRPr="008F5618">
              <w:rPr>
                <w:sz w:val="18"/>
                <w:szCs w:val="18"/>
              </w:rPr>
              <w:t>1,487</w:t>
            </w:r>
          </w:p>
        </w:tc>
        <w:tc>
          <w:tcPr>
            <w:tcW w:w="371" w:type="pct"/>
            <w:vAlign w:val="bottom"/>
          </w:tcPr>
          <w:p w:rsidR="00D2038D" w:rsidRPr="008F5618" w:rsidRDefault="00D2038D" w:rsidP="008F5618">
            <w:pPr>
              <w:spacing w:after="0"/>
              <w:jc w:val="center"/>
              <w:rPr>
                <w:sz w:val="18"/>
                <w:szCs w:val="18"/>
              </w:rPr>
            </w:pPr>
            <w:r w:rsidRPr="008F5618">
              <w:rPr>
                <w:sz w:val="18"/>
                <w:szCs w:val="18"/>
              </w:rPr>
              <w:t>3,875</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1984</w:t>
            </w:r>
          </w:p>
        </w:tc>
        <w:tc>
          <w:tcPr>
            <w:tcW w:w="477" w:type="pct"/>
            <w:vAlign w:val="bottom"/>
          </w:tcPr>
          <w:p w:rsidR="00D2038D" w:rsidRPr="008F5618" w:rsidRDefault="00D2038D" w:rsidP="008F5618">
            <w:pPr>
              <w:spacing w:after="0"/>
              <w:jc w:val="center"/>
              <w:rPr>
                <w:sz w:val="18"/>
                <w:szCs w:val="18"/>
              </w:rPr>
            </w:pPr>
            <w:r w:rsidRPr="008F5618">
              <w:rPr>
                <w:sz w:val="18"/>
                <w:szCs w:val="18"/>
              </w:rPr>
              <w:t>151</w:t>
            </w:r>
          </w:p>
        </w:tc>
        <w:tc>
          <w:tcPr>
            <w:tcW w:w="376" w:type="pct"/>
            <w:vAlign w:val="bottom"/>
          </w:tcPr>
          <w:p w:rsidR="00D2038D" w:rsidRPr="008F5618" w:rsidRDefault="00D2038D" w:rsidP="008F5618">
            <w:pPr>
              <w:spacing w:after="0"/>
              <w:jc w:val="center"/>
              <w:rPr>
                <w:sz w:val="18"/>
                <w:szCs w:val="18"/>
              </w:rPr>
            </w:pPr>
            <w:r w:rsidRPr="008F5618">
              <w:rPr>
                <w:sz w:val="18"/>
                <w:szCs w:val="18"/>
              </w:rPr>
              <w:t>1,266</w:t>
            </w:r>
          </w:p>
        </w:tc>
        <w:tc>
          <w:tcPr>
            <w:tcW w:w="376" w:type="pct"/>
            <w:vAlign w:val="bottom"/>
          </w:tcPr>
          <w:p w:rsidR="00D2038D" w:rsidRPr="008F5618" w:rsidRDefault="00D2038D" w:rsidP="008F5618">
            <w:pPr>
              <w:spacing w:after="0"/>
              <w:jc w:val="center"/>
              <w:rPr>
                <w:sz w:val="18"/>
                <w:szCs w:val="18"/>
              </w:rPr>
            </w:pPr>
            <w:r w:rsidRPr="008F5618">
              <w:rPr>
                <w:sz w:val="18"/>
                <w:szCs w:val="18"/>
              </w:rPr>
              <w:t>504</w:t>
            </w:r>
          </w:p>
        </w:tc>
        <w:tc>
          <w:tcPr>
            <w:tcW w:w="378" w:type="pct"/>
            <w:vAlign w:val="bottom"/>
          </w:tcPr>
          <w:p w:rsidR="00D2038D" w:rsidRPr="008F5618" w:rsidRDefault="00D2038D" w:rsidP="008F5618">
            <w:pPr>
              <w:spacing w:after="0"/>
              <w:jc w:val="center"/>
              <w:rPr>
                <w:sz w:val="18"/>
                <w:szCs w:val="18"/>
              </w:rPr>
            </w:pPr>
            <w:r w:rsidRPr="008F5618">
              <w:rPr>
                <w:sz w:val="18"/>
                <w:szCs w:val="18"/>
              </w:rPr>
              <w:t>471</w:t>
            </w:r>
          </w:p>
        </w:tc>
        <w:tc>
          <w:tcPr>
            <w:tcW w:w="378" w:type="pct"/>
            <w:vAlign w:val="bottom"/>
          </w:tcPr>
          <w:p w:rsidR="00D2038D" w:rsidRPr="008F5618" w:rsidRDefault="00D2038D" w:rsidP="008F5618">
            <w:pPr>
              <w:spacing w:after="0"/>
              <w:jc w:val="center"/>
              <w:rPr>
                <w:sz w:val="18"/>
                <w:szCs w:val="18"/>
              </w:rPr>
            </w:pPr>
            <w:r w:rsidRPr="008F5618">
              <w:rPr>
                <w:sz w:val="18"/>
                <w:szCs w:val="18"/>
              </w:rPr>
              <w:t>18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331</w:t>
            </w:r>
          </w:p>
        </w:tc>
        <w:tc>
          <w:tcPr>
            <w:tcW w:w="328" w:type="pct"/>
            <w:vAlign w:val="bottom"/>
          </w:tcPr>
          <w:p w:rsidR="00D2038D" w:rsidRPr="008F5618" w:rsidRDefault="00D2038D" w:rsidP="008F5618">
            <w:pPr>
              <w:spacing w:after="0"/>
              <w:jc w:val="center"/>
              <w:rPr>
                <w:sz w:val="18"/>
                <w:szCs w:val="18"/>
              </w:rPr>
            </w:pPr>
            <w:r w:rsidRPr="008F5618">
              <w:rPr>
                <w:sz w:val="18"/>
                <w:szCs w:val="18"/>
              </w:rPr>
              <w:t>27</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2,617</w:t>
            </w:r>
          </w:p>
        </w:tc>
        <w:tc>
          <w:tcPr>
            <w:tcW w:w="570" w:type="pct"/>
            <w:vAlign w:val="bottom"/>
          </w:tcPr>
          <w:p w:rsidR="00D2038D" w:rsidRPr="008F5618" w:rsidRDefault="00D2038D" w:rsidP="008F5618">
            <w:pPr>
              <w:spacing w:after="0"/>
              <w:jc w:val="center"/>
              <w:rPr>
                <w:sz w:val="18"/>
                <w:szCs w:val="18"/>
              </w:rPr>
            </w:pPr>
            <w:r w:rsidRPr="008F5618">
              <w:rPr>
                <w:sz w:val="18"/>
                <w:szCs w:val="18"/>
              </w:rPr>
              <w:t>1,407</w:t>
            </w:r>
          </w:p>
        </w:tc>
        <w:tc>
          <w:tcPr>
            <w:tcW w:w="371" w:type="pct"/>
            <w:vAlign w:val="bottom"/>
          </w:tcPr>
          <w:p w:rsidR="00D2038D" w:rsidRPr="008F5618" w:rsidRDefault="00D2038D" w:rsidP="008F5618">
            <w:pPr>
              <w:spacing w:after="0"/>
              <w:jc w:val="center"/>
              <w:rPr>
                <w:sz w:val="18"/>
                <w:szCs w:val="18"/>
              </w:rPr>
            </w:pPr>
            <w:r w:rsidRPr="008F5618">
              <w:rPr>
                <w:sz w:val="18"/>
                <w:szCs w:val="18"/>
              </w:rPr>
              <w:t>4,024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1985</w:t>
            </w:r>
          </w:p>
        </w:tc>
        <w:tc>
          <w:tcPr>
            <w:tcW w:w="477" w:type="pct"/>
            <w:vAlign w:val="bottom"/>
          </w:tcPr>
          <w:p w:rsidR="00D2038D" w:rsidRPr="008F5618" w:rsidRDefault="00D2038D" w:rsidP="008F5618">
            <w:pPr>
              <w:spacing w:after="0"/>
              <w:jc w:val="center"/>
              <w:rPr>
                <w:sz w:val="18"/>
                <w:szCs w:val="18"/>
              </w:rPr>
            </w:pPr>
            <w:r w:rsidRPr="008F5618">
              <w:rPr>
                <w:sz w:val="18"/>
                <w:szCs w:val="18"/>
              </w:rPr>
              <w:t>213</w:t>
            </w:r>
          </w:p>
        </w:tc>
        <w:tc>
          <w:tcPr>
            <w:tcW w:w="376" w:type="pct"/>
            <w:vAlign w:val="bottom"/>
          </w:tcPr>
          <w:p w:rsidR="00D2038D" w:rsidRPr="008F5618" w:rsidRDefault="00D2038D" w:rsidP="008F5618">
            <w:pPr>
              <w:spacing w:after="0"/>
              <w:jc w:val="center"/>
              <w:rPr>
                <w:sz w:val="18"/>
                <w:szCs w:val="18"/>
              </w:rPr>
            </w:pPr>
            <w:r w:rsidRPr="008F5618">
              <w:rPr>
                <w:sz w:val="18"/>
                <w:szCs w:val="18"/>
              </w:rPr>
              <w:t>868</w:t>
            </w:r>
          </w:p>
        </w:tc>
        <w:tc>
          <w:tcPr>
            <w:tcW w:w="376" w:type="pct"/>
            <w:vAlign w:val="bottom"/>
          </w:tcPr>
          <w:p w:rsidR="00D2038D" w:rsidRPr="008F5618" w:rsidRDefault="00D2038D" w:rsidP="008F5618">
            <w:pPr>
              <w:spacing w:after="0"/>
              <w:jc w:val="center"/>
              <w:rPr>
                <w:sz w:val="18"/>
                <w:szCs w:val="18"/>
              </w:rPr>
            </w:pPr>
            <w:r w:rsidRPr="008F5618">
              <w:rPr>
                <w:sz w:val="18"/>
                <w:szCs w:val="18"/>
              </w:rPr>
              <w:t>287</w:t>
            </w:r>
          </w:p>
        </w:tc>
        <w:tc>
          <w:tcPr>
            <w:tcW w:w="378" w:type="pct"/>
            <w:vAlign w:val="bottom"/>
          </w:tcPr>
          <w:p w:rsidR="00D2038D" w:rsidRPr="008F5618" w:rsidRDefault="00D2038D" w:rsidP="008F5618">
            <w:pPr>
              <w:spacing w:after="0"/>
              <w:jc w:val="center"/>
              <w:rPr>
                <w:sz w:val="18"/>
                <w:szCs w:val="18"/>
              </w:rPr>
            </w:pPr>
            <w:r w:rsidRPr="008F5618">
              <w:rPr>
                <w:sz w:val="18"/>
                <w:szCs w:val="18"/>
              </w:rPr>
              <w:t>137</w:t>
            </w:r>
          </w:p>
        </w:tc>
        <w:tc>
          <w:tcPr>
            <w:tcW w:w="378" w:type="pct"/>
            <w:vAlign w:val="bottom"/>
          </w:tcPr>
          <w:p w:rsidR="00D2038D" w:rsidRPr="008F5618" w:rsidRDefault="00D2038D" w:rsidP="008F5618">
            <w:pPr>
              <w:spacing w:after="0"/>
              <w:jc w:val="center"/>
              <w:rPr>
                <w:sz w:val="18"/>
                <w:szCs w:val="18"/>
              </w:rPr>
            </w:pPr>
            <w:r w:rsidRPr="008F5618">
              <w:rPr>
                <w:sz w:val="18"/>
                <w:szCs w:val="18"/>
              </w:rPr>
              <w:t>5</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201</w:t>
            </w:r>
          </w:p>
        </w:tc>
        <w:tc>
          <w:tcPr>
            <w:tcW w:w="328" w:type="pct"/>
            <w:vAlign w:val="bottom"/>
          </w:tcPr>
          <w:p w:rsidR="00D2038D" w:rsidRPr="008F5618" w:rsidRDefault="00D2038D" w:rsidP="008F5618">
            <w:pPr>
              <w:spacing w:after="0"/>
              <w:jc w:val="center"/>
              <w:rPr>
                <w:sz w:val="18"/>
                <w:szCs w:val="18"/>
              </w:rPr>
            </w:pPr>
            <w:r w:rsidRPr="008F5618">
              <w:rPr>
                <w:sz w:val="18"/>
                <w:szCs w:val="18"/>
              </w:rPr>
              <w:t>39</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1,537</w:t>
            </w:r>
          </w:p>
        </w:tc>
        <w:tc>
          <w:tcPr>
            <w:tcW w:w="570" w:type="pct"/>
            <w:vAlign w:val="bottom"/>
          </w:tcPr>
          <w:p w:rsidR="00D2038D" w:rsidRPr="008F5618" w:rsidRDefault="00D2038D" w:rsidP="008F5618">
            <w:pPr>
              <w:spacing w:after="0"/>
              <w:jc w:val="center"/>
              <w:rPr>
                <w:sz w:val="18"/>
                <w:szCs w:val="18"/>
              </w:rPr>
            </w:pPr>
            <w:r w:rsidRPr="008F5618">
              <w:rPr>
                <w:sz w:val="18"/>
                <w:szCs w:val="18"/>
              </w:rPr>
              <w:t>903</w:t>
            </w:r>
          </w:p>
        </w:tc>
        <w:tc>
          <w:tcPr>
            <w:tcW w:w="371" w:type="pct"/>
            <w:vAlign w:val="bottom"/>
          </w:tcPr>
          <w:p w:rsidR="00D2038D" w:rsidRPr="008F5618" w:rsidRDefault="00D2038D" w:rsidP="008F5618">
            <w:pPr>
              <w:spacing w:after="0"/>
              <w:jc w:val="center"/>
              <w:rPr>
                <w:sz w:val="18"/>
                <w:szCs w:val="18"/>
              </w:rPr>
            </w:pPr>
            <w:r w:rsidRPr="008F5618">
              <w:rPr>
                <w:sz w:val="18"/>
                <w:szCs w:val="18"/>
              </w:rPr>
              <w:t>2,440</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1986</w:t>
            </w:r>
          </w:p>
        </w:tc>
        <w:tc>
          <w:tcPr>
            <w:tcW w:w="477" w:type="pct"/>
            <w:vAlign w:val="bottom"/>
          </w:tcPr>
          <w:p w:rsidR="00D2038D" w:rsidRPr="008F5618" w:rsidRDefault="00D2038D" w:rsidP="008F5618">
            <w:pPr>
              <w:spacing w:after="0"/>
              <w:jc w:val="center"/>
              <w:rPr>
                <w:sz w:val="18"/>
                <w:szCs w:val="18"/>
              </w:rPr>
            </w:pPr>
            <w:r w:rsidRPr="008F5618">
              <w:rPr>
                <w:sz w:val="18"/>
                <w:szCs w:val="18"/>
              </w:rPr>
              <w:t>256</w:t>
            </w:r>
          </w:p>
        </w:tc>
        <w:tc>
          <w:tcPr>
            <w:tcW w:w="376" w:type="pct"/>
            <w:vAlign w:val="bottom"/>
          </w:tcPr>
          <w:p w:rsidR="00D2038D" w:rsidRPr="008F5618" w:rsidRDefault="00D2038D" w:rsidP="008F5618">
            <w:pPr>
              <w:spacing w:after="0"/>
              <w:jc w:val="center"/>
              <w:rPr>
                <w:sz w:val="18"/>
                <w:szCs w:val="18"/>
              </w:rPr>
            </w:pPr>
            <w:r w:rsidRPr="008F5618">
              <w:rPr>
                <w:sz w:val="18"/>
                <w:szCs w:val="18"/>
              </w:rPr>
              <w:t>1,598</w:t>
            </w:r>
          </w:p>
        </w:tc>
        <w:tc>
          <w:tcPr>
            <w:tcW w:w="376" w:type="pct"/>
            <w:vAlign w:val="bottom"/>
          </w:tcPr>
          <w:p w:rsidR="00D2038D" w:rsidRPr="008F5618" w:rsidRDefault="00D2038D" w:rsidP="008F5618">
            <w:pPr>
              <w:spacing w:after="0"/>
              <w:jc w:val="center"/>
              <w:rPr>
                <w:sz w:val="18"/>
                <w:szCs w:val="18"/>
              </w:rPr>
            </w:pPr>
            <w:r w:rsidRPr="008F5618">
              <w:rPr>
                <w:sz w:val="18"/>
                <w:szCs w:val="18"/>
              </w:rPr>
              <w:t>493</w:t>
            </w:r>
          </w:p>
        </w:tc>
        <w:tc>
          <w:tcPr>
            <w:tcW w:w="378" w:type="pct"/>
            <w:vAlign w:val="bottom"/>
          </w:tcPr>
          <w:p w:rsidR="00D2038D" w:rsidRPr="008F5618" w:rsidRDefault="00D2038D" w:rsidP="008F5618">
            <w:pPr>
              <w:spacing w:after="0"/>
              <w:jc w:val="center"/>
              <w:rPr>
                <w:sz w:val="18"/>
                <w:szCs w:val="18"/>
              </w:rPr>
            </w:pPr>
            <w:r w:rsidRPr="008F5618">
              <w:rPr>
                <w:sz w:val="18"/>
                <w:szCs w:val="18"/>
              </w:rPr>
              <w:t>213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16</w:t>
            </w:r>
          </w:p>
        </w:tc>
        <w:tc>
          <w:tcPr>
            <w:tcW w:w="302" w:type="pct"/>
            <w:vAlign w:val="bottom"/>
          </w:tcPr>
          <w:p w:rsidR="00D2038D" w:rsidRPr="008F5618" w:rsidRDefault="00D2038D" w:rsidP="008F5618">
            <w:pPr>
              <w:spacing w:after="0"/>
              <w:jc w:val="center"/>
              <w:rPr>
                <w:sz w:val="18"/>
                <w:szCs w:val="18"/>
              </w:rPr>
            </w:pPr>
            <w:r w:rsidRPr="008F5618">
              <w:rPr>
                <w:sz w:val="18"/>
                <w:szCs w:val="18"/>
              </w:rPr>
              <w:t>236</w:t>
            </w:r>
          </w:p>
        </w:tc>
        <w:tc>
          <w:tcPr>
            <w:tcW w:w="328" w:type="pct"/>
            <w:vAlign w:val="bottom"/>
          </w:tcPr>
          <w:p w:rsidR="00D2038D" w:rsidRPr="008F5618" w:rsidRDefault="00D2038D" w:rsidP="008F5618">
            <w:pPr>
              <w:spacing w:after="0"/>
              <w:jc w:val="center"/>
              <w:rPr>
                <w:sz w:val="18"/>
                <w:szCs w:val="18"/>
              </w:rPr>
            </w:pPr>
            <w:r w:rsidRPr="008F5618">
              <w:rPr>
                <w:sz w:val="18"/>
                <w:szCs w:val="18"/>
              </w:rPr>
              <w:t>28</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2,584</w:t>
            </w:r>
          </w:p>
        </w:tc>
        <w:tc>
          <w:tcPr>
            <w:tcW w:w="570" w:type="pct"/>
            <w:vAlign w:val="bottom"/>
          </w:tcPr>
          <w:p w:rsidR="00D2038D" w:rsidRPr="008F5618" w:rsidRDefault="00D2038D" w:rsidP="008F5618">
            <w:pPr>
              <w:spacing w:after="0"/>
              <w:jc w:val="center"/>
              <w:rPr>
                <w:sz w:val="18"/>
                <w:szCs w:val="18"/>
              </w:rPr>
            </w:pPr>
            <w:r w:rsidRPr="008F5618">
              <w:rPr>
                <w:sz w:val="18"/>
                <w:szCs w:val="18"/>
              </w:rPr>
              <w:t>1,782</w:t>
            </w:r>
          </w:p>
        </w:tc>
        <w:tc>
          <w:tcPr>
            <w:tcW w:w="371" w:type="pct"/>
            <w:vAlign w:val="bottom"/>
          </w:tcPr>
          <w:p w:rsidR="00D2038D" w:rsidRPr="008F5618" w:rsidRDefault="00D2038D" w:rsidP="008F5618">
            <w:pPr>
              <w:spacing w:after="0"/>
              <w:jc w:val="center"/>
              <w:rPr>
                <w:sz w:val="18"/>
                <w:szCs w:val="18"/>
              </w:rPr>
            </w:pPr>
            <w:r w:rsidRPr="008F5618">
              <w:rPr>
                <w:sz w:val="18"/>
                <w:szCs w:val="18"/>
              </w:rPr>
              <w:t>4,36</w:t>
            </w:r>
            <w:r w:rsidR="00835878">
              <w:rPr>
                <w:sz w:val="18"/>
                <w:szCs w:val="18"/>
              </w:rPr>
              <w:t>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1987</w:t>
            </w:r>
          </w:p>
        </w:tc>
        <w:tc>
          <w:tcPr>
            <w:tcW w:w="477" w:type="pct"/>
            <w:vAlign w:val="bottom"/>
          </w:tcPr>
          <w:p w:rsidR="00D2038D" w:rsidRPr="008F5618" w:rsidRDefault="00D2038D" w:rsidP="008F5618">
            <w:pPr>
              <w:spacing w:after="0"/>
              <w:jc w:val="center"/>
              <w:rPr>
                <w:sz w:val="18"/>
                <w:szCs w:val="18"/>
              </w:rPr>
            </w:pPr>
            <w:r w:rsidRPr="008F5618">
              <w:rPr>
                <w:sz w:val="18"/>
                <w:szCs w:val="18"/>
              </w:rPr>
              <w:t>99</w:t>
            </w:r>
          </w:p>
        </w:tc>
        <w:tc>
          <w:tcPr>
            <w:tcW w:w="376" w:type="pct"/>
            <w:vAlign w:val="bottom"/>
          </w:tcPr>
          <w:p w:rsidR="00D2038D" w:rsidRPr="008F5618" w:rsidRDefault="00D2038D" w:rsidP="008F5618">
            <w:pPr>
              <w:spacing w:after="0"/>
              <w:jc w:val="center"/>
              <w:rPr>
                <w:sz w:val="18"/>
                <w:szCs w:val="18"/>
              </w:rPr>
            </w:pPr>
            <w:r w:rsidRPr="008F5618">
              <w:rPr>
                <w:sz w:val="18"/>
                <w:szCs w:val="18"/>
              </w:rPr>
              <w:t>657</w:t>
            </w:r>
          </w:p>
        </w:tc>
        <w:tc>
          <w:tcPr>
            <w:tcW w:w="376" w:type="pct"/>
            <w:vAlign w:val="bottom"/>
          </w:tcPr>
          <w:p w:rsidR="00D2038D" w:rsidRPr="008F5618" w:rsidRDefault="00D2038D" w:rsidP="008F5618">
            <w:pPr>
              <w:spacing w:after="0"/>
              <w:jc w:val="center"/>
              <w:rPr>
                <w:sz w:val="18"/>
                <w:szCs w:val="18"/>
              </w:rPr>
            </w:pPr>
            <w:r w:rsidRPr="008F5618">
              <w:rPr>
                <w:sz w:val="18"/>
                <w:szCs w:val="18"/>
              </w:rPr>
              <w:t>82</w:t>
            </w:r>
          </w:p>
        </w:tc>
        <w:tc>
          <w:tcPr>
            <w:tcW w:w="378" w:type="pct"/>
            <w:vAlign w:val="bottom"/>
          </w:tcPr>
          <w:p w:rsidR="00D2038D" w:rsidRPr="008F5618" w:rsidRDefault="00D2038D" w:rsidP="008F5618">
            <w:pPr>
              <w:spacing w:after="0"/>
              <w:jc w:val="center"/>
              <w:rPr>
                <w:sz w:val="18"/>
                <w:szCs w:val="18"/>
              </w:rPr>
            </w:pPr>
            <w:r w:rsidRPr="008F5618">
              <w:rPr>
                <w:sz w:val="18"/>
                <w:szCs w:val="18"/>
              </w:rPr>
              <w:t>148</w:t>
            </w:r>
          </w:p>
        </w:tc>
        <w:tc>
          <w:tcPr>
            <w:tcW w:w="378" w:type="pct"/>
            <w:vAlign w:val="bottom"/>
          </w:tcPr>
          <w:p w:rsidR="00D2038D" w:rsidRPr="008F5618" w:rsidRDefault="00D2038D" w:rsidP="008F5618">
            <w:pPr>
              <w:spacing w:after="0"/>
              <w:jc w:val="center"/>
              <w:rPr>
                <w:sz w:val="18"/>
                <w:szCs w:val="18"/>
              </w:rPr>
            </w:pPr>
            <w:r w:rsidRPr="008F5618">
              <w:rPr>
                <w:sz w:val="18"/>
                <w:szCs w:val="18"/>
              </w:rPr>
              <w:t>4</w:t>
            </w:r>
          </w:p>
        </w:tc>
        <w:tc>
          <w:tcPr>
            <w:tcW w:w="378" w:type="pct"/>
            <w:vAlign w:val="bottom"/>
          </w:tcPr>
          <w:p w:rsidR="00D2038D" w:rsidRPr="008F5618" w:rsidRDefault="00D2038D" w:rsidP="008F5618">
            <w:pPr>
              <w:spacing w:after="0"/>
              <w:jc w:val="center"/>
              <w:rPr>
                <w:sz w:val="18"/>
                <w:szCs w:val="18"/>
              </w:rPr>
            </w:pPr>
            <w:r w:rsidRPr="008F5618">
              <w:rPr>
                <w:sz w:val="18"/>
                <w:szCs w:val="18"/>
              </w:rPr>
              <w:t>28</w:t>
            </w:r>
          </w:p>
        </w:tc>
        <w:tc>
          <w:tcPr>
            <w:tcW w:w="302" w:type="pct"/>
            <w:vAlign w:val="bottom"/>
          </w:tcPr>
          <w:p w:rsidR="00D2038D" w:rsidRPr="008F5618" w:rsidRDefault="00D2038D" w:rsidP="008F5618">
            <w:pPr>
              <w:spacing w:after="0"/>
              <w:jc w:val="center"/>
              <w:rPr>
                <w:sz w:val="18"/>
                <w:szCs w:val="18"/>
              </w:rPr>
            </w:pPr>
            <w:r w:rsidRPr="008F5618">
              <w:rPr>
                <w:sz w:val="18"/>
                <w:szCs w:val="18"/>
              </w:rPr>
              <w:t>155</w:t>
            </w:r>
          </w:p>
        </w:tc>
        <w:tc>
          <w:tcPr>
            <w:tcW w:w="328" w:type="pct"/>
            <w:vAlign w:val="bottom"/>
          </w:tcPr>
          <w:p w:rsidR="00D2038D" w:rsidRPr="008F5618" w:rsidRDefault="00D2038D" w:rsidP="008F5618">
            <w:pPr>
              <w:spacing w:after="0"/>
              <w:jc w:val="center"/>
              <w:rPr>
                <w:sz w:val="18"/>
                <w:szCs w:val="18"/>
              </w:rPr>
            </w:pPr>
            <w:r w:rsidRPr="008F5618">
              <w:rPr>
                <w:sz w:val="18"/>
                <w:szCs w:val="18"/>
              </w:rPr>
              <w:t>53</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1,127</w:t>
            </w:r>
          </w:p>
        </w:tc>
        <w:tc>
          <w:tcPr>
            <w:tcW w:w="570" w:type="pct"/>
            <w:vAlign w:val="bottom"/>
          </w:tcPr>
          <w:p w:rsidR="00D2038D" w:rsidRPr="008F5618" w:rsidRDefault="00D2038D" w:rsidP="008F5618">
            <w:pPr>
              <w:spacing w:after="0"/>
              <w:jc w:val="center"/>
              <w:rPr>
                <w:sz w:val="18"/>
                <w:szCs w:val="18"/>
              </w:rPr>
            </w:pPr>
            <w:r w:rsidRPr="008F5618">
              <w:rPr>
                <w:sz w:val="18"/>
                <w:szCs w:val="18"/>
              </w:rPr>
              <w:t>1,117</w:t>
            </w:r>
          </w:p>
        </w:tc>
        <w:tc>
          <w:tcPr>
            <w:tcW w:w="371" w:type="pct"/>
            <w:vAlign w:val="bottom"/>
          </w:tcPr>
          <w:p w:rsidR="00D2038D" w:rsidRPr="008F5618" w:rsidRDefault="00D2038D" w:rsidP="008F5618">
            <w:pPr>
              <w:spacing w:after="0"/>
              <w:jc w:val="center"/>
              <w:rPr>
                <w:sz w:val="18"/>
                <w:szCs w:val="18"/>
              </w:rPr>
            </w:pPr>
            <w:r w:rsidRPr="008F5618">
              <w:rPr>
                <w:sz w:val="18"/>
                <w:szCs w:val="18"/>
              </w:rPr>
              <w:t>2,244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1988</w:t>
            </w:r>
          </w:p>
        </w:tc>
        <w:tc>
          <w:tcPr>
            <w:tcW w:w="477" w:type="pct"/>
            <w:vAlign w:val="bottom"/>
          </w:tcPr>
          <w:p w:rsidR="00D2038D" w:rsidRPr="008F5618" w:rsidRDefault="00D2038D" w:rsidP="008F5618">
            <w:pPr>
              <w:spacing w:after="0"/>
              <w:jc w:val="center"/>
              <w:rPr>
                <w:sz w:val="18"/>
                <w:szCs w:val="18"/>
              </w:rPr>
            </w:pPr>
            <w:r w:rsidRPr="008F5618">
              <w:rPr>
                <w:sz w:val="18"/>
                <w:szCs w:val="18"/>
              </w:rPr>
              <w:t>41</w:t>
            </w:r>
          </w:p>
        </w:tc>
        <w:tc>
          <w:tcPr>
            <w:tcW w:w="376" w:type="pct"/>
            <w:vAlign w:val="bottom"/>
          </w:tcPr>
          <w:p w:rsidR="00D2038D" w:rsidRPr="008F5618" w:rsidRDefault="00D2038D" w:rsidP="008F5618">
            <w:pPr>
              <w:spacing w:after="0"/>
              <w:jc w:val="center"/>
              <w:rPr>
                <w:sz w:val="18"/>
                <w:szCs w:val="18"/>
              </w:rPr>
            </w:pPr>
            <w:r w:rsidRPr="008F5618">
              <w:rPr>
                <w:sz w:val="18"/>
                <w:szCs w:val="18"/>
              </w:rPr>
              <w:t>406</w:t>
            </w:r>
          </w:p>
        </w:tc>
        <w:tc>
          <w:tcPr>
            <w:tcW w:w="376" w:type="pct"/>
            <w:vAlign w:val="bottom"/>
          </w:tcPr>
          <w:p w:rsidR="00D2038D" w:rsidRPr="008F5618" w:rsidRDefault="00D2038D" w:rsidP="008F5618">
            <w:pPr>
              <w:spacing w:after="0"/>
              <w:jc w:val="center"/>
              <w:rPr>
                <w:sz w:val="18"/>
                <w:szCs w:val="18"/>
              </w:rPr>
            </w:pPr>
            <w:r w:rsidRPr="008F5618">
              <w:rPr>
                <w:sz w:val="18"/>
                <w:szCs w:val="18"/>
              </w:rPr>
              <w:t>207</w:t>
            </w:r>
          </w:p>
        </w:tc>
        <w:tc>
          <w:tcPr>
            <w:tcW w:w="378" w:type="pct"/>
            <w:vAlign w:val="bottom"/>
          </w:tcPr>
          <w:p w:rsidR="00D2038D" w:rsidRPr="008F5618" w:rsidRDefault="00D2038D" w:rsidP="008F5618">
            <w:pPr>
              <w:spacing w:after="0"/>
              <w:jc w:val="center"/>
              <w:rPr>
                <w:sz w:val="18"/>
                <w:szCs w:val="18"/>
              </w:rPr>
            </w:pPr>
            <w:r w:rsidRPr="008F5618">
              <w:rPr>
                <w:sz w:val="18"/>
                <w:szCs w:val="18"/>
              </w:rPr>
              <w:t>78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242</w:t>
            </w:r>
          </w:p>
        </w:tc>
        <w:tc>
          <w:tcPr>
            <w:tcW w:w="328" w:type="pct"/>
            <w:vAlign w:val="bottom"/>
          </w:tcPr>
          <w:p w:rsidR="00D2038D" w:rsidRPr="008F5618" w:rsidRDefault="00D2038D" w:rsidP="008F5618">
            <w:pPr>
              <w:spacing w:after="0"/>
              <w:jc w:val="center"/>
              <w:rPr>
                <w:sz w:val="18"/>
                <w:szCs w:val="18"/>
              </w:rPr>
            </w:pPr>
            <w:r w:rsidRPr="008F5618">
              <w:rPr>
                <w:sz w:val="18"/>
                <w:szCs w:val="18"/>
              </w:rPr>
              <w:t>27</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960</w:t>
            </w:r>
          </w:p>
        </w:tc>
        <w:tc>
          <w:tcPr>
            <w:tcW w:w="570" w:type="pct"/>
            <w:vAlign w:val="bottom"/>
          </w:tcPr>
          <w:p w:rsidR="00D2038D" w:rsidRPr="008F5618" w:rsidRDefault="00D2038D" w:rsidP="008F5618">
            <w:pPr>
              <w:spacing w:after="0"/>
              <w:jc w:val="center"/>
              <w:rPr>
                <w:sz w:val="18"/>
                <w:szCs w:val="18"/>
              </w:rPr>
            </w:pPr>
            <w:r w:rsidRPr="008F5618">
              <w:rPr>
                <w:sz w:val="18"/>
                <w:szCs w:val="18"/>
              </w:rPr>
              <w:t>513</w:t>
            </w:r>
          </w:p>
        </w:tc>
        <w:tc>
          <w:tcPr>
            <w:tcW w:w="371" w:type="pct"/>
            <w:vAlign w:val="bottom"/>
          </w:tcPr>
          <w:p w:rsidR="00D2038D" w:rsidRPr="008F5618" w:rsidRDefault="00D2038D" w:rsidP="008F5618">
            <w:pPr>
              <w:spacing w:after="0"/>
              <w:jc w:val="center"/>
              <w:rPr>
                <w:sz w:val="18"/>
                <w:szCs w:val="18"/>
              </w:rPr>
            </w:pPr>
            <w:r w:rsidRPr="008F5618">
              <w:rPr>
                <w:sz w:val="18"/>
                <w:szCs w:val="18"/>
              </w:rPr>
              <w:t>1,473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1989</w:t>
            </w:r>
          </w:p>
        </w:tc>
        <w:tc>
          <w:tcPr>
            <w:tcW w:w="477" w:type="pct"/>
            <w:vAlign w:val="bottom"/>
          </w:tcPr>
          <w:p w:rsidR="00D2038D" w:rsidRPr="008F5618" w:rsidRDefault="00D2038D" w:rsidP="008F5618">
            <w:pPr>
              <w:spacing w:after="0"/>
              <w:jc w:val="center"/>
              <w:rPr>
                <w:sz w:val="18"/>
                <w:szCs w:val="18"/>
              </w:rPr>
            </w:pPr>
            <w:r w:rsidRPr="008F5618">
              <w:rPr>
                <w:sz w:val="18"/>
                <w:szCs w:val="18"/>
              </w:rPr>
              <w:t>91</w:t>
            </w:r>
          </w:p>
        </w:tc>
        <w:tc>
          <w:tcPr>
            <w:tcW w:w="376" w:type="pct"/>
            <w:vAlign w:val="bottom"/>
          </w:tcPr>
          <w:p w:rsidR="00D2038D" w:rsidRPr="008F5618" w:rsidRDefault="00D2038D" w:rsidP="008F5618">
            <w:pPr>
              <w:spacing w:after="0"/>
              <w:jc w:val="center"/>
              <w:rPr>
                <w:sz w:val="18"/>
                <w:szCs w:val="18"/>
              </w:rPr>
            </w:pPr>
            <w:r w:rsidRPr="008F5618">
              <w:rPr>
                <w:sz w:val="18"/>
                <w:szCs w:val="18"/>
              </w:rPr>
              <w:t>1,217</w:t>
            </w:r>
          </w:p>
        </w:tc>
        <w:tc>
          <w:tcPr>
            <w:tcW w:w="376" w:type="pct"/>
            <w:vAlign w:val="bottom"/>
          </w:tcPr>
          <w:p w:rsidR="00D2038D" w:rsidRPr="008F5618" w:rsidRDefault="00D2038D" w:rsidP="008F5618">
            <w:pPr>
              <w:spacing w:after="0"/>
              <w:jc w:val="center"/>
              <w:rPr>
                <w:sz w:val="18"/>
                <w:szCs w:val="18"/>
              </w:rPr>
            </w:pPr>
            <w:r w:rsidRPr="008F5618">
              <w:rPr>
                <w:sz w:val="18"/>
                <w:szCs w:val="18"/>
              </w:rPr>
              <w:t>320</w:t>
            </w:r>
          </w:p>
        </w:tc>
        <w:tc>
          <w:tcPr>
            <w:tcW w:w="378" w:type="pct"/>
            <w:vAlign w:val="bottom"/>
          </w:tcPr>
          <w:p w:rsidR="00D2038D" w:rsidRPr="008F5618" w:rsidRDefault="00D2038D" w:rsidP="008F5618">
            <w:pPr>
              <w:spacing w:after="0"/>
              <w:jc w:val="center"/>
              <w:rPr>
                <w:sz w:val="18"/>
                <w:szCs w:val="18"/>
              </w:rPr>
            </w:pPr>
            <w:r w:rsidRPr="008F5618">
              <w:rPr>
                <w:sz w:val="18"/>
                <w:szCs w:val="18"/>
              </w:rPr>
              <w:t>247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62</w:t>
            </w:r>
          </w:p>
        </w:tc>
        <w:tc>
          <w:tcPr>
            <w:tcW w:w="302" w:type="pct"/>
            <w:vAlign w:val="bottom"/>
          </w:tcPr>
          <w:p w:rsidR="00D2038D" w:rsidRPr="008F5618" w:rsidRDefault="00D2038D" w:rsidP="008F5618">
            <w:pPr>
              <w:spacing w:after="0"/>
              <w:jc w:val="center"/>
              <w:rPr>
                <w:sz w:val="18"/>
                <w:szCs w:val="18"/>
              </w:rPr>
            </w:pPr>
            <w:r w:rsidRPr="008F5618">
              <w:rPr>
                <w:sz w:val="18"/>
                <w:szCs w:val="18"/>
              </w:rPr>
              <w:t>106</w:t>
            </w:r>
          </w:p>
        </w:tc>
        <w:tc>
          <w:tcPr>
            <w:tcW w:w="328" w:type="pct"/>
            <w:vAlign w:val="bottom"/>
          </w:tcPr>
          <w:p w:rsidR="00D2038D" w:rsidRPr="008F5618" w:rsidRDefault="00D2038D" w:rsidP="008F5618">
            <w:pPr>
              <w:spacing w:after="0"/>
              <w:jc w:val="center"/>
              <w:rPr>
                <w:sz w:val="18"/>
                <w:szCs w:val="18"/>
              </w:rPr>
            </w:pPr>
            <w:r w:rsidRPr="008F5618">
              <w:rPr>
                <w:sz w:val="18"/>
                <w:szCs w:val="18"/>
              </w:rPr>
              <w:t>20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1,972</w:t>
            </w:r>
          </w:p>
        </w:tc>
        <w:tc>
          <w:tcPr>
            <w:tcW w:w="570" w:type="pct"/>
            <w:vAlign w:val="bottom"/>
          </w:tcPr>
          <w:p w:rsidR="00D2038D" w:rsidRPr="008F5618" w:rsidRDefault="00D2038D" w:rsidP="008F5618">
            <w:pPr>
              <w:spacing w:after="0"/>
              <w:jc w:val="center"/>
              <w:rPr>
                <w:sz w:val="18"/>
                <w:szCs w:val="18"/>
              </w:rPr>
            </w:pPr>
            <w:r w:rsidRPr="008F5618">
              <w:rPr>
                <w:sz w:val="18"/>
                <w:szCs w:val="18"/>
              </w:rPr>
              <w:t>433</w:t>
            </w:r>
          </w:p>
        </w:tc>
        <w:tc>
          <w:tcPr>
            <w:tcW w:w="371" w:type="pct"/>
            <w:vAlign w:val="bottom"/>
          </w:tcPr>
          <w:p w:rsidR="00D2038D" w:rsidRPr="008F5618" w:rsidRDefault="00D2038D" w:rsidP="008F5618">
            <w:pPr>
              <w:spacing w:after="0"/>
              <w:jc w:val="center"/>
              <w:rPr>
                <w:sz w:val="18"/>
                <w:szCs w:val="18"/>
              </w:rPr>
            </w:pPr>
            <w:r w:rsidRPr="008F5618">
              <w:rPr>
                <w:sz w:val="18"/>
                <w:szCs w:val="18"/>
              </w:rPr>
              <w:t>2,40</w:t>
            </w:r>
            <w:r w:rsidR="00835878">
              <w:rPr>
                <w:sz w:val="18"/>
                <w:szCs w:val="18"/>
              </w:rPr>
              <w:t>5</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1990</w:t>
            </w:r>
          </w:p>
        </w:tc>
        <w:tc>
          <w:tcPr>
            <w:tcW w:w="477" w:type="pct"/>
            <w:vAlign w:val="bottom"/>
          </w:tcPr>
          <w:p w:rsidR="00D2038D" w:rsidRPr="008F5618" w:rsidRDefault="00D2038D" w:rsidP="008F5618">
            <w:pPr>
              <w:spacing w:after="0"/>
              <w:jc w:val="center"/>
              <w:rPr>
                <w:sz w:val="18"/>
                <w:szCs w:val="18"/>
              </w:rPr>
            </w:pPr>
            <w:r w:rsidRPr="008F5618">
              <w:rPr>
                <w:sz w:val="18"/>
                <w:szCs w:val="18"/>
              </w:rPr>
              <w:t>263</w:t>
            </w:r>
          </w:p>
        </w:tc>
        <w:tc>
          <w:tcPr>
            <w:tcW w:w="376" w:type="pct"/>
            <w:vAlign w:val="bottom"/>
          </w:tcPr>
          <w:p w:rsidR="00D2038D" w:rsidRPr="008F5618" w:rsidRDefault="00D2038D" w:rsidP="008F5618">
            <w:pPr>
              <w:spacing w:after="0"/>
              <w:jc w:val="center"/>
              <w:rPr>
                <w:sz w:val="18"/>
                <w:szCs w:val="18"/>
              </w:rPr>
            </w:pPr>
            <w:r w:rsidRPr="008F5618">
              <w:rPr>
                <w:sz w:val="18"/>
                <w:szCs w:val="18"/>
              </w:rPr>
              <w:t>1,803</w:t>
            </w:r>
          </w:p>
        </w:tc>
        <w:tc>
          <w:tcPr>
            <w:tcW w:w="376" w:type="pct"/>
            <w:vAlign w:val="bottom"/>
          </w:tcPr>
          <w:p w:rsidR="00D2038D" w:rsidRPr="008F5618" w:rsidRDefault="00D2038D" w:rsidP="008F5618">
            <w:pPr>
              <w:spacing w:after="0"/>
              <w:jc w:val="center"/>
              <w:rPr>
                <w:sz w:val="18"/>
                <w:szCs w:val="18"/>
              </w:rPr>
            </w:pPr>
            <w:r w:rsidRPr="008F5618">
              <w:rPr>
                <w:sz w:val="18"/>
                <w:szCs w:val="18"/>
              </w:rPr>
              <w:t>566</w:t>
            </w:r>
          </w:p>
        </w:tc>
        <w:tc>
          <w:tcPr>
            <w:tcW w:w="378" w:type="pct"/>
            <w:vAlign w:val="bottom"/>
          </w:tcPr>
          <w:p w:rsidR="00D2038D" w:rsidRPr="008F5618" w:rsidRDefault="00D2038D" w:rsidP="008F5618">
            <w:pPr>
              <w:spacing w:after="0"/>
              <w:jc w:val="center"/>
              <w:rPr>
                <w:sz w:val="18"/>
                <w:szCs w:val="18"/>
              </w:rPr>
            </w:pPr>
            <w:r w:rsidRPr="008F5618">
              <w:rPr>
                <w:sz w:val="18"/>
                <w:szCs w:val="18"/>
              </w:rPr>
              <w:t>637</w:t>
            </w:r>
          </w:p>
        </w:tc>
        <w:tc>
          <w:tcPr>
            <w:tcW w:w="378" w:type="pct"/>
            <w:vAlign w:val="bottom"/>
          </w:tcPr>
          <w:p w:rsidR="00D2038D" w:rsidRPr="008F5618" w:rsidRDefault="00D2038D" w:rsidP="008F5618">
            <w:pPr>
              <w:spacing w:after="0"/>
              <w:jc w:val="center"/>
              <w:rPr>
                <w:sz w:val="18"/>
                <w:szCs w:val="18"/>
              </w:rPr>
            </w:pPr>
            <w:r w:rsidRPr="008F5618">
              <w:rPr>
                <w:sz w:val="18"/>
                <w:szCs w:val="18"/>
              </w:rPr>
              <w:t>23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840</w:t>
            </w:r>
          </w:p>
        </w:tc>
        <w:tc>
          <w:tcPr>
            <w:tcW w:w="328" w:type="pct"/>
            <w:vAlign w:val="bottom"/>
          </w:tcPr>
          <w:p w:rsidR="00D2038D" w:rsidRPr="008F5618" w:rsidRDefault="00D2038D" w:rsidP="008F5618">
            <w:pPr>
              <w:spacing w:after="0"/>
              <w:jc w:val="center"/>
              <w:rPr>
                <w:sz w:val="18"/>
                <w:szCs w:val="18"/>
              </w:rPr>
            </w:pPr>
            <w:r w:rsidRPr="008F5618">
              <w:rPr>
                <w:sz w:val="18"/>
                <w:szCs w:val="18"/>
              </w:rPr>
              <w:t>54</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3,923</w:t>
            </w:r>
          </w:p>
        </w:tc>
        <w:tc>
          <w:tcPr>
            <w:tcW w:w="570" w:type="pct"/>
            <w:vAlign w:val="bottom"/>
          </w:tcPr>
          <w:p w:rsidR="00D2038D" w:rsidRPr="008F5618" w:rsidRDefault="00D2038D" w:rsidP="008F5618">
            <w:pPr>
              <w:spacing w:after="0"/>
              <w:jc w:val="center"/>
              <w:rPr>
                <w:sz w:val="18"/>
                <w:szCs w:val="18"/>
              </w:rPr>
            </w:pPr>
            <w:r w:rsidRPr="008F5618">
              <w:rPr>
                <w:sz w:val="18"/>
                <w:szCs w:val="18"/>
              </w:rPr>
              <w:t>870</w:t>
            </w:r>
          </w:p>
        </w:tc>
        <w:tc>
          <w:tcPr>
            <w:tcW w:w="371" w:type="pct"/>
            <w:vAlign w:val="bottom"/>
          </w:tcPr>
          <w:p w:rsidR="00D2038D" w:rsidRPr="008F5618" w:rsidRDefault="00D2038D" w:rsidP="008F5618">
            <w:pPr>
              <w:spacing w:after="0"/>
              <w:jc w:val="center"/>
              <w:rPr>
                <w:sz w:val="18"/>
                <w:szCs w:val="18"/>
              </w:rPr>
            </w:pPr>
            <w:r w:rsidRPr="008F5618">
              <w:rPr>
                <w:sz w:val="18"/>
                <w:szCs w:val="18"/>
              </w:rPr>
              <w:t>4,79</w:t>
            </w:r>
            <w:r w:rsidR="00835878">
              <w:rPr>
                <w:sz w:val="18"/>
                <w:szCs w:val="18"/>
              </w:rPr>
              <w:t>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1991</w:t>
            </w:r>
          </w:p>
        </w:tc>
        <w:tc>
          <w:tcPr>
            <w:tcW w:w="477" w:type="pct"/>
            <w:vAlign w:val="bottom"/>
          </w:tcPr>
          <w:p w:rsidR="00D2038D" w:rsidRPr="008F5618" w:rsidRDefault="00D2038D" w:rsidP="008F5618">
            <w:pPr>
              <w:spacing w:after="0"/>
              <w:jc w:val="center"/>
              <w:rPr>
                <w:sz w:val="18"/>
                <w:szCs w:val="18"/>
              </w:rPr>
            </w:pPr>
            <w:r w:rsidRPr="008F5618">
              <w:rPr>
                <w:sz w:val="18"/>
                <w:szCs w:val="18"/>
              </w:rPr>
              <w:t>399</w:t>
            </w:r>
          </w:p>
        </w:tc>
        <w:tc>
          <w:tcPr>
            <w:tcW w:w="376" w:type="pct"/>
            <w:vAlign w:val="bottom"/>
          </w:tcPr>
          <w:p w:rsidR="00D2038D" w:rsidRPr="008F5618" w:rsidRDefault="00D2038D" w:rsidP="008F5618">
            <w:pPr>
              <w:spacing w:after="0"/>
              <w:jc w:val="center"/>
              <w:rPr>
                <w:sz w:val="18"/>
                <w:szCs w:val="18"/>
              </w:rPr>
            </w:pPr>
            <w:r w:rsidRPr="008F5618">
              <w:rPr>
                <w:sz w:val="18"/>
                <w:szCs w:val="18"/>
              </w:rPr>
              <w:t>2,103</w:t>
            </w:r>
          </w:p>
        </w:tc>
        <w:tc>
          <w:tcPr>
            <w:tcW w:w="376" w:type="pct"/>
            <w:vAlign w:val="bottom"/>
          </w:tcPr>
          <w:p w:rsidR="00D2038D" w:rsidRPr="008F5618" w:rsidRDefault="00D2038D" w:rsidP="008F5618">
            <w:pPr>
              <w:spacing w:after="0"/>
              <w:jc w:val="center"/>
              <w:rPr>
                <w:sz w:val="18"/>
                <w:szCs w:val="18"/>
              </w:rPr>
            </w:pPr>
            <w:r w:rsidRPr="008F5618">
              <w:rPr>
                <w:sz w:val="18"/>
                <w:szCs w:val="18"/>
              </w:rPr>
              <w:t>190</w:t>
            </w:r>
          </w:p>
        </w:tc>
        <w:tc>
          <w:tcPr>
            <w:tcW w:w="378" w:type="pct"/>
            <w:vAlign w:val="bottom"/>
          </w:tcPr>
          <w:p w:rsidR="00D2038D" w:rsidRPr="008F5618" w:rsidRDefault="00D2038D" w:rsidP="008F5618">
            <w:pPr>
              <w:spacing w:after="0"/>
              <w:jc w:val="center"/>
              <w:rPr>
                <w:sz w:val="18"/>
                <w:szCs w:val="18"/>
              </w:rPr>
            </w:pPr>
            <w:r w:rsidRPr="008F5618">
              <w:rPr>
                <w:sz w:val="18"/>
                <w:szCs w:val="18"/>
              </w:rPr>
              <w:t>941</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38</w:t>
            </w:r>
          </w:p>
        </w:tc>
        <w:tc>
          <w:tcPr>
            <w:tcW w:w="302" w:type="pct"/>
            <w:vAlign w:val="bottom"/>
          </w:tcPr>
          <w:p w:rsidR="00D2038D" w:rsidRPr="008F5618" w:rsidRDefault="00D2038D" w:rsidP="008F5618">
            <w:pPr>
              <w:spacing w:after="0"/>
              <w:jc w:val="center"/>
              <w:rPr>
                <w:sz w:val="18"/>
                <w:szCs w:val="18"/>
              </w:rPr>
            </w:pPr>
            <w:r w:rsidRPr="008F5618">
              <w:rPr>
                <w:sz w:val="18"/>
                <w:szCs w:val="18"/>
              </w:rPr>
              <w:t>614</w:t>
            </w:r>
          </w:p>
        </w:tc>
        <w:tc>
          <w:tcPr>
            <w:tcW w:w="328" w:type="pct"/>
            <w:vAlign w:val="bottom"/>
          </w:tcPr>
          <w:p w:rsidR="00D2038D" w:rsidRPr="008F5618" w:rsidRDefault="00D2038D" w:rsidP="008F5618">
            <w:pPr>
              <w:spacing w:after="0"/>
              <w:jc w:val="center"/>
              <w:rPr>
                <w:sz w:val="18"/>
                <w:szCs w:val="18"/>
              </w:rPr>
            </w:pPr>
            <w:r w:rsidRPr="008F5618">
              <w:rPr>
                <w:sz w:val="18"/>
                <w:szCs w:val="18"/>
              </w:rPr>
              <w:t>44</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3,930</w:t>
            </w:r>
          </w:p>
        </w:tc>
        <w:tc>
          <w:tcPr>
            <w:tcW w:w="570" w:type="pct"/>
            <w:vAlign w:val="bottom"/>
          </w:tcPr>
          <w:p w:rsidR="00D2038D" w:rsidRPr="008F5618" w:rsidRDefault="00D2038D" w:rsidP="008F5618">
            <w:pPr>
              <w:spacing w:after="0"/>
              <w:jc w:val="center"/>
              <w:rPr>
                <w:sz w:val="18"/>
                <w:szCs w:val="18"/>
              </w:rPr>
            </w:pPr>
            <w:r w:rsidRPr="008F5618">
              <w:rPr>
                <w:sz w:val="18"/>
                <w:szCs w:val="18"/>
              </w:rPr>
              <w:t>1,836</w:t>
            </w:r>
          </w:p>
        </w:tc>
        <w:tc>
          <w:tcPr>
            <w:tcW w:w="371" w:type="pct"/>
            <w:vAlign w:val="bottom"/>
          </w:tcPr>
          <w:p w:rsidR="00D2038D" w:rsidRPr="008F5618" w:rsidRDefault="00D2038D" w:rsidP="008F5618">
            <w:pPr>
              <w:spacing w:after="0"/>
              <w:jc w:val="center"/>
              <w:rPr>
                <w:sz w:val="18"/>
                <w:szCs w:val="18"/>
              </w:rPr>
            </w:pPr>
            <w:r w:rsidRPr="008F5618">
              <w:rPr>
                <w:sz w:val="18"/>
                <w:szCs w:val="18"/>
              </w:rPr>
              <w:t>5,76</w:t>
            </w:r>
            <w:r w:rsidR="00835878">
              <w:rPr>
                <w:sz w:val="18"/>
                <w:szCs w:val="18"/>
              </w:rPr>
              <w:t>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1992</w:t>
            </w:r>
          </w:p>
        </w:tc>
        <w:tc>
          <w:tcPr>
            <w:tcW w:w="477" w:type="pct"/>
            <w:vAlign w:val="bottom"/>
          </w:tcPr>
          <w:p w:rsidR="00D2038D" w:rsidRPr="008F5618" w:rsidRDefault="00D2038D" w:rsidP="008F5618">
            <w:pPr>
              <w:spacing w:after="0"/>
              <w:jc w:val="center"/>
              <w:rPr>
                <w:sz w:val="18"/>
                <w:szCs w:val="18"/>
              </w:rPr>
            </w:pPr>
            <w:r w:rsidRPr="008F5618">
              <w:rPr>
                <w:sz w:val="18"/>
                <w:szCs w:val="18"/>
              </w:rPr>
              <w:t>497</w:t>
            </w:r>
          </w:p>
        </w:tc>
        <w:tc>
          <w:tcPr>
            <w:tcW w:w="376" w:type="pct"/>
            <w:vAlign w:val="bottom"/>
          </w:tcPr>
          <w:p w:rsidR="00D2038D" w:rsidRPr="008F5618" w:rsidRDefault="00D2038D" w:rsidP="008F5618">
            <w:pPr>
              <w:spacing w:after="0"/>
              <w:jc w:val="center"/>
              <w:rPr>
                <w:sz w:val="18"/>
                <w:szCs w:val="18"/>
              </w:rPr>
            </w:pPr>
            <w:r w:rsidRPr="008F5618">
              <w:rPr>
                <w:sz w:val="18"/>
                <w:szCs w:val="18"/>
              </w:rPr>
              <w:t>1,854</w:t>
            </w:r>
          </w:p>
        </w:tc>
        <w:tc>
          <w:tcPr>
            <w:tcW w:w="376" w:type="pct"/>
            <w:vAlign w:val="bottom"/>
          </w:tcPr>
          <w:p w:rsidR="00D2038D" w:rsidRPr="008F5618" w:rsidRDefault="00D2038D" w:rsidP="008F5618">
            <w:pPr>
              <w:spacing w:after="0"/>
              <w:jc w:val="center"/>
              <w:rPr>
                <w:sz w:val="18"/>
                <w:szCs w:val="18"/>
              </w:rPr>
            </w:pPr>
            <w:r w:rsidRPr="008F5618">
              <w:rPr>
                <w:sz w:val="18"/>
                <w:szCs w:val="18"/>
              </w:rPr>
              <w:t>676</w:t>
            </w:r>
          </w:p>
        </w:tc>
        <w:tc>
          <w:tcPr>
            <w:tcW w:w="378" w:type="pct"/>
            <w:vAlign w:val="bottom"/>
          </w:tcPr>
          <w:p w:rsidR="00D2038D" w:rsidRPr="008F5618" w:rsidRDefault="00D2038D" w:rsidP="008F5618">
            <w:pPr>
              <w:spacing w:after="0"/>
              <w:jc w:val="center"/>
              <w:rPr>
                <w:sz w:val="18"/>
                <w:szCs w:val="18"/>
              </w:rPr>
            </w:pPr>
            <w:r w:rsidRPr="008F5618">
              <w:rPr>
                <w:sz w:val="18"/>
                <w:szCs w:val="18"/>
              </w:rPr>
              <w:t>600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40</w:t>
            </w:r>
          </w:p>
        </w:tc>
        <w:tc>
          <w:tcPr>
            <w:tcW w:w="302" w:type="pct"/>
            <w:vAlign w:val="bottom"/>
          </w:tcPr>
          <w:p w:rsidR="00D2038D" w:rsidRPr="008F5618" w:rsidRDefault="00D2038D" w:rsidP="008F5618">
            <w:pPr>
              <w:spacing w:after="0"/>
              <w:jc w:val="center"/>
              <w:rPr>
                <w:sz w:val="18"/>
                <w:szCs w:val="18"/>
              </w:rPr>
            </w:pPr>
            <w:r w:rsidRPr="008F5618">
              <w:rPr>
                <w:sz w:val="18"/>
                <w:szCs w:val="18"/>
              </w:rPr>
              <w:t>289</w:t>
            </w:r>
          </w:p>
        </w:tc>
        <w:tc>
          <w:tcPr>
            <w:tcW w:w="328" w:type="pct"/>
            <w:vAlign w:val="bottom"/>
          </w:tcPr>
          <w:p w:rsidR="00D2038D" w:rsidRPr="008F5618" w:rsidRDefault="00D2038D" w:rsidP="008F5618">
            <w:pPr>
              <w:spacing w:after="0"/>
              <w:jc w:val="center"/>
              <w:rPr>
                <w:sz w:val="18"/>
                <w:szCs w:val="18"/>
              </w:rPr>
            </w:pPr>
            <w:r w:rsidRPr="008F5618">
              <w:rPr>
                <w:sz w:val="18"/>
                <w:szCs w:val="18"/>
              </w:rPr>
              <w:t>10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3,469</w:t>
            </w:r>
          </w:p>
        </w:tc>
        <w:tc>
          <w:tcPr>
            <w:tcW w:w="570" w:type="pct"/>
            <w:vAlign w:val="bottom"/>
          </w:tcPr>
          <w:p w:rsidR="00D2038D" w:rsidRPr="008F5618" w:rsidRDefault="00D2038D" w:rsidP="008F5618">
            <w:pPr>
              <w:spacing w:after="0"/>
              <w:jc w:val="center"/>
              <w:rPr>
                <w:sz w:val="18"/>
                <w:szCs w:val="18"/>
              </w:rPr>
            </w:pPr>
            <w:r w:rsidRPr="008F5618">
              <w:rPr>
                <w:sz w:val="18"/>
                <w:szCs w:val="18"/>
              </w:rPr>
              <w:t>1,426</w:t>
            </w:r>
          </w:p>
        </w:tc>
        <w:tc>
          <w:tcPr>
            <w:tcW w:w="371" w:type="pct"/>
            <w:vAlign w:val="bottom"/>
          </w:tcPr>
          <w:p w:rsidR="00D2038D" w:rsidRPr="008F5618" w:rsidRDefault="00D2038D" w:rsidP="008F5618">
            <w:pPr>
              <w:spacing w:after="0"/>
              <w:jc w:val="center"/>
              <w:rPr>
                <w:sz w:val="18"/>
                <w:szCs w:val="18"/>
              </w:rPr>
            </w:pPr>
            <w:r w:rsidRPr="008F5618">
              <w:rPr>
                <w:sz w:val="18"/>
                <w:szCs w:val="18"/>
              </w:rPr>
              <w:t>4,895</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1993</w:t>
            </w:r>
          </w:p>
        </w:tc>
        <w:tc>
          <w:tcPr>
            <w:tcW w:w="477" w:type="pct"/>
            <w:vAlign w:val="bottom"/>
          </w:tcPr>
          <w:p w:rsidR="00D2038D" w:rsidRPr="008F5618" w:rsidRDefault="00D2038D" w:rsidP="008F5618">
            <w:pPr>
              <w:spacing w:after="0"/>
              <w:jc w:val="center"/>
              <w:rPr>
                <w:sz w:val="18"/>
                <w:szCs w:val="18"/>
              </w:rPr>
            </w:pPr>
            <w:r w:rsidRPr="008F5618">
              <w:rPr>
                <w:sz w:val="18"/>
                <w:szCs w:val="18"/>
              </w:rPr>
              <w:t>155</w:t>
            </w:r>
          </w:p>
        </w:tc>
        <w:tc>
          <w:tcPr>
            <w:tcW w:w="376" w:type="pct"/>
            <w:vAlign w:val="bottom"/>
          </w:tcPr>
          <w:p w:rsidR="00D2038D" w:rsidRPr="008F5618" w:rsidRDefault="00D2038D" w:rsidP="008F5618">
            <w:pPr>
              <w:spacing w:after="0"/>
              <w:jc w:val="center"/>
              <w:rPr>
                <w:sz w:val="18"/>
                <w:szCs w:val="18"/>
              </w:rPr>
            </w:pPr>
            <w:r w:rsidRPr="008F5618">
              <w:rPr>
                <w:sz w:val="18"/>
                <w:szCs w:val="18"/>
              </w:rPr>
              <w:t>2,227</w:t>
            </w:r>
          </w:p>
        </w:tc>
        <w:tc>
          <w:tcPr>
            <w:tcW w:w="376" w:type="pct"/>
            <w:vAlign w:val="bottom"/>
          </w:tcPr>
          <w:p w:rsidR="00D2038D" w:rsidRPr="008F5618" w:rsidRDefault="00D2038D" w:rsidP="008F5618">
            <w:pPr>
              <w:spacing w:after="0"/>
              <w:jc w:val="center"/>
              <w:rPr>
                <w:sz w:val="18"/>
                <w:szCs w:val="18"/>
              </w:rPr>
            </w:pPr>
            <w:r w:rsidRPr="008F5618">
              <w:rPr>
                <w:sz w:val="18"/>
                <w:szCs w:val="18"/>
              </w:rPr>
              <w:t>269</w:t>
            </w:r>
          </w:p>
        </w:tc>
        <w:tc>
          <w:tcPr>
            <w:tcW w:w="378" w:type="pct"/>
            <w:vAlign w:val="bottom"/>
          </w:tcPr>
          <w:p w:rsidR="00D2038D" w:rsidRPr="008F5618" w:rsidRDefault="00D2038D" w:rsidP="008F5618">
            <w:pPr>
              <w:spacing w:after="0"/>
              <w:jc w:val="center"/>
              <w:rPr>
                <w:sz w:val="18"/>
                <w:szCs w:val="18"/>
              </w:rPr>
            </w:pPr>
            <w:r w:rsidRPr="008F5618">
              <w:rPr>
                <w:sz w:val="18"/>
                <w:szCs w:val="18"/>
              </w:rPr>
              <w:t>666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02" w:type="pct"/>
            <w:vAlign w:val="bottom"/>
          </w:tcPr>
          <w:p w:rsidR="00D2038D" w:rsidRPr="008F5618" w:rsidRDefault="00D2038D" w:rsidP="008F5618">
            <w:pPr>
              <w:spacing w:after="0"/>
              <w:jc w:val="center"/>
              <w:rPr>
                <w:sz w:val="18"/>
                <w:szCs w:val="18"/>
              </w:rPr>
            </w:pPr>
            <w:r w:rsidRPr="008F5618">
              <w:rPr>
                <w:sz w:val="18"/>
                <w:szCs w:val="18"/>
              </w:rPr>
              <w:t>207</w:t>
            </w:r>
          </w:p>
        </w:tc>
        <w:tc>
          <w:tcPr>
            <w:tcW w:w="328" w:type="pct"/>
            <w:vAlign w:val="bottom"/>
          </w:tcPr>
          <w:p w:rsidR="00D2038D" w:rsidRPr="008F5618" w:rsidRDefault="00D2038D" w:rsidP="008F5618">
            <w:pPr>
              <w:spacing w:after="0"/>
              <w:jc w:val="center"/>
              <w:rPr>
                <w:sz w:val="18"/>
                <w:szCs w:val="18"/>
              </w:rPr>
            </w:pPr>
            <w:r w:rsidRPr="008F5618">
              <w:rPr>
                <w:sz w:val="18"/>
                <w:szCs w:val="18"/>
              </w:rPr>
              <w:t>41</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3,410</w:t>
            </w:r>
          </w:p>
        </w:tc>
        <w:tc>
          <w:tcPr>
            <w:tcW w:w="570" w:type="pct"/>
            <w:vAlign w:val="bottom"/>
          </w:tcPr>
          <w:p w:rsidR="00D2038D" w:rsidRPr="008F5618" w:rsidRDefault="00D2038D" w:rsidP="008F5618">
            <w:pPr>
              <w:spacing w:after="0"/>
              <w:jc w:val="center"/>
              <w:rPr>
                <w:sz w:val="18"/>
                <w:szCs w:val="18"/>
              </w:rPr>
            </w:pPr>
            <w:r w:rsidRPr="008F5618">
              <w:rPr>
                <w:sz w:val="18"/>
                <w:szCs w:val="18"/>
              </w:rPr>
              <w:t>832</w:t>
            </w:r>
          </w:p>
        </w:tc>
        <w:tc>
          <w:tcPr>
            <w:tcW w:w="371" w:type="pct"/>
            <w:vAlign w:val="bottom"/>
          </w:tcPr>
          <w:p w:rsidR="00D2038D" w:rsidRPr="008F5618" w:rsidRDefault="00D2038D" w:rsidP="008F5618">
            <w:pPr>
              <w:spacing w:after="0"/>
              <w:jc w:val="center"/>
              <w:rPr>
                <w:sz w:val="18"/>
                <w:szCs w:val="18"/>
              </w:rPr>
            </w:pPr>
            <w:r w:rsidRPr="008F5618">
              <w:rPr>
                <w:sz w:val="18"/>
                <w:szCs w:val="18"/>
              </w:rPr>
              <w:t>4,242</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1994</w:t>
            </w:r>
          </w:p>
        </w:tc>
        <w:tc>
          <w:tcPr>
            <w:tcW w:w="477" w:type="pct"/>
            <w:vAlign w:val="bottom"/>
          </w:tcPr>
          <w:p w:rsidR="00D2038D" w:rsidRPr="008F5618" w:rsidRDefault="00D2038D" w:rsidP="008F5618">
            <w:pPr>
              <w:spacing w:after="0"/>
              <w:jc w:val="center"/>
              <w:rPr>
                <w:sz w:val="18"/>
                <w:szCs w:val="18"/>
              </w:rPr>
            </w:pPr>
            <w:r w:rsidRPr="008F5618">
              <w:rPr>
                <w:sz w:val="18"/>
                <w:szCs w:val="18"/>
              </w:rPr>
              <w:t>838</w:t>
            </w:r>
          </w:p>
        </w:tc>
        <w:tc>
          <w:tcPr>
            <w:tcW w:w="376" w:type="pct"/>
            <w:vAlign w:val="bottom"/>
          </w:tcPr>
          <w:p w:rsidR="00D2038D" w:rsidRPr="008F5618" w:rsidRDefault="00D2038D" w:rsidP="008F5618">
            <w:pPr>
              <w:spacing w:after="0"/>
              <w:jc w:val="center"/>
              <w:rPr>
                <w:sz w:val="18"/>
                <w:szCs w:val="18"/>
              </w:rPr>
            </w:pPr>
            <w:r w:rsidRPr="008F5618">
              <w:rPr>
                <w:sz w:val="18"/>
                <w:szCs w:val="18"/>
              </w:rPr>
              <w:t>4,333</w:t>
            </w:r>
          </w:p>
        </w:tc>
        <w:tc>
          <w:tcPr>
            <w:tcW w:w="376" w:type="pct"/>
            <w:vAlign w:val="bottom"/>
          </w:tcPr>
          <w:p w:rsidR="00D2038D" w:rsidRPr="008F5618" w:rsidRDefault="00D2038D" w:rsidP="008F5618">
            <w:pPr>
              <w:spacing w:after="0"/>
              <w:jc w:val="center"/>
              <w:rPr>
                <w:sz w:val="18"/>
                <w:szCs w:val="18"/>
              </w:rPr>
            </w:pPr>
            <w:r w:rsidRPr="008F5618">
              <w:rPr>
                <w:sz w:val="18"/>
                <w:szCs w:val="18"/>
              </w:rPr>
              <w:t>1,123</w:t>
            </w:r>
          </w:p>
        </w:tc>
        <w:tc>
          <w:tcPr>
            <w:tcW w:w="378" w:type="pct"/>
            <w:vAlign w:val="bottom"/>
          </w:tcPr>
          <w:p w:rsidR="00D2038D" w:rsidRPr="008F5618" w:rsidRDefault="00D2038D" w:rsidP="008F5618">
            <w:pPr>
              <w:spacing w:after="0"/>
              <w:jc w:val="center"/>
              <w:rPr>
                <w:sz w:val="18"/>
                <w:szCs w:val="18"/>
              </w:rPr>
            </w:pPr>
            <w:r w:rsidRPr="008F5618">
              <w:rPr>
                <w:sz w:val="18"/>
                <w:szCs w:val="18"/>
              </w:rPr>
              <w:t>1,450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45</w:t>
            </w:r>
          </w:p>
        </w:tc>
        <w:tc>
          <w:tcPr>
            <w:tcW w:w="302" w:type="pct"/>
            <w:vAlign w:val="bottom"/>
          </w:tcPr>
          <w:p w:rsidR="00D2038D" w:rsidRPr="008F5618" w:rsidRDefault="00D2038D" w:rsidP="008F5618">
            <w:pPr>
              <w:spacing w:after="0"/>
              <w:jc w:val="center"/>
              <w:rPr>
                <w:sz w:val="18"/>
                <w:szCs w:val="18"/>
              </w:rPr>
            </w:pPr>
            <w:r w:rsidRPr="008F5618">
              <w:rPr>
                <w:sz w:val="18"/>
                <w:szCs w:val="18"/>
              </w:rPr>
              <w:t>694</w:t>
            </w:r>
          </w:p>
        </w:tc>
        <w:tc>
          <w:tcPr>
            <w:tcW w:w="328" w:type="pct"/>
            <w:vAlign w:val="bottom"/>
          </w:tcPr>
          <w:p w:rsidR="00D2038D" w:rsidRPr="008F5618" w:rsidRDefault="00D2038D" w:rsidP="008F5618">
            <w:pPr>
              <w:spacing w:after="0"/>
              <w:jc w:val="center"/>
              <w:rPr>
                <w:sz w:val="18"/>
                <w:szCs w:val="18"/>
              </w:rPr>
            </w:pPr>
            <w:r w:rsidRPr="008F5618">
              <w:rPr>
                <w:sz w:val="18"/>
                <w:szCs w:val="18"/>
              </w:rPr>
              <w:t>53</w:t>
            </w:r>
          </w:p>
        </w:tc>
        <w:tc>
          <w:tcPr>
            <w:tcW w:w="319" w:type="pct"/>
            <w:vAlign w:val="bottom"/>
          </w:tcPr>
          <w:p w:rsidR="00D2038D" w:rsidRPr="008F5618" w:rsidRDefault="00D2038D" w:rsidP="008F5618">
            <w:pPr>
              <w:spacing w:after="0"/>
              <w:jc w:val="center"/>
              <w:rPr>
                <w:sz w:val="18"/>
                <w:szCs w:val="18"/>
              </w:rPr>
            </w:pPr>
            <w:r w:rsidRPr="008F5618">
              <w:rPr>
                <w:sz w:val="18"/>
                <w:szCs w:val="18"/>
              </w:rPr>
              <w:t>13</w:t>
            </w:r>
          </w:p>
        </w:tc>
        <w:tc>
          <w:tcPr>
            <w:tcW w:w="407" w:type="pct"/>
            <w:vAlign w:val="center"/>
          </w:tcPr>
          <w:p w:rsidR="00D2038D" w:rsidRDefault="00D2038D" w:rsidP="00D2038D">
            <w:pPr>
              <w:spacing w:after="0"/>
              <w:jc w:val="center"/>
              <w:rPr>
                <w:color w:val="000000"/>
                <w:sz w:val="18"/>
                <w:szCs w:val="18"/>
              </w:rPr>
            </w:pPr>
            <w:r>
              <w:rPr>
                <w:color w:val="000000"/>
                <w:sz w:val="18"/>
                <w:szCs w:val="18"/>
              </w:rPr>
              <w:t>7,711</w:t>
            </w:r>
          </w:p>
        </w:tc>
        <w:tc>
          <w:tcPr>
            <w:tcW w:w="570" w:type="pct"/>
            <w:vAlign w:val="bottom"/>
          </w:tcPr>
          <w:p w:rsidR="00D2038D" w:rsidRPr="008F5618" w:rsidRDefault="00D2038D" w:rsidP="008F5618">
            <w:pPr>
              <w:spacing w:after="0"/>
              <w:jc w:val="center"/>
              <w:rPr>
                <w:sz w:val="18"/>
                <w:szCs w:val="18"/>
              </w:rPr>
            </w:pPr>
            <w:r w:rsidRPr="008F5618">
              <w:rPr>
                <w:sz w:val="18"/>
                <w:szCs w:val="18"/>
              </w:rPr>
              <w:t>1,753</w:t>
            </w:r>
          </w:p>
        </w:tc>
        <w:tc>
          <w:tcPr>
            <w:tcW w:w="371" w:type="pct"/>
            <w:vAlign w:val="bottom"/>
          </w:tcPr>
          <w:p w:rsidR="00D2038D" w:rsidRPr="008F5618" w:rsidRDefault="00D2038D" w:rsidP="008F5618">
            <w:pPr>
              <w:spacing w:after="0"/>
              <w:jc w:val="center"/>
              <w:rPr>
                <w:sz w:val="18"/>
                <w:szCs w:val="18"/>
              </w:rPr>
            </w:pPr>
            <w:r w:rsidRPr="008F5618">
              <w:rPr>
                <w:sz w:val="18"/>
                <w:szCs w:val="18"/>
              </w:rPr>
              <w:t>9,464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1995</w:t>
            </w:r>
          </w:p>
        </w:tc>
        <w:tc>
          <w:tcPr>
            <w:tcW w:w="477" w:type="pct"/>
            <w:vAlign w:val="bottom"/>
          </w:tcPr>
          <w:p w:rsidR="00D2038D" w:rsidRPr="008F5618" w:rsidRDefault="00D2038D" w:rsidP="008F5618">
            <w:pPr>
              <w:spacing w:after="0"/>
              <w:jc w:val="center"/>
              <w:rPr>
                <w:sz w:val="18"/>
                <w:szCs w:val="18"/>
              </w:rPr>
            </w:pPr>
            <w:r w:rsidRPr="008F5618">
              <w:rPr>
                <w:sz w:val="18"/>
                <w:szCs w:val="18"/>
              </w:rPr>
              <w:t>432</w:t>
            </w:r>
          </w:p>
        </w:tc>
        <w:tc>
          <w:tcPr>
            <w:tcW w:w="376" w:type="pct"/>
            <w:vAlign w:val="bottom"/>
          </w:tcPr>
          <w:p w:rsidR="00D2038D" w:rsidRPr="008F5618" w:rsidRDefault="00D2038D" w:rsidP="008F5618">
            <w:pPr>
              <w:spacing w:after="0"/>
              <w:jc w:val="center"/>
              <w:rPr>
                <w:sz w:val="18"/>
                <w:szCs w:val="18"/>
              </w:rPr>
            </w:pPr>
            <w:r w:rsidRPr="008F5618">
              <w:rPr>
                <w:sz w:val="18"/>
                <w:szCs w:val="18"/>
              </w:rPr>
              <w:t>2,018</w:t>
            </w:r>
          </w:p>
        </w:tc>
        <w:tc>
          <w:tcPr>
            <w:tcW w:w="376" w:type="pct"/>
            <w:vAlign w:val="bottom"/>
          </w:tcPr>
          <w:p w:rsidR="00D2038D" w:rsidRPr="008F5618" w:rsidRDefault="00D2038D" w:rsidP="008F5618">
            <w:pPr>
              <w:spacing w:after="0"/>
              <w:jc w:val="center"/>
              <w:rPr>
                <w:sz w:val="18"/>
                <w:szCs w:val="18"/>
              </w:rPr>
            </w:pPr>
            <w:r w:rsidRPr="008F5618">
              <w:rPr>
                <w:sz w:val="18"/>
                <w:szCs w:val="18"/>
              </w:rPr>
              <w:t>947</w:t>
            </w:r>
          </w:p>
        </w:tc>
        <w:tc>
          <w:tcPr>
            <w:tcW w:w="378" w:type="pct"/>
            <w:vAlign w:val="bottom"/>
          </w:tcPr>
          <w:p w:rsidR="00D2038D" w:rsidRPr="008F5618" w:rsidRDefault="00D2038D" w:rsidP="008F5618">
            <w:pPr>
              <w:spacing w:after="0"/>
              <w:jc w:val="center"/>
              <w:rPr>
                <w:sz w:val="18"/>
                <w:szCs w:val="18"/>
              </w:rPr>
            </w:pPr>
            <w:r w:rsidRPr="008F5618">
              <w:rPr>
                <w:sz w:val="18"/>
                <w:szCs w:val="18"/>
              </w:rPr>
              <w:t>1,588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98</w:t>
            </w:r>
          </w:p>
        </w:tc>
        <w:tc>
          <w:tcPr>
            <w:tcW w:w="302" w:type="pct"/>
            <w:vAlign w:val="bottom"/>
          </w:tcPr>
          <w:p w:rsidR="00D2038D" w:rsidRPr="008F5618" w:rsidRDefault="00D2038D" w:rsidP="008F5618">
            <w:pPr>
              <w:spacing w:after="0"/>
              <w:jc w:val="center"/>
              <w:rPr>
                <w:sz w:val="18"/>
                <w:szCs w:val="18"/>
              </w:rPr>
            </w:pPr>
            <w:r w:rsidRPr="008F5618">
              <w:rPr>
                <w:sz w:val="18"/>
                <w:szCs w:val="18"/>
              </w:rPr>
              <w:t>236</w:t>
            </w:r>
          </w:p>
        </w:tc>
        <w:tc>
          <w:tcPr>
            <w:tcW w:w="328" w:type="pct"/>
            <w:vAlign w:val="bottom"/>
          </w:tcPr>
          <w:p w:rsidR="00D2038D" w:rsidRPr="008F5618" w:rsidRDefault="00D2038D" w:rsidP="008F5618">
            <w:pPr>
              <w:spacing w:after="0"/>
              <w:jc w:val="center"/>
              <w:rPr>
                <w:sz w:val="18"/>
                <w:szCs w:val="18"/>
              </w:rPr>
            </w:pPr>
            <w:r w:rsidRPr="008F5618">
              <w:rPr>
                <w:sz w:val="18"/>
                <w:szCs w:val="18"/>
              </w:rPr>
              <w:t>28</w:t>
            </w:r>
          </w:p>
        </w:tc>
        <w:tc>
          <w:tcPr>
            <w:tcW w:w="319" w:type="pct"/>
            <w:vAlign w:val="bottom"/>
          </w:tcPr>
          <w:p w:rsidR="00D2038D" w:rsidRPr="008F5618" w:rsidRDefault="00D2038D" w:rsidP="008F5618">
            <w:pPr>
              <w:spacing w:after="0"/>
              <w:jc w:val="center"/>
              <w:rPr>
                <w:sz w:val="18"/>
                <w:szCs w:val="18"/>
              </w:rPr>
            </w:pPr>
            <w:r w:rsidRPr="008F5618">
              <w:rPr>
                <w:sz w:val="18"/>
                <w:szCs w:val="18"/>
              </w:rPr>
              <w:t>11</w:t>
            </w:r>
          </w:p>
        </w:tc>
        <w:tc>
          <w:tcPr>
            <w:tcW w:w="407" w:type="pct"/>
            <w:vAlign w:val="center"/>
          </w:tcPr>
          <w:p w:rsidR="00D2038D" w:rsidRDefault="00D2038D" w:rsidP="00D2038D">
            <w:pPr>
              <w:spacing w:after="0"/>
              <w:jc w:val="center"/>
              <w:rPr>
                <w:color w:val="000000"/>
                <w:sz w:val="18"/>
                <w:szCs w:val="18"/>
              </w:rPr>
            </w:pPr>
            <w:r>
              <w:rPr>
                <w:color w:val="000000"/>
                <w:sz w:val="18"/>
                <w:szCs w:val="18"/>
              </w:rPr>
              <w:t>4,926</w:t>
            </w:r>
          </w:p>
        </w:tc>
        <w:tc>
          <w:tcPr>
            <w:tcW w:w="570" w:type="pct"/>
            <w:vAlign w:val="bottom"/>
          </w:tcPr>
          <w:p w:rsidR="00D2038D" w:rsidRPr="008F5618" w:rsidRDefault="00D2038D" w:rsidP="008F5618">
            <w:pPr>
              <w:spacing w:after="0"/>
              <w:jc w:val="center"/>
              <w:rPr>
                <w:sz w:val="18"/>
                <w:szCs w:val="18"/>
              </w:rPr>
            </w:pPr>
            <w:r w:rsidRPr="008F5618">
              <w:rPr>
                <w:sz w:val="18"/>
                <w:szCs w:val="18"/>
              </w:rPr>
              <w:t>1,781</w:t>
            </w:r>
          </w:p>
        </w:tc>
        <w:tc>
          <w:tcPr>
            <w:tcW w:w="371" w:type="pct"/>
            <w:vAlign w:val="bottom"/>
          </w:tcPr>
          <w:p w:rsidR="00D2038D" w:rsidRPr="008F5618" w:rsidRDefault="00D2038D" w:rsidP="008F5618">
            <w:pPr>
              <w:spacing w:after="0"/>
              <w:jc w:val="center"/>
              <w:rPr>
                <w:sz w:val="18"/>
                <w:szCs w:val="18"/>
              </w:rPr>
            </w:pPr>
            <w:r w:rsidRPr="008F5618">
              <w:rPr>
                <w:sz w:val="18"/>
                <w:szCs w:val="18"/>
              </w:rPr>
              <w:t>6,70</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1996</w:t>
            </w:r>
          </w:p>
        </w:tc>
        <w:tc>
          <w:tcPr>
            <w:tcW w:w="477" w:type="pct"/>
            <w:vAlign w:val="bottom"/>
          </w:tcPr>
          <w:p w:rsidR="00D2038D" w:rsidRPr="008F5618" w:rsidRDefault="00D2038D" w:rsidP="008F5618">
            <w:pPr>
              <w:spacing w:after="0"/>
              <w:jc w:val="center"/>
              <w:rPr>
                <w:sz w:val="18"/>
                <w:szCs w:val="18"/>
              </w:rPr>
            </w:pPr>
            <w:r w:rsidRPr="008F5618">
              <w:rPr>
                <w:sz w:val="18"/>
                <w:szCs w:val="18"/>
              </w:rPr>
              <w:t>502</w:t>
            </w:r>
          </w:p>
        </w:tc>
        <w:tc>
          <w:tcPr>
            <w:tcW w:w="376" w:type="pct"/>
            <w:vAlign w:val="bottom"/>
          </w:tcPr>
          <w:p w:rsidR="00D2038D" w:rsidRPr="008F5618" w:rsidRDefault="00D2038D" w:rsidP="008F5618">
            <w:pPr>
              <w:spacing w:after="0"/>
              <w:jc w:val="center"/>
              <w:rPr>
                <w:sz w:val="18"/>
                <w:szCs w:val="18"/>
              </w:rPr>
            </w:pPr>
            <w:r w:rsidRPr="008F5618">
              <w:rPr>
                <w:sz w:val="18"/>
                <w:szCs w:val="18"/>
              </w:rPr>
              <w:t>1,585</w:t>
            </w:r>
          </w:p>
        </w:tc>
        <w:tc>
          <w:tcPr>
            <w:tcW w:w="376" w:type="pct"/>
            <w:vAlign w:val="bottom"/>
          </w:tcPr>
          <w:p w:rsidR="00D2038D" w:rsidRPr="008F5618" w:rsidRDefault="00D2038D" w:rsidP="008F5618">
            <w:pPr>
              <w:spacing w:after="0"/>
              <w:jc w:val="center"/>
              <w:rPr>
                <w:sz w:val="18"/>
                <w:szCs w:val="18"/>
              </w:rPr>
            </w:pPr>
            <w:r w:rsidRPr="008F5618">
              <w:rPr>
                <w:sz w:val="18"/>
                <w:szCs w:val="18"/>
              </w:rPr>
              <w:t>623</w:t>
            </w:r>
          </w:p>
        </w:tc>
        <w:tc>
          <w:tcPr>
            <w:tcW w:w="378" w:type="pct"/>
            <w:vAlign w:val="bottom"/>
          </w:tcPr>
          <w:p w:rsidR="00D2038D" w:rsidRPr="008F5618" w:rsidRDefault="00D2038D" w:rsidP="008F5618">
            <w:pPr>
              <w:spacing w:after="0"/>
              <w:jc w:val="center"/>
              <w:rPr>
                <w:sz w:val="18"/>
                <w:szCs w:val="18"/>
              </w:rPr>
            </w:pPr>
            <w:r w:rsidRPr="008F5618">
              <w:rPr>
                <w:sz w:val="18"/>
                <w:szCs w:val="18"/>
              </w:rPr>
              <w:t>487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125</w:t>
            </w:r>
          </w:p>
        </w:tc>
        <w:tc>
          <w:tcPr>
            <w:tcW w:w="302" w:type="pct"/>
            <w:vAlign w:val="bottom"/>
          </w:tcPr>
          <w:p w:rsidR="00D2038D" w:rsidRPr="008F5618" w:rsidRDefault="00D2038D" w:rsidP="008F5618">
            <w:pPr>
              <w:spacing w:after="0"/>
              <w:jc w:val="center"/>
              <w:rPr>
                <w:sz w:val="18"/>
                <w:szCs w:val="18"/>
              </w:rPr>
            </w:pPr>
            <w:r w:rsidRPr="008F5618">
              <w:rPr>
                <w:sz w:val="18"/>
                <w:szCs w:val="18"/>
              </w:rPr>
              <w:t>125</w:t>
            </w:r>
          </w:p>
        </w:tc>
        <w:tc>
          <w:tcPr>
            <w:tcW w:w="328" w:type="pct"/>
            <w:vAlign w:val="bottom"/>
          </w:tcPr>
          <w:p w:rsidR="00D2038D" w:rsidRPr="008F5618" w:rsidRDefault="00D2038D" w:rsidP="008F5618">
            <w:pPr>
              <w:spacing w:after="0"/>
              <w:jc w:val="center"/>
              <w:rPr>
                <w:sz w:val="18"/>
                <w:szCs w:val="18"/>
              </w:rPr>
            </w:pPr>
            <w:r w:rsidRPr="008F5618">
              <w:rPr>
                <w:sz w:val="18"/>
                <w:szCs w:val="18"/>
              </w:rPr>
              <w:t>38</w:t>
            </w:r>
          </w:p>
        </w:tc>
        <w:tc>
          <w:tcPr>
            <w:tcW w:w="319" w:type="pct"/>
            <w:vAlign w:val="bottom"/>
          </w:tcPr>
          <w:p w:rsidR="00D2038D" w:rsidRPr="008F5618" w:rsidRDefault="00D2038D" w:rsidP="008F5618">
            <w:pPr>
              <w:spacing w:after="0"/>
              <w:jc w:val="center"/>
              <w:rPr>
                <w:sz w:val="18"/>
                <w:szCs w:val="18"/>
              </w:rPr>
            </w:pPr>
            <w:r w:rsidRPr="008F5618">
              <w:rPr>
                <w:sz w:val="18"/>
                <w:szCs w:val="18"/>
              </w:rPr>
              <w:t>14</w:t>
            </w:r>
          </w:p>
        </w:tc>
        <w:tc>
          <w:tcPr>
            <w:tcW w:w="407" w:type="pct"/>
            <w:vAlign w:val="center"/>
          </w:tcPr>
          <w:p w:rsidR="00D2038D" w:rsidRDefault="00D2038D" w:rsidP="00D2038D">
            <w:pPr>
              <w:spacing w:after="0"/>
              <w:jc w:val="center"/>
              <w:rPr>
                <w:color w:val="000000"/>
                <w:sz w:val="18"/>
                <w:szCs w:val="18"/>
              </w:rPr>
            </w:pPr>
            <w:r>
              <w:rPr>
                <w:color w:val="000000"/>
                <w:sz w:val="18"/>
                <w:szCs w:val="18"/>
              </w:rPr>
              <w:t>2,997</w:t>
            </w:r>
          </w:p>
        </w:tc>
        <w:tc>
          <w:tcPr>
            <w:tcW w:w="570" w:type="pct"/>
            <w:vAlign w:val="bottom"/>
          </w:tcPr>
          <w:p w:rsidR="00D2038D" w:rsidRPr="008F5618" w:rsidRDefault="00D2038D" w:rsidP="008F5618">
            <w:pPr>
              <w:spacing w:after="0"/>
              <w:jc w:val="center"/>
              <w:rPr>
                <w:sz w:val="18"/>
                <w:szCs w:val="18"/>
              </w:rPr>
            </w:pPr>
            <w:r w:rsidRPr="008F5618">
              <w:rPr>
                <w:sz w:val="18"/>
                <w:szCs w:val="18"/>
              </w:rPr>
              <w:t>950</w:t>
            </w:r>
          </w:p>
        </w:tc>
        <w:tc>
          <w:tcPr>
            <w:tcW w:w="371" w:type="pct"/>
            <w:vAlign w:val="bottom"/>
          </w:tcPr>
          <w:p w:rsidR="00D2038D" w:rsidRPr="008F5618" w:rsidRDefault="00D2038D" w:rsidP="008F5618">
            <w:pPr>
              <w:spacing w:after="0"/>
              <w:jc w:val="center"/>
              <w:rPr>
                <w:sz w:val="18"/>
                <w:szCs w:val="18"/>
              </w:rPr>
            </w:pPr>
            <w:r w:rsidRPr="008F5618">
              <w:rPr>
                <w:sz w:val="18"/>
                <w:szCs w:val="18"/>
              </w:rPr>
              <w:t>3,94</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1997</w:t>
            </w:r>
          </w:p>
        </w:tc>
        <w:tc>
          <w:tcPr>
            <w:tcW w:w="477" w:type="pct"/>
            <w:vAlign w:val="bottom"/>
          </w:tcPr>
          <w:p w:rsidR="00D2038D" w:rsidRPr="008F5618" w:rsidRDefault="00D2038D" w:rsidP="008F5618">
            <w:pPr>
              <w:spacing w:after="0"/>
              <w:jc w:val="center"/>
              <w:rPr>
                <w:sz w:val="18"/>
                <w:szCs w:val="18"/>
              </w:rPr>
            </w:pPr>
            <w:r w:rsidRPr="008F5618">
              <w:rPr>
                <w:sz w:val="18"/>
                <w:szCs w:val="18"/>
              </w:rPr>
              <w:t>480</w:t>
            </w:r>
          </w:p>
        </w:tc>
        <w:tc>
          <w:tcPr>
            <w:tcW w:w="376" w:type="pct"/>
            <w:vAlign w:val="bottom"/>
          </w:tcPr>
          <w:p w:rsidR="00D2038D" w:rsidRPr="008F5618" w:rsidRDefault="00D2038D" w:rsidP="008F5618">
            <w:pPr>
              <w:spacing w:after="0"/>
              <w:jc w:val="center"/>
              <w:rPr>
                <w:sz w:val="18"/>
                <w:szCs w:val="18"/>
              </w:rPr>
            </w:pPr>
            <w:r w:rsidRPr="008F5618">
              <w:rPr>
                <w:sz w:val="18"/>
                <w:szCs w:val="18"/>
              </w:rPr>
              <w:t>1,321</w:t>
            </w:r>
          </w:p>
        </w:tc>
        <w:tc>
          <w:tcPr>
            <w:tcW w:w="376" w:type="pct"/>
            <w:vAlign w:val="bottom"/>
          </w:tcPr>
          <w:p w:rsidR="00D2038D" w:rsidRPr="008F5618" w:rsidRDefault="00D2038D" w:rsidP="008F5618">
            <w:pPr>
              <w:spacing w:after="0"/>
              <w:jc w:val="center"/>
              <w:rPr>
                <w:sz w:val="18"/>
                <w:szCs w:val="18"/>
              </w:rPr>
            </w:pPr>
            <w:r w:rsidRPr="008F5618">
              <w:rPr>
                <w:sz w:val="18"/>
                <w:szCs w:val="18"/>
              </w:rPr>
              <w:t>108</w:t>
            </w:r>
          </w:p>
        </w:tc>
        <w:tc>
          <w:tcPr>
            <w:tcW w:w="378" w:type="pct"/>
            <w:vAlign w:val="bottom"/>
          </w:tcPr>
          <w:p w:rsidR="00D2038D" w:rsidRPr="008F5618" w:rsidRDefault="00D2038D" w:rsidP="008F5618">
            <w:pPr>
              <w:spacing w:after="0"/>
              <w:jc w:val="center"/>
              <w:rPr>
                <w:sz w:val="18"/>
                <w:szCs w:val="18"/>
              </w:rPr>
            </w:pPr>
            <w:r w:rsidRPr="008F5618">
              <w:rPr>
                <w:sz w:val="18"/>
                <w:szCs w:val="18"/>
              </w:rPr>
              <w:t>397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45</w:t>
            </w:r>
          </w:p>
        </w:tc>
        <w:tc>
          <w:tcPr>
            <w:tcW w:w="302" w:type="pct"/>
            <w:vAlign w:val="bottom"/>
          </w:tcPr>
          <w:p w:rsidR="00D2038D" w:rsidRPr="008F5618" w:rsidRDefault="00D2038D" w:rsidP="008F5618">
            <w:pPr>
              <w:spacing w:after="0"/>
              <w:jc w:val="center"/>
              <w:rPr>
                <w:sz w:val="18"/>
                <w:szCs w:val="18"/>
              </w:rPr>
            </w:pPr>
            <w:r w:rsidRPr="008F5618">
              <w:rPr>
                <w:sz w:val="18"/>
                <w:szCs w:val="18"/>
              </w:rPr>
              <w:t>91</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1,962</w:t>
            </w:r>
          </w:p>
        </w:tc>
        <w:tc>
          <w:tcPr>
            <w:tcW w:w="570" w:type="pct"/>
            <w:vAlign w:val="bottom"/>
          </w:tcPr>
          <w:p w:rsidR="00D2038D" w:rsidRPr="008F5618" w:rsidRDefault="00D2038D" w:rsidP="008F5618">
            <w:pPr>
              <w:spacing w:after="0"/>
              <w:jc w:val="center"/>
              <w:rPr>
                <w:sz w:val="18"/>
                <w:szCs w:val="18"/>
              </w:rPr>
            </w:pPr>
            <w:r w:rsidRPr="008F5618">
              <w:rPr>
                <w:sz w:val="18"/>
                <w:szCs w:val="18"/>
              </w:rPr>
              <w:t>732</w:t>
            </w:r>
          </w:p>
        </w:tc>
        <w:tc>
          <w:tcPr>
            <w:tcW w:w="371" w:type="pct"/>
            <w:vAlign w:val="bottom"/>
          </w:tcPr>
          <w:p w:rsidR="00D2038D" w:rsidRPr="008F5618" w:rsidRDefault="00D2038D" w:rsidP="008F5618">
            <w:pPr>
              <w:spacing w:after="0"/>
              <w:jc w:val="center"/>
              <w:rPr>
                <w:sz w:val="18"/>
                <w:szCs w:val="18"/>
              </w:rPr>
            </w:pPr>
            <w:r w:rsidRPr="008F5618">
              <w:rPr>
                <w:sz w:val="18"/>
                <w:szCs w:val="18"/>
              </w:rPr>
              <w:t>2,69</w:t>
            </w:r>
            <w:r w:rsidR="00835878">
              <w:rPr>
                <w:sz w:val="18"/>
                <w:szCs w:val="18"/>
              </w:rPr>
              <w:t>4</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1998</w:t>
            </w:r>
          </w:p>
        </w:tc>
        <w:tc>
          <w:tcPr>
            <w:tcW w:w="477" w:type="pct"/>
            <w:vAlign w:val="bottom"/>
          </w:tcPr>
          <w:p w:rsidR="00D2038D" w:rsidRPr="008F5618" w:rsidRDefault="00D2038D" w:rsidP="008F5618">
            <w:pPr>
              <w:spacing w:after="0"/>
              <w:jc w:val="center"/>
              <w:rPr>
                <w:sz w:val="18"/>
                <w:szCs w:val="18"/>
              </w:rPr>
            </w:pPr>
            <w:r w:rsidRPr="008F5618">
              <w:rPr>
                <w:sz w:val="18"/>
                <w:szCs w:val="18"/>
              </w:rPr>
              <w:t>668</w:t>
            </w:r>
          </w:p>
        </w:tc>
        <w:tc>
          <w:tcPr>
            <w:tcW w:w="376" w:type="pct"/>
            <w:vAlign w:val="bottom"/>
          </w:tcPr>
          <w:p w:rsidR="00D2038D" w:rsidRPr="008F5618" w:rsidRDefault="00D2038D" w:rsidP="008F5618">
            <w:pPr>
              <w:spacing w:after="0"/>
              <w:jc w:val="center"/>
              <w:rPr>
                <w:sz w:val="18"/>
                <w:szCs w:val="18"/>
              </w:rPr>
            </w:pPr>
            <w:r w:rsidRPr="008F5618">
              <w:rPr>
                <w:sz w:val="18"/>
                <w:szCs w:val="18"/>
              </w:rPr>
              <w:t>1,771</w:t>
            </w:r>
          </w:p>
        </w:tc>
        <w:tc>
          <w:tcPr>
            <w:tcW w:w="376" w:type="pct"/>
            <w:vAlign w:val="bottom"/>
          </w:tcPr>
          <w:p w:rsidR="00D2038D" w:rsidRPr="008F5618" w:rsidRDefault="00D2038D" w:rsidP="008F5618">
            <w:pPr>
              <w:spacing w:after="0"/>
              <w:jc w:val="center"/>
              <w:rPr>
                <w:sz w:val="18"/>
                <w:szCs w:val="18"/>
              </w:rPr>
            </w:pPr>
            <w:r w:rsidRPr="008F5618">
              <w:rPr>
                <w:sz w:val="18"/>
                <w:szCs w:val="18"/>
              </w:rPr>
              <w:t>471</w:t>
            </w:r>
          </w:p>
        </w:tc>
        <w:tc>
          <w:tcPr>
            <w:tcW w:w="378" w:type="pct"/>
            <w:vAlign w:val="bottom"/>
          </w:tcPr>
          <w:p w:rsidR="00D2038D" w:rsidRPr="008F5618" w:rsidRDefault="00D2038D" w:rsidP="008F5618">
            <w:pPr>
              <w:spacing w:after="0"/>
              <w:jc w:val="center"/>
              <w:rPr>
                <w:sz w:val="18"/>
                <w:szCs w:val="18"/>
              </w:rPr>
            </w:pPr>
            <w:r w:rsidRPr="008F5618">
              <w:rPr>
                <w:sz w:val="18"/>
                <w:szCs w:val="18"/>
              </w:rPr>
              <w:t>980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150</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15</w:t>
            </w:r>
          </w:p>
        </w:tc>
        <w:tc>
          <w:tcPr>
            <w:tcW w:w="407" w:type="pct"/>
            <w:vAlign w:val="center"/>
          </w:tcPr>
          <w:p w:rsidR="00D2038D" w:rsidRDefault="00D2038D" w:rsidP="00D2038D">
            <w:pPr>
              <w:spacing w:after="0"/>
              <w:jc w:val="center"/>
              <w:rPr>
                <w:color w:val="000000"/>
                <w:sz w:val="18"/>
                <w:szCs w:val="18"/>
              </w:rPr>
            </w:pPr>
            <w:r>
              <w:rPr>
                <w:color w:val="000000"/>
                <w:sz w:val="18"/>
                <w:szCs w:val="18"/>
              </w:rPr>
              <w:t>3,387</w:t>
            </w:r>
          </w:p>
        </w:tc>
        <w:tc>
          <w:tcPr>
            <w:tcW w:w="570" w:type="pct"/>
            <w:vAlign w:val="bottom"/>
          </w:tcPr>
          <w:p w:rsidR="00D2038D" w:rsidRPr="008F5618" w:rsidRDefault="00D2038D" w:rsidP="008F5618">
            <w:pPr>
              <w:spacing w:after="0"/>
              <w:jc w:val="center"/>
              <w:rPr>
                <w:sz w:val="18"/>
                <w:szCs w:val="18"/>
              </w:rPr>
            </w:pPr>
            <w:r w:rsidRPr="008F5618">
              <w:rPr>
                <w:sz w:val="18"/>
                <w:szCs w:val="18"/>
              </w:rPr>
              <w:t>983</w:t>
            </w:r>
          </w:p>
        </w:tc>
        <w:tc>
          <w:tcPr>
            <w:tcW w:w="371" w:type="pct"/>
            <w:vAlign w:val="bottom"/>
          </w:tcPr>
          <w:p w:rsidR="00D2038D" w:rsidRPr="008F5618" w:rsidRDefault="00D2038D" w:rsidP="008F5618">
            <w:pPr>
              <w:spacing w:after="0"/>
              <w:jc w:val="center"/>
              <w:rPr>
                <w:sz w:val="18"/>
                <w:szCs w:val="18"/>
              </w:rPr>
            </w:pPr>
            <w:r w:rsidRPr="008F5618">
              <w:rPr>
                <w:sz w:val="18"/>
                <w:szCs w:val="18"/>
              </w:rPr>
              <w:t>4,37</w:t>
            </w:r>
            <w:r w:rsidR="00835878">
              <w:rPr>
                <w:sz w:val="18"/>
                <w:szCs w:val="18"/>
              </w:rPr>
              <w:t>0</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1999</w:t>
            </w:r>
          </w:p>
        </w:tc>
        <w:tc>
          <w:tcPr>
            <w:tcW w:w="477" w:type="pct"/>
            <w:vAlign w:val="bottom"/>
          </w:tcPr>
          <w:p w:rsidR="00D2038D" w:rsidRPr="008F5618" w:rsidRDefault="00D2038D" w:rsidP="008F5618">
            <w:pPr>
              <w:spacing w:after="0"/>
              <w:jc w:val="center"/>
              <w:rPr>
                <w:sz w:val="18"/>
                <w:szCs w:val="18"/>
              </w:rPr>
            </w:pPr>
            <w:r w:rsidRPr="008F5618">
              <w:rPr>
                <w:sz w:val="18"/>
                <w:szCs w:val="18"/>
              </w:rPr>
              <w:t>623</w:t>
            </w:r>
          </w:p>
        </w:tc>
        <w:tc>
          <w:tcPr>
            <w:tcW w:w="376" w:type="pct"/>
            <w:vAlign w:val="bottom"/>
          </w:tcPr>
          <w:p w:rsidR="00D2038D" w:rsidRPr="008F5618" w:rsidRDefault="00D2038D" w:rsidP="008F5618">
            <w:pPr>
              <w:spacing w:after="0"/>
              <w:jc w:val="center"/>
              <w:rPr>
                <w:sz w:val="18"/>
                <w:szCs w:val="18"/>
              </w:rPr>
            </w:pPr>
            <w:r w:rsidRPr="008F5618">
              <w:rPr>
                <w:sz w:val="18"/>
                <w:szCs w:val="18"/>
              </w:rPr>
              <w:t>1,757</w:t>
            </w:r>
          </w:p>
        </w:tc>
        <w:tc>
          <w:tcPr>
            <w:tcW w:w="376" w:type="pct"/>
            <w:vAlign w:val="bottom"/>
          </w:tcPr>
          <w:p w:rsidR="00D2038D" w:rsidRPr="008F5618" w:rsidRDefault="00D2038D" w:rsidP="008F5618">
            <w:pPr>
              <w:spacing w:after="0"/>
              <w:jc w:val="center"/>
              <w:rPr>
                <w:sz w:val="18"/>
                <w:szCs w:val="18"/>
              </w:rPr>
            </w:pPr>
            <w:r w:rsidRPr="008F5618">
              <w:rPr>
                <w:sz w:val="18"/>
                <w:szCs w:val="18"/>
              </w:rPr>
              <w:t>283</w:t>
            </w:r>
          </w:p>
        </w:tc>
        <w:tc>
          <w:tcPr>
            <w:tcW w:w="378" w:type="pct"/>
            <w:vAlign w:val="bottom"/>
          </w:tcPr>
          <w:p w:rsidR="00D2038D" w:rsidRPr="008F5618" w:rsidRDefault="00D2038D" w:rsidP="008F5618">
            <w:pPr>
              <w:spacing w:after="0"/>
              <w:jc w:val="center"/>
              <w:rPr>
                <w:sz w:val="18"/>
                <w:szCs w:val="18"/>
              </w:rPr>
            </w:pPr>
            <w:r w:rsidRPr="008F5618">
              <w:rPr>
                <w:sz w:val="18"/>
                <w:szCs w:val="18"/>
              </w:rPr>
              <w:t>726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180</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30</w:t>
            </w:r>
          </w:p>
        </w:tc>
        <w:tc>
          <w:tcPr>
            <w:tcW w:w="407" w:type="pct"/>
            <w:vAlign w:val="center"/>
          </w:tcPr>
          <w:p w:rsidR="00D2038D" w:rsidRDefault="00D2038D" w:rsidP="00D2038D">
            <w:pPr>
              <w:spacing w:after="0"/>
              <w:jc w:val="center"/>
              <w:rPr>
                <w:color w:val="000000"/>
                <w:sz w:val="18"/>
                <w:szCs w:val="18"/>
              </w:rPr>
            </w:pPr>
            <w:r>
              <w:rPr>
                <w:color w:val="000000"/>
                <w:sz w:val="18"/>
                <w:szCs w:val="18"/>
              </w:rPr>
              <w:t>2,976</w:t>
            </w:r>
          </w:p>
        </w:tc>
        <w:tc>
          <w:tcPr>
            <w:tcW w:w="570" w:type="pct"/>
            <w:vAlign w:val="bottom"/>
          </w:tcPr>
          <w:p w:rsidR="00D2038D" w:rsidRPr="008F5618" w:rsidRDefault="00D2038D" w:rsidP="008F5618">
            <w:pPr>
              <w:spacing w:after="0"/>
              <w:jc w:val="center"/>
              <w:rPr>
                <w:sz w:val="18"/>
                <w:szCs w:val="18"/>
              </w:rPr>
            </w:pPr>
            <w:r w:rsidRPr="008F5618">
              <w:rPr>
                <w:sz w:val="18"/>
                <w:szCs w:val="18"/>
              </w:rPr>
              <w:t>1,246</w:t>
            </w:r>
          </w:p>
        </w:tc>
        <w:tc>
          <w:tcPr>
            <w:tcW w:w="371" w:type="pct"/>
            <w:vAlign w:val="bottom"/>
          </w:tcPr>
          <w:p w:rsidR="00D2038D" w:rsidRPr="008F5618" w:rsidRDefault="00D2038D" w:rsidP="008F5618">
            <w:pPr>
              <w:spacing w:after="0"/>
              <w:jc w:val="center"/>
              <w:rPr>
                <w:sz w:val="18"/>
                <w:szCs w:val="18"/>
              </w:rPr>
            </w:pPr>
            <w:r w:rsidRPr="008F5618">
              <w:rPr>
                <w:sz w:val="18"/>
                <w:szCs w:val="18"/>
              </w:rPr>
              <w:t>4,22</w:t>
            </w:r>
            <w:r w:rsidR="00835878">
              <w:rPr>
                <w:sz w:val="18"/>
                <w:szCs w:val="18"/>
              </w:rPr>
              <w:t>2</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2000</w:t>
            </w:r>
          </w:p>
        </w:tc>
        <w:tc>
          <w:tcPr>
            <w:tcW w:w="477" w:type="pct"/>
            <w:vAlign w:val="bottom"/>
          </w:tcPr>
          <w:p w:rsidR="00D2038D" w:rsidRPr="008F5618" w:rsidRDefault="00D2038D" w:rsidP="008F5618">
            <w:pPr>
              <w:spacing w:after="0"/>
              <w:jc w:val="center"/>
              <w:rPr>
                <w:sz w:val="18"/>
                <w:szCs w:val="18"/>
              </w:rPr>
            </w:pPr>
            <w:r w:rsidRPr="008F5618">
              <w:rPr>
                <w:sz w:val="18"/>
                <w:szCs w:val="18"/>
              </w:rPr>
              <w:t>161</w:t>
            </w:r>
          </w:p>
        </w:tc>
        <w:tc>
          <w:tcPr>
            <w:tcW w:w="376" w:type="pct"/>
            <w:vAlign w:val="bottom"/>
          </w:tcPr>
          <w:p w:rsidR="00D2038D" w:rsidRPr="008F5618" w:rsidRDefault="00D2038D" w:rsidP="008F5618">
            <w:pPr>
              <w:spacing w:after="0"/>
              <w:jc w:val="center"/>
              <w:rPr>
                <w:sz w:val="18"/>
                <w:szCs w:val="18"/>
              </w:rPr>
            </w:pPr>
            <w:r w:rsidRPr="008F5618">
              <w:rPr>
                <w:sz w:val="18"/>
                <w:szCs w:val="18"/>
              </w:rPr>
              <w:t>489</w:t>
            </w:r>
          </w:p>
        </w:tc>
        <w:tc>
          <w:tcPr>
            <w:tcW w:w="376" w:type="pct"/>
            <w:vAlign w:val="bottom"/>
          </w:tcPr>
          <w:p w:rsidR="00D2038D" w:rsidRPr="008F5618" w:rsidRDefault="00D2038D" w:rsidP="008F5618">
            <w:pPr>
              <w:spacing w:after="0"/>
              <w:jc w:val="center"/>
              <w:rPr>
                <w:sz w:val="18"/>
                <w:szCs w:val="18"/>
              </w:rPr>
            </w:pPr>
            <w:r w:rsidRPr="008F5618">
              <w:rPr>
                <w:sz w:val="18"/>
                <w:szCs w:val="18"/>
              </w:rPr>
              <w:t>45</w:t>
            </w:r>
          </w:p>
        </w:tc>
        <w:tc>
          <w:tcPr>
            <w:tcW w:w="378" w:type="pct"/>
            <w:vAlign w:val="bottom"/>
          </w:tcPr>
          <w:p w:rsidR="00D2038D" w:rsidRPr="008F5618" w:rsidRDefault="00D2038D" w:rsidP="008F5618">
            <w:pPr>
              <w:spacing w:after="0"/>
              <w:jc w:val="center"/>
              <w:rPr>
                <w:sz w:val="18"/>
                <w:szCs w:val="18"/>
              </w:rPr>
            </w:pPr>
            <w:r w:rsidRPr="008F5618">
              <w:rPr>
                <w:sz w:val="18"/>
                <w:szCs w:val="18"/>
              </w:rPr>
              <w:t>116</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97</w:t>
            </w:r>
          </w:p>
        </w:tc>
        <w:tc>
          <w:tcPr>
            <w:tcW w:w="302" w:type="pct"/>
            <w:vAlign w:val="bottom"/>
          </w:tcPr>
          <w:p w:rsidR="00D2038D" w:rsidRPr="008F5618" w:rsidRDefault="00D2038D" w:rsidP="008F5618">
            <w:pPr>
              <w:spacing w:after="0"/>
              <w:jc w:val="center"/>
              <w:rPr>
                <w:sz w:val="18"/>
                <w:szCs w:val="18"/>
              </w:rPr>
            </w:pPr>
            <w:r w:rsidRPr="008F5618">
              <w:rPr>
                <w:sz w:val="18"/>
                <w:szCs w:val="18"/>
              </w:rPr>
              <w:t>0</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747</w:t>
            </w:r>
          </w:p>
        </w:tc>
        <w:tc>
          <w:tcPr>
            <w:tcW w:w="570" w:type="pct"/>
            <w:vAlign w:val="bottom"/>
          </w:tcPr>
          <w:p w:rsidR="00D2038D" w:rsidRPr="008F5618" w:rsidRDefault="00D2038D" w:rsidP="008F5618">
            <w:pPr>
              <w:spacing w:after="0"/>
              <w:jc w:val="center"/>
              <w:rPr>
                <w:sz w:val="18"/>
                <w:szCs w:val="18"/>
              </w:rPr>
            </w:pPr>
            <w:r w:rsidRPr="008F5618">
              <w:rPr>
                <w:sz w:val="18"/>
                <w:szCs w:val="18"/>
              </w:rPr>
              <w:t>600</w:t>
            </w:r>
          </w:p>
        </w:tc>
        <w:tc>
          <w:tcPr>
            <w:tcW w:w="371" w:type="pct"/>
            <w:vAlign w:val="bottom"/>
          </w:tcPr>
          <w:p w:rsidR="00D2038D" w:rsidRPr="008F5618" w:rsidRDefault="00D2038D" w:rsidP="008F5618">
            <w:pPr>
              <w:spacing w:after="0"/>
              <w:jc w:val="center"/>
              <w:rPr>
                <w:sz w:val="18"/>
                <w:szCs w:val="18"/>
              </w:rPr>
            </w:pPr>
            <w:r w:rsidRPr="008F5618">
              <w:rPr>
                <w:sz w:val="18"/>
                <w:szCs w:val="18"/>
              </w:rPr>
              <w:t>1,34</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2001</w:t>
            </w:r>
          </w:p>
        </w:tc>
        <w:tc>
          <w:tcPr>
            <w:tcW w:w="477" w:type="pct"/>
            <w:vAlign w:val="bottom"/>
          </w:tcPr>
          <w:p w:rsidR="00D2038D" w:rsidRPr="008F5618" w:rsidRDefault="00D2038D" w:rsidP="008F5618">
            <w:pPr>
              <w:spacing w:after="0"/>
              <w:jc w:val="center"/>
              <w:rPr>
                <w:sz w:val="18"/>
                <w:szCs w:val="18"/>
              </w:rPr>
            </w:pPr>
            <w:r w:rsidRPr="008F5618">
              <w:rPr>
                <w:sz w:val="18"/>
                <w:szCs w:val="18"/>
              </w:rPr>
              <w:t>314</w:t>
            </w:r>
          </w:p>
        </w:tc>
        <w:tc>
          <w:tcPr>
            <w:tcW w:w="376" w:type="pct"/>
            <w:vAlign w:val="bottom"/>
          </w:tcPr>
          <w:p w:rsidR="00D2038D" w:rsidRPr="008F5618" w:rsidRDefault="00D2038D" w:rsidP="008F5618">
            <w:pPr>
              <w:spacing w:after="0"/>
              <w:jc w:val="center"/>
              <w:rPr>
                <w:sz w:val="18"/>
                <w:szCs w:val="18"/>
              </w:rPr>
            </w:pPr>
            <w:r w:rsidRPr="008F5618">
              <w:rPr>
                <w:sz w:val="18"/>
                <w:szCs w:val="18"/>
              </w:rPr>
              <w:t>696</w:t>
            </w:r>
          </w:p>
        </w:tc>
        <w:tc>
          <w:tcPr>
            <w:tcW w:w="376" w:type="pct"/>
            <w:vAlign w:val="bottom"/>
          </w:tcPr>
          <w:p w:rsidR="00D2038D" w:rsidRPr="008F5618" w:rsidRDefault="00D2038D" w:rsidP="008F5618">
            <w:pPr>
              <w:spacing w:after="0"/>
              <w:jc w:val="center"/>
              <w:rPr>
                <w:sz w:val="18"/>
                <w:szCs w:val="18"/>
              </w:rPr>
            </w:pPr>
            <w:r w:rsidRPr="008F5618">
              <w:rPr>
                <w:sz w:val="18"/>
                <w:szCs w:val="18"/>
              </w:rPr>
              <w:t>454</w:t>
            </w:r>
          </w:p>
        </w:tc>
        <w:tc>
          <w:tcPr>
            <w:tcW w:w="378" w:type="pct"/>
            <w:vAlign w:val="bottom"/>
          </w:tcPr>
          <w:p w:rsidR="00D2038D" w:rsidRPr="008F5618" w:rsidRDefault="00D2038D" w:rsidP="008F5618">
            <w:pPr>
              <w:spacing w:after="0"/>
              <w:jc w:val="center"/>
              <w:rPr>
                <w:sz w:val="18"/>
                <w:szCs w:val="18"/>
              </w:rPr>
            </w:pPr>
            <w:r w:rsidRPr="008F5618">
              <w:rPr>
                <w:sz w:val="18"/>
                <w:szCs w:val="18"/>
              </w:rPr>
              <w:t>324</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58</w:t>
            </w:r>
          </w:p>
        </w:tc>
        <w:tc>
          <w:tcPr>
            <w:tcW w:w="302" w:type="pct"/>
            <w:vAlign w:val="bottom"/>
          </w:tcPr>
          <w:p w:rsidR="00D2038D" w:rsidRPr="008F5618" w:rsidRDefault="00D2038D" w:rsidP="008F5618">
            <w:pPr>
              <w:spacing w:after="0"/>
              <w:jc w:val="center"/>
              <w:rPr>
                <w:sz w:val="18"/>
                <w:szCs w:val="18"/>
              </w:rPr>
            </w:pPr>
            <w:r w:rsidRPr="008F5618">
              <w:rPr>
                <w:sz w:val="18"/>
                <w:szCs w:val="18"/>
              </w:rPr>
              <w:t>7</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1,539</w:t>
            </w:r>
          </w:p>
        </w:tc>
        <w:tc>
          <w:tcPr>
            <w:tcW w:w="570" w:type="pct"/>
            <w:vAlign w:val="bottom"/>
          </w:tcPr>
          <w:p w:rsidR="00D2038D" w:rsidRPr="008F5618" w:rsidRDefault="00D2038D" w:rsidP="008F5618">
            <w:pPr>
              <w:spacing w:after="0"/>
              <w:jc w:val="center"/>
              <w:rPr>
                <w:sz w:val="18"/>
                <w:szCs w:val="18"/>
              </w:rPr>
            </w:pPr>
            <w:r w:rsidRPr="008F5618">
              <w:rPr>
                <w:sz w:val="18"/>
                <w:szCs w:val="18"/>
              </w:rPr>
              <w:t>1,580</w:t>
            </w:r>
          </w:p>
        </w:tc>
        <w:tc>
          <w:tcPr>
            <w:tcW w:w="371" w:type="pct"/>
            <w:vAlign w:val="bottom"/>
          </w:tcPr>
          <w:p w:rsidR="00D2038D" w:rsidRPr="008F5618" w:rsidRDefault="00D2038D" w:rsidP="008F5618">
            <w:pPr>
              <w:spacing w:after="0"/>
              <w:jc w:val="center"/>
              <w:rPr>
                <w:sz w:val="18"/>
                <w:szCs w:val="18"/>
              </w:rPr>
            </w:pPr>
            <w:r w:rsidRPr="008F5618">
              <w:rPr>
                <w:sz w:val="18"/>
                <w:szCs w:val="18"/>
              </w:rPr>
              <w:t>3,119</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2002</w:t>
            </w:r>
          </w:p>
        </w:tc>
        <w:tc>
          <w:tcPr>
            <w:tcW w:w="477" w:type="pct"/>
            <w:vAlign w:val="bottom"/>
          </w:tcPr>
          <w:p w:rsidR="00D2038D" w:rsidRPr="008F5618" w:rsidRDefault="00D2038D" w:rsidP="008F5618">
            <w:pPr>
              <w:spacing w:after="0"/>
              <w:jc w:val="center"/>
              <w:rPr>
                <w:sz w:val="18"/>
                <w:szCs w:val="18"/>
              </w:rPr>
            </w:pPr>
            <w:r w:rsidRPr="008F5618">
              <w:rPr>
                <w:sz w:val="18"/>
                <w:szCs w:val="18"/>
              </w:rPr>
              <w:t>434</w:t>
            </w:r>
          </w:p>
        </w:tc>
        <w:tc>
          <w:tcPr>
            <w:tcW w:w="376" w:type="pct"/>
            <w:vAlign w:val="bottom"/>
          </w:tcPr>
          <w:p w:rsidR="00D2038D" w:rsidRPr="008F5618" w:rsidRDefault="00D2038D" w:rsidP="008F5618">
            <w:pPr>
              <w:spacing w:after="0"/>
              <w:jc w:val="center"/>
              <w:rPr>
                <w:sz w:val="18"/>
                <w:szCs w:val="18"/>
              </w:rPr>
            </w:pPr>
            <w:r w:rsidRPr="008F5618">
              <w:rPr>
                <w:sz w:val="18"/>
                <w:szCs w:val="18"/>
              </w:rPr>
              <w:t>892</w:t>
            </w:r>
          </w:p>
        </w:tc>
        <w:tc>
          <w:tcPr>
            <w:tcW w:w="376" w:type="pct"/>
            <w:vAlign w:val="bottom"/>
          </w:tcPr>
          <w:p w:rsidR="00D2038D" w:rsidRPr="008F5618" w:rsidRDefault="00D2038D" w:rsidP="008F5618">
            <w:pPr>
              <w:spacing w:after="0"/>
              <w:jc w:val="center"/>
              <w:rPr>
                <w:sz w:val="18"/>
                <w:szCs w:val="18"/>
              </w:rPr>
            </w:pPr>
            <w:r w:rsidRPr="008F5618">
              <w:rPr>
                <w:sz w:val="18"/>
                <w:szCs w:val="18"/>
              </w:rPr>
              <w:t>451</w:t>
            </w:r>
          </w:p>
        </w:tc>
        <w:tc>
          <w:tcPr>
            <w:tcW w:w="378" w:type="pct"/>
            <w:vAlign w:val="bottom"/>
          </w:tcPr>
          <w:p w:rsidR="00D2038D" w:rsidRPr="008F5618" w:rsidRDefault="00D2038D" w:rsidP="008F5618">
            <w:pPr>
              <w:spacing w:after="0"/>
              <w:jc w:val="center"/>
              <w:rPr>
                <w:sz w:val="18"/>
                <w:szCs w:val="18"/>
              </w:rPr>
            </w:pPr>
            <w:r w:rsidRPr="008F5618">
              <w:rPr>
                <w:sz w:val="18"/>
                <w:szCs w:val="18"/>
              </w:rPr>
              <w:t>555</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91</w:t>
            </w:r>
          </w:p>
        </w:tc>
        <w:tc>
          <w:tcPr>
            <w:tcW w:w="302" w:type="pct"/>
            <w:vAlign w:val="bottom"/>
          </w:tcPr>
          <w:p w:rsidR="00D2038D" w:rsidRPr="008F5618" w:rsidRDefault="00D2038D" w:rsidP="008F5618">
            <w:pPr>
              <w:spacing w:after="0"/>
              <w:jc w:val="center"/>
              <w:rPr>
                <w:sz w:val="18"/>
                <w:szCs w:val="18"/>
              </w:rPr>
            </w:pPr>
            <w:r w:rsidRPr="008F5618">
              <w:rPr>
                <w:sz w:val="18"/>
                <w:szCs w:val="18"/>
              </w:rPr>
              <w:t>65</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61</w:t>
            </w:r>
          </w:p>
        </w:tc>
        <w:tc>
          <w:tcPr>
            <w:tcW w:w="407" w:type="pct"/>
            <w:vAlign w:val="center"/>
          </w:tcPr>
          <w:p w:rsidR="00D2038D" w:rsidRDefault="00D2038D" w:rsidP="00D2038D">
            <w:pPr>
              <w:spacing w:after="0"/>
              <w:jc w:val="center"/>
              <w:rPr>
                <w:color w:val="000000"/>
                <w:sz w:val="18"/>
                <w:szCs w:val="18"/>
              </w:rPr>
            </w:pPr>
            <w:r>
              <w:rPr>
                <w:color w:val="000000"/>
                <w:sz w:val="18"/>
                <w:szCs w:val="18"/>
              </w:rPr>
              <w:t>2,115</w:t>
            </w:r>
          </w:p>
        </w:tc>
        <w:tc>
          <w:tcPr>
            <w:tcW w:w="570" w:type="pct"/>
            <w:vAlign w:val="bottom"/>
          </w:tcPr>
          <w:p w:rsidR="00D2038D" w:rsidRPr="008F5618" w:rsidRDefault="00D2038D" w:rsidP="008F5618">
            <w:pPr>
              <w:spacing w:after="0"/>
              <w:jc w:val="center"/>
              <w:rPr>
                <w:sz w:val="18"/>
                <w:szCs w:val="18"/>
              </w:rPr>
            </w:pPr>
            <w:r w:rsidRPr="008F5618">
              <w:rPr>
                <w:sz w:val="18"/>
                <w:szCs w:val="18"/>
              </w:rPr>
              <w:t>3,291</w:t>
            </w:r>
          </w:p>
        </w:tc>
        <w:tc>
          <w:tcPr>
            <w:tcW w:w="371" w:type="pct"/>
            <w:vAlign w:val="bottom"/>
          </w:tcPr>
          <w:p w:rsidR="00D2038D" w:rsidRPr="008F5618" w:rsidRDefault="00D2038D" w:rsidP="008F5618">
            <w:pPr>
              <w:spacing w:after="0"/>
              <w:jc w:val="center"/>
              <w:rPr>
                <w:sz w:val="18"/>
                <w:szCs w:val="18"/>
              </w:rPr>
            </w:pPr>
            <w:r w:rsidRPr="008F5618">
              <w:rPr>
                <w:sz w:val="18"/>
                <w:szCs w:val="18"/>
              </w:rPr>
              <w:t>5,406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2003</w:t>
            </w:r>
          </w:p>
        </w:tc>
        <w:tc>
          <w:tcPr>
            <w:tcW w:w="477" w:type="pct"/>
            <w:vAlign w:val="bottom"/>
          </w:tcPr>
          <w:p w:rsidR="00D2038D" w:rsidRPr="008F5618" w:rsidRDefault="00D2038D" w:rsidP="008F5618">
            <w:pPr>
              <w:spacing w:after="0"/>
              <w:jc w:val="center"/>
              <w:rPr>
                <w:sz w:val="18"/>
                <w:szCs w:val="18"/>
              </w:rPr>
            </w:pPr>
            <w:r w:rsidRPr="008F5618">
              <w:rPr>
                <w:sz w:val="18"/>
                <w:szCs w:val="18"/>
              </w:rPr>
              <w:t>335</w:t>
            </w:r>
          </w:p>
        </w:tc>
        <w:tc>
          <w:tcPr>
            <w:tcW w:w="376" w:type="pct"/>
            <w:vAlign w:val="bottom"/>
          </w:tcPr>
          <w:p w:rsidR="00D2038D" w:rsidRPr="008F5618" w:rsidRDefault="00D2038D" w:rsidP="008F5618">
            <w:pPr>
              <w:spacing w:after="0"/>
              <w:jc w:val="center"/>
              <w:rPr>
                <w:sz w:val="18"/>
                <w:szCs w:val="18"/>
              </w:rPr>
            </w:pPr>
            <w:r w:rsidRPr="008F5618">
              <w:rPr>
                <w:sz w:val="18"/>
                <w:szCs w:val="18"/>
              </w:rPr>
              <w:t>894</w:t>
            </w:r>
          </w:p>
        </w:tc>
        <w:tc>
          <w:tcPr>
            <w:tcW w:w="376" w:type="pct"/>
            <w:vAlign w:val="bottom"/>
          </w:tcPr>
          <w:p w:rsidR="00D2038D" w:rsidRPr="008F5618" w:rsidRDefault="00D2038D" w:rsidP="008F5618">
            <w:pPr>
              <w:spacing w:after="0"/>
              <w:jc w:val="center"/>
              <w:rPr>
                <w:sz w:val="18"/>
                <w:szCs w:val="18"/>
              </w:rPr>
            </w:pPr>
            <w:r w:rsidRPr="008F5618">
              <w:rPr>
                <w:sz w:val="18"/>
                <w:szCs w:val="18"/>
              </w:rPr>
              <w:t>354</w:t>
            </w:r>
          </w:p>
        </w:tc>
        <w:tc>
          <w:tcPr>
            <w:tcW w:w="378" w:type="pct"/>
            <w:vAlign w:val="bottom"/>
          </w:tcPr>
          <w:p w:rsidR="00D2038D" w:rsidRPr="008F5618" w:rsidRDefault="00D2038D" w:rsidP="008F5618">
            <w:pPr>
              <w:spacing w:after="0"/>
              <w:jc w:val="center"/>
              <w:rPr>
                <w:sz w:val="18"/>
                <w:szCs w:val="18"/>
              </w:rPr>
            </w:pPr>
            <w:r w:rsidRPr="008F5618">
              <w:rPr>
                <w:sz w:val="18"/>
                <w:szCs w:val="18"/>
              </w:rPr>
              <w:t>690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106</w:t>
            </w:r>
          </w:p>
        </w:tc>
        <w:tc>
          <w:tcPr>
            <w:tcW w:w="302" w:type="pct"/>
            <w:vAlign w:val="bottom"/>
          </w:tcPr>
          <w:p w:rsidR="00D2038D" w:rsidRPr="008F5618" w:rsidRDefault="00D2038D" w:rsidP="008F5618">
            <w:pPr>
              <w:spacing w:after="0"/>
              <w:jc w:val="center"/>
              <w:rPr>
                <w:sz w:val="18"/>
                <w:szCs w:val="18"/>
              </w:rPr>
            </w:pPr>
            <w:r w:rsidRPr="008F5618">
              <w:rPr>
                <w:sz w:val="18"/>
                <w:szCs w:val="18"/>
              </w:rPr>
              <w:t>91</w:t>
            </w:r>
          </w:p>
        </w:tc>
        <w:tc>
          <w:tcPr>
            <w:tcW w:w="328" w:type="pct"/>
            <w:vAlign w:val="bottom"/>
          </w:tcPr>
          <w:p w:rsidR="00D2038D" w:rsidRPr="008F5618" w:rsidRDefault="00D2038D" w:rsidP="008F5618">
            <w:pPr>
              <w:spacing w:after="0"/>
              <w:jc w:val="center"/>
              <w:rPr>
                <w:sz w:val="18"/>
                <w:szCs w:val="18"/>
              </w:rPr>
            </w:pPr>
            <w:r w:rsidRPr="008F5618">
              <w:rPr>
                <w:sz w:val="18"/>
                <w:szCs w:val="18"/>
              </w:rPr>
              <w:t>31</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2,166</w:t>
            </w:r>
          </w:p>
        </w:tc>
        <w:tc>
          <w:tcPr>
            <w:tcW w:w="570" w:type="pct"/>
            <w:vAlign w:val="bottom"/>
          </w:tcPr>
          <w:p w:rsidR="00D2038D" w:rsidRPr="008F5618" w:rsidRDefault="00D2038D" w:rsidP="008F5618">
            <w:pPr>
              <w:spacing w:after="0"/>
              <w:jc w:val="center"/>
              <w:rPr>
                <w:sz w:val="18"/>
                <w:szCs w:val="18"/>
              </w:rPr>
            </w:pPr>
            <w:r w:rsidRPr="008F5618">
              <w:rPr>
                <w:sz w:val="18"/>
                <w:szCs w:val="18"/>
              </w:rPr>
              <w:t>1,510</w:t>
            </w:r>
          </w:p>
        </w:tc>
        <w:tc>
          <w:tcPr>
            <w:tcW w:w="371" w:type="pct"/>
            <w:vAlign w:val="bottom"/>
          </w:tcPr>
          <w:p w:rsidR="00D2038D" w:rsidRPr="008F5618" w:rsidRDefault="00D2038D" w:rsidP="008F5618">
            <w:pPr>
              <w:spacing w:after="0"/>
              <w:jc w:val="center"/>
              <w:rPr>
                <w:sz w:val="18"/>
                <w:szCs w:val="18"/>
              </w:rPr>
            </w:pPr>
            <w:r w:rsidRPr="008F5618">
              <w:rPr>
                <w:sz w:val="18"/>
                <w:szCs w:val="18"/>
              </w:rPr>
              <w:t>3,676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2004</w:t>
            </w:r>
          </w:p>
        </w:tc>
        <w:tc>
          <w:tcPr>
            <w:tcW w:w="477" w:type="pct"/>
            <w:vAlign w:val="bottom"/>
          </w:tcPr>
          <w:p w:rsidR="00D2038D" w:rsidRPr="008F5618" w:rsidRDefault="00D2038D" w:rsidP="008F5618">
            <w:pPr>
              <w:spacing w:after="0"/>
              <w:jc w:val="center"/>
              <w:rPr>
                <w:sz w:val="18"/>
                <w:szCs w:val="18"/>
              </w:rPr>
            </w:pPr>
            <w:r w:rsidRPr="008F5618">
              <w:rPr>
                <w:sz w:val="18"/>
                <w:szCs w:val="18"/>
              </w:rPr>
              <w:t>244</w:t>
            </w:r>
          </w:p>
        </w:tc>
        <w:tc>
          <w:tcPr>
            <w:tcW w:w="376" w:type="pct"/>
            <w:vAlign w:val="bottom"/>
          </w:tcPr>
          <w:p w:rsidR="00D2038D" w:rsidRPr="008F5618" w:rsidRDefault="00D2038D" w:rsidP="008F5618">
            <w:pPr>
              <w:spacing w:after="0"/>
              <w:jc w:val="center"/>
              <w:rPr>
                <w:sz w:val="18"/>
                <w:szCs w:val="18"/>
              </w:rPr>
            </w:pPr>
            <w:r w:rsidRPr="008F5618">
              <w:rPr>
                <w:sz w:val="18"/>
                <w:szCs w:val="18"/>
              </w:rPr>
              <w:t>1,017</w:t>
            </w:r>
          </w:p>
        </w:tc>
        <w:tc>
          <w:tcPr>
            <w:tcW w:w="376" w:type="pct"/>
            <w:vAlign w:val="bottom"/>
          </w:tcPr>
          <w:p w:rsidR="00D2038D" w:rsidRPr="008F5618" w:rsidRDefault="00D2038D" w:rsidP="008F5618">
            <w:pPr>
              <w:spacing w:after="0"/>
              <w:jc w:val="center"/>
              <w:rPr>
                <w:sz w:val="18"/>
                <w:szCs w:val="18"/>
              </w:rPr>
            </w:pPr>
            <w:r w:rsidRPr="008F5618">
              <w:rPr>
                <w:sz w:val="18"/>
                <w:szCs w:val="18"/>
              </w:rPr>
              <w:t>196</w:t>
            </w:r>
          </w:p>
        </w:tc>
        <w:tc>
          <w:tcPr>
            <w:tcW w:w="378" w:type="pct"/>
            <w:vAlign w:val="bottom"/>
          </w:tcPr>
          <w:p w:rsidR="00D2038D" w:rsidRPr="008F5618" w:rsidRDefault="00D2038D" w:rsidP="008F5618">
            <w:pPr>
              <w:spacing w:after="0"/>
              <w:jc w:val="center"/>
              <w:rPr>
                <w:sz w:val="18"/>
                <w:szCs w:val="18"/>
              </w:rPr>
            </w:pPr>
            <w:r w:rsidRPr="008F5618">
              <w:rPr>
                <w:sz w:val="18"/>
                <w:szCs w:val="18"/>
              </w:rPr>
              <w:t>243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60</w:t>
            </w:r>
          </w:p>
        </w:tc>
        <w:tc>
          <w:tcPr>
            <w:tcW w:w="302" w:type="pct"/>
            <w:vAlign w:val="bottom"/>
          </w:tcPr>
          <w:p w:rsidR="00D2038D" w:rsidRPr="008F5618" w:rsidRDefault="00D2038D" w:rsidP="008F5618">
            <w:pPr>
              <w:spacing w:after="0"/>
              <w:jc w:val="center"/>
              <w:rPr>
                <w:sz w:val="18"/>
                <w:szCs w:val="18"/>
              </w:rPr>
            </w:pPr>
            <w:r w:rsidRPr="008F5618">
              <w:rPr>
                <w:sz w:val="18"/>
                <w:szCs w:val="18"/>
              </w:rPr>
              <w:t>48</w:t>
            </w:r>
          </w:p>
        </w:tc>
        <w:tc>
          <w:tcPr>
            <w:tcW w:w="328" w:type="pct"/>
            <w:vAlign w:val="bottom"/>
          </w:tcPr>
          <w:p w:rsidR="00D2038D" w:rsidRPr="008F5618" w:rsidRDefault="00D2038D" w:rsidP="008F5618">
            <w:pPr>
              <w:spacing w:after="0"/>
              <w:jc w:val="center"/>
              <w:rPr>
                <w:sz w:val="18"/>
                <w:szCs w:val="18"/>
              </w:rPr>
            </w:pPr>
            <w:r w:rsidRPr="008F5618">
              <w:rPr>
                <w:sz w:val="18"/>
                <w:szCs w:val="18"/>
              </w:rPr>
              <w:t>20</w:t>
            </w:r>
          </w:p>
        </w:tc>
        <w:tc>
          <w:tcPr>
            <w:tcW w:w="319" w:type="pct"/>
            <w:vAlign w:val="bottom"/>
          </w:tcPr>
          <w:p w:rsidR="00D2038D" w:rsidRPr="008F5618" w:rsidRDefault="00D2038D" w:rsidP="008F5618">
            <w:pPr>
              <w:spacing w:after="0"/>
              <w:jc w:val="center"/>
              <w:rPr>
                <w:sz w:val="18"/>
                <w:szCs w:val="18"/>
              </w:rPr>
            </w:pPr>
            <w:r w:rsidRPr="008F5618">
              <w:rPr>
                <w:sz w:val="18"/>
                <w:szCs w:val="18"/>
              </w:rPr>
              <w:t>69</w:t>
            </w:r>
          </w:p>
        </w:tc>
        <w:tc>
          <w:tcPr>
            <w:tcW w:w="407" w:type="pct"/>
            <w:vAlign w:val="center"/>
          </w:tcPr>
          <w:p w:rsidR="00D2038D" w:rsidRDefault="00D2038D" w:rsidP="00D2038D">
            <w:pPr>
              <w:spacing w:after="0"/>
              <w:jc w:val="center"/>
              <w:rPr>
                <w:color w:val="000000"/>
                <w:sz w:val="18"/>
                <w:szCs w:val="18"/>
              </w:rPr>
            </w:pPr>
            <w:r>
              <w:rPr>
                <w:color w:val="000000"/>
                <w:sz w:val="18"/>
                <w:szCs w:val="18"/>
              </w:rPr>
              <w:t>1,653</w:t>
            </w:r>
          </w:p>
        </w:tc>
        <w:tc>
          <w:tcPr>
            <w:tcW w:w="570" w:type="pct"/>
            <w:vAlign w:val="bottom"/>
          </w:tcPr>
          <w:p w:rsidR="00D2038D" w:rsidRPr="008F5618" w:rsidRDefault="00D2038D" w:rsidP="008F5618">
            <w:pPr>
              <w:spacing w:after="0"/>
              <w:jc w:val="center"/>
              <w:rPr>
                <w:sz w:val="18"/>
                <w:szCs w:val="18"/>
              </w:rPr>
            </w:pPr>
            <w:r w:rsidRPr="008F5618">
              <w:rPr>
                <w:sz w:val="18"/>
                <w:szCs w:val="18"/>
              </w:rPr>
              <w:t>840</w:t>
            </w:r>
          </w:p>
        </w:tc>
        <w:tc>
          <w:tcPr>
            <w:tcW w:w="371" w:type="pct"/>
            <w:vAlign w:val="bottom"/>
          </w:tcPr>
          <w:p w:rsidR="00D2038D" w:rsidRPr="008F5618" w:rsidRDefault="00D2038D" w:rsidP="008F5618">
            <w:pPr>
              <w:spacing w:after="0"/>
              <w:jc w:val="center"/>
              <w:rPr>
                <w:sz w:val="18"/>
                <w:szCs w:val="18"/>
              </w:rPr>
            </w:pPr>
            <w:r w:rsidRPr="008F5618">
              <w:rPr>
                <w:sz w:val="18"/>
                <w:szCs w:val="18"/>
              </w:rPr>
              <w:t>2,49</w:t>
            </w:r>
            <w:r w:rsidR="00835878">
              <w:rPr>
                <w:sz w:val="18"/>
                <w:szCs w:val="18"/>
              </w:rPr>
              <w:t>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2005</w:t>
            </w:r>
          </w:p>
        </w:tc>
        <w:tc>
          <w:tcPr>
            <w:tcW w:w="477" w:type="pct"/>
            <w:vAlign w:val="bottom"/>
          </w:tcPr>
          <w:p w:rsidR="00D2038D" w:rsidRPr="008F5618" w:rsidRDefault="00D2038D" w:rsidP="008F5618">
            <w:pPr>
              <w:spacing w:after="0"/>
              <w:jc w:val="center"/>
              <w:rPr>
                <w:sz w:val="18"/>
                <w:szCs w:val="18"/>
              </w:rPr>
            </w:pPr>
            <w:r w:rsidRPr="008F5618">
              <w:rPr>
                <w:sz w:val="18"/>
                <w:szCs w:val="18"/>
              </w:rPr>
              <w:t>256</w:t>
            </w:r>
          </w:p>
        </w:tc>
        <w:tc>
          <w:tcPr>
            <w:tcW w:w="376" w:type="pct"/>
            <w:vAlign w:val="bottom"/>
          </w:tcPr>
          <w:p w:rsidR="00D2038D" w:rsidRPr="008F5618" w:rsidRDefault="00D2038D" w:rsidP="008F5618">
            <w:pPr>
              <w:spacing w:after="0"/>
              <w:jc w:val="center"/>
              <w:rPr>
                <w:sz w:val="18"/>
                <w:szCs w:val="18"/>
              </w:rPr>
            </w:pPr>
            <w:r w:rsidRPr="008F5618">
              <w:rPr>
                <w:sz w:val="18"/>
                <w:szCs w:val="18"/>
              </w:rPr>
              <w:t>1,163</w:t>
            </w:r>
          </w:p>
        </w:tc>
        <w:tc>
          <w:tcPr>
            <w:tcW w:w="376" w:type="pct"/>
            <w:vAlign w:val="bottom"/>
          </w:tcPr>
          <w:p w:rsidR="00D2038D" w:rsidRPr="008F5618" w:rsidRDefault="00D2038D" w:rsidP="008F5618">
            <w:pPr>
              <w:spacing w:after="0"/>
              <w:jc w:val="center"/>
              <w:rPr>
                <w:sz w:val="18"/>
                <w:szCs w:val="18"/>
              </w:rPr>
            </w:pPr>
            <w:r w:rsidRPr="008F5618">
              <w:rPr>
                <w:sz w:val="18"/>
                <w:szCs w:val="18"/>
              </w:rPr>
              <w:t>122</w:t>
            </w:r>
          </w:p>
        </w:tc>
        <w:tc>
          <w:tcPr>
            <w:tcW w:w="378" w:type="pct"/>
            <w:vAlign w:val="bottom"/>
          </w:tcPr>
          <w:p w:rsidR="00D2038D" w:rsidRPr="008F5618" w:rsidRDefault="00D2038D" w:rsidP="008F5618">
            <w:pPr>
              <w:spacing w:after="0"/>
              <w:jc w:val="center"/>
              <w:rPr>
                <w:sz w:val="18"/>
                <w:szCs w:val="18"/>
              </w:rPr>
            </w:pPr>
            <w:r w:rsidRPr="008F5618">
              <w:rPr>
                <w:sz w:val="18"/>
                <w:szCs w:val="18"/>
              </w:rPr>
              <w:t>532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59</w:t>
            </w:r>
          </w:p>
        </w:tc>
        <w:tc>
          <w:tcPr>
            <w:tcW w:w="302" w:type="pct"/>
            <w:vAlign w:val="bottom"/>
          </w:tcPr>
          <w:p w:rsidR="00D2038D" w:rsidRPr="008F5618" w:rsidRDefault="00D2038D" w:rsidP="008F5618">
            <w:pPr>
              <w:spacing w:after="0"/>
              <w:jc w:val="center"/>
              <w:rPr>
                <w:sz w:val="18"/>
                <w:szCs w:val="18"/>
              </w:rPr>
            </w:pPr>
            <w:r w:rsidRPr="008F5618">
              <w:rPr>
                <w:sz w:val="18"/>
                <w:szCs w:val="18"/>
              </w:rPr>
              <w:t>36</w:t>
            </w:r>
          </w:p>
        </w:tc>
        <w:tc>
          <w:tcPr>
            <w:tcW w:w="328" w:type="pct"/>
            <w:vAlign w:val="bottom"/>
          </w:tcPr>
          <w:p w:rsidR="00D2038D" w:rsidRPr="008F5618" w:rsidRDefault="00D2038D" w:rsidP="008F5618">
            <w:pPr>
              <w:spacing w:after="0"/>
              <w:jc w:val="center"/>
              <w:rPr>
                <w:sz w:val="18"/>
                <w:szCs w:val="18"/>
              </w:rPr>
            </w:pPr>
            <w:r w:rsidRPr="008F5618">
              <w:rPr>
                <w:sz w:val="18"/>
                <w:szCs w:val="18"/>
              </w:rPr>
              <w:t>8</w:t>
            </w:r>
          </w:p>
        </w:tc>
        <w:tc>
          <w:tcPr>
            <w:tcW w:w="319" w:type="pct"/>
            <w:vAlign w:val="bottom"/>
          </w:tcPr>
          <w:p w:rsidR="00D2038D" w:rsidRPr="008F5618" w:rsidRDefault="00D2038D" w:rsidP="008F5618">
            <w:pPr>
              <w:spacing w:after="0"/>
              <w:jc w:val="center"/>
              <w:rPr>
                <w:sz w:val="18"/>
                <w:szCs w:val="18"/>
              </w:rPr>
            </w:pPr>
            <w:r w:rsidRPr="008F5618">
              <w:rPr>
                <w:sz w:val="18"/>
                <w:szCs w:val="18"/>
              </w:rPr>
              <w:t>0</w:t>
            </w:r>
          </w:p>
        </w:tc>
        <w:tc>
          <w:tcPr>
            <w:tcW w:w="407" w:type="pct"/>
            <w:vAlign w:val="center"/>
          </w:tcPr>
          <w:p w:rsidR="00D2038D" w:rsidRDefault="00D2038D" w:rsidP="00D2038D">
            <w:pPr>
              <w:spacing w:after="0"/>
              <w:jc w:val="center"/>
              <w:rPr>
                <w:color w:val="000000"/>
                <w:sz w:val="18"/>
                <w:szCs w:val="18"/>
              </w:rPr>
            </w:pPr>
            <w:r>
              <w:rPr>
                <w:color w:val="000000"/>
                <w:sz w:val="18"/>
                <w:szCs w:val="18"/>
              </w:rPr>
              <w:t>1,920</w:t>
            </w:r>
          </w:p>
        </w:tc>
        <w:tc>
          <w:tcPr>
            <w:tcW w:w="570" w:type="pct"/>
            <w:vAlign w:val="bottom"/>
          </w:tcPr>
          <w:p w:rsidR="00D2038D" w:rsidRPr="008F5618" w:rsidRDefault="00D2038D" w:rsidP="008F5618">
            <w:pPr>
              <w:spacing w:after="0"/>
              <w:jc w:val="center"/>
              <w:rPr>
                <w:sz w:val="18"/>
                <w:szCs w:val="18"/>
              </w:rPr>
            </w:pPr>
            <w:r w:rsidRPr="008F5618">
              <w:rPr>
                <w:sz w:val="18"/>
                <w:szCs w:val="18"/>
              </w:rPr>
              <w:t>1,732</w:t>
            </w:r>
          </w:p>
        </w:tc>
        <w:tc>
          <w:tcPr>
            <w:tcW w:w="371" w:type="pct"/>
            <w:vAlign w:val="bottom"/>
          </w:tcPr>
          <w:p w:rsidR="00D2038D" w:rsidRPr="008F5618" w:rsidRDefault="00D2038D" w:rsidP="008F5618">
            <w:pPr>
              <w:spacing w:after="0"/>
              <w:jc w:val="center"/>
              <w:rPr>
                <w:sz w:val="18"/>
                <w:szCs w:val="18"/>
              </w:rPr>
            </w:pPr>
            <w:r w:rsidRPr="008F5618">
              <w:rPr>
                <w:sz w:val="18"/>
                <w:szCs w:val="18"/>
              </w:rPr>
              <w:t>3,652</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2006</w:t>
            </w:r>
          </w:p>
        </w:tc>
        <w:tc>
          <w:tcPr>
            <w:tcW w:w="477" w:type="pct"/>
            <w:vAlign w:val="bottom"/>
          </w:tcPr>
          <w:p w:rsidR="00D2038D" w:rsidRPr="008F5618" w:rsidRDefault="00D2038D" w:rsidP="008F5618">
            <w:pPr>
              <w:spacing w:after="0"/>
              <w:jc w:val="center"/>
              <w:rPr>
                <w:sz w:val="18"/>
                <w:szCs w:val="18"/>
              </w:rPr>
            </w:pPr>
            <w:r w:rsidRPr="008F5618">
              <w:rPr>
                <w:sz w:val="18"/>
                <w:szCs w:val="18"/>
              </w:rPr>
              <w:t>169</w:t>
            </w:r>
          </w:p>
        </w:tc>
        <w:tc>
          <w:tcPr>
            <w:tcW w:w="376" w:type="pct"/>
            <w:vAlign w:val="bottom"/>
          </w:tcPr>
          <w:p w:rsidR="00D2038D" w:rsidRPr="008F5618" w:rsidRDefault="00D2038D" w:rsidP="008F5618">
            <w:pPr>
              <w:spacing w:after="0"/>
              <w:jc w:val="center"/>
              <w:rPr>
                <w:sz w:val="18"/>
                <w:szCs w:val="18"/>
              </w:rPr>
            </w:pPr>
            <w:r w:rsidRPr="008F5618">
              <w:rPr>
                <w:sz w:val="18"/>
                <w:szCs w:val="18"/>
              </w:rPr>
              <w:t>703</w:t>
            </w:r>
          </w:p>
        </w:tc>
        <w:tc>
          <w:tcPr>
            <w:tcW w:w="376" w:type="pct"/>
            <w:vAlign w:val="bottom"/>
          </w:tcPr>
          <w:p w:rsidR="00D2038D" w:rsidRPr="008F5618" w:rsidRDefault="00D2038D" w:rsidP="008F5618">
            <w:pPr>
              <w:spacing w:after="0"/>
              <w:jc w:val="center"/>
              <w:rPr>
                <w:sz w:val="18"/>
                <w:szCs w:val="18"/>
              </w:rPr>
            </w:pPr>
            <w:r w:rsidRPr="008F5618">
              <w:rPr>
                <w:sz w:val="18"/>
                <w:szCs w:val="18"/>
              </w:rPr>
              <w:t>64</w:t>
            </w:r>
          </w:p>
        </w:tc>
        <w:tc>
          <w:tcPr>
            <w:tcW w:w="378" w:type="pct"/>
            <w:vAlign w:val="bottom"/>
          </w:tcPr>
          <w:p w:rsidR="00D2038D" w:rsidRPr="008F5618" w:rsidRDefault="00D2038D" w:rsidP="008F5618">
            <w:pPr>
              <w:spacing w:after="0"/>
              <w:jc w:val="center"/>
              <w:rPr>
                <w:sz w:val="18"/>
                <w:szCs w:val="18"/>
              </w:rPr>
            </w:pPr>
            <w:r w:rsidRPr="008F5618">
              <w:rPr>
                <w:sz w:val="18"/>
                <w:szCs w:val="18"/>
              </w:rPr>
              <w:t>170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7</w:t>
            </w:r>
          </w:p>
        </w:tc>
        <w:tc>
          <w:tcPr>
            <w:tcW w:w="302" w:type="pct"/>
            <w:vAlign w:val="bottom"/>
          </w:tcPr>
          <w:p w:rsidR="00D2038D" w:rsidRPr="008F5618" w:rsidRDefault="00D2038D" w:rsidP="008F5618">
            <w:pPr>
              <w:spacing w:after="0"/>
              <w:jc w:val="center"/>
              <w:rPr>
                <w:sz w:val="18"/>
                <w:szCs w:val="18"/>
              </w:rPr>
            </w:pPr>
            <w:r w:rsidRPr="008F5618">
              <w:rPr>
                <w:sz w:val="18"/>
                <w:szCs w:val="18"/>
              </w:rPr>
              <w:t>34</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58</w:t>
            </w:r>
          </w:p>
        </w:tc>
        <w:tc>
          <w:tcPr>
            <w:tcW w:w="407" w:type="pct"/>
            <w:vAlign w:val="center"/>
          </w:tcPr>
          <w:p w:rsidR="00D2038D" w:rsidRDefault="00D2038D" w:rsidP="00D2038D">
            <w:pPr>
              <w:spacing w:after="0"/>
              <w:jc w:val="center"/>
              <w:rPr>
                <w:color w:val="000000"/>
                <w:sz w:val="18"/>
                <w:szCs w:val="18"/>
              </w:rPr>
            </w:pPr>
            <w:r>
              <w:rPr>
                <w:color w:val="000000"/>
                <w:sz w:val="18"/>
                <w:szCs w:val="18"/>
              </w:rPr>
              <w:t>1,036</w:t>
            </w:r>
          </w:p>
        </w:tc>
        <w:tc>
          <w:tcPr>
            <w:tcW w:w="570" w:type="pct"/>
            <w:vAlign w:val="bottom"/>
          </w:tcPr>
          <w:p w:rsidR="00D2038D" w:rsidRPr="008F5618" w:rsidRDefault="00D2038D" w:rsidP="008F5618">
            <w:pPr>
              <w:spacing w:after="0"/>
              <w:jc w:val="center"/>
              <w:rPr>
                <w:sz w:val="18"/>
                <w:szCs w:val="18"/>
              </w:rPr>
            </w:pPr>
            <w:r w:rsidRPr="008F5618">
              <w:rPr>
                <w:sz w:val="18"/>
                <w:szCs w:val="18"/>
              </w:rPr>
              <w:t>891</w:t>
            </w:r>
          </w:p>
        </w:tc>
        <w:tc>
          <w:tcPr>
            <w:tcW w:w="371" w:type="pct"/>
            <w:vAlign w:val="bottom"/>
          </w:tcPr>
          <w:p w:rsidR="00D2038D" w:rsidRPr="008F5618" w:rsidRDefault="00D2038D" w:rsidP="008F5618">
            <w:pPr>
              <w:spacing w:after="0"/>
              <w:jc w:val="center"/>
              <w:rPr>
                <w:sz w:val="18"/>
                <w:szCs w:val="18"/>
              </w:rPr>
            </w:pPr>
            <w:r w:rsidRPr="008F5618">
              <w:rPr>
                <w:sz w:val="18"/>
                <w:szCs w:val="18"/>
              </w:rPr>
              <w:t>1,92</w:t>
            </w:r>
            <w:r w:rsidR="00835878">
              <w:rPr>
                <w:sz w:val="18"/>
                <w:szCs w:val="18"/>
              </w:rPr>
              <w:t>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2007</w:t>
            </w:r>
          </w:p>
        </w:tc>
        <w:tc>
          <w:tcPr>
            <w:tcW w:w="477" w:type="pct"/>
            <w:vAlign w:val="bottom"/>
          </w:tcPr>
          <w:p w:rsidR="00D2038D" w:rsidRPr="008F5618" w:rsidRDefault="00D2038D" w:rsidP="008F5618">
            <w:pPr>
              <w:spacing w:after="0"/>
              <w:jc w:val="center"/>
              <w:rPr>
                <w:sz w:val="18"/>
                <w:szCs w:val="18"/>
              </w:rPr>
            </w:pPr>
            <w:r w:rsidRPr="008F5618">
              <w:rPr>
                <w:sz w:val="18"/>
                <w:szCs w:val="18"/>
              </w:rPr>
              <w:t>294</w:t>
            </w:r>
          </w:p>
        </w:tc>
        <w:tc>
          <w:tcPr>
            <w:tcW w:w="376" w:type="pct"/>
            <w:vAlign w:val="bottom"/>
          </w:tcPr>
          <w:p w:rsidR="00D2038D" w:rsidRPr="008F5618" w:rsidRDefault="00D2038D" w:rsidP="008F5618">
            <w:pPr>
              <w:spacing w:after="0"/>
              <w:jc w:val="center"/>
              <w:rPr>
                <w:sz w:val="18"/>
                <w:szCs w:val="18"/>
              </w:rPr>
            </w:pPr>
            <w:r w:rsidRPr="008F5618">
              <w:rPr>
                <w:sz w:val="18"/>
                <w:szCs w:val="18"/>
              </w:rPr>
              <w:t>1,262</w:t>
            </w:r>
          </w:p>
        </w:tc>
        <w:tc>
          <w:tcPr>
            <w:tcW w:w="376" w:type="pct"/>
            <w:vAlign w:val="bottom"/>
          </w:tcPr>
          <w:p w:rsidR="00D2038D" w:rsidRPr="008F5618" w:rsidRDefault="00D2038D" w:rsidP="008F5618">
            <w:pPr>
              <w:spacing w:after="0"/>
              <w:jc w:val="center"/>
              <w:rPr>
                <w:sz w:val="18"/>
                <w:szCs w:val="18"/>
              </w:rPr>
            </w:pPr>
            <w:r w:rsidRPr="008F5618">
              <w:rPr>
                <w:sz w:val="18"/>
                <w:szCs w:val="18"/>
              </w:rPr>
              <w:t>175</w:t>
            </w:r>
          </w:p>
        </w:tc>
        <w:tc>
          <w:tcPr>
            <w:tcW w:w="378" w:type="pct"/>
            <w:vAlign w:val="bottom"/>
          </w:tcPr>
          <w:p w:rsidR="00D2038D" w:rsidRPr="008F5618" w:rsidRDefault="00D2038D" w:rsidP="008F5618">
            <w:pPr>
              <w:spacing w:after="0"/>
              <w:jc w:val="center"/>
              <w:rPr>
                <w:sz w:val="18"/>
                <w:szCs w:val="18"/>
              </w:rPr>
            </w:pPr>
            <w:r w:rsidRPr="008F5618">
              <w:rPr>
                <w:sz w:val="18"/>
                <w:szCs w:val="18"/>
              </w:rPr>
              <w:t>300</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74</w:t>
            </w:r>
          </w:p>
        </w:tc>
        <w:tc>
          <w:tcPr>
            <w:tcW w:w="302" w:type="pct"/>
            <w:vAlign w:val="bottom"/>
          </w:tcPr>
          <w:p w:rsidR="00D2038D" w:rsidRPr="008F5618" w:rsidRDefault="00D2038D" w:rsidP="008F5618">
            <w:pPr>
              <w:spacing w:after="0"/>
              <w:jc w:val="center"/>
              <w:rPr>
                <w:sz w:val="18"/>
                <w:szCs w:val="18"/>
              </w:rPr>
            </w:pPr>
            <w:r w:rsidRPr="008F5618">
              <w:rPr>
                <w:sz w:val="18"/>
                <w:szCs w:val="18"/>
              </w:rPr>
              <w:t>57</w:t>
            </w:r>
          </w:p>
        </w:tc>
        <w:tc>
          <w:tcPr>
            <w:tcW w:w="328" w:type="pct"/>
            <w:vAlign w:val="bottom"/>
          </w:tcPr>
          <w:p w:rsidR="00D2038D" w:rsidRPr="008F5618" w:rsidRDefault="00D2038D" w:rsidP="008F5618">
            <w:pPr>
              <w:spacing w:after="0"/>
              <w:jc w:val="center"/>
              <w:rPr>
                <w:sz w:val="18"/>
                <w:szCs w:val="18"/>
              </w:rPr>
            </w:pPr>
            <w:r w:rsidRPr="008F5618">
              <w:rPr>
                <w:sz w:val="18"/>
                <w:szCs w:val="18"/>
              </w:rPr>
              <w:t>11</w:t>
            </w:r>
          </w:p>
        </w:tc>
        <w:tc>
          <w:tcPr>
            <w:tcW w:w="319" w:type="pct"/>
            <w:vAlign w:val="bottom"/>
          </w:tcPr>
          <w:p w:rsidR="00D2038D" w:rsidRPr="008F5618" w:rsidRDefault="00D2038D" w:rsidP="008F5618">
            <w:pPr>
              <w:spacing w:after="0"/>
              <w:jc w:val="center"/>
              <w:rPr>
                <w:sz w:val="18"/>
                <w:szCs w:val="18"/>
              </w:rPr>
            </w:pPr>
            <w:r w:rsidRPr="008F5618">
              <w:rPr>
                <w:sz w:val="18"/>
                <w:szCs w:val="18"/>
              </w:rPr>
              <w:t>186</w:t>
            </w:r>
          </w:p>
        </w:tc>
        <w:tc>
          <w:tcPr>
            <w:tcW w:w="407" w:type="pct"/>
            <w:vAlign w:val="center"/>
          </w:tcPr>
          <w:p w:rsidR="00D2038D" w:rsidRDefault="00D2038D" w:rsidP="00D2038D">
            <w:pPr>
              <w:spacing w:after="0"/>
              <w:jc w:val="center"/>
              <w:rPr>
                <w:color w:val="000000"/>
                <w:sz w:val="18"/>
                <w:szCs w:val="18"/>
              </w:rPr>
            </w:pPr>
            <w:r>
              <w:rPr>
                <w:color w:val="000000"/>
                <w:sz w:val="18"/>
                <w:szCs w:val="18"/>
              </w:rPr>
              <w:t>2,065</w:t>
            </w:r>
          </w:p>
        </w:tc>
        <w:tc>
          <w:tcPr>
            <w:tcW w:w="570" w:type="pct"/>
            <w:vAlign w:val="bottom"/>
          </w:tcPr>
          <w:p w:rsidR="00D2038D" w:rsidRPr="008F5618" w:rsidRDefault="00D2038D" w:rsidP="008F5618">
            <w:pPr>
              <w:spacing w:after="0"/>
              <w:jc w:val="center"/>
              <w:rPr>
                <w:sz w:val="18"/>
                <w:szCs w:val="18"/>
              </w:rPr>
            </w:pPr>
            <w:r w:rsidRPr="008F5618">
              <w:rPr>
                <w:sz w:val="18"/>
                <w:szCs w:val="18"/>
              </w:rPr>
              <w:t>1,244</w:t>
            </w:r>
          </w:p>
        </w:tc>
        <w:tc>
          <w:tcPr>
            <w:tcW w:w="371" w:type="pct"/>
            <w:vAlign w:val="bottom"/>
          </w:tcPr>
          <w:p w:rsidR="00D2038D" w:rsidRPr="008F5618" w:rsidRDefault="00D2038D" w:rsidP="008F5618">
            <w:pPr>
              <w:spacing w:after="0"/>
              <w:jc w:val="center"/>
              <w:rPr>
                <w:sz w:val="18"/>
                <w:szCs w:val="18"/>
              </w:rPr>
            </w:pPr>
            <w:r w:rsidRPr="008F5618">
              <w:rPr>
                <w:sz w:val="18"/>
                <w:szCs w:val="18"/>
              </w:rPr>
              <w:t>3,309</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2008</w:t>
            </w:r>
          </w:p>
        </w:tc>
        <w:tc>
          <w:tcPr>
            <w:tcW w:w="477" w:type="pct"/>
            <w:vAlign w:val="bottom"/>
          </w:tcPr>
          <w:p w:rsidR="00D2038D" w:rsidRPr="008F5618" w:rsidRDefault="00D2038D" w:rsidP="008F5618">
            <w:pPr>
              <w:spacing w:after="0"/>
              <w:jc w:val="center"/>
              <w:rPr>
                <w:sz w:val="18"/>
                <w:szCs w:val="18"/>
              </w:rPr>
            </w:pPr>
            <w:r w:rsidRPr="008F5618">
              <w:rPr>
                <w:sz w:val="18"/>
                <w:szCs w:val="18"/>
              </w:rPr>
              <w:t>302</w:t>
            </w:r>
          </w:p>
        </w:tc>
        <w:tc>
          <w:tcPr>
            <w:tcW w:w="376" w:type="pct"/>
            <w:vAlign w:val="bottom"/>
          </w:tcPr>
          <w:p w:rsidR="00D2038D" w:rsidRPr="008F5618" w:rsidRDefault="00D2038D" w:rsidP="008F5618">
            <w:pPr>
              <w:spacing w:after="0"/>
              <w:jc w:val="center"/>
              <w:rPr>
                <w:sz w:val="18"/>
                <w:szCs w:val="18"/>
              </w:rPr>
            </w:pPr>
            <w:r w:rsidRPr="008F5618">
              <w:rPr>
                <w:sz w:val="18"/>
                <w:szCs w:val="18"/>
              </w:rPr>
              <w:t>716</w:t>
            </w:r>
          </w:p>
        </w:tc>
        <w:tc>
          <w:tcPr>
            <w:tcW w:w="376" w:type="pct"/>
            <w:vAlign w:val="bottom"/>
          </w:tcPr>
          <w:p w:rsidR="00D2038D" w:rsidRPr="008F5618" w:rsidRDefault="00D2038D" w:rsidP="008F5618">
            <w:pPr>
              <w:spacing w:after="0"/>
              <w:jc w:val="center"/>
              <w:rPr>
                <w:sz w:val="18"/>
                <w:szCs w:val="18"/>
              </w:rPr>
            </w:pPr>
            <w:r w:rsidRPr="008F5618">
              <w:rPr>
                <w:sz w:val="18"/>
                <w:szCs w:val="18"/>
              </w:rPr>
              <w:t>244</w:t>
            </w:r>
          </w:p>
        </w:tc>
        <w:tc>
          <w:tcPr>
            <w:tcW w:w="378" w:type="pct"/>
            <w:vAlign w:val="bottom"/>
          </w:tcPr>
          <w:p w:rsidR="00D2038D" w:rsidRPr="008F5618" w:rsidRDefault="00D2038D" w:rsidP="008F5618">
            <w:pPr>
              <w:spacing w:after="0"/>
              <w:jc w:val="center"/>
              <w:rPr>
                <w:sz w:val="18"/>
                <w:szCs w:val="18"/>
              </w:rPr>
            </w:pPr>
            <w:r w:rsidRPr="008F5618">
              <w:rPr>
                <w:sz w:val="18"/>
                <w:szCs w:val="18"/>
              </w:rPr>
              <w:t>779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33</w:t>
            </w:r>
          </w:p>
        </w:tc>
        <w:tc>
          <w:tcPr>
            <w:tcW w:w="302" w:type="pct"/>
            <w:vAlign w:val="bottom"/>
          </w:tcPr>
          <w:p w:rsidR="00D2038D" w:rsidRPr="008F5618" w:rsidRDefault="00D2038D" w:rsidP="008F5618">
            <w:pPr>
              <w:spacing w:after="0"/>
              <w:jc w:val="center"/>
              <w:rPr>
                <w:sz w:val="18"/>
                <w:szCs w:val="18"/>
              </w:rPr>
            </w:pPr>
            <w:r w:rsidRPr="008F5618">
              <w:rPr>
                <w:sz w:val="18"/>
                <w:szCs w:val="18"/>
              </w:rPr>
              <w:t>59</w:t>
            </w:r>
          </w:p>
        </w:tc>
        <w:tc>
          <w:tcPr>
            <w:tcW w:w="328" w:type="pct"/>
            <w:vAlign w:val="bottom"/>
          </w:tcPr>
          <w:p w:rsidR="00D2038D" w:rsidRPr="008F5618" w:rsidRDefault="00D2038D" w:rsidP="008F5618">
            <w:pPr>
              <w:spacing w:after="0"/>
              <w:jc w:val="center"/>
              <w:rPr>
                <w:sz w:val="18"/>
                <w:szCs w:val="18"/>
              </w:rPr>
            </w:pPr>
            <w:r w:rsidRPr="008F5618">
              <w:rPr>
                <w:sz w:val="18"/>
                <w:szCs w:val="18"/>
              </w:rPr>
              <w:t>12</w:t>
            </w:r>
          </w:p>
        </w:tc>
        <w:tc>
          <w:tcPr>
            <w:tcW w:w="319" w:type="pct"/>
            <w:vAlign w:val="bottom"/>
          </w:tcPr>
          <w:p w:rsidR="00D2038D" w:rsidRPr="008F5618" w:rsidRDefault="00D2038D" w:rsidP="008F5618">
            <w:pPr>
              <w:spacing w:after="0"/>
              <w:jc w:val="center"/>
              <w:rPr>
                <w:sz w:val="18"/>
                <w:szCs w:val="18"/>
              </w:rPr>
            </w:pPr>
            <w:r w:rsidRPr="008F5618">
              <w:rPr>
                <w:sz w:val="18"/>
                <w:szCs w:val="18"/>
              </w:rPr>
              <w:t>192</w:t>
            </w:r>
          </w:p>
        </w:tc>
        <w:tc>
          <w:tcPr>
            <w:tcW w:w="407" w:type="pct"/>
            <w:vAlign w:val="center"/>
          </w:tcPr>
          <w:p w:rsidR="00D2038D" w:rsidRDefault="00D2038D" w:rsidP="00D2038D">
            <w:pPr>
              <w:spacing w:after="0"/>
              <w:jc w:val="center"/>
              <w:rPr>
                <w:color w:val="000000"/>
                <w:sz w:val="18"/>
                <w:szCs w:val="18"/>
              </w:rPr>
            </w:pPr>
            <w:r>
              <w:rPr>
                <w:color w:val="000000"/>
                <w:sz w:val="18"/>
                <w:szCs w:val="18"/>
              </w:rPr>
              <w:t>2,035</w:t>
            </w:r>
          </w:p>
        </w:tc>
        <w:tc>
          <w:tcPr>
            <w:tcW w:w="570" w:type="pct"/>
            <w:vAlign w:val="bottom"/>
          </w:tcPr>
          <w:p w:rsidR="00D2038D" w:rsidRPr="008F5618" w:rsidRDefault="00D2038D" w:rsidP="008F5618">
            <w:pPr>
              <w:spacing w:after="0"/>
              <w:jc w:val="center"/>
              <w:rPr>
                <w:sz w:val="18"/>
                <w:szCs w:val="18"/>
              </w:rPr>
            </w:pPr>
            <w:r w:rsidRPr="008F5618">
              <w:rPr>
                <w:sz w:val="18"/>
                <w:szCs w:val="18"/>
              </w:rPr>
              <w:t>1,741</w:t>
            </w:r>
          </w:p>
        </w:tc>
        <w:tc>
          <w:tcPr>
            <w:tcW w:w="371" w:type="pct"/>
            <w:vAlign w:val="bottom"/>
          </w:tcPr>
          <w:p w:rsidR="00D2038D" w:rsidRPr="008F5618" w:rsidRDefault="00D2038D" w:rsidP="008F5618">
            <w:pPr>
              <w:spacing w:after="0"/>
              <w:jc w:val="center"/>
              <w:rPr>
                <w:sz w:val="18"/>
                <w:szCs w:val="18"/>
              </w:rPr>
            </w:pPr>
            <w:r w:rsidRPr="008F5618">
              <w:rPr>
                <w:sz w:val="18"/>
                <w:szCs w:val="18"/>
              </w:rPr>
              <w:t>3,776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2009</w:t>
            </w:r>
          </w:p>
        </w:tc>
        <w:tc>
          <w:tcPr>
            <w:tcW w:w="477" w:type="pct"/>
            <w:vAlign w:val="bottom"/>
          </w:tcPr>
          <w:p w:rsidR="00D2038D" w:rsidRPr="008F5618" w:rsidRDefault="00D2038D" w:rsidP="008F5618">
            <w:pPr>
              <w:spacing w:after="0"/>
              <w:jc w:val="center"/>
              <w:rPr>
                <w:sz w:val="18"/>
                <w:szCs w:val="18"/>
              </w:rPr>
            </w:pPr>
            <w:r w:rsidRPr="008F5618">
              <w:rPr>
                <w:sz w:val="18"/>
                <w:szCs w:val="18"/>
              </w:rPr>
              <w:t>253</w:t>
            </w:r>
          </w:p>
        </w:tc>
        <w:tc>
          <w:tcPr>
            <w:tcW w:w="376" w:type="pct"/>
            <w:vAlign w:val="bottom"/>
          </w:tcPr>
          <w:p w:rsidR="00D2038D" w:rsidRPr="008F5618" w:rsidRDefault="00D2038D" w:rsidP="008F5618">
            <w:pPr>
              <w:spacing w:after="0"/>
              <w:jc w:val="center"/>
              <w:rPr>
                <w:sz w:val="18"/>
                <w:szCs w:val="18"/>
              </w:rPr>
            </w:pPr>
            <w:r w:rsidRPr="008F5618">
              <w:rPr>
                <w:sz w:val="18"/>
                <w:szCs w:val="18"/>
              </w:rPr>
              <w:t>1,049</w:t>
            </w:r>
          </w:p>
        </w:tc>
        <w:tc>
          <w:tcPr>
            <w:tcW w:w="376" w:type="pct"/>
            <w:vAlign w:val="bottom"/>
          </w:tcPr>
          <w:p w:rsidR="00D2038D" w:rsidRPr="008F5618" w:rsidRDefault="00D2038D" w:rsidP="008F5618">
            <w:pPr>
              <w:spacing w:after="0"/>
              <w:jc w:val="center"/>
              <w:rPr>
                <w:sz w:val="18"/>
                <w:szCs w:val="18"/>
              </w:rPr>
            </w:pPr>
            <w:r w:rsidRPr="008F5618">
              <w:rPr>
                <w:sz w:val="18"/>
                <w:szCs w:val="18"/>
              </w:rPr>
              <w:t>268</w:t>
            </w:r>
          </w:p>
        </w:tc>
        <w:tc>
          <w:tcPr>
            <w:tcW w:w="378" w:type="pct"/>
            <w:vAlign w:val="bottom"/>
          </w:tcPr>
          <w:p w:rsidR="00D2038D" w:rsidRPr="008F5618" w:rsidRDefault="00D2038D" w:rsidP="008F5618">
            <w:pPr>
              <w:spacing w:after="0"/>
              <w:jc w:val="center"/>
              <w:rPr>
                <w:sz w:val="18"/>
                <w:szCs w:val="18"/>
              </w:rPr>
            </w:pPr>
            <w:r w:rsidRPr="008F5618">
              <w:rPr>
                <w:sz w:val="18"/>
                <w:szCs w:val="18"/>
              </w:rPr>
              <w:t>483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18</w:t>
            </w:r>
          </w:p>
        </w:tc>
        <w:tc>
          <w:tcPr>
            <w:tcW w:w="302" w:type="pct"/>
            <w:vAlign w:val="bottom"/>
          </w:tcPr>
          <w:p w:rsidR="00D2038D" w:rsidRPr="008F5618" w:rsidRDefault="00D2038D" w:rsidP="008F5618">
            <w:pPr>
              <w:spacing w:after="0"/>
              <w:jc w:val="center"/>
              <w:rPr>
                <w:sz w:val="18"/>
                <w:szCs w:val="18"/>
              </w:rPr>
            </w:pPr>
            <w:r w:rsidRPr="008F5618">
              <w:rPr>
                <w:sz w:val="18"/>
                <w:szCs w:val="18"/>
              </w:rPr>
              <w:t>265</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19</w:t>
            </w:r>
          </w:p>
        </w:tc>
        <w:tc>
          <w:tcPr>
            <w:tcW w:w="407" w:type="pct"/>
            <w:vAlign w:val="center"/>
          </w:tcPr>
          <w:p w:rsidR="00D2038D" w:rsidRDefault="00D2038D" w:rsidP="00D2038D">
            <w:pPr>
              <w:spacing w:after="0"/>
              <w:jc w:val="center"/>
              <w:rPr>
                <w:color w:val="000000"/>
                <w:sz w:val="18"/>
                <w:szCs w:val="18"/>
              </w:rPr>
            </w:pPr>
            <w:r>
              <w:rPr>
                <w:color w:val="000000"/>
                <w:sz w:val="18"/>
                <w:szCs w:val="18"/>
              </w:rPr>
              <w:t>2,102</w:t>
            </w:r>
          </w:p>
        </w:tc>
        <w:tc>
          <w:tcPr>
            <w:tcW w:w="570" w:type="pct"/>
            <w:vAlign w:val="bottom"/>
          </w:tcPr>
          <w:p w:rsidR="00D2038D" w:rsidRPr="008F5618" w:rsidRDefault="00D2038D" w:rsidP="008F5618">
            <w:pPr>
              <w:spacing w:after="0"/>
              <w:jc w:val="center"/>
              <w:rPr>
                <w:sz w:val="18"/>
                <w:szCs w:val="18"/>
              </w:rPr>
            </w:pPr>
            <w:r w:rsidRPr="008F5618">
              <w:rPr>
                <w:sz w:val="18"/>
                <w:szCs w:val="18"/>
              </w:rPr>
              <w:t>2,281</w:t>
            </w:r>
          </w:p>
        </w:tc>
        <w:tc>
          <w:tcPr>
            <w:tcW w:w="371" w:type="pct"/>
            <w:vAlign w:val="bottom"/>
          </w:tcPr>
          <w:p w:rsidR="00D2038D" w:rsidRPr="008F5618" w:rsidRDefault="00D2038D" w:rsidP="008F5618">
            <w:pPr>
              <w:spacing w:after="0"/>
              <w:jc w:val="center"/>
              <w:rPr>
                <w:sz w:val="18"/>
                <w:szCs w:val="18"/>
              </w:rPr>
            </w:pPr>
            <w:r w:rsidRPr="008F5618">
              <w:rPr>
                <w:sz w:val="18"/>
                <w:szCs w:val="18"/>
              </w:rPr>
              <w:t>4,383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2010</w:t>
            </w:r>
          </w:p>
        </w:tc>
        <w:tc>
          <w:tcPr>
            <w:tcW w:w="477" w:type="pct"/>
            <w:vAlign w:val="bottom"/>
          </w:tcPr>
          <w:p w:rsidR="00D2038D" w:rsidRPr="008F5618" w:rsidRDefault="00D2038D" w:rsidP="008F5618">
            <w:pPr>
              <w:spacing w:after="0"/>
              <w:jc w:val="center"/>
              <w:rPr>
                <w:sz w:val="18"/>
                <w:szCs w:val="18"/>
              </w:rPr>
            </w:pPr>
            <w:r w:rsidRPr="008F5618">
              <w:rPr>
                <w:sz w:val="18"/>
                <w:szCs w:val="18"/>
              </w:rPr>
              <w:t>632</w:t>
            </w:r>
          </w:p>
        </w:tc>
        <w:tc>
          <w:tcPr>
            <w:tcW w:w="376" w:type="pct"/>
            <w:vAlign w:val="bottom"/>
          </w:tcPr>
          <w:p w:rsidR="00D2038D" w:rsidRPr="008F5618" w:rsidRDefault="00D2038D" w:rsidP="008F5618">
            <w:pPr>
              <w:spacing w:after="0"/>
              <w:jc w:val="center"/>
              <w:rPr>
                <w:sz w:val="18"/>
                <w:szCs w:val="18"/>
              </w:rPr>
            </w:pPr>
            <w:r w:rsidRPr="008F5618">
              <w:rPr>
                <w:sz w:val="18"/>
                <w:szCs w:val="18"/>
              </w:rPr>
              <w:t>1,205</w:t>
            </w:r>
          </w:p>
        </w:tc>
        <w:tc>
          <w:tcPr>
            <w:tcW w:w="376" w:type="pct"/>
            <w:vAlign w:val="bottom"/>
          </w:tcPr>
          <w:p w:rsidR="00D2038D" w:rsidRPr="008F5618" w:rsidRDefault="00D2038D" w:rsidP="008F5618">
            <w:pPr>
              <w:spacing w:after="0"/>
              <w:jc w:val="center"/>
              <w:rPr>
                <w:sz w:val="18"/>
                <w:szCs w:val="18"/>
              </w:rPr>
            </w:pPr>
            <w:r w:rsidRPr="008F5618">
              <w:rPr>
                <w:sz w:val="18"/>
                <w:szCs w:val="18"/>
              </w:rPr>
              <w:t>287</w:t>
            </w:r>
          </w:p>
        </w:tc>
        <w:tc>
          <w:tcPr>
            <w:tcW w:w="378" w:type="pct"/>
            <w:vAlign w:val="bottom"/>
          </w:tcPr>
          <w:p w:rsidR="00D2038D" w:rsidRPr="008F5618" w:rsidRDefault="00D2038D" w:rsidP="008F5618">
            <w:pPr>
              <w:spacing w:after="0"/>
              <w:jc w:val="center"/>
              <w:rPr>
                <w:sz w:val="18"/>
                <w:szCs w:val="18"/>
              </w:rPr>
            </w:pPr>
            <w:r w:rsidRPr="008F5618">
              <w:rPr>
                <w:sz w:val="18"/>
                <w:szCs w:val="18"/>
              </w:rPr>
              <w:t>692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36</w:t>
            </w:r>
          </w:p>
        </w:tc>
        <w:tc>
          <w:tcPr>
            <w:tcW w:w="302" w:type="pct"/>
            <w:vAlign w:val="bottom"/>
          </w:tcPr>
          <w:p w:rsidR="00D2038D" w:rsidRPr="008F5618" w:rsidRDefault="00D2038D" w:rsidP="008F5618">
            <w:pPr>
              <w:spacing w:after="0"/>
              <w:jc w:val="center"/>
              <w:rPr>
                <w:sz w:val="18"/>
                <w:szCs w:val="18"/>
              </w:rPr>
            </w:pPr>
            <w:r w:rsidRPr="008F5618">
              <w:rPr>
                <w:sz w:val="18"/>
                <w:szCs w:val="18"/>
              </w:rPr>
              <w:t>218</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101</w:t>
            </w:r>
          </w:p>
        </w:tc>
        <w:tc>
          <w:tcPr>
            <w:tcW w:w="407" w:type="pct"/>
            <w:vAlign w:val="center"/>
          </w:tcPr>
          <w:p w:rsidR="00D2038D" w:rsidRDefault="00D2038D" w:rsidP="00D2038D">
            <w:pPr>
              <w:spacing w:after="0"/>
              <w:jc w:val="center"/>
              <w:rPr>
                <w:color w:val="000000"/>
                <w:sz w:val="18"/>
                <w:szCs w:val="18"/>
              </w:rPr>
            </w:pPr>
            <w:r>
              <w:rPr>
                <w:color w:val="000000"/>
                <w:sz w:val="18"/>
                <w:szCs w:val="18"/>
              </w:rPr>
              <w:t>2,539</w:t>
            </w:r>
          </w:p>
        </w:tc>
        <w:tc>
          <w:tcPr>
            <w:tcW w:w="570" w:type="pct"/>
            <w:vAlign w:val="bottom"/>
          </w:tcPr>
          <w:p w:rsidR="00D2038D" w:rsidRPr="008F5618" w:rsidRDefault="00D2038D" w:rsidP="008F5618">
            <w:pPr>
              <w:spacing w:after="0"/>
              <w:jc w:val="center"/>
              <w:rPr>
                <w:sz w:val="18"/>
                <w:szCs w:val="18"/>
              </w:rPr>
            </w:pPr>
            <w:r w:rsidRPr="008F5618">
              <w:rPr>
                <w:sz w:val="18"/>
                <w:szCs w:val="18"/>
              </w:rPr>
              <w:t>2,878</w:t>
            </w:r>
          </w:p>
        </w:tc>
        <w:tc>
          <w:tcPr>
            <w:tcW w:w="371" w:type="pct"/>
            <w:vAlign w:val="bottom"/>
          </w:tcPr>
          <w:p w:rsidR="00D2038D" w:rsidRPr="008F5618" w:rsidRDefault="00D2038D" w:rsidP="008F5618">
            <w:pPr>
              <w:spacing w:after="0"/>
              <w:jc w:val="center"/>
              <w:rPr>
                <w:sz w:val="18"/>
                <w:szCs w:val="18"/>
              </w:rPr>
            </w:pPr>
            <w:r w:rsidRPr="008F5618">
              <w:rPr>
                <w:sz w:val="18"/>
                <w:szCs w:val="18"/>
              </w:rPr>
              <w:t>5,417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2011</w:t>
            </w:r>
          </w:p>
        </w:tc>
        <w:tc>
          <w:tcPr>
            <w:tcW w:w="477" w:type="pct"/>
            <w:vAlign w:val="bottom"/>
          </w:tcPr>
          <w:p w:rsidR="00D2038D" w:rsidRPr="008F5618" w:rsidRDefault="00D2038D" w:rsidP="008F5618">
            <w:pPr>
              <w:spacing w:after="0"/>
              <w:jc w:val="center"/>
              <w:rPr>
                <w:sz w:val="18"/>
                <w:szCs w:val="18"/>
              </w:rPr>
            </w:pPr>
            <w:r w:rsidRPr="008F5618">
              <w:rPr>
                <w:sz w:val="18"/>
                <w:szCs w:val="18"/>
              </w:rPr>
              <w:t>376</w:t>
            </w:r>
          </w:p>
        </w:tc>
        <w:tc>
          <w:tcPr>
            <w:tcW w:w="376" w:type="pct"/>
            <w:vAlign w:val="bottom"/>
          </w:tcPr>
          <w:p w:rsidR="00D2038D" w:rsidRPr="008F5618" w:rsidRDefault="00D2038D" w:rsidP="008F5618">
            <w:pPr>
              <w:spacing w:after="0"/>
              <w:jc w:val="center"/>
              <w:rPr>
                <w:sz w:val="18"/>
                <w:szCs w:val="18"/>
              </w:rPr>
            </w:pPr>
            <w:r w:rsidRPr="008F5618">
              <w:rPr>
                <w:sz w:val="18"/>
                <w:szCs w:val="18"/>
              </w:rPr>
              <w:t>778</w:t>
            </w:r>
          </w:p>
        </w:tc>
        <w:tc>
          <w:tcPr>
            <w:tcW w:w="376" w:type="pct"/>
            <w:vAlign w:val="bottom"/>
          </w:tcPr>
          <w:p w:rsidR="00D2038D" w:rsidRPr="008F5618" w:rsidRDefault="00D2038D" w:rsidP="008F5618">
            <w:pPr>
              <w:spacing w:after="0"/>
              <w:jc w:val="center"/>
              <w:rPr>
                <w:sz w:val="18"/>
                <w:szCs w:val="18"/>
              </w:rPr>
            </w:pPr>
            <w:r w:rsidRPr="008F5618">
              <w:rPr>
                <w:sz w:val="18"/>
                <w:szCs w:val="18"/>
              </w:rPr>
              <w:t>148</w:t>
            </w:r>
          </w:p>
        </w:tc>
        <w:tc>
          <w:tcPr>
            <w:tcW w:w="378" w:type="pct"/>
            <w:vAlign w:val="bottom"/>
          </w:tcPr>
          <w:p w:rsidR="00D2038D" w:rsidRPr="008F5618" w:rsidRDefault="00D2038D" w:rsidP="008F5618">
            <w:pPr>
              <w:spacing w:after="0"/>
              <w:jc w:val="center"/>
              <w:rPr>
                <w:sz w:val="18"/>
                <w:szCs w:val="18"/>
              </w:rPr>
            </w:pPr>
            <w:r w:rsidRPr="008F5618">
              <w:rPr>
                <w:sz w:val="18"/>
                <w:szCs w:val="18"/>
              </w:rPr>
              <w:t>417</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25</w:t>
            </w:r>
          </w:p>
        </w:tc>
        <w:tc>
          <w:tcPr>
            <w:tcW w:w="302" w:type="pct"/>
            <w:vAlign w:val="bottom"/>
          </w:tcPr>
          <w:p w:rsidR="00D2038D" w:rsidRPr="008F5618" w:rsidRDefault="00D2038D" w:rsidP="008F5618">
            <w:pPr>
              <w:spacing w:after="0"/>
              <w:jc w:val="center"/>
              <w:rPr>
                <w:sz w:val="18"/>
                <w:szCs w:val="18"/>
              </w:rPr>
            </w:pPr>
            <w:r w:rsidRPr="008F5618">
              <w:rPr>
                <w:sz w:val="18"/>
                <w:szCs w:val="18"/>
              </w:rPr>
              <w:t>189</w:t>
            </w:r>
          </w:p>
        </w:tc>
        <w:tc>
          <w:tcPr>
            <w:tcW w:w="328" w:type="pct"/>
            <w:vAlign w:val="bottom"/>
          </w:tcPr>
          <w:p w:rsidR="00D2038D" w:rsidRPr="008F5618" w:rsidRDefault="00D2038D" w:rsidP="008F5618">
            <w:pPr>
              <w:spacing w:after="0"/>
              <w:jc w:val="center"/>
              <w:rPr>
                <w:sz w:val="18"/>
                <w:szCs w:val="18"/>
              </w:rPr>
            </w:pPr>
            <w:r w:rsidRPr="008F5618">
              <w:rPr>
                <w:sz w:val="18"/>
                <w:szCs w:val="18"/>
              </w:rPr>
              <w:t>4</w:t>
            </w:r>
          </w:p>
        </w:tc>
        <w:tc>
          <w:tcPr>
            <w:tcW w:w="319" w:type="pct"/>
            <w:vAlign w:val="bottom"/>
          </w:tcPr>
          <w:p w:rsidR="00D2038D" w:rsidRPr="008F5618" w:rsidRDefault="00D2038D" w:rsidP="008F5618">
            <w:pPr>
              <w:spacing w:after="0"/>
              <w:jc w:val="center"/>
              <w:rPr>
                <w:sz w:val="18"/>
                <w:szCs w:val="18"/>
              </w:rPr>
            </w:pPr>
            <w:r w:rsidRPr="008F5618">
              <w:rPr>
                <w:sz w:val="18"/>
                <w:szCs w:val="18"/>
              </w:rPr>
              <w:t>239</w:t>
            </w:r>
          </w:p>
        </w:tc>
        <w:tc>
          <w:tcPr>
            <w:tcW w:w="407" w:type="pct"/>
            <w:vAlign w:val="center"/>
          </w:tcPr>
          <w:p w:rsidR="00D2038D" w:rsidRDefault="00D2038D" w:rsidP="00D2038D">
            <w:pPr>
              <w:spacing w:after="0"/>
              <w:jc w:val="center"/>
              <w:rPr>
                <w:color w:val="000000"/>
                <w:sz w:val="18"/>
                <w:szCs w:val="18"/>
              </w:rPr>
            </w:pPr>
            <w:r>
              <w:rPr>
                <w:color w:val="000000"/>
                <w:sz w:val="18"/>
                <w:szCs w:val="18"/>
              </w:rPr>
              <w:t>1,800</w:t>
            </w:r>
          </w:p>
        </w:tc>
        <w:tc>
          <w:tcPr>
            <w:tcW w:w="570" w:type="pct"/>
            <w:vAlign w:val="bottom"/>
          </w:tcPr>
          <w:p w:rsidR="00D2038D" w:rsidRPr="008F5618" w:rsidRDefault="00D2038D" w:rsidP="008F5618">
            <w:pPr>
              <w:spacing w:after="0"/>
              <w:jc w:val="center"/>
              <w:rPr>
                <w:sz w:val="18"/>
                <w:szCs w:val="18"/>
              </w:rPr>
            </w:pPr>
            <w:r w:rsidRPr="008F5618">
              <w:rPr>
                <w:sz w:val="18"/>
                <w:szCs w:val="18"/>
              </w:rPr>
              <w:t>2,137</w:t>
            </w:r>
          </w:p>
        </w:tc>
        <w:tc>
          <w:tcPr>
            <w:tcW w:w="371" w:type="pct"/>
            <w:vAlign w:val="bottom"/>
          </w:tcPr>
          <w:p w:rsidR="00D2038D" w:rsidRPr="008F5618" w:rsidRDefault="00D2038D" w:rsidP="008F5618">
            <w:pPr>
              <w:spacing w:after="0"/>
              <w:jc w:val="center"/>
              <w:rPr>
                <w:sz w:val="18"/>
                <w:szCs w:val="18"/>
              </w:rPr>
            </w:pPr>
            <w:r w:rsidRPr="008F5618">
              <w:rPr>
                <w:sz w:val="18"/>
                <w:szCs w:val="18"/>
              </w:rPr>
              <w:t>3,937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2012</w:t>
            </w:r>
          </w:p>
        </w:tc>
        <w:tc>
          <w:tcPr>
            <w:tcW w:w="477" w:type="pct"/>
            <w:vAlign w:val="bottom"/>
          </w:tcPr>
          <w:p w:rsidR="00D2038D" w:rsidRPr="008F5618" w:rsidRDefault="00D2038D" w:rsidP="008F5618">
            <w:pPr>
              <w:spacing w:after="0"/>
              <w:jc w:val="center"/>
              <w:rPr>
                <w:sz w:val="18"/>
                <w:szCs w:val="18"/>
              </w:rPr>
            </w:pPr>
            <w:r w:rsidRPr="008F5618">
              <w:rPr>
                <w:sz w:val="18"/>
                <w:szCs w:val="18"/>
              </w:rPr>
              <w:t>542</w:t>
            </w:r>
          </w:p>
        </w:tc>
        <w:tc>
          <w:tcPr>
            <w:tcW w:w="376" w:type="pct"/>
            <w:vAlign w:val="bottom"/>
          </w:tcPr>
          <w:p w:rsidR="00D2038D" w:rsidRPr="008F5618" w:rsidRDefault="00D2038D" w:rsidP="008F5618">
            <w:pPr>
              <w:spacing w:after="0"/>
              <w:jc w:val="center"/>
              <w:rPr>
                <w:sz w:val="18"/>
                <w:szCs w:val="18"/>
              </w:rPr>
            </w:pPr>
            <w:r w:rsidRPr="008F5618">
              <w:rPr>
                <w:sz w:val="18"/>
                <w:szCs w:val="18"/>
              </w:rPr>
              <w:t>821</w:t>
            </w:r>
          </w:p>
        </w:tc>
        <w:tc>
          <w:tcPr>
            <w:tcW w:w="376" w:type="pct"/>
            <w:vAlign w:val="bottom"/>
          </w:tcPr>
          <w:p w:rsidR="00D2038D" w:rsidRPr="008F5618" w:rsidRDefault="00D2038D" w:rsidP="008F5618">
            <w:pPr>
              <w:spacing w:after="0"/>
              <w:jc w:val="center"/>
              <w:rPr>
                <w:sz w:val="18"/>
                <w:szCs w:val="18"/>
              </w:rPr>
            </w:pPr>
            <w:r w:rsidRPr="008F5618">
              <w:rPr>
                <w:sz w:val="18"/>
                <w:szCs w:val="18"/>
              </w:rPr>
              <w:t>348</w:t>
            </w:r>
          </w:p>
        </w:tc>
        <w:tc>
          <w:tcPr>
            <w:tcW w:w="378" w:type="pct"/>
            <w:vAlign w:val="bottom"/>
          </w:tcPr>
          <w:p w:rsidR="00D2038D" w:rsidRPr="008F5618" w:rsidRDefault="00D2038D" w:rsidP="008F5618">
            <w:pPr>
              <w:spacing w:after="0"/>
              <w:jc w:val="center"/>
              <w:rPr>
                <w:sz w:val="18"/>
                <w:szCs w:val="18"/>
              </w:rPr>
            </w:pPr>
            <w:r w:rsidRPr="008F5618">
              <w:rPr>
                <w:sz w:val="18"/>
                <w:szCs w:val="18"/>
              </w:rPr>
              <w:t>703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41</w:t>
            </w:r>
          </w:p>
        </w:tc>
        <w:tc>
          <w:tcPr>
            <w:tcW w:w="302" w:type="pct"/>
            <w:vAlign w:val="bottom"/>
          </w:tcPr>
          <w:p w:rsidR="00D2038D" w:rsidRPr="008F5618" w:rsidRDefault="00D2038D" w:rsidP="008F5618">
            <w:pPr>
              <w:spacing w:after="0"/>
              <w:jc w:val="center"/>
              <w:rPr>
                <w:sz w:val="18"/>
                <w:szCs w:val="18"/>
              </w:rPr>
            </w:pPr>
            <w:r w:rsidRPr="008F5618">
              <w:rPr>
                <w:sz w:val="18"/>
                <w:szCs w:val="18"/>
              </w:rPr>
              <w:t>169</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173</w:t>
            </w:r>
          </w:p>
        </w:tc>
        <w:tc>
          <w:tcPr>
            <w:tcW w:w="407" w:type="pct"/>
            <w:vAlign w:val="center"/>
          </w:tcPr>
          <w:p w:rsidR="00D2038D" w:rsidRDefault="00D2038D" w:rsidP="00D2038D">
            <w:pPr>
              <w:spacing w:after="0"/>
              <w:jc w:val="center"/>
              <w:rPr>
                <w:color w:val="000000"/>
                <w:sz w:val="18"/>
                <w:szCs w:val="18"/>
              </w:rPr>
            </w:pPr>
            <w:r>
              <w:rPr>
                <w:color w:val="000000"/>
                <w:sz w:val="18"/>
                <w:szCs w:val="18"/>
              </w:rPr>
              <w:t>2,255</w:t>
            </w:r>
          </w:p>
        </w:tc>
        <w:tc>
          <w:tcPr>
            <w:tcW w:w="570" w:type="pct"/>
            <w:vAlign w:val="bottom"/>
          </w:tcPr>
          <w:p w:rsidR="00D2038D" w:rsidRPr="008F5618" w:rsidRDefault="00D2038D" w:rsidP="008F5618">
            <w:pPr>
              <w:spacing w:after="0"/>
              <w:jc w:val="center"/>
              <w:rPr>
                <w:sz w:val="18"/>
                <w:szCs w:val="18"/>
              </w:rPr>
            </w:pPr>
            <w:r w:rsidRPr="008F5618">
              <w:rPr>
                <w:sz w:val="18"/>
                <w:szCs w:val="18"/>
              </w:rPr>
              <w:t>1,908</w:t>
            </w:r>
          </w:p>
        </w:tc>
        <w:tc>
          <w:tcPr>
            <w:tcW w:w="371" w:type="pct"/>
            <w:vAlign w:val="bottom"/>
          </w:tcPr>
          <w:p w:rsidR="00D2038D" w:rsidRPr="008F5618" w:rsidRDefault="00D2038D" w:rsidP="008F5618">
            <w:pPr>
              <w:spacing w:after="0"/>
              <w:jc w:val="center"/>
              <w:rPr>
                <w:sz w:val="18"/>
                <w:szCs w:val="18"/>
              </w:rPr>
            </w:pPr>
            <w:r w:rsidRPr="008F5618">
              <w:rPr>
                <w:sz w:val="18"/>
                <w:szCs w:val="18"/>
              </w:rPr>
              <w:t>4,163</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2013</w:t>
            </w:r>
          </w:p>
        </w:tc>
        <w:tc>
          <w:tcPr>
            <w:tcW w:w="477" w:type="pct"/>
            <w:vAlign w:val="bottom"/>
          </w:tcPr>
          <w:p w:rsidR="00D2038D" w:rsidRPr="008F5618" w:rsidRDefault="00D2038D" w:rsidP="008F5618">
            <w:pPr>
              <w:spacing w:after="0"/>
              <w:jc w:val="center"/>
              <w:rPr>
                <w:sz w:val="18"/>
                <w:szCs w:val="18"/>
              </w:rPr>
            </w:pPr>
            <w:r w:rsidRPr="008F5618">
              <w:rPr>
                <w:sz w:val="18"/>
                <w:szCs w:val="18"/>
              </w:rPr>
              <w:t>552</w:t>
            </w:r>
          </w:p>
        </w:tc>
        <w:tc>
          <w:tcPr>
            <w:tcW w:w="376" w:type="pct"/>
            <w:vAlign w:val="bottom"/>
          </w:tcPr>
          <w:p w:rsidR="00D2038D" w:rsidRPr="008F5618" w:rsidRDefault="00D2038D" w:rsidP="008F5618">
            <w:pPr>
              <w:spacing w:after="0"/>
              <w:jc w:val="center"/>
              <w:rPr>
                <w:sz w:val="18"/>
                <w:szCs w:val="18"/>
              </w:rPr>
            </w:pPr>
            <w:r w:rsidRPr="008F5618">
              <w:rPr>
                <w:sz w:val="18"/>
                <w:szCs w:val="18"/>
              </w:rPr>
              <w:t>1,754</w:t>
            </w:r>
          </w:p>
        </w:tc>
        <w:tc>
          <w:tcPr>
            <w:tcW w:w="376" w:type="pct"/>
            <w:vAlign w:val="bottom"/>
          </w:tcPr>
          <w:p w:rsidR="00D2038D" w:rsidRPr="008F5618" w:rsidRDefault="00D2038D" w:rsidP="008F5618">
            <w:pPr>
              <w:spacing w:after="0"/>
              <w:jc w:val="center"/>
              <w:rPr>
                <w:sz w:val="18"/>
                <w:szCs w:val="18"/>
              </w:rPr>
            </w:pPr>
            <w:r w:rsidRPr="008F5618">
              <w:rPr>
                <w:sz w:val="18"/>
                <w:szCs w:val="18"/>
              </w:rPr>
              <w:t>767</w:t>
            </w:r>
          </w:p>
        </w:tc>
        <w:tc>
          <w:tcPr>
            <w:tcW w:w="378" w:type="pct"/>
            <w:vAlign w:val="bottom"/>
          </w:tcPr>
          <w:p w:rsidR="00D2038D" w:rsidRPr="008F5618" w:rsidRDefault="00D2038D" w:rsidP="008F5618">
            <w:pPr>
              <w:spacing w:after="0"/>
              <w:jc w:val="center"/>
              <w:rPr>
                <w:sz w:val="18"/>
                <w:szCs w:val="18"/>
              </w:rPr>
            </w:pPr>
            <w:r w:rsidRPr="008F5618">
              <w:rPr>
                <w:sz w:val="18"/>
                <w:szCs w:val="18"/>
              </w:rPr>
              <w:t>793</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108</w:t>
            </w:r>
          </w:p>
        </w:tc>
        <w:tc>
          <w:tcPr>
            <w:tcW w:w="302" w:type="pct"/>
            <w:vAlign w:val="bottom"/>
          </w:tcPr>
          <w:p w:rsidR="00D2038D" w:rsidRPr="008F5618" w:rsidRDefault="00D2038D" w:rsidP="008F5618">
            <w:pPr>
              <w:spacing w:after="0"/>
              <w:jc w:val="center"/>
              <w:rPr>
                <w:sz w:val="18"/>
                <w:szCs w:val="18"/>
              </w:rPr>
            </w:pPr>
            <w:r w:rsidRPr="008F5618">
              <w:rPr>
                <w:sz w:val="18"/>
                <w:szCs w:val="18"/>
              </w:rPr>
              <w:t>283</w:t>
            </w:r>
          </w:p>
        </w:tc>
        <w:tc>
          <w:tcPr>
            <w:tcW w:w="328" w:type="pct"/>
            <w:vAlign w:val="bottom"/>
          </w:tcPr>
          <w:p w:rsidR="00D2038D" w:rsidRPr="008F5618" w:rsidRDefault="00D2038D" w:rsidP="008F5618">
            <w:pPr>
              <w:spacing w:after="0"/>
              <w:jc w:val="center"/>
              <w:rPr>
                <w:sz w:val="18"/>
                <w:szCs w:val="18"/>
              </w:rPr>
            </w:pPr>
            <w:r w:rsidRPr="008F5618">
              <w:rPr>
                <w:sz w:val="18"/>
                <w:szCs w:val="18"/>
              </w:rPr>
              <w:t>32</w:t>
            </w:r>
          </w:p>
        </w:tc>
        <w:tc>
          <w:tcPr>
            <w:tcW w:w="319" w:type="pct"/>
            <w:vAlign w:val="bottom"/>
          </w:tcPr>
          <w:p w:rsidR="00D2038D" w:rsidRPr="008F5618" w:rsidRDefault="00D2038D" w:rsidP="008F5618">
            <w:pPr>
              <w:spacing w:after="0"/>
              <w:jc w:val="center"/>
              <w:rPr>
                <w:sz w:val="18"/>
                <w:szCs w:val="18"/>
              </w:rPr>
            </w:pPr>
            <w:r w:rsidRPr="008F5618">
              <w:rPr>
                <w:sz w:val="18"/>
                <w:szCs w:val="18"/>
              </w:rPr>
              <w:t>121</w:t>
            </w:r>
          </w:p>
        </w:tc>
        <w:tc>
          <w:tcPr>
            <w:tcW w:w="407" w:type="pct"/>
            <w:vAlign w:val="center"/>
          </w:tcPr>
          <w:p w:rsidR="00D2038D" w:rsidRDefault="00D2038D" w:rsidP="00D2038D">
            <w:pPr>
              <w:spacing w:after="0"/>
              <w:jc w:val="center"/>
              <w:rPr>
                <w:color w:val="000000"/>
                <w:sz w:val="18"/>
                <w:szCs w:val="18"/>
              </w:rPr>
            </w:pPr>
            <w:r>
              <w:rPr>
                <w:color w:val="000000"/>
                <w:sz w:val="18"/>
                <w:szCs w:val="18"/>
              </w:rPr>
              <w:t>3,858</w:t>
            </w:r>
          </w:p>
        </w:tc>
        <w:tc>
          <w:tcPr>
            <w:tcW w:w="570" w:type="pct"/>
            <w:vAlign w:val="bottom"/>
          </w:tcPr>
          <w:p w:rsidR="00D2038D" w:rsidRPr="008F5618" w:rsidRDefault="00D2038D" w:rsidP="008F5618">
            <w:pPr>
              <w:spacing w:after="0"/>
              <w:jc w:val="center"/>
              <w:rPr>
                <w:sz w:val="18"/>
                <w:szCs w:val="18"/>
              </w:rPr>
            </w:pPr>
            <w:r w:rsidRPr="008F5618">
              <w:rPr>
                <w:sz w:val="18"/>
                <w:szCs w:val="18"/>
              </w:rPr>
              <w:t>3,048</w:t>
            </w:r>
          </w:p>
        </w:tc>
        <w:tc>
          <w:tcPr>
            <w:tcW w:w="371" w:type="pct"/>
            <w:vAlign w:val="bottom"/>
          </w:tcPr>
          <w:p w:rsidR="00D2038D" w:rsidRPr="008F5618" w:rsidRDefault="00D2038D" w:rsidP="008F5618">
            <w:pPr>
              <w:spacing w:after="0"/>
              <w:jc w:val="center"/>
              <w:rPr>
                <w:sz w:val="18"/>
                <w:szCs w:val="18"/>
              </w:rPr>
            </w:pPr>
            <w:r w:rsidRPr="008F5618">
              <w:rPr>
                <w:sz w:val="18"/>
                <w:szCs w:val="18"/>
              </w:rPr>
              <w:t>6,906</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2014</w:t>
            </w:r>
          </w:p>
        </w:tc>
        <w:tc>
          <w:tcPr>
            <w:tcW w:w="477" w:type="pct"/>
            <w:vAlign w:val="bottom"/>
          </w:tcPr>
          <w:p w:rsidR="00D2038D" w:rsidRPr="008F5618" w:rsidRDefault="00D2038D" w:rsidP="008F5618">
            <w:pPr>
              <w:spacing w:after="0"/>
              <w:jc w:val="center"/>
              <w:rPr>
                <w:sz w:val="18"/>
                <w:szCs w:val="18"/>
              </w:rPr>
            </w:pPr>
            <w:r w:rsidRPr="008F5618">
              <w:rPr>
                <w:sz w:val="18"/>
                <w:szCs w:val="18"/>
              </w:rPr>
              <w:t>566</w:t>
            </w:r>
          </w:p>
        </w:tc>
        <w:tc>
          <w:tcPr>
            <w:tcW w:w="376" w:type="pct"/>
            <w:vAlign w:val="bottom"/>
          </w:tcPr>
          <w:p w:rsidR="00D2038D" w:rsidRPr="008F5618" w:rsidRDefault="00D2038D" w:rsidP="008F5618">
            <w:pPr>
              <w:spacing w:after="0"/>
              <w:jc w:val="center"/>
              <w:rPr>
                <w:sz w:val="18"/>
                <w:szCs w:val="18"/>
              </w:rPr>
            </w:pPr>
            <w:r w:rsidRPr="008F5618">
              <w:rPr>
                <w:sz w:val="18"/>
                <w:szCs w:val="18"/>
              </w:rPr>
              <w:t>1,873</w:t>
            </w:r>
          </w:p>
        </w:tc>
        <w:tc>
          <w:tcPr>
            <w:tcW w:w="376" w:type="pct"/>
            <w:vAlign w:val="bottom"/>
          </w:tcPr>
          <w:p w:rsidR="00D2038D" w:rsidRPr="008F5618" w:rsidRDefault="00D2038D" w:rsidP="008F5618">
            <w:pPr>
              <w:spacing w:after="0"/>
              <w:jc w:val="center"/>
              <w:rPr>
                <w:sz w:val="18"/>
                <w:szCs w:val="18"/>
              </w:rPr>
            </w:pPr>
            <w:r w:rsidRPr="008F5618">
              <w:rPr>
                <w:sz w:val="18"/>
                <w:szCs w:val="18"/>
              </w:rPr>
              <w:t>399</w:t>
            </w:r>
          </w:p>
        </w:tc>
        <w:tc>
          <w:tcPr>
            <w:tcW w:w="378" w:type="pct"/>
            <w:vAlign w:val="bottom"/>
          </w:tcPr>
          <w:p w:rsidR="00D2038D" w:rsidRPr="008F5618" w:rsidRDefault="00D2038D" w:rsidP="008F5618">
            <w:pPr>
              <w:spacing w:after="0"/>
              <w:jc w:val="center"/>
              <w:rPr>
                <w:sz w:val="18"/>
                <w:szCs w:val="18"/>
              </w:rPr>
            </w:pPr>
            <w:r w:rsidRPr="008F5618">
              <w:rPr>
                <w:sz w:val="18"/>
                <w:szCs w:val="18"/>
              </w:rPr>
              <w:t>798</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121</w:t>
            </w:r>
          </w:p>
        </w:tc>
        <w:tc>
          <w:tcPr>
            <w:tcW w:w="302" w:type="pct"/>
            <w:vAlign w:val="bottom"/>
          </w:tcPr>
          <w:p w:rsidR="00D2038D" w:rsidRPr="008F5618" w:rsidRDefault="00D2038D" w:rsidP="008F5618">
            <w:pPr>
              <w:spacing w:after="0"/>
              <w:jc w:val="center"/>
              <w:rPr>
                <w:sz w:val="18"/>
                <w:szCs w:val="18"/>
              </w:rPr>
            </w:pPr>
            <w:r w:rsidRPr="008F5618">
              <w:rPr>
                <w:sz w:val="18"/>
                <w:szCs w:val="18"/>
              </w:rPr>
              <w:t>218</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188</w:t>
            </w:r>
          </w:p>
        </w:tc>
        <w:tc>
          <w:tcPr>
            <w:tcW w:w="407" w:type="pct"/>
            <w:vAlign w:val="center"/>
          </w:tcPr>
          <w:p w:rsidR="00D2038D" w:rsidRDefault="00D2038D" w:rsidP="00D2038D">
            <w:pPr>
              <w:spacing w:after="0"/>
              <w:jc w:val="center"/>
              <w:rPr>
                <w:color w:val="000000"/>
                <w:sz w:val="18"/>
                <w:szCs w:val="18"/>
              </w:rPr>
            </w:pPr>
            <w:r>
              <w:rPr>
                <w:color w:val="000000"/>
                <w:sz w:val="18"/>
                <w:szCs w:val="18"/>
              </w:rPr>
              <w:t>3,597</w:t>
            </w:r>
          </w:p>
        </w:tc>
        <w:tc>
          <w:tcPr>
            <w:tcW w:w="570" w:type="pct"/>
            <w:vAlign w:val="bottom"/>
          </w:tcPr>
          <w:p w:rsidR="00D2038D" w:rsidRPr="008F5618" w:rsidRDefault="00D2038D" w:rsidP="008F5618">
            <w:pPr>
              <w:spacing w:after="0"/>
              <w:jc w:val="center"/>
              <w:rPr>
                <w:sz w:val="18"/>
                <w:szCs w:val="18"/>
              </w:rPr>
            </w:pPr>
            <w:r w:rsidRPr="008F5618">
              <w:rPr>
                <w:sz w:val="18"/>
                <w:szCs w:val="18"/>
              </w:rPr>
              <w:t>4,110</w:t>
            </w:r>
          </w:p>
        </w:tc>
        <w:tc>
          <w:tcPr>
            <w:tcW w:w="371" w:type="pct"/>
            <w:vAlign w:val="bottom"/>
          </w:tcPr>
          <w:p w:rsidR="00D2038D" w:rsidRPr="008F5618" w:rsidRDefault="00D2038D" w:rsidP="008F5618">
            <w:pPr>
              <w:spacing w:after="0"/>
              <w:jc w:val="center"/>
              <w:rPr>
                <w:sz w:val="18"/>
                <w:szCs w:val="18"/>
              </w:rPr>
            </w:pPr>
            <w:r w:rsidRPr="008F5618">
              <w:rPr>
                <w:sz w:val="18"/>
                <w:szCs w:val="18"/>
              </w:rPr>
              <w:t>7,707</w:t>
            </w:r>
          </w:p>
        </w:tc>
      </w:tr>
      <w:tr w:rsidR="00D2038D" w:rsidTr="00835878">
        <w:trPr>
          <w:trHeigh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2015</w:t>
            </w:r>
          </w:p>
        </w:tc>
        <w:tc>
          <w:tcPr>
            <w:tcW w:w="477" w:type="pct"/>
            <w:vAlign w:val="bottom"/>
          </w:tcPr>
          <w:p w:rsidR="00D2038D" w:rsidRPr="008F5618" w:rsidRDefault="00D2038D" w:rsidP="008F5618">
            <w:pPr>
              <w:spacing w:after="0"/>
              <w:jc w:val="center"/>
              <w:rPr>
                <w:sz w:val="18"/>
                <w:szCs w:val="18"/>
              </w:rPr>
            </w:pPr>
            <w:r w:rsidRPr="008F5618">
              <w:rPr>
                <w:sz w:val="18"/>
                <w:szCs w:val="18"/>
              </w:rPr>
              <w:t>203</w:t>
            </w:r>
          </w:p>
        </w:tc>
        <w:tc>
          <w:tcPr>
            <w:tcW w:w="376" w:type="pct"/>
            <w:vAlign w:val="bottom"/>
          </w:tcPr>
          <w:p w:rsidR="00D2038D" w:rsidRPr="008F5618" w:rsidRDefault="00D2038D" w:rsidP="008F5618">
            <w:pPr>
              <w:spacing w:after="0"/>
              <w:jc w:val="center"/>
              <w:rPr>
                <w:sz w:val="18"/>
                <w:szCs w:val="18"/>
              </w:rPr>
            </w:pPr>
            <w:r w:rsidRPr="008F5618">
              <w:rPr>
                <w:sz w:val="18"/>
                <w:szCs w:val="18"/>
              </w:rPr>
              <w:t>470</w:t>
            </w:r>
          </w:p>
        </w:tc>
        <w:tc>
          <w:tcPr>
            <w:tcW w:w="376" w:type="pct"/>
            <w:vAlign w:val="bottom"/>
          </w:tcPr>
          <w:p w:rsidR="00D2038D" w:rsidRPr="008F5618" w:rsidRDefault="00D2038D" w:rsidP="008F5618">
            <w:pPr>
              <w:spacing w:after="0"/>
              <w:jc w:val="center"/>
              <w:rPr>
                <w:sz w:val="18"/>
                <w:szCs w:val="18"/>
              </w:rPr>
            </w:pPr>
            <w:r w:rsidRPr="008F5618">
              <w:rPr>
                <w:sz w:val="18"/>
                <w:szCs w:val="18"/>
              </w:rPr>
              <w:t>112</w:t>
            </w:r>
          </w:p>
        </w:tc>
        <w:tc>
          <w:tcPr>
            <w:tcW w:w="378" w:type="pct"/>
            <w:vAlign w:val="bottom"/>
          </w:tcPr>
          <w:p w:rsidR="00D2038D" w:rsidRPr="008F5618" w:rsidRDefault="00D2038D" w:rsidP="008F5618">
            <w:pPr>
              <w:spacing w:after="0"/>
              <w:jc w:val="center"/>
              <w:rPr>
                <w:sz w:val="18"/>
                <w:szCs w:val="18"/>
              </w:rPr>
            </w:pPr>
            <w:r w:rsidRPr="008F5618">
              <w:rPr>
                <w:sz w:val="18"/>
                <w:szCs w:val="18"/>
              </w:rPr>
              <w:t>272</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24</w:t>
            </w:r>
          </w:p>
        </w:tc>
        <w:tc>
          <w:tcPr>
            <w:tcW w:w="302" w:type="pct"/>
            <w:vAlign w:val="bottom"/>
          </w:tcPr>
          <w:p w:rsidR="00D2038D" w:rsidRPr="008F5618" w:rsidRDefault="00D2038D" w:rsidP="008F5618">
            <w:pPr>
              <w:spacing w:after="0"/>
              <w:jc w:val="center"/>
              <w:rPr>
                <w:sz w:val="18"/>
                <w:szCs w:val="18"/>
              </w:rPr>
            </w:pPr>
            <w:r w:rsidRPr="008F5618">
              <w:rPr>
                <w:sz w:val="18"/>
                <w:szCs w:val="18"/>
              </w:rPr>
              <w:t>102</w:t>
            </w:r>
          </w:p>
        </w:tc>
        <w:tc>
          <w:tcPr>
            <w:tcW w:w="328" w:type="pct"/>
            <w:vAlign w:val="bottom"/>
          </w:tcPr>
          <w:p w:rsidR="00D2038D" w:rsidRPr="008F5618" w:rsidRDefault="00D2038D" w:rsidP="008F5618">
            <w:pPr>
              <w:spacing w:after="0"/>
              <w:jc w:val="center"/>
              <w:rPr>
                <w:sz w:val="18"/>
                <w:szCs w:val="18"/>
              </w:rPr>
            </w:pPr>
            <w:r w:rsidRPr="008F5618">
              <w:rPr>
                <w:sz w:val="18"/>
                <w:szCs w:val="18"/>
              </w:rPr>
              <w:t>6</w:t>
            </w:r>
          </w:p>
        </w:tc>
        <w:tc>
          <w:tcPr>
            <w:tcW w:w="319" w:type="pct"/>
            <w:vAlign w:val="bottom"/>
          </w:tcPr>
          <w:p w:rsidR="00D2038D" w:rsidRPr="008F5618" w:rsidRDefault="00D2038D" w:rsidP="008F5618">
            <w:pPr>
              <w:spacing w:after="0"/>
              <w:jc w:val="center"/>
              <w:rPr>
                <w:sz w:val="18"/>
                <w:szCs w:val="18"/>
              </w:rPr>
            </w:pPr>
            <w:r w:rsidRPr="008F5618">
              <w:rPr>
                <w:sz w:val="18"/>
                <w:szCs w:val="18"/>
              </w:rPr>
              <w:t>12</w:t>
            </w:r>
          </w:p>
        </w:tc>
        <w:tc>
          <w:tcPr>
            <w:tcW w:w="407" w:type="pct"/>
            <w:vAlign w:val="bottom"/>
          </w:tcPr>
          <w:p w:rsidR="00D2038D" w:rsidRDefault="00D2038D" w:rsidP="00D2038D">
            <w:pPr>
              <w:spacing w:after="0"/>
              <w:jc w:val="center"/>
              <w:rPr>
                <w:color w:val="000000"/>
                <w:sz w:val="18"/>
                <w:szCs w:val="18"/>
              </w:rPr>
            </w:pPr>
            <w:r>
              <w:rPr>
                <w:color w:val="000000"/>
                <w:sz w:val="18"/>
                <w:szCs w:val="18"/>
              </w:rPr>
              <w:t>998</w:t>
            </w:r>
          </w:p>
        </w:tc>
        <w:tc>
          <w:tcPr>
            <w:tcW w:w="570" w:type="pct"/>
            <w:vAlign w:val="bottom"/>
          </w:tcPr>
          <w:p w:rsidR="00D2038D" w:rsidRPr="008F5618" w:rsidRDefault="00D2038D" w:rsidP="008F5618">
            <w:pPr>
              <w:spacing w:after="0"/>
              <w:jc w:val="center"/>
              <w:rPr>
                <w:sz w:val="18"/>
                <w:szCs w:val="18"/>
              </w:rPr>
            </w:pPr>
            <w:r w:rsidRPr="008F5618">
              <w:rPr>
                <w:sz w:val="18"/>
                <w:szCs w:val="18"/>
              </w:rPr>
              <w:t>956</w:t>
            </w:r>
          </w:p>
        </w:tc>
        <w:tc>
          <w:tcPr>
            <w:tcW w:w="371" w:type="pct"/>
            <w:vAlign w:val="bottom"/>
          </w:tcPr>
          <w:p w:rsidR="00D2038D" w:rsidRPr="008F5618" w:rsidRDefault="00D2038D" w:rsidP="008F5618">
            <w:pPr>
              <w:spacing w:after="0"/>
              <w:jc w:val="center"/>
              <w:rPr>
                <w:sz w:val="18"/>
                <w:szCs w:val="18"/>
              </w:rPr>
            </w:pPr>
            <w:r w:rsidRPr="008F5618">
              <w:rPr>
                <w:sz w:val="18"/>
                <w:szCs w:val="18"/>
              </w:rPr>
              <w:t>1,954</w:t>
            </w:r>
          </w:p>
        </w:tc>
      </w:tr>
      <w:tr w:rsidR="00D2038D" w:rsidTr="006D3418">
        <w:trPr>
          <w:trHeight w:hRule="exact" w:val="259"/>
          <w:jc w:val="center"/>
        </w:trPr>
        <w:tc>
          <w:tcPr>
            <w:tcW w:w="340" w:type="pct"/>
            <w:vAlign w:val="bottom"/>
          </w:tcPr>
          <w:p w:rsidR="00D2038D" w:rsidRPr="008F5618" w:rsidRDefault="00D2038D" w:rsidP="001714B1">
            <w:pPr>
              <w:spacing w:after="0"/>
              <w:jc w:val="left"/>
              <w:rPr>
                <w:sz w:val="18"/>
                <w:szCs w:val="18"/>
              </w:rPr>
            </w:pPr>
            <w:r w:rsidRPr="008F5618">
              <w:rPr>
                <w:sz w:val="18"/>
                <w:szCs w:val="18"/>
              </w:rPr>
              <w:t>2016</w:t>
            </w:r>
          </w:p>
        </w:tc>
        <w:tc>
          <w:tcPr>
            <w:tcW w:w="477" w:type="pct"/>
            <w:vAlign w:val="bottom"/>
          </w:tcPr>
          <w:p w:rsidR="00D2038D" w:rsidRPr="008F5618" w:rsidRDefault="00D2038D" w:rsidP="008F5618">
            <w:pPr>
              <w:spacing w:after="0"/>
              <w:jc w:val="center"/>
              <w:rPr>
                <w:sz w:val="18"/>
                <w:szCs w:val="18"/>
              </w:rPr>
            </w:pPr>
            <w:r w:rsidRPr="008F5618">
              <w:rPr>
                <w:sz w:val="18"/>
                <w:szCs w:val="18"/>
              </w:rPr>
              <w:t>123</w:t>
            </w:r>
          </w:p>
        </w:tc>
        <w:tc>
          <w:tcPr>
            <w:tcW w:w="376" w:type="pct"/>
            <w:vAlign w:val="bottom"/>
          </w:tcPr>
          <w:p w:rsidR="00D2038D" w:rsidRPr="008F5618" w:rsidRDefault="00D2038D" w:rsidP="008F5618">
            <w:pPr>
              <w:spacing w:after="0"/>
              <w:jc w:val="center"/>
              <w:rPr>
                <w:sz w:val="18"/>
                <w:szCs w:val="18"/>
              </w:rPr>
            </w:pPr>
            <w:r w:rsidRPr="008F5618">
              <w:rPr>
                <w:sz w:val="18"/>
                <w:szCs w:val="18"/>
              </w:rPr>
              <w:t>767</w:t>
            </w:r>
          </w:p>
        </w:tc>
        <w:tc>
          <w:tcPr>
            <w:tcW w:w="376" w:type="pct"/>
            <w:vAlign w:val="bottom"/>
          </w:tcPr>
          <w:p w:rsidR="00D2038D" w:rsidRPr="008F5618" w:rsidRDefault="00D2038D" w:rsidP="008F5618">
            <w:pPr>
              <w:spacing w:after="0"/>
              <w:jc w:val="center"/>
              <w:rPr>
                <w:sz w:val="18"/>
                <w:szCs w:val="18"/>
              </w:rPr>
            </w:pPr>
            <w:r w:rsidRPr="008F5618">
              <w:rPr>
                <w:sz w:val="18"/>
                <w:szCs w:val="18"/>
              </w:rPr>
              <w:t>150</w:t>
            </w:r>
          </w:p>
        </w:tc>
        <w:tc>
          <w:tcPr>
            <w:tcW w:w="378" w:type="pct"/>
            <w:vAlign w:val="bottom"/>
          </w:tcPr>
          <w:p w:rsidR="00D2038D" w:rsidRPr="008F5618" w:rsidRDefault="00D2038D" w:rsidP="008F5618">
            <w:pPr>
              <w:spacing w:after="0"/>
              <w:jc w:val="center"/>
              <w:rPr>
                <w:sz w:val="18"/>
                <w:szCs w:val="18"/>
              </w:rPr>
            </w:pPr>
            <w:r w:rsidRPr="008F5618">
              <w:rPr>
                <w:sz w:val="18"/>
                <w:szCs w:val="18"/>
              </w:rPr>
              <w:t>429</w:t>
            </w:r>
          </w:p>
        </w:tc>
        <w:tc>
          <w:tcPr>
            <w:tcW w:w="378" w:type="pct"/>
            <w:vAlign w:val="bottom"/>
          </w:tcPr>
          <w:p w:rsidR="00D2038D" w:rsidRPr="008F5618" w:rsidRDefault="00D2038D" w:rsidP="008F5618">
            <w:pPr>
              <w:spacing w:after="0"/>
              <w:jc w:val="center"/>
              <w:rPr>
                <w:sz w:val="18"/>
                <w:szCs w:val="18"/>
              </w:rPr>
            </w:pPr>
            <w:r w:rsidRPr="008F5618">
              <w:rPr>
                <w:sz w:val="18"/>
                <w:szCs w:val="18"/>
              </w:rPr>
              <w:t>0</w:t>
            </w:r>
          </w:p>
        </w:tc>
        <w:tc>
          <w:tcPr>
            <w:tcW w:w="378" w:type="pct"/>
            <w:vAlign w:val="bottom"/>
          </w:tcPr>
          <w:p w:rsidR="00D2038D" w:rsidRPr="008F5618" w:rsidRDefault="00D2038D" w:rsidP="008F5618">
            <w:pPr>
              <w:spacing w:after="0"/>
              <w:jc w:val="center"/>
              <w:rPr>
                <w:sz w:val="18"/>
                <w:szCs w:val="18"/>
              </w:rPr>
            </w:pPr>
            <w:r w:rsidRPr="008F5618">
              <w:rPr>
                <w:sz w:val="18"/>
                <w:szCs w:val="18"/>
              </w:rPr>
              <w:t>90</w:t>
            </w:r>
          </w:p>
        </w:tc>
        <w:tc>
          <w:tcPr>
            <w:tcW w:w="302" w:type="pct"/>
            <w:vAlign w:val="bottom"/>
          </w:tcPr>
          <w:p w:rsidR="00D2038D" w:rsidRPr="008F5618" w:rsidRDefault="00D2038D" w:rsidP="008F5618">
            <w:pPr>
              <w:spacing w:after="0"/>
              <w:jc w:val="center"/>
              <w:rPr>
                <w:sz w:val="18"/>
                <w:szCs w:val="18"/>
              </w:rPr>
            </w:pPr>
            <w:r w:rsidRPr="008F5618">
              <w:rPr>
                <w:sz w:val="18"/>
                <w:szCs w:val="18"/>
              </w:rPr>
              <w:t>39</w:t>
            </w:r>
          </w:p>
        </w:tc>
        <w:tc>
          <w:tcPr>
            <w:tcW w:w="328" w:type="pct"/>
            <w:vAlign w:val="bottom"/>
          </w:tcPr>
          <w:p w:rsidR="00D2038D" w:rsidRPr="008F5618" w:rsidRDefault="00D2038D" w:rsidP="008F5618">
            <w:pPr>
              <w:spacing w:after="0"/>
              <w:jc w:val="center"/>
              <w:rPr>
                <w:sz w:val="18"/>
                <w:szCs w:val="18"/>
              </w:rPr>
            </w:pPr>
            <w:r w:rsidRPr="008F5618">
              <w:rPr>
                <w:sz w:val="18"/>
                <w:szCs w:val="18"/>
              </w:rPr>
              <w:t>0</w:t>
            </w:r>
          </w:p>
        </w:tc>
        <w:tc>
          <w:tcPr>
            <w:tcW w:w="319" w:type="pct"/>
            <w:vAlign w:val="bottom"/>
          </w:tcPr>
          <w:p w:rsidR="00D2038D" w:rsidRPr="008F5618" w:rsidRDefault="00D2038D" w:rsidP="008F5618">
            <w:pPr>
              <w:spacing w:after="0"/>
              <w:jc w:val="center"/>
              <w:rPr>
                <w:sz w:val="18"/>
                <w:szCs w:val="18"/>
              </w:rPr>
            </w:pPr>
            <w:r w:rsidRPr="008F5618">
              <w:rPr>
                <w:sz w:val="18"/>
                <w:szCs w:val="18"/>
              </w:rPr>
              <w:t>43</w:t>
            </w:r>
          </w:p>
        </w:tc>
        <w:tc>
          <w:tcPr>
            <w:tcW w:w="407" w:type="pct"/>
            <w:vAlign w:val="bottom"/>
          </w:tcPr>
          <w:p w:rsidR="00D2038D" w:rsidRDefault="00D2038D" w:rsidP="00835878">
            <w:pPr>
              <w:spacing w:after="0"/>
              <w:jc w:val="center"/>
              <w:rPr>
                <w:color w:val="000000"/>
                <w:sz w:val="18"/>
                <w:szCs w:val="18"/>
              </w:rPr>
            </w:pPr>
            <w:r>
              <w:rPr>
                <w:color w:val="000000"/>
                <w:sz w:val="18"/>
                <w:szCs w:val="18"/>
              </w:rPr>
              <w:t>1,518</w:t>
            </w:r>
          </w:p>
        </w:tc>
        <w:tc>
          <w:tcPr>
            <w:tcW w:w="570" w:type="pct"/>
            <w:vAlign w:val="bottom"/>
          </w:tcPr>
          <w:p w:rsidR="00D2038D" w:rsidRPr="008F5618" w:rsidRDefault="00D2038D" w:rsidP="00835878">
            <w:pPr>
              <w:spacing w:after="0"/>
              <w:jc w:val="center"/>
              <w:rPr>
                <w:sz w:val="18"/>
                <w:szCs w:val="18"/>
              </w:rPr>
            </w:pPr>
            <w:r w:rsidRPr="008F5618">
              <w:rPr>
                <w:sz w:val="18"/>
                <w:szCs w:val="18"/>
              </w:rPr>
              <w:t>948</w:t>
            </w:r>
          </w:p>
        </w:tc>
        <w:tc>
          <w:tcPr>
            <w:tcW w:w="371" w:type="pct"/>
            <w:vAlign w:val="bottom"/>
          </w:tcPr>
          <w:p w:rsidR="00D2038D" w:rsidRPr="008F5618" w:rsidRDefault="00D2038D" w:rsidP="008F5618">
            <w:pPr>
              <w:spacing w:after="0"/>
              <w:jc w:val="center"/>
              <w:rPr>
                <w:sz w:val="18"/>
                <w:szCs w:val="18"/>
              </w:rPr>
            </w:pPr>
            <w:r w:rsidRPr="008F5618">
              <w:rPr>
                <w:sz w:val="18"/>
                <w:szCs w:val="18"/>
              </w:rPr>
              <w:t>2,466</w:t>
            </w:r>
          </w:p>
        </w:tc>
      </w:tr>
      <w:tr w:rsidR="006D3418" w:rsidTr="006D3418">
        <w:trPr>
          <w:trHeight w:hRule="exact" w:val="331"/>
          <w:jc w:val="center"/>
        </w:trPr>
        <w:tc>
          <w:tcPr>
            <w:tcW w:w="340" w:type="pct"/>
            <w:tcBorders>
              <w:bottom w:val="single" w:sz="4" w:space="0" w:color="auto"/>
            </w:tcBorders>
            <w:shd w:val="clear" w:color="auto" w:fill="auto"/>
            <w:vAlign w:val="center"/>
          </w:tcPr>
          <w:p w:rsidR="006D3418" w:rsidRPr="008F5618" w:rsidRDefault="006D3418" w:rsidP="001714B1">
            <w:pPr>
              <w:spacing w:after="0"/>
              <w:jc w:val="left"/>
              <w:rPr>
                <w:sz w:val="18"/>
                <w:szCs w:val="18"/>
              </w:rPr>
            </w:pPr>
            <w:r>
              <w:rPr>
                <w:sz w:val="18"/>
                <w:szCs w:val="18"/>
              </w:rPr>
              <w:t>2017</w:t>
            </w:r>
          </w:p>
        </w:tc>
        <w:tc>
          <w:tcPr>
            <w:tcW w:w="477" w:type="pct"/>
            <w:tcBorders>
              <w:bottom w:val="single" w:sz="4" w:space="0" w:color="auto"/>
            </w:tcBorders>
            <w:shd w:val="clear" w:color="auto" w:fill="auto"/>
            <w:vAlign w:val="center"/>
          </w:tcPr>
          <w:p w:rsidR="006D3418" w:rsidRPr="008F5618" w:rsidRDefault="006D3418" w:rsidP="006D3418">
            <w:pPr>
              <w:spacing w:after="0"/>
              <w:jc w:val="center"/>
              <w:rPr>
                <w:sz w:val="18"/>
                <w:szCs w:val="18"/>
              </w:rPr>
            </w:pPr>
            <w:r>
              <w:rPr>
                <w:sz w:val="18"/>
                <w:szCs w:val="18"/>
              </w:rPr>
              <w:t>93</w:t>
            </w:r>
          </w:p>
        </w:tc>
        <w:tc>
          <w:tcPr>
            <w:tcW w:w="376"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674</w:t>
            </w:r>
          </w:p>
        </w:tc>
        <w:tc>
          <w:tcPr>
            <w:tcW w:w="376"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50</w:t>
            </w:r>
          </w:p>
        </w:tc>
        <w:tc>
          <w:tcPr>
            <w:tcW w:w="37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273</w:t>
            </w:r>
          </w:p>
        </w:tc>
        <w:tc>
          <w:tcPr>
            <w:tcW w:w="37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0</w:t>
            </w:r>
          </w:p>
        </w:tc>
        <w:tc>
          <w:tcPr>
            <w:tcW w:w="37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56</w:t>
            </w:r>
          </w:p>
        </w:tc>
        <w:tc>
          <w:tcPr>
            <w:tcW w:w="302"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106</w:t>
            </w:r>
          </w:p>
        </w:tc>
        <w:tc>
          <w:tcPr>
            <w:tcW w:w="328"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0</w:t>
            </w:r>
          </w:p>
        </w:tc>
        <w:tc>
          <w:tcPr>
            <w:tcW w:w="319"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0</w:t>
            </w:r>
          </w:p>
        </w:tc>
        <w:tc>
          <w:tcPr>
            <w:tcW w:w="407"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1,159</w:t>
            </w:r>
          </w:p>
        </w:tc>
        <w:tc>
          <w:tcPr>
            <w:tcW w:w="570" w:type="pct"/>
            <w:tcBorders>
              <w:bottom w:val="single" w:sz="4" w:space="0" w:color="auto"/>
            </w:tcBorders>
            <w:shd w:val="clear" w:color="auto" w:fill="auto"/>
            <w:vAlign w:val="center"/>
          </w:tcPr>
          <w:p w:rsidR="006D3418" w:rsidRPr="008F5618" w:rsidRDefault="006D3418" w:rsidP="00014F03">
            <w:pPr>
              <w:spacing w:after="0"/>
              <w:jc w:val="center"/>
              <w:rPr>
                <w:sz w:val="18"/>
                <w:szCs w:val="18"/>
              </w:rPr>
            </w:pPr>
            <w:r>
              <w:rPr>
                <w:sz w:val="18"/>
                <w:szCs w:val="18"/>
              </w:rPr>
              <w:t>1,266</w:t>
            </w:r>
          </w:p>
        </w:tc>
        <w:tc>
          <w:tcPr>
            <w:tcW w:w="371" w:type="pct"/>
            <w:tcBorders>
              <w:bottom w:val="single" w:sz="4" w:space="0" w:color="auto"/>
            </w:tcBorders>
            <w:shd w:val="clear" w:color="auto" w:fill="auto"/>
            <w:vAlign w:val="center"/>
          </w:tcPr>
          <w:p w:rsidR="006D3418" w:rsidRDefault="006D3418" w:rsidP="004E561D">
            <w:pPr>
              <w:spacing w:after="0"/>
              <w:jc w:val="center"/>
              <w:rPr>
                <w:sz w:val="18"/>
                <w:szCs w:val="18"/>
              </w:rPr>
            </w:pPr>
            <w:r>
              <w:rPr>
                <w:sz w:val="18"/>
                <w:szCs w:val="18"/>
              </w:rPr>
              <w:t>2,425</w:t>
            </w:r>
          </w:p>
        </w:tc>
      </w:tr>
      <w:tr w:rsidR="001714B1" w:rsidTr="006D3418">
        <w:trPr>
          <w:trHeight w:hRule="exact" w:val="331"/>
          <w:jc w:val="center"/>
        </w:trPr>
        <w:tc>
          <w:tcPr>
            <w:tcW w:w="817" w:type="pct"/>
            <w:gridSpan w:val="2"/>
            <w:tcBorders>
              <w:top w:val="single" w:sz="4" w:space="0" w:color="auto"/>
              <w:bottom w:val="single" w:sz="4" w:space="0" w:color="auto"/>
            </w:tcBorders>
            <w:shd w:val="clear" w:color="auto" w:fill="auto"/>
            <w:vAlign w:val="center"/>
          </w:tcPr>
          <w:p w:rsidR="001714B1" w:rsidRPr="008F5618" w:rsidRDefault="001714B1" w:rsidP="001714B1">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1,337</w:t>
            </w:r>
          </w:p>
        </w:tc>
        <w:tc>
          <w:tcPr>
            <w:tcW w:w="376"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357</w:t>
            </w:r>
          </w:p>
        </w:tc>
        <w:tc>
          <w:tcPr>
            <w:tcW w:w="378"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523</w:t>
            </w:r>
          </w:p>
        </w:tc>
        <w:tc>
          <w:tcPr>
            <w:tcW w:w="378" w:type="pct"/>
            <w:tcBorders>
              <w:top w:val="single" w:sz="4" w:space="0" w:color="auto"/>
              <w:bottom w:val="single" w:sz="4" w:space="0" w:color="auto"/>
            </w:tcBorders>
            <w:shd w:val="clear" w:color="auto" w:fill="auto"/>
            <w:vAlign w:val="center"/>
          </w:tcPr>
          <w:p w:rsidR="001714B1" w:rsidRPr="008F5618" w:rsidRDefault="001714B1" w:rsidP="00014F03">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shd w:val="clear" w:color="auto" w:fill="auto"/>
            <w:vAlign w:val="center"/>
          </w:tcPr>
          <w:p w:rsidR="001714B1" w:rsidRPr="008F5618" w:rsidRDefault="001714B1" w:rsidP="00014F03">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191</w:t>
            </w:r>
          </w:p>
        </w:tc>
        <w:tc>
          <w:tcPr>
            <w:tcW w:w="328"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20</w:t>
            </w:r>
          </w:p>
        </w:tc>
        <w:tc>
          <w:tcPr>
            <w:tcW w:w="319"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43</w:t>
            </w:r>
          </w:p>
        </w:tc>
        <w:tc>
          <w:tcPr>
            <w:tcW w:w="407"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2,527</w:t>
            </w:r>
          </w:p>
        </w:tc>
        <w:tc>
          <w:tcPr>
            <w:tcW w:w="570" w:type="pct"/>
            <w:tcBorders>
              <w:top w:val="single" w:sz="4" w:space="0" w:color="auto"/>
              <w:bottom w:val="single" w:sz="4" w:space="0" w:color="auto"/>
            </w:tcBorders>
            <w:shd w:val="clear" w:color="auto" w:fill="auto"/>
            <w:vAlign w:val="center"/>
          </w:tcPr>
          <w:p w:rsidR="001714B1" w:rsidRPr="008F5618" w:rsidRDefault="006D3418" w:rsidP="00014F03">
            <w:pPr>
              <w:spacing w:after="0"/>
              <w:jc w:val="center"/>
              <w:rPr>
                <w:sz w:val="18"/>
                <w:szCs w:val="18"/>
              </w:rPr>
            </w:pPr>
            <w:r>
              <w:rPr>
                <w:sz w:val="18"/>
                <w:szCs w:val="18"/>
              </w:rPr>
              <w:t>1,532</w:t>
            </w:r>
          </w:p>
        </w:tc>
        <w:tc>
          <w:tcPr>
            <w:tcW w:w="371" w:type="pct"/>
            <w:tcBorders>
              <w:top w:val="single" w:sz="4" w:space="0" w:color="auto"/>
              <w:bottom w:val="single" w:sz="4" w:space="0" w:color="auto"/>
            </w:tcBorders>
            <w:shd w:val="clear" w:color="auto" w:fill="auto"/>
            <w:vAlign w:val="center"/>
          </w:tcPr>
          <w:p w:rsidR="001714B1" w:rsidRPr="008F5618" w:rsidRDefault="001714B1" w:rsidP="004E561D">
            <w:pPr>
              <w:spacing w:after="0"/>
              <w:jc w:val="center"/>
              <w:rPr>
                <w:sz w:val="18"/>
                <w:szCs w:val="18"/>
              </w:rPr>
            </w:pPr>
            <w:r>
              <w:rPr>
                <w:sz w:val="18"/>
                <w:szCs w:val="18"/>
              </w:rPr>
              <w:t>4,</w:t>
            </w:r>
            <w:r w:rsidR="006D3418">
              <w:rPr>
                <w:sz w:val="18"/>
                <w:szCs w:val="18"/>
              </w:rPr>
              <w:t>059</w:t>
            </w:r>
          </w:p>
        </w:tc>
      </w:tr>
    </w:tbl>
    <w:p w:rsidR="008A688F" w:rsidRDefault="008A688F" w:rsidP="0042083F"/>
    <w:p w:rsidR="008A688F" w:rsidRDefault="008A688F" w:rsidP="008A688F">
      <w:pPr>
        <w:pStyle w:val="Cover-ReptTitle"/>
      </w:pPr>
      <w:r>
        <w:br w:type="page"/>
      </w:r>
    </w:p>
    <w:p w:rsidR="00E13A41" w:rsidRDefault="0003694F" w:rsidP="006F6BA7">
      <w:pPr>
        <w:pStyle w:val="Caption"/>
      </w:pPr>
      <w:bookmarkStart w:id="56" w:name="_Toc487183678"/>
      <w:r>
        <w:lastRenderedPageBreak/>
        <w:t xml:space="preserve">Table </w:t>
      </w:r>
      <w:fldSimple w:instr=" SEQ Table \* ARABIC ">
        <w:r w:rsidR="007C0681">
          <w:rPr>
            <w:noProof/>
          </w:rPr>
          <w:t>14</w:t>
        </w:r>
      </w:fldSimple>
      <w:r>
        <w:t>.</w:t>
      </w:r>
      <w:r w:rsidRPr="006C1E21">
        <w:t>–</w:t>
      </w:r>
      <w:r w:rsidR="006F6BA7" w:rsidRPr="00C3133E">
        <w:rPr>
          <w:highlight w:val="lightGray"/>
        </w:rPr>
        <w:t>Estimated</w:t>
      </w:r>
      <w:r w:rsidR="006F6BA7" w:rsidRPr="006F6BA7">
        <w:t xml:space="preserve"> </w:t>
      </w:r>
      <w:r w:rsidR="005172CB">
        <w:t>harvest</w:t>
      </w:r>
      <w:r w:rsidR="006F6BA7" w:rsidRPr="006F6BA7">
        <w:t xml:space="preserve"> and escapement of coho salmon bound for the Taku River above Canyon</w:t>
      </w:r>
      <w:r w:rsidR="00D66C7D">
        <w:t xml:space="preserve"> Island, 1987–2017</w:t>
      </w:r>
      <w:r w:rsidR="006F6BA7">
        <w:t>.</w:t>
      </w:r>
      <w:bookmarkEnd w:id="56"/>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FB4EB1" w:rsidTr="00DC7F0F">
        <w:trPr>
          <w:trHeight w:val="259"/>
        </w:trPr>
        <w:tc>
          <w:tcPr>
            <w:tcW w:w="616" w:type="pct"/>
            <w:tcBorders>
              <w:top w:val="single" w:sz="4" w:space="0" w:color="auto"/>
            </w:tcBorders>
            <w:vAlign w:val="bottom"/>
          </w:tcPr>
          <w:p w:rsidR="00FB4EB1" w:rsidRPr="00510EFC" w:rsidRDefault="00FB4EB1" w:rsidP="00FB4EB1">
            <w:pPr>
              <w:tabs>
                <w:tab w:val="left" w:pos="1267"/>
              </w:tabs>
              <w:spacing w:after="0"/>
              <w:jc w:val="left"/>
              <w:rPr>
                <w:sz w:val="20"/>
                <w:szCs w:val="20"/>
              </w:rPr>
            </w:pPr>
          </w:p>
        </w:tc>
        <w:tc>
          <w:tcPr>
            <w:tcW w:w="4384" w:type="pct"/>
            <w:gridSpan w:val="8"/>
            <w:tcBorders>
              <w:top w:val="single" w:sz="4" w:space="0" w:color="auto"/>
            </w:tcBorders>
            <w:vAlign w:val="bottom"/>
          </w:tcPr>
          <w:p w:rsidR="00FB4EB1" w:rsidRPr="00510EFC" w:rsidRDefault="00FB4EB1" w:rsidP="005172CB">
            <w:pPr>
              <w:pBdr>
                <w:bottom w:val="single" w:sz="4" w:space="1" w:color="auto"/>
              </w:pBdr>
              <w:tabs>
                <w:tab w:val="left" w:pos="1267"/>
              </w:tabs>
              <w:spacing w:after="0"/>
              <w:jc w:val="center"/>
              <w:rPr>
                <w:sz w:val="20"/>
                <w:szCs w:val="20"/>
              </w:rPr>
            </w:pPr>
            <w:r w:rsidRPr="00510EFC">
              <w:rPr>
                <w:sz w:val="20"/>
                <w:szCs w:val="20"/>
              </w:rPr>
              <w:t>Number of Fish</w:t>
            </w:r>
          </w:p>
        </w:tc>
      </w:tr>
      <w:tr w:rsidR="00510EFC" w:rsidTr="00DC7F0F">
        <w:trPr>
          <w:trHeight w:val="259"/>
        </w:trPr>
        <w:tc>
          <w:tcPr>
            <w:tcW w:w="616" w:type="pct"/>
            <w:vAlign w:val="bottom"/>
          </w:tcPr>
          <w:p w:rsidR="00510EFC" w:rsidRPr="00510EFC" w:rsidRDefault="00510EFC" w:rsidP="00FB4EB1">
            <w:pPr>
              <w:tabs>
                <w:tab w:val="left" w:pos="1267"/>
              </w:tabs>
              <w:spacing w:after="0"/>
              <w:jc w:val="left"/>
              <w:rPr>
                <w:sz w:val="20"/>
                <w:szCs w:val="20"/>
              </w:rPr>
            </w:pPr>
          </w:p>
        </w:tc>
        <w:tc>
          <w:tcPr>
            <w:tcW w:w="530" w:type="pct"/>
          </w:tcPr>
          <w:p w:rsidR="00510EFC" w:rsidRPr="00510EFC" w:rsidRDefault="00510EFC" w:rsidP="00510EFC">
            <w:pPr>
              <w:tabs>
                <w:tab w:val="left" w:pos="1267"/>
              </w:tabs>
              <w:spacing w:after="0"/>
              <w:jc w:val="left"/>
              <w:rPr>
                <w:sz w:val="20"/>
                <w:szCs w:val="20"/>
              </w:rPr>
            </w:pPr>
          </w:p>
        </w:tc>
        <w:tc>
          <w:tcPr>
            <w:tcW w:w="472" w:type="pct"/>
            <w:vAlign w:val="bottom"/>
          </w:tcPr>
          <w:p w:rsidR="00510EFC" w:rsidRPr="00510EFC" w:rsidRDefault="00510EFC" w:rsidP="00FB4EB1">
            <w:pPr>
              <w:tabs>
                <w:tab w:val="left" w:pos="1267"/>
              </w:tabs>
              <w:spacing w:after="0"/>
              <w:jc w:val="center"/>
              <w:rPr>
                <w:sz w:val="20"/>
                <w:szCs w:val="20"/>
              </w:rPr>
            </w:pPr>
          </w:p>
        </w:tc>
        <w:tc>
          <w:tcPr>
            <w:tcW w:w="475" w:type="pct"/>
            <w:vAlign w:val="bottom"/>
          </w:tcPr>
          <w:p w:rsidR="00510EFC" w:rsidRPr="00510EFC" w:rsidRDefault="00510EFC" w:rsidP="00FB4EB1">
            <w:pPr>
              <w:tabs>
                <w:tab w:val="left" w:pos="1267"/>
              </w:tabs>
              <w:spacing w:after="0"/>
              <w:jc w:val="center"/>
              <w:rPr>
                <w:sz w:val="20"/>
                <w:szCs w:val="20"/>
              </w:rPr>
            </w:pPr>
            <w:r w:rsidRPr="00510EFC">
              <w:rPr>
                <w:sz w:val="20"/>
                <w:szCs w:val="20"/>
              </w:rPr>
              <w:t>Drift</w:t>
            </w:r>
          </w:p>
        </w:tc>
        <w:tc>
          <w:tcPr>
            <w:tcW w:w="489" w:type="pct"/>
            <w:vAlign w:val="bottom"/>
          </w:tcPr>
          <w:p w:rsidR="00510EFC" w:rsidRPr="00510EFC" w:rsidRDefault="00510EFC" w:rsidP="00FB4EB1">
            <w:pPr>
              <w:tabs>
                <w:tab w:val="left" w:pos="1267"/>
              </w:tabs>
              <w:spacing w:after="0"/>
              <w:jc w:val="center"/>
              <w:rPr>
                <w:sz w:val="20"/>
                <w:szCs w:val="20"/>
              </w:rPr>
            </w:pPr>
            <w:r w:rsidRPr="00510EFC">
              <w:rPr>
                <w:sz w:val="20"/>
                <w:szCs w:val="20"/>
              </w:rPr>
              <w:t>Marine</w:t>
            </w:r>
          </w:p>
        </w:tc>
        <w:tc>
          <w:tcPr>
            <w:tcW w:w="599" w:type="pct"/>
            <w:vAlign w:val="bottom"/>
          </w:tcPr>
          <w:p w:rsidR="00510EFC" w:rsidRPr="00510EFC" w:rsidRDefault="00510EFC" w:rsidP="00FB4EB1">
            <w:pPr>
              <w:tabs>
                <w:tab w:val="left" w:pos="1267"/>
              </w:tabs>
              <w:spacing w:after="0"/>
              <w:jc w:val="center"/>
              <w:rPr>
                <w:sz w:val="20"/>
                <w:szCs w:val="20"/>
              </w:rPr>
            </w:pPr>
          </w:p>
        </w:tc>
        <w:tc>
          <w:tcPr>
            <w:tcW w:w="607" w:type="pct"/>
            <w:vAlign w:val="bottom"/>
          </w:tcPr>
          <w:p w:rsidR="00510EFC" w:rsidRPr="00510EFC" w:rsidRDefault="00510EFC" w:rsidP="00FB4EB1">
            <w:pPr>
              <w:tabs>
                <w:tab w:val="left" w:pos="1267"/>
              </w:tabs>
              <w:spacing w:after="0"/>
              <w:jc w:val="center"/>
              <w:rPr>
                <w:sz w:val="20"/>
                <w:szCs w:val="20"/>
              </w:rPr>
            </w:pPr>
            <w:r w:rsidRPr="00510EFC">
              <w:rPr>
                <w:sz w:val="20"/>
                <w:szCs w:val="20"/>
              </w:rPr>
              <w:t>Total</w:t>
            </w:r>
          </w:p>
        </w:tc>
        <w:tc>
          <w:tcPr>
            <w:tcW w:w="764" w:type="pct"/>
            <w:vAlign w:val="bottom"/>
          </w:tcPr>
          <w:p w:rsidR="00510EFC" w:rsidRPr="00510EFC" w:rsidRDefault="00510EFC" w:rsidP="00FB4EB1">
            <w:pPr>
              <w:tabs>
                <w:tab w:val="left" w:pos="1267"/>
              </w:tabs>
              <w:spacing w:after="0"/>
              <w:jc w:val="center"/>
              <w:rPr>
                <w:sz w:val="20"/>
                <w:szCs w:val="20"/>
              </w:rPr>
            </w:pPr>
          </w:p>
        </w:tc>
        <w:tc>
          <w:tcPr>
            <w:tcW w:w="449" w:type="pct"/>
            <w:vAlign w:val="bottom"/>
          </w:tcPr>
          <w:p w:rsidR="00510EFC" w:rsidRPr="00510EFC" w:rsidRDefault="00510EFC" w:rsidP="00FB4EB1">
            <w:pPr>
              <w:tabs>
                <w:tab w:val="left" w:pos="1267"/>
              </w:tabs>
              <w:spacing w:after="0"/>
              <w:jc w:val="center"/>
              <w:rPr>
                <w:sz w:val="20"/>
                <w:szCs w:val="20"/>
              </w:rPr>
            </w:pPr>
            <w:r w:rsidRPr="00510EFC">
              <w:rPr>
                <w:sz w:val="20"/>
                <w:szCs w:val="20"/>
              </w:rPr>
              <w:t>Total</w:t>
            </w:r>
          </w:p>
        </w:tc>
      </w:tr>
      <w:tr w:rsidR="00510EFC" w:rsidTr="006719B2">
        <w:trPr>
          <w:trHeight w:val="259"/>
        </w:trPr>
        <w:tc>
          <w:tcPr>
            <w:tcW w:w="616" w:type="pct"/>
            <w:tcBorders>
              <w:bottom w:val="single" w:sz="4" w:space="0" w:color="auto"/>
            </w:tcBorders>
            <w:vAlign w:val="bottom"/>
          </w:tcPr>
          <w:p w:rsidR="00510EFC" w:rsidRPr="00510EFC" w:rsidRDefault="00510EFC" w:rsidP="00FB4EB1">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rsidR="00510EFC" w:rsidRPr="00510EFC" w:rsidRDefault="00510EFC" w:rsidP="00FB4EB1">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rsidR="00510EFC" w:rsidRPr="00510EFC" w:rsidRDefault="006719B2" w:rsidP="00182728">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rsidR="00510EFC" w:rsidRPr="00510EFC" w:rsidRDefault="00510EFC" w:rsidP="00FB4EB1">
            <w:pPr>
              <w:tabs>
                <w:tab w:val="left" w:pos="1267"/>
              </w:tabs>
              <w:spacing w:after="0"/>
              <w:jc w:val="center"/>
              <w:rPr>
                <w:sz w:val="20"/>
                <w:szCs w:val="20"/>
              </w:rPr>
            </w:pPr>
            <w:r w:rsidRPr="00510EFC">
              <w:rPr>
                <w:sz w:val="20"/>
                <w:szCs w:val="20"/>
              </w:rPr>
              <w:t>Return</w:t>
            </w:r>
          </w:p>
        </w:tc>
      </w:tr>
      <w:tr w:rsidR="00510EFC" w:rsidTr="00DC7F0F">
        <w:trPr>
          <w:trHeight w:val="259"/>
        </w:trPr>
        <w:tc>
          <w:tcPr>
            <w:tcW w:w="616" w:type="pct"/>
            <w:tcBorders>
              <w:top w:val="single" w:sz="4" w:space="0" w:color="auto"/>
            </w:tcBorders>
            <w:vAlign w:val="bottom"/>
          </w:tcPr>
          <w:p w:rsidR="00510EFC" w:rsidRPr="00510EFC" w:rsidRDefault="00510EFC" w:rsidP="00FB4EB1">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72"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75"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48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59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6,519</w:t>
            </w:r>
          </w:p>
        </w:tc>
        <w:tc>
          <w:tcPr>
            <w:tcW w:w="607"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c>
          <w:tcPr>
            <w:tcW w:w="764"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55,457</w:t>
            </w:r>
          </w:p>
        </w:tc>
        <w:tc>
          <w:tcPr>
            <w:tcW w:w="449" w:type="pct"/>
            <w:tcBorders>
              <w:top w:val="single" w:sz="4" w:space="0" w:color="auto"/>
            </w:tcBorders>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1988</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3,643</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39,450</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1989</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4,033</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56,808</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1990</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3,685</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72,196</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1991</w:t>
            </w:r>
          </w:p>
        </w:tc>
        <w:tc>
          <w:tcPr>
            <w:tcW w:w="530" w:type="pct"/>
            <w:vAlign w:val="bottom"/>
          </w:tcPr>
          <w:p w:rsidR="00510EFC" w:rsidRPr="00510EFC" w:rsidRDefault="00510EFC" w:rsidP="00510EFC">
            <w:pPr>
              <w:spacing w:after="0"/>
              <w:jc w:val="center"/>
              <w:rPr>
                <w:sz w:val="20"/>
                <w:szCs w:val="20"/>
              </w:rPr>
            </w:pPr>
            <w:r w:rsidRPr="00510EFC">
              <w:rPr>
                <w:sz w:val="20"/>
                <w:szCs w:val="20"/>
              </w:rPr>
              <w:t>-</w:t>
            </w:r>
          </w:p>
        </w:tc>
        <w:tc>
          <w:tcPr>
            <w:tcW w:w="472" w:type="pct"/>
            <w:vAlign w:val="bottom"/>
          </w:tcPr>
          <w:p w:rsidR="00510EFC" w:rsidRPr="00510EFC" w:rsidRDefault="00510EFC" w:rsidP="00510EFC">
            <w:pPr>
              <w:spacing w:after="0"/>
              <w:jc w:val="center"/>
              <w:rPr>
                <w:sz w:val="20"/>
                <w:szCs w:val="20"/>
              </w:rPr>
            </w:pPr>
            <w:r w:rsidRPr="00510EFC">
              <w:rPr>
                <w:sz w:val="20"/>
                <w:szCs w:val="20"/>
              </w:rPr>
              <w:t>-</w:t>
            </w:r>
          </w:p>
        </w:tc>
        <w:tc>
          <w:tcPr>
            <w:tcW w:w="475" w:type="pct"/>
            <w:vAlign w:val="bottom"/>
          </w:tcPr>
          <w:p w:rsidR="00510EFC" w:rsidRPr="00510EFC" w:rsidRDefault="00510EFC" w:rsidP="00510EFC">
            <w:pPr>
              <w:spacing w:after="0"/>
              <w:jc w:val="center"/>
              <w:rPr>
                <w:sz w:val="20"/>
                <w:szCs w:val="20"/>
              </w:rPr>
            </w:pPr>
            <w:r w:rsidRPr="00510EFC">
              <w:rPr>
                <w:sz w:val="20"/>
                <w:szCs w:val="20"/>
              </w:rPr>
              <w:t>-</w:t>
            </w:r>
          </w:p>
        </w:tc>
        <w:tc>
          <w:tcPr>
            <w:tcW w:w="489" w:type="pct"/>
            <w:vAlign w:val="bottom"/>
          </w:tcPr>
          <w:p w:rsidR="00510EFC" w:rsidRPr="00510EFC" w:rsidRDefault="00510EFC" w:rsidP="00510EFC">
            <w:pPr>
              <w:spacing w:after="0"/>
              <w:jc w:val="center"/>
              <w:rPr>
                <w:sz w:val="20"/>
                <w:szCs w:val="20"/>
              </w:rPr>
            </w:pPr>
            <w:r w:rsidRPr="00510EFC">
              <w:rPr>
                <w:sz w:val="20"/>
                <w:szCs w:val="20"/>
              </w:rPr>
              <w:t>-</w:t>
            </w:r>
          </w:p>
        </w:tc>
        <w:tc>
          <w:tcPr>
            <w:tcW w:w="599" w:type="pct"/>
            <w:vAlign w:val="bottom"/>
          </w:tcPr>
          <w:p w:rsidR="00510EFC" w:rsidRPr="00510EFC" w:rsidRDefault="00510EFC" w:rsidP="00510EFC">
            <w:pPr>
              <w:spacing w:after="0"/>
              <w:jc w:val="center"/>
              <w:rPr>
                <w:sz w:val="20"/>
                <w:szCs w:val="20"/>
              </w:rPr>
            </w:pPr>
            <w:r w:rsidRPr="00510EFC">
              <w:rPr>
                <w:sz w:val="20"/>
                <w:szCs w:val="20"/>
              </w:rPr>
              <w:t>5,439</w:t>
            </w:r>
          </w:p>
        </w:tc>
        <w:tc>
          <w:tcPr>
            <w:tcW w:w="607" w:type="pct"/>
            <w:vAlign w:val="bottom"/>
          </w:tcPr>
          <w:p w:rsidR="00510EFC" w:rsidRPr="00510EFC" w:rsidRDefault="00510EFC" w:rsidP="00510EFC">
            <w:pPr>
              <w:spacing w:after="0"/>
              <w:jc w:val="center"/>
              <w:rPr>
                <w:sz w:val="20"/>
                <w:szCs w:val="20"/>
              </w:rPr>
            </w:pPr>
            <w:r w:rsidRPr="00510EFC">
              <w:rPr>
                <w:sz w:val="20"/>
                <w:szCs w:val="20"/>
              </w:rPr>
              <w:t>-</w:t>
            </w:r>
          </w:p>
        </w:tc>
        <w:tc>
          <w:tcPr>
            <w:tcW w:w="764" w:type="pct"/>
            <w:vAlign w:val="bottom"/>
          </w:tcPr>
          <w:p w:rsidR="00510EFC" w:rsidRPr="00510EFC" w:rsidRDefault="00510EFC" w:rsidP="00510EFC">
            <w:pPr>
              <w:spacing w:after="0"/>
              <w:jc w:val="center"/>
              <w:rPr>
                <w:sz w:val="20"/>
                <w:szCs w:val="20"/>
              </w:rPr>
            </w:pPr>
            <w:r w:rsidRPr="00510EFC">
              <w:rPr>
                <w:sz w:val="20"/>
                <w:szCs w:val="20"/>
              </w:rPr>
              <w:t>127,484</w:t>
            </w:r>
          </w:p>
        </w:tc>
        <w:tc>
          <w:tcPr>
            <w:tcW w:w="449" w:type="pct"/>
            <w:vAlign w:val="bottom"/>
          </w:tcPr>
          <w:p w:rsidR="00510EFC" w:rsidRPr="00510EFC" w:rsidRDefault="00510EFC" w:rsidP="00510EFC">
            <w:pPr>
              <w:spacing w:after="0"/>
              <w:jc w:val="center"/>
              <w:rPr>
                <w:sz w:val="20"/>
                <w:szCs w:val="20"/>
              </w:rPr>
            </w:pPr>
            <w:r w:rsidRPr="00510EFC">
              <w:rPr>
                <w:sz w:val="20"/>
                <w:szCs w:val="20"/>
              </w:rPr>
              <w:t>-</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1992</w:t>
            </w:r>
          </w:p>
        </w:tc>
        <w:tc>
          <w:tcPr>
            <w:tcW w:w="530" w:type="pct"/>
            <w:vAlign w:val="bottom"/>
          </w:tcPr>
          <w:p w:rsidR="00510EFC" w:rsidRPr="00510EFC" w:rsidRDefault="00510EFC" w:rsidP="00510EFC">
            <w:pPr>
              <w:spacing w:after="0"/>
              <w:jc w:val="center"/>
              <w:rPr>
                <w:sz w:val="20"/>
                <w:szCs w:val="20"/>
              </w:rPr>
            </w:pPr>
            <w:r w:rsidRPr="00510EFC">
              <w:rPr>
                <w:sz w:val="20"/>
                <w:szCs w:val="20"/>
              </w:rPr>
              <w:t>41,713</w:t>
            </w:r>
          </w:p>
        </w:tc>
        <w:tc>
          <w:tcPr>
            <w:tcW w:w="472" w:type="pct"/>
            <w:vAlign w:val="bottom"/>
          </w:tcPr>
          <w:p w:rsidR="00510EFC" w:rsidRPr="00510EFC" w:rsidRDefault="00510EFC" w:rsidP="00510EFC">
            <w:pPr>
              <w:spacing w:after="0"/>
              <w:jc w:val="center"/>
              <w:rPr>
                <w:sz w:val="20"/>
                <w:szCs w:val="20"/>
              </w:rPr>
            </w:pPr>
            <w:r w:rsidRPr="00510EFC">
              <w:rPr>
                <w:sz w:val="20"/>
                <w:szCs w:val="20"/>
              </w:rPr>
              <w:t>2,283</w:t>
            </w:r>
          </w:p>
        </w:tc>
        <w:tc>
          <w:tcPr>
            <w:tcW w:w="475" w:type="pct"/>
            <w:vAlign w:val="bottom"/>
          </w:tcPr>
          <w:p w:rsidR="00510EFC" w:rsidRPr="00510EFC" w:rsidRDefault="00510EFC" w:rsidP="00510EFC">
            <w:pPr>
              <w:spacing w:after="0"/>
              <w:jc w:val="center"/>
              <w:rPr>
                <w:sz w:val="20"/>
                <w:szCs w:val="20"/>
              </w:rPr>
            </w:pPr>
            <w:r w:rsidRPr="00510EFC">
              <w:rPr>
                <w:sz w:val="20"/>
                <w:szCs w:val="20"/>
              </w:rPr>
              <w:t>79,013</w:t>
            </w:r>
          </w:p>
        </w:tc>
        <w:tc>
          <w:tcPr>
            <w:tcW w:w="489" w:type="pct"/>
            <w:vAlign w:val="bottom"/>
          </w:tcPr>
          <w:p w:rsidR="00510EFC" w:rsidRPr="00510EFC" w:rsidRDefault="00510EFC" w:rsidP="00510EFC">
            <w:pPr>
              <w:spacing w:after="0"/>
              <w:jc w:val="center"/>
              <w:rPr>
                <w:sz w:val="20"/>
                <w:szCs w:val="20"/>
              </w:rPr>
            </w:pPr>
            <w:r w:rsidRPr="00510EFC">
              <w:rPr>
                <w:sz w:val="20"/>
                <w:szCs w:val="20"/>
              </w:rPr>
              <w:t>431</w:t>
            </w:r>
          </w:p>
        </w:tc>
        <w:tc>
          <w:tcPr>
            <w:tcW w:w="599" w:type="pct"/>
            <w:vAlign w:val="bottom"/>
          </w:tcPr>
          <w:p w:rsidR="00510EFC" w:rsidRPr="00510EFC" w:rsidRDefault="00510EFC" w:rsidP="00510EFC">
            <w:pPr>
              <w:spacing w:after="0"/>
              <w:jc w:val="center"/>
              <w:rPr>
                <w:sz w:val="20"/>
                <w:szCs w:val="20"/>
              </w:rPr>
            </w:pPr>
            <w:r w:rsidRPr="00510EFC">
              <w:rPr>
                <w:sz w:val="20"/>
                <w:szCs w:val="20"/>
              </w:rPr>
              <w:t>5,629</w:t>
            </w:r>
          </w:p>
        </w:tc>
        <w:tc>
          <w:tcPr>
            <w:tcW w:w="607" w:type="pct"/>
            <w:vAlign w:val="bottom"/>
          </w:tcPr>
          <w:p w:rsidR="00510EFC" w:rsidRPr="00510EFC" w:rsidRDefault="00510EFC" w:rsidP="00510EFC">
            <w:pPr>
              <w:spacing w:after="0"/>
              <w:jc w:val="center"/>
              <w:rPr>
                <w:sz w:val="20"/>
                <w:szCs w:val="20"/>
              </w:rPr>
            </w:pPr>
            <w:r w:rsidRPr="00510EFC">
              <w:rPr>
                <w:sz w:val="20"/>
                <w:szCs w:val="20"/>
              </w:rPr>
              <w:t>129,069</w:t>
            </w:r>
          </w:p>
        </w:tc>
        <w:tc>
          <w:tcPr>
            <w:tcW w:w="764" w:type="pct"/>
            <w:vAlign w:val="bottom"/>
          </w:tcPr>
          <w:p w:rsidR="00510EFC" w:rsidRPr="00510EFC" w:rsidRDefault="00510EFC" w:rsidP="00510EFC">
            <w:pPr>
              <w:spacing w:after="0"/>
              <w:jc w:val="center"/>
              <w:rPr>
                <w:sz w:val="20"/>
                <w:szCs w:val="20"/>
              </w:rPr>
            </w:pPr>
            <w:r w:rsidRPr="00510EFC">
              <w:rPr>
                <w:sz w:val="20"/>
                <w:szCs w:val="20"/>
              </w:rPr>
              <w:t>83,729</w:t>
            </w:r>
          </w:p>
        </w:tc>
        <w:tc>
          <w:tcPr>
            <w:tcW w:w="449" w:type="pct"/>
            <w:vAlign w:val="bottom"/>
          </w:tcPr>
          <w:p w:rsidR="00510EFC" w:rsidRPr="00510EFC" w:rsidRDefault="00510EFC" w:rsidP="00510EFC">
            <w:pPr>
              <w:spacing w:after="0"/>
              <w:jc w:val="center"/>
              <w:rPr>
                <w:sz w:val="20"/>
                <w:szCs w:val="20"/>
              </w:rPr>
            </w:pPr>
            <w:r w:rsidRPr="00510EFC">
              <w:rPr>
                <w:sz w:val="20"/>
                <w:szCs w:val="20"/>
              </w:rPr>
              <w:t>212,798</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1993</w:t>
            </w:r>
          </w:p>
        </w:tc>
        <w:tc>
          <w:tcPr>
            <w:tcW w:w="530" w:type="pct"/>
            <w:vAlign w:val="bottom"/>
          </w:tcPr>
          <w:p w:rsidR="00510EFC" w:rsidRPr="00510EFC" w:rsidRDefault="00510EFC" w:rsidP="00510EFC">
            <w:pPr>
              <w:spacing w:after="0"/>
              <w:jc w:val="center"/>
              <w:rPr>
                <w:sz w:val="20"/>
                <w:szCs w:val="20"/>
              </w:rPr>
            </w:pPr>
            <w:r w:rsidRPr="00510EFC">
              <w:rPr>
                <w:sz w:val="20"/>
                <w:szCs w:val="20"/>
              </w:rPr>
              <w:t>78,371</w:t>
            </w:r>
          </w:p>
        </w:tc>
        <w:tc>
          <w:tcPr>
            <w:tcW w:w="472" w:type="pct"/>
            <w:vAlign w:val="bottom"/>
          </w:tcPr>
          <w:p w:rsidR="00510EFC" w:rsidRPr="00510EFC" w:rsidRDefault="00510EFC" w:rsidP="00510EFC">
            <w:pPr>
              <w:spacing w:after="0"/>
              <w:jc w:val="center"/>
              <w:rPr>
                <w:sz w:val="20"/>
                <w:szCs w:val="20"/>
              </w:rPr>
            </w:pPr>
            <w:r w:rsidRPr="00510EFC">
              <w:rPr>
                <w:sz w:val="20"/>
                <w:szCs w:val="20"/>
              </w:rPr>
              <w:t>3,430</w:t>
            </w:r>
          </w:p>
        </w:tc>
        <w:tc>
          <w:tcPr>
            <w:tcW w:w="475" w:type="pct"/>
            <w:vAlign w:val="bottom"/>
          </w:tcPr>
          <w:p w:rsidR="00510EFC" w:rsidRPr="00510EFC" w:rsidRDefault="00510EFC" w:rsidP="00510EFC">
            <w:pPr>
              <w:spacing w:after="0"/>
              <w:jc w:val="center"/>
              <w:rPr>
                <w:sz w:val="20"/>
                <w:szCs w:val="20"/>
              </w:rPr>
            </w:pPr>
            <w:r w:rsidRPr="00510EFC">
              <w:rPr>
                <w:sz w:val="20"/>
                <w:szCs w:val="20"/>
              </w:rPr>
              <w:t>40,308</w:t>
            </w:r>
          </w:p>
        </w:tc>
        <w:tc>
          <w:tcPr>
            <w:tcW w:w="489" w:type="pct"/>
            <w:vAlign w:val="bottom"/>
          </w:tcPr>
          <w:p w:rsidR="00510EFC" w:rsidRPr="00510EFC" w:rsidRDefault="00510EFC" w:rsidP="00510EFC">
            <w:pPr>
              <w:spacing w:after="0"/>
              <w:jc w:val="center"/>
              <w:rPr>
                <w:sz w:val="20"/>
                <w:szCs w:val="20"/>
              </w:rPr>
            </w:pPr>
            <w:r w:rsidRPr="00510EFC">
              <w:rPr>
                <w:sz w:val="20"/>
                <w:szCs w:val="20"/>
              </w:rPr>
              <w:t>3,222</w:t>
            </w:r>
          </w:p>
        </w:tc>
        <w:tc>
          <w:tcPr>
            <w:tcW w:w="599" w:type="pct"/>
            <w:vAlign w:val="bottom"/>
          </w:tcPr>
          <w:p w:rsidR="00510EFC" w:rsidRPr="00510EFC" w:rsidRDefault="00510EFC" w:rsidP="00510EFC">
            <w:pPr>
              <w:spacing w:after="0"/>
              <w:jc w:val="center"/>
              <w:rPr>
                <w:sz w:val="20"/>
                <w:szCs w:val="20"/>
              </w:rPr>
            </w:pPr>
            <w:r w:rsidRPr="00510EFC">
              <w:rPr>
                <w:sz w:val="20"/>
                <w:szCs w:val="20"/>
              </w:rPr>
              <w:t>4,659</w:t>
            </w:r>
          </w:p>
        </w:tc>
        <w:tc>
          <w:tcPr>
            <w:tcW w:w="607" w:type="pct"/>
            <w:vAlign w:val="bottom"/>
          </w:tcPr>
          <w:p w:rsidR="00510EFC" w:rsidRPr="00510EFC" w:rsidRDefault="00510EFC" w:rsidP="00510EFC">
            <w:pPr>
              <w:spacing w:after="0"/>
              <w:jc w:val="center"/>
              <w:rPr>
                <w:sz w:val="20"/>
                <w:szCs w:val="20"/>
              </w:rPr>
            </w:pPr>
            <w:r w:rsidRPr="00510EFC">
              <w:rPr>
                <w:sz w:val="20"/>
                <w:szCs w:val="20"/>
              </w:rPr>
              <w:t>129,990</w:t>
            </w:r>
          </w:p>
        </w:tc>
        <w:tc>
          <w:tcPr>
            <w:tcW w:w="764" w:type="pct"/>
            <w:vAlign w:val="bottom"/>
          </w:tcPr>
          <w:p w:rsidR="00510EFC" w:rsidRPr="00510EFC" w:rsidRDefault="00510EFC" w:rsidP="00510EFC">
            <w:pPr>
              <w:spacing w:after="0"/>
              <w:jc w:val="center"/>
              <w:rPr>
                <w:sz w:val="20"/>
                <w:szCs w:val="20"/>
              </w:rPr>
            </w:pPr>
            <w:r w:rsidRPr="00510EFC">
              <w:rPr>
                <w:sz w:val="20"/>
                <w:szCs w:val="20"/>
              </w:rPr>
              <w:t>119,330</w:t>
            </w:r>
          </w:p>
        </w:tc>
        <w:tc>
          <w:tcPr>
            <w:tcW w:w="449" w:type="pct"/>
            <w:vAlign w:val="bottom"/>
          </w:tcPr>
          <w:p w:rsidR="00510EFC" w:rsidRPr="00510EFC" w:rsidRDefault="00510EFC" w:rsidP="00510EFC">
            <w:pPr>
              <w:spacing w:after="0"/>
              <w:jc w:val="center"/>
              <w:rPr>
                <w:sz w:val="20"/>
                <w:szCs w:val="20"/>
              </w:rPr>
            </w:pPr>
            <w:r w:rsidRPr="00510EFC">
              <w:rPr>
                <w:sz w:val="20"/>
                <w:szCs w:val="20"/>
              </w:rPr>
              <w:t>249,320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1994</w:t>
            </w:r>
          </w:p>
        </w:tc>
        <w:tc>
          <w:tcPr>
            <w:tcW w:w="530" w:type="pct"/>
            <w:vAlign w:val="bottom"/>
          </w:tcPr>
          <w:p w:rsidR="00510EFC" w:rsidRPr="00510EFC" w:rsidRDefault="00510EFC" w:rsidP="00510EFC">
            <w:pPr>
              <w:spacing w:after="0"/>
              <w:jc w:val="center"/>
              <w:rPr>
                <w:sz w:val="20"/>
                <w:szCs w:val="20"/>
              </w:rPr>
            </w:pPr>
            <w:r w:rsidRPr="00510EFC">
              <w:rPr>
                <w:sz w:val="20"/>
                <w:szCs w:val="20"/>
              </w:rPr>
              <w:t>97,039</w:t>
            </w:r>
          </w:p>
        </w:tc>
        <w:tc>
          <w:tcPr>
            <w:tcW w:w="472" w:type="pct"/>
            <w:vAlign w:val="bottom"/>
          </w:tcPr>
          <w:p w:rsidR="00510EFC" w:rsidRPr="00510EFC" w:rsidRDefault="00510EFC" w:rsidP="00510EFC">
            <w:pPr>
              <w:spacing w:after="0"/>
              <w:jc w:val="center"/>
              <w:rPr>
                <w:sz w:val="20"/>
                <w:szCs w:val="20"/>
              </w:rPr>
            </w:pPr>
            <w:r w:rsidRPr="00510EFC">
              <w:rPr>
                <w:sz w:val="20"/>
                <w:szCs w:val="20"/>
              </w:rPr>
              <w:t>26,352</w:t>
            </w:r>
          </w:p>
        </w:tc>
        <w:tc>
          <w:tcPr>
            <w:tcW w:w="475" w:type="pct"/>
            <w:vAlign w:val="bottom"/>
          </w:tcPr>
          <w:p w:rsidR="00510EFC" w:rsidRPr="00510EFC" w:rsidRDefault="00510EFC" w:rsidP="00510EFC">
            <w:pPr>
              <w:spacing w:after="0"/>
              <w:jc w:val="center"/>
              <w:rPr>
                <w:sz w:val="20"/>
                <w:szCs w:val="20"/>
              </w:rPr>
            </w:pPr>
            <w:r w:rsidRPr="00510EFC">
              <w:rPr>
                <w:sz w:val="20"/>
                <w:szCs w:val="20"/>
              </w:rPr>
              <w:t>86,198</w:t>
            </w:r>
          </w:p>
        </w:tc>
        <w:tc>
          <w:tcPr>
            <w:tcW w:w="489" w:type="pct"/>
            <w:vAlign w:val="bottom"/>
          </w:tcPr>
          <w:p w:rsidR="00510EFC" w:rsidRPr="00510EFC" w:rsidRDefault="00510EFC" w:rsidP="00510EFC">
            <w:pPr>
              <w:spacing w:after="0"/>
              <w:jc w:val="center"/>
              <w:rPr>
                <w:sz w:val="20"/>
                <w:szCs w:val="20"/>
              </w:rPr>
            </w:pPr>
            <w:r w:rsidRPr="00510EFC">
              <w:rPr>
                <w:sz w:val="20"/>
                <w:szCs w:val="20"/>
              </w:rPr>
              <w:t>19,018</w:t>
            </w:r>
          </w:p>
        </w:tc>
        <w:tc>
          <w:tcPr>
            <w:tcW w:w="599" w:type="pct"/>
            <w:vAlign w:val="bottom"/>
          </w:tcPr>
          <w:p w:rsidR="00510EFC" w:rsidRPr="00510EFC" w:rsidRDefault="00510EFC" w:rsidP="00510EFC">
            <w:pPr>
              <w:spacing w:after="0"/>
              <w:jc w:val="center"/>
              <w:rPr>
                <w:sz w:val="20"/>
                <w:szCs w:val="20"/>
              </w:rPr>
            </w:pPr>
            <w:r w:rsidRPr="00510EFC">
              <w:rPr>
                <w:sz w:val="20"/>
                <w:szCs w:val="20"/>
              </w:rPr>
              <w:t>14,786</w:t>
            </w:r>
          </w:p>
        </w:tc>
        <w:tc>
          <w:tcPr>
            <w:tcW w:w="607" w:type="pct"/>
            <w:vAlign w:val="bottom"/>
          </w:tcPr>
          <w:p w:rsidR="00510EFC" w:rsidRPr="00510EFC" w:rsidRDefault="00510EFC" w:rsidP="00510EFC">
            <w:pPr>
              <w:spacing w:after="0"/>
              <w:jc w:val="center"/>
              <w:rPr>
                <w:sz w:val="20"/>
                <w:szCs w:val="20"/>
              </w:rPr>
            </w:pPr>
            <w:r w:rsidRPr="00510EFC">
              <w:rPr>
                <w:sz w:val="20"/>
                <w:szCs w:val="20"/>
              </w:rPr>
              <w:t>243,393</w:t>
            </w:r>
          </w:p>
        </w:tc>
        <w:tc>
          <w:tcPr>
            <w:tcW w:w="764" w:type="pct"/>
            <w:vAlign w:val="bottom"/>
          </w:tcPr>
          <w:p w:rsidR="00510EFC" w:rsidRPr="00510EFC" w:rsidRDefault="00510EFC" w:rsidP="00510EFC">
            <w:pPr>
              <w:spacing w:after="0"/>
              <w:jc w:val="center"/>
              <w:rPr>
                <w:sz w:val="20"/>
                <w:szCs w:val="20"/>
              </w:rPr>
            </w:pPr>
            <w:r w:rsidRPr="00510EFC">
              <w:rPr>
                <w:sz w:val="20"/>
                <w:szCs w:val="20"/>
              </w:rPr>
              <w:t>96,343</w:t>
            </w:r>
          </w:p>
        </w:tc>
        <w:tc>
          <w:tcPr>
            <w:tcW w:w="449" w:type="pct"/>
            <w:vAlign w:val="bottom"/>
          </w:tcPr>
          <w:p w:rsidR="00510EFC" w:rsidRPr="00510EFC" w:rsidRDefault="00510EFC" w:rsidP="00510EFC">
            <w:pPr>
              <w:spacing w:after="0"/>
              <w:jc w:val="center"/>
              <w:rPr>
                <w:sz w:val="20"/>
                <w:szCs w:val="20"/>
              </w:rPr>
            </w:pPr>
            <w:r w:rsidRPr="00510EFC">
              <w:rPr>
                <w:sz w:val="20"/>
                <w:szCs w:val="20"/>
              </w:rPr>
              <w:t>339,736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1995</w:t>
            </w:r>
          </w:p>
        </w:tc>
        <w:tc>
          <w:tcPr>
            <w:tcW w:w="530" w:type="pct"/>
            <w:vAlign w:val="bottom"/>
          </w:tcPr>
          <w:p w:rsidR="00510EFC" w:rsidRPr="00510EFC" w:rsidRDefault="00510EFC" w:rsidP="00510EFC">
            <w:pPr>
              <w:spacing w:after="0"/>
              <w:jc w:val="center"/>
              <w:rPr>
                <w:sz w:val="20"/>
                <w:szCs w:val="20"/>
              </w:rPr>
            </w:pPr>
            <w:r w:rsidRPr="00510EFC">
              <w:rPr>
                <w:sz w:val="20"/>
                <w:szCs w:val="20"/>
              </w:rPr>
              <w:t>45,041</w:t>
            </w:r>
          </w:p>
        </w:tc>
        <w:tc>
          <w:tcPr>
            <w:tcW w:w="472" w:type="pct"/>
            <w:vAlign w:val="bottom"/>
          </w:tcPr>
          <w:p w:rsidR="00510EFC" w:rsidRPr="00510EFC" w:rsidRDefault="00510EFC" w:rsidP="00510EFC">
            <w:pPr>
              <w:spacing w:after="0"/>
              <w:jc w:val="center"/>
              <w:rPr>
                <w:sz w:val="20"/>
                <w:szCs w:val="20"/>
              </w:rPr>
            </w:pPr>
            <w:r w:rsidRPr="00510EFC">
              <w:rPr>
                <w:sz w:val="20"/>
                <w:szCs w:val="20"/>
              </w:rPr>
              <w:t>1,853</w:t>
            </w:r>
          </w:p>
        </w:tc>
        <w:tc>
          <w:tcPr>
            <w:tcW w:w="475" w:type="pct"/>
            <w:vAlign w:val="bottom"/>
          </w:tcPr>
          <w:p w:rsidR="00510EFC" w:rsidRPr="00510EFC" w:rsidRDefault="00510EFC" w:rsidP="00510EFC">
            <w:pPr>
              <w:spacing w:after="0"/>
              <w:jc w:val="center"/>
              <w:rPr>
                <w:sz w:val="20"/>
                <w:szCs w:val="20"/>
              </w:rPr>
            </w:pPr>
            <w:r w:rsidRPr="00510EFC">
              <w:rPr>
                <w:sz w:val="20"/>
                <w:szCs w:val="20"/>
              </w:rPr>
              <w:t>56,820</w:t>
            </w:r>
          </w:p>
        </w:tc>
        <w:tc>
          <w:tcPr>
            <w:tcW w:w="489" w:type="pct"/>
            <w:vAlign w:val="bottom"/>
          </w:tcPr>
          <w:p w:rsidR="00510EFC" w:rsidRPr="00510EFC" w:rsidRDefault="00510EFC" w:rsidP="00510EFC">
            <w:pPr>
              <w:spacing w:after="0"/>
              <w:jc w:val="center"/>
              <w:rPr>
                <w:sz w:val="20"/>
                <w:szCs w:val="20"/>
              </w:rPr>
            </w:pPr>
            <w:r w:rsidRPr="00510EFC">
              <w:rPr>
                <w:sz w:val="20"/>
                <w:szCs w:val="20"/>
              </w:rPr>
              <w:t>7,857</w:t>
            </w:r>
          </w:p>
        </w:tc>
        <w:tc>
          <w:tcPr>
            <w:tcW w:w="599" w:type="pct"/>
            <w:vAlign w:val="bottom"/>
          </w:tcPr>
          <w:p w:rsidR="00510EFC" w:rsidRPr="00510EFC" w:rsidRDefault="00510EFC" w:rsidP="00510EFC">
            <w:pPr>
              <w:spacing w:after="0"/>
              <w:jc w:val="center"/>
              <w:rPr>
                <w:sz w:val="20"/>
                <w:szCs w:val="20"/>
              </w:rPr>
            </w:pPr>
            <w:r w:rsidRPr="00510EFC">
              <w:rPr>
                <w:sz w:val="20"/>
                <w:szCs w:val="20"/>
              </w:rPr>
              <w:t>13,835</w:t>
            </w:r>
          </w:p>
        </w:tc>
        <w:tc>
          <w:tcPr>
            <w:tcW w:w="607" w:type="pct"/>
            <w:vAlign w:val="bottom"/>
          </w:tcPr>
          <w:p w:rsidR="00510EFC" w:rsidRPr="00510EFC" w:rsidRDefault="00510EFC" w:rsidP="00510EFC">
            <w:pPr>
              <w:spacing w:after="0"/>
              <w:jc w:val="center"/>
              <w:rPr>
                <w:sz w:val="20"/>
                <w:szCs w:val="20"/>
              </w:rPr>
            </w:pPr>
            <w:r w:rsidRPr="00510EFC">
              <w:rPr>
                <w:sz w:val="20"/>
                <w:szCs w:val="20"/>
              </w:rPr>
              <w:t>125,406</w:t>
            </w:r>
          </w:p>
        </w:tc>
        <w:tc>
          <w:tcPr>
            <w:tcW w:w="764" w:type="pct"/>
            <w:vAlign w:val="bottom"/>
          </w:tcPr>
          <w:p w:rsidR="00510EFC" w:rsidRPr="00510EFC" w:rsidRDefault="00510EFC" w:rsidP="00510EFC">
            <w:pPr>
              <w:spacing w:after="0"/>
              <w:jc w:val="center"/>
              <w:rPr>
                <w:sz w:val="20"/>
                <w:szCs w:val="20"/>
              </w:rPr>
            </w:pPr>
            <w:r w:rsidRPr="00510EFC">
              <w:rPr>
                <w:sz w:val="20"/>
                <w:szCs w:val="20"/>
              </w:rPr>
              <w:t>55,710</w:t>
            </w:r>
          </w:p>
        </w:tc>
        <w:tc>
          <w:tcPr>
            <w:tcW w:w="449" w:type="pct"/>
            <w:vAlign w:val="bottom"/>
          </w:tcPr>
          <w:p w:rsidR="00510EFC" w:rsidRPr="00510EFC" w:rsidRDefault="00510EFC" w:rsidP="00510EFC">
            <w:pPr>
              <w:spacing w:after="0"/>
              <w:jc w:val="center"/>
              <w:rPr>
                <w:sz w:val="20"/>
                <w:szCs w:val="20"/>
              </w:rPr>
            </w:pPr>
            <w:r w:rsidRPr="00510EFC">
              <w:rPr>
                <w:sz w:val="20"/>
                <w:szCs w:val="20"/>
              </w:rPr>
              <w:t>181,116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1996</w:t>
            </w:r>
          </w:p>
        </w:tc>
        <w:tc>
          <w:tcPr>
            <w:tcW w:w="530" w:type="pct"/>
            <w:vAlign w:val="bottom"/>
          </w:tcPr>
          <w:p w:rsidR="00510EFC" w:rsidRPr="00510EFC" w:rsidRDefault="00510EFC" w:rsidP="00510EFC">
            <w:pPr>
              <w:spacing w:after="0"/>
              <w:jc w:val="center"/>
              <w:rPr>
                <w:sz w:val="20"/>
                <w:szCs w:val="20"/>
              </w:rPr>
            </w:pPr>
            <w:r w:rsidRPr="00510EFC">
              <w:rPr>
                <w:sz w:val="20"/>
                <w:szCs w:val="20"/>
              </w:rPr>
              <w:t>24,779</w:t>
            </w:r>
          </w:p>
        </w:tc>
        <w:tc>
          <w:tcPr>
            <w:tcW w:w="472" w:type="pct"/>
            <w:vAlign w:val="bottom"/>
          </w:tcPr>
          <w:p w:rsidR="00510EFC" w:rsidRPr="00510EFC" w:rsidRDefault="00510EFC" w:rsidP="00510EFC">
            <w:pPr>
              <w:spacing w:after="0"/>
              <w:jc w:val="center"/>
              <w:rPr>
                <w:sz w:val="20"/>
                <w:szCs w:val="20"/>
              </w:rPr>
            </w:pPr>
            <w:r w:rsidRPr="00510EFC">
              <w:rPr>
                <w:sz w:val="20"/>
                <w:szCs w:val="20"/>
              </w:rPr>
              <w:t>220</w:t>
            </w:r>
          </w:p>
        </w:tc>
        <w:tc>
          <w:tcPr>
            <w:tcW w:w="475" w:type="pct"/>
            <w:vAlign w:val="bottom"/>
          </w:tcPr>
          <w:p w:rsidR="00510EFC" w:rsidRPr="00510EFC" w:rsidRDefault="00510EFC" w:rsidP="00510EFC">
            <w:pPr>
              <w:spacing w:after="0"/>
              <w:jc w:val="center"/>
              <w:rPr>
                <w:sz w:val="20"/>
                <w:szCs w:val="20"/>
              </w:rPr>
            </w:pPr>
            <w:r w:rsidRPr="00510EFC">
              <w:rPr>
                <w:sz w:val="20"/>
                <w:szCs w:val="20"/>
              </w:rPr>
              <w:t>17,069</w:t>
            </w:r>
          </w:p>
        </w:tc>
        <w:tc>
          <w:tcPr>
            <w:tcW w:w="489" w:type="pct"/>
            <w:vAlign w:val="bottom"/>
          </w:tcPr>
          <w:p w:rsidR="00510EFC" w:rsidRPr="00510EFC" w:rsidRDefault="00510EFC" w:rsidP="00510EFC">
            <w:pPr>
              <w:spacing w:after="0"/>
              <w:jc w:val="center"/>
              <w:rPr>
                <w:sz w:val="20"/>
                <w:szCs w:val="20"/>
              </w:rPr>
            </w:pPr>
            <w:r w:rsidRPr="00510EFC">
              <w:rPr>
                <w:sz w:val="20"/>
                <w:szCs w:val="20"/>
              </w:rPr>
              <w:t>2,461</w:t>
            </w:r>
          </w:p>
        </w:tc>
        <w:tc>
          <w:tcPr>
            <w:tcW w:w="599" w:type="pct"/>
            <w:vAlign w:val="bottom"/>
          </w:tcPr>
          <w:p w:rsidR="00510EFC" w:rsidRPr="00510EFC" w:rsidRDefault="00510EFC" w:rsidP="00510EFC">
            <w:pPr>
              <w:spacing w:after="0"/>
              <w:jc w:val="center"/>
              <w:rPr>
                <w:sz w:val="20"/>
                <w:szCs w:val="20"/>
              </w:rPr>
            </w:pPr>
            <w:r w:rsidRPr="00510EFC">
              <w:rPr>
                <w:sz w:val="20"/>
                <w:szCs w:val="20"/>
              </w:rPr>
              <w:t>5,119</w:t>
            </w:r>
          </w:p>
        </w:tc>
        <w:tc>
          <w:tcPr>
            <w:tcW w:w="607" w:type="pct"/>
            <w:vAlign w:val="bottom"/>
          </w:tcPr>
          <w:p w:rsidR="00510EFC" w:rsidRPr="00510EFC" w:rsidRDefault="00510EFC" w:rsidP="00510EFC">
            <w:pPr>
              <w:spacing w:after="0"/>
              <w:jc w:val="center"/>
              <w:rPr>
                <w:sz w:val="20"/>
                <w:szCs w:val="20"/>
              </w:rPr>
            </w:pPr>
            <w:r w:rsidRPr="00510EFC">
              <w:rPr>
                <w:sz w:val="20"/>
                <w:szCs w:val="20"/>
              </w:rPr>
              <w:t>49,648</w:t>
            </w:r>
          </w:p>
        </w:tc>
        <w:tc>
          <w:tcPr>
            <w:tcW w:w="764" w:type="pct"/>
            <w:vAlign w:val="bottom"/>
          </w:tcPr>
          <w:p w:rsidR="00510EFC" w:rsidRPr="00510EFC" w:rsidRDefault="00510EFC" w:rsidP="00510EFC">
            <w:pPr>
              <w:spacing w:after="0"/>
              <w:jc w:val="center"/>
              <w:rPr>
                <w:sz w:val="20"/>
                <w:szCs w:val="20"/>
              </w:rPr>
            </w:pPr>
            <w:r w:rsidRPr="00510EFC">
              <w:rPr>
                <w:sz w:val="20"/>
                <w:szCs w:val="20"/>
              </w:rPr>
              <w:t>44,635</w:t>
            </w:r>
          </w:p>
        </w:tc>
        <w:tc>
          <w:tcPr>
            <w:tcW w:w="449" w:type="pct"/>
            <w:vAlign w:val="bottom"/>
          </w:tcPr>
          <w:p w:rsidR="00510EFC" w:rsidRPr="00510EFC" w:rsidRDefault="00510EFC" w:rsidP="00510EFC">
            <w:pPr>
              <w:spacing w:after="0"/>
              <w:jc w:val="center"/>
              <w:rPr>
                <w:sz w:val="20"/>
                <w:szCs w:val="20"/>
              </w:rPr>
            </w:pPr>
            <w:r w:rsidRPr="00510EFC">
              <w:rPr>
                <w:sz w:val="20"/>
                <w:szCs w:val="20"/>
              </w:rPr>
              <w:t>94,283</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1997</w:t>
            </w:r>
          </w:p>
        </w:tc>
        <w:tc>
          <w:tcPr>
            <w:tcW w:w="530" w:type="pct"/>
            <w:vAlign w:val="bottom"/>
          </w:tcPr>
          <w:p w:rsidR="00510EFC" w:rsidRPr="00510EFC" w:rsidRDefault="00510EFC" w:rsidP="00510EFC">
            <w:pPr>
              <w:spacing w:after="0"/>
              <w:jc w:val="center"/>
              <w:rPr>
                <w:sz w:val="20"/>
                <w:szCs w:val="20"/>
              </w:rPr>
            </w:pPr>
            <w:r w:rsidRPr="00510EFC">
              <w:rPr>
                <w:sz w:val="20"/>
                <w:szCs w:val="20"/>
              </w:rPr>
              <w:t>8,822</w:t>
            </w:r>
          </w:p>
        </w:tc>
        <w:tc>
          <w:tcPr>
            <w:tcW w:w="472" w:type="pct"/>
            <w:vAlign w:val="bottom"/>
          </w:tcPr>
          <w:p w:rsidR="00510EFC" w:rsidRPr="00510EFC" w:rsidRDefault="00510EFC" w:rsidP="00510EFC">
            <w:pPr>
              <w:spacing w:after="0"/>
              <w:jc w:val="center"/>
              <w:rPr>
                <w:sz w:val="20"/>
                <w:szCs w:val="20"/>
              </w:rPr>
            </w:pPr>
            <w:r w:rsidRPr="00510EFC">
              <w:rPr>
                <w:sz w:val="20"/>
                <w:szCs w:val="20"/>
              </w:rPr>
              <w:t>550</w:t>
            </w:r>
          </w:p>
        </w:tc>
        <w:tc>
          <w:tcPr>
            <w:tcW w:w="475" w:type="pct"/>
            <w:vAlign w:val="bottom"/>
          </w:tcPr>
          <w:p w:rsidR="00510EFC" w:rsidRPr="00510EFC" w:rsidRDefault="00510EFC" w:rsidP="00510EFC">
            <w:pPr>
              <w:spacing w:after="0"/>
              <w:jc w:val="center"/>
              <w:rPr>
                <w:sz w:val="20"/>
                <w:szCs w:val="20"/>
              </w:rPr>
            </w:pPr>
            <w:r w:rsidRPr="00510EFC">
              <w:rPr>
                <w:sz w:val="20"/>
                <w:szCs w:val="20"/>
              </w:rPr>
              <w:t>1,489</w:t>
            </w:r>
          </w:p>
        </w:tc>
        <w:tc>
          <w:tcPr>
            <w:tcW w:w="489" w:type="pct"/>
            <w:vAlign w:val="bottom"/>
          </w:tcPr>
          <w:p w:rsidR="00510EFC" w:rsidRPr="00510EFC" w:rsidRDefault="00510EFC" w:rsidP="00510EFC">
            <w:pPr>
              <w:spacing w:after="0"/>
              <w:jc w:val="center"/>
              <w:rPr>
                <w:sz w:val="20"/>
                <w:szCs w:val="20"/>
              </w:rPr>
            </w:pPr>
            <w:r w:rsidRPr="00510EFC">
              <w:rPr>
                <w:sz w:val="20"/>
                <w:szCs w:val="20"/>
              </w:rPr>
              <w:t>4,963</w:t>
            </w:r>
          </w:p>
        </w:tc>
        <w:tc>
          <w:tcPr>
            <w:tcW w:w="599" w:type="pct"/>
            <w:vAlign w:val="bottom"/>
          </w:tcPr>
          <w:p w:rsidR="00510EFC" w:rsidRPr="00510EFC" w:rsidRDefault="00510EFC" w:rsidP="00510EFC">
            <w:pPr>
              <w:spacing w:after="0"/>
              <w:jc w:val="center"/>
              <w:rPr>
                <w:sz w:val="20"/>
                <w:szCs w:val="20"/>
              </w:rPr>
            </w:pPr>
            <w:r w:rsidRPr="00510EFC">
              <w:rPr>
                <w:sz w:val="20"/>
                <w:szCs w:val="20"/>
              </w:rPr>
              <w:t>2,717</w:t>
            </w:r>
          </w:p>
        </w:tc>
        <w:tc>
          <w:tcPr>
            <w:tcW w:w="607" w:type="pct"/>
            <w:vAlign w:val="bottom"/>
          </w:tcPr>
          <w:p w:rsidR="00510EFC" w:rsidRPr="00510EFC" w:rsidRDefault="00510EFC" w:rsidP="00510EFC">
            <w:pPr>
              <w:spacing w:after="0"/>
              <w:jc w:val="center"/>
              <w:rPr>
                <w:sz w:val="20"/>
                <w:szCs w:val="20"/>
              </w:rPr>
            </w:pPr>
            <w:r w:rsidRPr="00510EFC">
              <w:rPr>
                <w:sz w:val="20"/>
                <w:szCs w:val="20"/>
              </w:rPr>
              <w:t>18,541</w:t>
            </w:r>
          </w:p>
        </w:tc>
        <w:tc>
          <w:tcPr>
            <w:tcW w:w="764" w:type="pct"/>
            <w:vAlign w:val="bottom"/>
          </w:tcPr>
          <w:p w:rsidR="00510EFC" w:rsidRPr="00510EFC" w:rsidRDefault="00510EFC" w:rsidP="00510EFC">
            <w:pPr>
              <w:spacing w:after="0"/>
              <w:jc w:val="center"/>
              <w:rPr>
                <w:sz w:val="20"/>
                <w:szCs w:val="20"/>
              </w:rPr>
            </w:pPr>
            <w:r w:rsidRPr="00510EFC">
              <w:rPr>
                <w:sz w:val="20"/>
                <w:szCs w:val="20"/>
              </w:rPr>
              <w:t>32,345</w:t>
            </w:r>
          </w:p>
        </w:tc>
        <w:tc>
          <w:tcPr>
            <w:tcW w:w="449" w:type="pct"/>
            <w:vAlign w:val="bottom"/>
          </w:tcPr>
          <w:p w:rsidR="00510EFC" w:rsidRPr="00510EFC" w:rsidRDefault="00510EFC" w:rsidP="00510EFC">
            <w:pPr>
              <w:spacing w:after="0"/>
              <w:jc w:val="center"/>
              <w:rPr>
                <w:sz w:val="20"/>
                <w:szCs w:val="20"/>
              </w:rPr>
            </w:pPr>
            <w:r w:rsidRPr="00510EFC">
              <w:rPr>
                <w:sz w:val="20"/>
                <w:szCs w:val="20"/>
              </w:rPr>
              <w:t>50,886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1998</w:t>
            </w:r>
          </w:p>
        </w:tc>
        <w:tc>
          <w:tcPr>
            <w:tcW w:w="530" w:type="pct"/>
            <w:vAlign w:val="bottom"/>
          </w:tcPr>
          <w:p w:rsidR="00510EFC" w:rsidRPr="00510EFC" w:rsidRDefault="00510EFC" w:rsidP="00510EFC">
            <w:pPr>
              <w:spacing w:after="0"/>
              <w:jc w:val="center"/>
              <w:rPr>
                <w:sz w:val="20"/>
                <w:szCs w:val="20"/>
              </w:rPr>
            </w:pPr>
            <w:r w:rsidRPr="00510EFC">
              <w:rPr>
                <w:sz w:val="20"/>
                <w:szCs w:val="20"/>
              </w:rPr>
              <w:t>28,827</w:t>
            </w:r>
          </w:p>
        </w:tc>
        <w:tc>
          <w:tcPr>
            <w:tcW w:w="472" w:type="pct"/>
            <w:vAlign w:val="bottom"/>
          </w:tcPr>
          <w:p w:rsidR="00510EFC" w:rsidRPr="00510EFC" w:rsidRDefault="00510EFC" w:rsidP="00510EFC">
            <w:pPr>
              <w:spacing w:after="0"/>
              <w:jc w:val="center"/>
              <w:rPr>
                <w:sz w:val="20"/>
                <w:szCs w:val="20"/>
              </w:rPr>
            </w:pPr>
            <w:r w:rsidRPr="00510EFC">
              <w:rPr>
                <w:sz w:val="20"/>
                <w:szCs w:val="20"/>
              </w:rPr>
              <w:t>742</w:t>
            </w:r>
          </w:p>
        </w:tc>
        <w:tc>
          <w:tcPr>
            <w:tcW w:w="475" w:type="pct"/>
            <w:vAlign w:val="bottom"/>
          </w:tcPr>
          <w:p w:rsidR="00510EFC" w:rsidRPr="00510EFC" w:rsidRDefault="00510EFC" w:rsidP="00510EFC">
            <w:pPr>
              <w:spacing w:after="0"/>
              <w:jc w:val="center"/>
              <w:rPr>
                <w:sz w:val="20"/>
                <w:szCs w:val="20"/>
              </w:rPr>
            </w:pPr>
            <w:r w:rsidRPr="00510EFC">
              <w:rPr>
                <w:sz w:val="20"/>
                <w:szCs w:val="20"/>
              </w:rPr>
              <w:t>19,371</w:t>
            </w:r>
          </w:p>
        </w:tc>
        <w:tc>
          <w:tcPr>
            <w:tcW w:w="489" w:type="pct"/>
            <w:vAlign w:val="bottom"/>
          </w:tcPr>
          <w:p w:rsidR="00510EFC" w:rsidRPr="00510EFC" w:rsidRDefault="00510EFC" w:rsidP="00510EFC">
            <w:pPr>
              <w:spacing w:after="0"/>
              <w:jc w:val="center"/>
              <w:rPr>
                <w:sz w:val="20"/>
                <w:szCs w:val="20"/>
              </w:rPr>
            </w:pPr>
            <w:r w:rsidRPr="00510EFC">
              <w:rPr>
                <w:sz w:val="20"/>
                <w:szCs w:val="20"/>
              </w:rPr>
              <w:t>4,427</w:t>
            </w:r>
          </w:p>
        </w:tc>
        <w:tc>
          <w:tcPr>
            <w:tcW w:w="599" w:type="pct"/>
            <w:vAlign w:val="bottom"/>
          </w:tcPr>
          <w:p w:rsidR="00510EFC" w:rsidRPr="00510EFC" w:rsidRDefault="00510EFC" w:rsidP="00510EFC">
            <w:pPr>
              <w:spacing w:after="0"/>
              <w:jc w:val="center"/>
              <w:rPr>
                <w:sz w:val="20"/>
                <w:szCs w:val="20"/>
              </w:rPr>
            </w:pPr>
            <w:r w:rsidRPr="00510EFC">
              <w:rPr>
                <w:sz w:val="20"/>
                <w:szCs w:val="20"/>
              </w:rPr>
              <w:t>5,176</w:t>
            </w:r>
          </w:p>
        </w:tc>
        <w:tc>
          <w:tcPr>
            <w:tcW w:w="607" w:type="pct"/>
            <w:vAlign w:val="bottom"/>
          </w:tcPr>
          <w:p w:rsidR="00510EFC" w:rsidRPr="00510EFC" w:rsidRDefault="00510EFC" w:rsidP="00510EFC">
            <w:pPr>
              <w:spacing w:after="0"/>
              <w:jc w:val="center"/>
              <w:rPr>
                <w:sz w:val="20"/>
                <w:szCs w:val="20"/>
              </w:rPr>
            </w:pPr>
            <w:r w:rsidRPr="00510EFC">
              <w:rPr>
                <w:sz w:val="20"/>
                <w:szCs w:val="20"/>
              </w:rPr>
              <w:t>58,543</w:t>
            </w:r>
          </w:p>
        </w:tc>
        <w:tc>
          <w:tcPr>
            <w:tcW w:w="764" w:type="pct"/>
            <w:vAlign w:val="bottom"/>
          </w:tcPr>
          <w:p w:rsidR="00510EFC" w:rsidRPr="00510EFC" w:rsidRDefault="00510EFC" w:rsidP="00510EFC">
            <w:pPr>
              <w:spacing w:after="0"/>
              <w:jc w:val="center"/>
              <w:rPr>
                <w:sz w:val="20"/>
                <w:szCs w:val="20"/>
              </w:rPr>
            </w:pPr>
            <w:r w:rsidRPr="00510EFC">
              <w:rPr>
                <w:sz w:val="20"/>
                <w:szCs w:val="20"/>
              </w:rPr>
              <w:t>61,382</w:t>
            </w:r>
          </w:p>
        </w:tc>
        <w:tc>
          <w:tcPr>
            <w:tcW w:w="449" w:type="pct"/>
            <w:vAlign w:val="bottom"/>
          </w:tcPr>
          <w:p w:rsidR="00510EFC" w:rsidRPr="00510EFC" w:rsidRDefault="00510EFC" w:rsidP="00510EFC">
            <w:pPr>
              <w:spacing w:after="0"/>
              <w:jc w:val="center"/>
              <w:rPr>
                <w:sz w:val="20"/>
                <w:szCs w:val="20"/>
              </w:rPr>
            </w:pPr>
            <w:r w:rsidRPr="00510EFC">
              <w:rPr>
                <w:sz w:val="20"/>
                <w:szCs w:val="20"/>
              </w:rPr>
              <w:t>119,925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1999</w:t>
            </w:r>
          </w:p>
        </w:tc>
        <w:tc>
          <w:tcPr>
            <w:tcW w:w="530" w:type="pct"/>
            <w:vAlign w:val="bottom"/>
          </w:tcPr>
          <w:p w:rsidR="00510EFC" w:rsidRPr="00510EFC" w:rsidRDefault="00510EFC" w:rsidP="00510EFC">
            <w:pPr>
              <w:spacing w:after="0"/>
              <w:jc w:val="center"/>
              <w:rPr>
                <w:sz w:val="20"/>
                <w:szCs w:val="20"/>
              </w:rPr>
            </w:pPr>
            <w:r w:rsidRPr="00510EFC">
              <w:rPr>
                <w:sz w:val="20"/>
                <w:szCs w:val="20"/>
              </w:rPr>
              <w:t>36,231</w:t>
            </w:r>
          </w:p>
        </w:tc>
        <w:tc>
          <w:tcPr>
            <w:tcW w:w="472" w:type="pct"/>
            <w:vAlign w:val="bottom"/>
          </w:tcPr>
          <w:p w:rsidR="00510EFC" w:rsidRPr="00510EFC" w:rsidRDefault="00510EFC" w:rsidP="00510EFC">
            <w:pPr>
              <w:spacing w:after="0"/>
              <w:jc w:val="center"/>
              <w:rPr>
                <w:sz w:val="20"/>
                <w:szCs w:val="20"/>
              </w:rPr>
            </w:pPr>
            <w:r w:rsidRPr="00510EFC">
              <w:rPr>
                <w:sz w:val="20"/>
                <w:szCs w:val="20"/>
              </w:rPr>
              <w:t>2,881</w:t>
            </w:r>
          </w:p>
        </w:tc>
        <w:tc>
          <w:tcPr>
            <w:tcW w:w="475" w:type="pct"/>
            <w:vAlign w:val="bottom"/>
          </w:tcPr>
          <w:p w:rsidR="00510EFC" w:rsidRPr="00510EFC" w:rsidRDefault="00510EFC" w:rsidP="00510EFC">
            <w:pPr>
              <w:spacing w:after="0"/>
              <w:jc w:val="center"/>
              <w:rPr>
                <w:sz w:val="20"/>
                <w:szCs w:val="20"/>
              </w:rPr>
            </w:pPr>
            <w:r w:rsidRPr="00510EFC">
              <w:rPr>
                <w:sz w:val="20"/>
                <w:szCs w:val="20"/>
              </w:rPr>
              <w:t>7,507</w:t>
            </w:r>
          </w:p>
        </w:tc>
        <w:tc>
          <w:tcPr>
            <w:tcW w:w="489" w:type="pct"/>
            <w:vAlign w:val="bottom"/>
          </w:tcPr>
          <w:p w:rsidR="00510EFC" w:rsidRPr="00510EFC" w:rsidRDefault="00510EFC" w:rsidP="00510EFC">
            <w:pPr>
              <w:spacing w:after="0"/>
              <w:jc w:val="center"/>
              <w:rPr>
                <w:sz w:val="20"/>
                <w:szCs w:val="20"/>
              </w:rPr>
            </w:pPr>
            <w:r w:rsidRPr="00510EFC">
              <w:rPr>
                <w:sz w:val="20"/>
                <w:szCs w:val="20"/>
              </w:rPr>
              <w:t>4,170</w:t>
            </w:r>
          </w:p>
        </w:tc>
        <w:tc>
          <w:tcPr>
            <w:tcW w:w="599" w:type="pct"/>
            <w:vAlign w:val="bottom"/>
          </w:tcPr>
          <w:p w:rsidR="00510EFC" w:rsidRPr="00510EFC" w:rsidRDefault="00510EFC" w:rsidP="00510EFC">
            <w:pPr>
              <w:spacing w:after="0"/>
              <w:jc w:val="center"/>
              <w:rPr>
                <w:sz w:val="20"/>
                <w:szCs w:val="20"/>
              </w:rPr>
            </w:pPr>
            <w:r w:rsidRPr="00510EFC">
              <w:rPr>
                <w:sz w:val="20"/>
                <w:szCs w:val="20"/>
              </w:rPr>
              <w:t>5,619</w:t>
            </w:r>
          </w:p>
        </w:tc>
        <w:tc>
          <w:tcPr>
            <w:tcW w:w="607" w:type="pct"/>
            <w:vAlign w:val="bottom"/>
          </w:tcPr>
          <w:p w:rsidR="00510EFC" w:rsidRPr="00510EFC" w:rsidRDefault="00510EFC" w:rsidP="00510EFC">
            <w:pPr>
              <w:spacing w:after="0"/>
              <w:jc w:val="center"/>
              <w:rPr>
                <w:sz w:val="20"/>
                <w:szCs w:val="20"/>
              </w:rPr>
            </w:pPr>
            <w:r w:rsidRPr="00510EFC">
              <w:rPr>
                <w:sz w:val="20"/>
                <w:szCs w:val="20"/>
              </w:rPr>
              <w:t>56,408</w:t>
            </w:r>
          </w:p>
        </w:tc>
        <w:tc>
          <w:tcPr>
            <w:tcW w:w="764" w:type="pct"/>
            <w:vAlign w:val="bottom"/>
          </w:tcPr>
          <w:p w:rsidR="00510EFC" w:rsidRPr="00510EFC" w:rsidRDefault="00510EFC" w:rsidP="00510EFC">
            <w:pPr>
              <w:spacing w:after="0"/>
              <w:jc w:val="center"/>
              <w:rPr>
                <w:sz w:val="20"/>
                <w:szCs w:val="20"/>
              </w:rPr>
            </w:pPr>
            <w:r w:rsidRPr="00510EFC">
              <w:rPr>
                <w:sz w:val="20"/>
                <w:szCs w:val="20"/>
              </w:rPr>
              <w:t>60,768</w:t>
            </w:r>
          </w:p>
        </w:tc>
        <w:tc>
          <w:tcPr>
            <w:tcW w:w="449" w:type="pct"/>
            <w:vAlign w:val="bottom"/>
          </w:tcPr>
          <w:p w:rsidR="00510EFC" w:rsidRPr="00510EFC" w:rsidRDefault="00510EFC" w:rsidP="00510EFC">
            <w:pPr>
              <w:spacing w:after="0"/>
              <w:jc w:val="center"/>
              <w:rPr>
                <w:sz w:val="20"/>
                <w:szCs w:val="20"/>
              </w:rPr>
            </w:pPr>
            <w:r w:rsidRPr="00510EFC">
              <w:rPr>
                <w:sz w:val="20"/>
                <w:szCs w:val="20"/>
              </w:rPr>
              <w:t>117,176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2000</w:t>
            </w:r>
          </w:p>
        </w:tc>
        <w:tc>
          <w:tcPr>
            <w:tcW w:w="530" w:type="pct"/>
            <w:vAlign w:val="bottom"/>
          </w:tcPr>
          <w:p w:rsidR="00510EFC" w:rsidRPr="00510EFC" w:rsidRDefault="00510EFC" w:rsidP="00510EFC">
            <w:pPr>
              <w:spacing w:after="0"/>
              <w:jc w:val="center"/>
              <w:rPr>
                <w:sz w:val="20"/>
                <w:szCs w:val="20"/>
              </w:rPr>
            </w:pPr>
            <w:r w:rsidRPr="00510EFC">
              <w:rPr>
                <w:sz w:val="20"/>
                <w:szCs w:val="20"/>
              </w:rPr>
              <w:t>21,236</w:t>
            </w:r>
          </w:p>
        </w:tc>
        <w:tc>
          <w:tcPr>
            <w:tcW w:w="472" w:type="pct"/>
            <w:vAlign w:val="bottom"/>
          </w:tcPr>
          <w:p w:rsidR="00510EFC" w:rsidRPr="00510EFC" w:rsidRDefault="00510EFC" w:rsidP="00510EFC">
            <w:pPr>
              <w:spacing w:after="0"/>
              <w:jc w:val="center"/>
              <w:rPr>
                <w:sz w:val="20"/>
                <w:szCs w:val="20"/>
              </w:rPr>
            </w:pPr>
            <w:r w:rsidRPr="00510EFC">
              <w:rPr>
                <w:sz w:val="20"/>
                <w:szCs w:val="20"/>
              </w:rPr>
              <w:t>2,132</w:t>
            </w:r>
          </w:p>
        </w:tc>
        <w:tc>
          <w:tcPr>
            <w:tcW w:w="475" w:type="pct"/>
            <w:vAlign w:val="bottom"/>
          </w:tcPr>
          <w:p w:rsidR="00510EFC" w:rsidRPr="00510EFC" w:rsidRDefault="00510EFC" w:rsidP="00510EFC">
            <w:pPr>
              <w:spacing w:after="0"/>
              <w:jc w:val="center"/>
              <w:rPr>
                <w:sz w:val="20"/>
                <w:szCs w:val="20"/>
              </w:rPr>
            </w:pPr>
            <w:r w:rsidRPr="00510EFC">
              <w:rPr>
                <w:sz w:val="20"/>
                <w:szCs w:val="20"/>
              </w:rPr>
              <w:t>11,466</w:t>
            </w:r>
          </w:p>
        </w:tc>
        <w:tc>
          <w:tcPr>
            <w:tcW w:w="489" w:type="pct"/>
            <w:vAlign w:val="bottom"/>
          </w:tcPr>
          <w:p w:rsidR="00510EFC" w:rsidRPr="00510EFC" w:rsidRDefault="00510EFC" w:rsidP="00510EFC">
            <w:pPr>
              <w:spacing w:after="0"/>
              <w:jc w:val="center"/>
              <w:rPr>
                <w:sz w:val="20"/>
                <w:szCs w:val="20"/>
              </w:rPr>
            </w:pPr>
            <w:r w:rsidRPr="00510EFC">
              <w:rPr>
                <w:sz w:val="20"/>
                <w:szCs w:val="20"/>
              </w:rPr>
              <w:t>4,137</w:t>
            </w:r>
          </w:p>
        </w:tc>
        <w:tc>
          <w:tcPr>
            <w:tcW w:w="599" w:type="pct"/>
            <w:vAlign w:val="bottom"/>
          </w:tcPr>
          <w:p w:rsidR="00510EFC" w:rsidRPr="00510EFC" w:rsidRDefault="00510EFC" w:rsidP="00510EFC">
            <w:pPr>
              <w:spacing w:after="0"/>
              <w:jc w:val="center"/>
              <w:rPr>
                <w:sz w:val="20"/>
                <w:szCs w:val="20"/>
              </w:rPr>
            </w:pPr>
            <w:r w:rsidRPr="00510EFC">
              <w:rPr>
                <w:sz w:val="20"/>
                <w:szCs w:val="20"/>
              </w:rPr>
              <w:t>5,478</w:t>
            </w:r>
          </w:p>
        </w:tc>
        <w:tc>
          <w:tcPr>
            <w:tcW w:w="607" w:type="pct"/>
            <w:vAlign w:val="bottom"/>
          </w:tcPr>
          <w:p w:rsidR="00510EFC" w:rsidRPr="00510EFC" w:rsidRDefault="00510EFC" w:rsidP="00510EFC">
            <w:pPr>
              <w:spacing w:after="0"/>
              <w:jc w:val="center"/>
              <w:rPr>
                <w:sz w:val="20"/>
                <w:szCs w:val="20"/>
              </w:rPr>
            </w:pPr>
            <w:r w:rsidRPr="00510EFC">
              <w:rPr>
                <w:sz w:val="20"/>
                <w:szCs w:val="20"/>
              </w:rPr>
              <w:t>44,449</w:t>
            </w:r>
          </w:p>
        </w:tc>
        <w:tc>
          <w:tcPr>
            <w:tcW w:w="764" w:type="pct"/>
            <w:vAlign w:val="bottom"/>
          </w:tcPr>
          <w:p w:rsidR="00510EFC" w:rsidRPr="00510EFC" w:rsidRDefault="00510EFC" w:rsidP="00510EFC">
            <w:pPr>
              <w:spacing w:after="0"/>
              <w:jc w:val="center"/>
              <w:rPr>
                <w:sz w:val="20"/>
                <w:szCs w:val="20"/>
              </w:rPr>
            </w:pPr>
            <w:r w:rsidRPr="00510EFC">
              <w:rPr>
                <w:sz w:val="20"/>
                <w:szCs w:val="20"/>
              </w:rPr>
              <w:t>64,700</w:t>
            </w:r>
          </w:p>
        </w:tc>
        <w:tc>
          <w:tcPr>
            <w:tcW w:w="449" w:type="pct"/>
            <w:vAlign w:val="bottom"/>
          </w:tcPr>
          <w:p w:rsidR="00510EFC" w:rsidRPr="00510EFC" w:rsidRDefault="00510EFC" w:rsidP="00510EFC">
            <w:pPr>
              <w:spacing w:after="0"/>
              <w:jc w:val="center"/>
              <w:rPr>
                <w:sz w:val="20"/>
                <w:szCs w:val="20"/>
              </w:rPr>
            </w:pPr>
            <w:r w:rsidRPr="00510EFC">
              <w:rPr>
                <w:sz w:val="20"/>
                <w:szCs w:val="20"/>
              </w:rPr>
              <w:t>109,149</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2001</w:t>
            </w:r>
          </w:p>
        </w:tc>
        <w:tc>
          <w:tcPr>
            <w:tcW w:w="530" w:type="pct"/>
            <w:vAlign w:val="bottom"/>
          </w:tcPr>
          <w:p w:rsidR="00510EFC" w:rsidRPr="00510EFC" w:rsidRDefault="00510EFC" w:rsidP="00510EFC">
            <w:pPr>
              <w:spacing w:after="0"/>
              <w:jc w:val="center"/>
              <w:rPr>
                <w:sz w:val="20"/>
                <w:szCs w:val="20"/>
              </w:rPr>
            </w:pPr>
            <w:r w:rsidRPr="00510EFC">
              <w:rPr>
                <w:sz w:val="20"/>
                <w:szCs w:val="20"/>
              </w:rPr>
              <w:t>38,326</w:t>
            </w:r>
          </w:p>
        </w:tc>
        <w:tc>
          <w:tcPr>
            <w:tcW w:w="472" w:type="pct"/>
            <w:vAlign w:val="bottom"/>
          </w:tcPr>
          <w:p w:rsidR="00510EFC" w:rsidRPr="00510EFC" w:rsidRDefault="00510EFC" w:rsidP="00510EFC">
            <w:pPr>
              <w:spacing w:after="0"/>
              <w:jc w:val="center"/>
              <w:rPr>
                <w:sz w:val="20"/>
                <w:szCs w:val="20"/>
              </w:rPr>
            </w:pPr>
            <w:r w:rsidRPr="00510EFC">
              <w:rPr>
                <w:sz w:val="20"/>
                <w:szCs w:val="20"/>
              </w:rPr>
              <w:t>2,065</w:t>
            </w:r>
          </w:p>
        </w:tc>
        <w:tc>
          <w:tcPr>
            <w:tcW w:w="475" w:type="pct"/>
            <w:vAlign w:val="bottom"/>
          </w:tcPr>
          <w:p w:rsidR="00510EFC" w:rsidRPr="00510EFC" w:rsidRDefault="00510EFC" w:rsidP="00510EFC">
            <w:pPr>
              <w:spacing w:after="0"/>
              <w:jc w:val="center"/>
              <w:rPr>
                <w:sz w:val="20"/>
                <w:szCs w:val="20"/>
              </w:rPr>
            </w:pPr>
            <w:r w:rsidRPr="00510EFC">
              <w:rPr>
                <w:sz w:val="20"/>
                <w:szCs w:val="20"/>
              </w:rPr>
              <w:t>11,777</w:t>
            </w:r>
          </w:p>
        </w:tc>
        <w:tc>
          <w:tcPr>
            <w:tcW w:w="489" w:type="pct"/>
            <w:vAlign w:val="bottom"/>
          </w:tcPr>
          <w:p w:rsidR="00510EFC" w:rsidRPr="00510EFC" w:rsidRDefault="00510EFC" w:rsidP="00510EFC">
            <w:pPr>
              <w:spacing w:after="0"/>
              <w:jc w:val="center"/>
              <w:rPr>
                <w:sz w:val="20"/>
                <w:szCs w:val="20"/>
              </w:rPr>
            </w:pPr>
            <w:r w:rsidRPr="00510EFC">
              <w:rPr>
                <w:sz w:val="20"/>
                <w:szCs w:val="20"/>
              </w:rPr>
              <w:t>3,094</w:t>
            </w:r>
          </w:p>
        </w:tc>
        <w:tc>
          <w:tcPr>
            <w:tcW w:w="599" w:type="pct"/>
            <w:vAlign w:val="bottom"/>
          </w:tcPr>
          <w:p w:rsidR="00510EFC" w:rsidRPr="00510EFC" w:rsidRDefault="00510EFC" w:rsidP="00510EFC">
            <w:pPr>
              <w:spacing w:after="0"/>
              <w:jc w:val="center"/>
              <w:rPr>
                <w:sz w:val="20"/>
                <w:szCs w:val="20"/>
              </w:rPr>
            </w:pPr>
            <w:r w:rsidRPr="00510EFC">
              <w:rPr>
                <w:sz w:val="20"/>
                <w:szCs w:val="20"/>
              </w:rPr>
              <w:t>3,121</w:t>
            </w:r>
          </w:p>
        </w:tc>
        <w:tc>
          <w:tcPr>
            <w:tcW w:w="607" w:type="pct"/>
            <w:vAlign w:val="bottom"/>
          </w:tcPr>
          <w:p w:rsidR="00510EFC" w:rsidRPr="00510EFC" w:rsidRDefault="00510EFC" w:rsidP="00510EFC">
            <w:pPr>
              <w:spacing w:after="0"/>
              <w:jc w:val="center"/>
              <w:rPr>
                <w:sz w:val="20"/>
                <w:szCs w:val="20"/>
              </w:rPr>
            </w:pPr>
            <w:r w:rsidRPr="00510EFC">
              <w:rPr>
                <w:sz w:val="20"/>
                <w:szCs w:val="20"/>
              </w:rPr>
              <w:t>58,383</w:t>
            </w:r>
          </w:p>
        </w:tc>
        <w:tc>
          <w:tcPr>
            <w:tcW w:w="764" w:type="pct"/>
            <w:vAlign w:val="bottom"/>
          </w:tcPr>
          <w:p w:rsidR="00510EFC" w:rsidRPr="00510EFC" w:rsidRDefault="00510EFC" w:rsidP="00510EFC">
            <w:pPr>
              <w:spacing w:after="0"/>
              <w:jc w:val="center"/>
              <w:rPr>
                <w:sz w:val="20"/>
                <w:szCs w:val="20"/>
              </w:rPr>
            </w:pPr>
            <w:r w:rsidRPr="00510EFC">
              <w:rPr>
                <w:sz w:val="20"/>
                <w:szCs w:val="20"/>
              </w:rPr>
              <w:t>104,394</w:t>
            </w:r>
          </w:p>
        </w:tc>
        <w:tc>
          <w:tcPr>
            <w:tcW w:w="449" w:type="pct"/>
            <w:vAlign w:val="bottom"/>
          </w:tcPr>
          <w:p w:rsidR="00510EFC" w:rsidRPr="00510EFC" w:rsidRDefault="00510EFC" w:rsidP="00510EFC">
            <w:pPr>
              <w:spacing w:after="0"/>
              <w:jc w:val="center"/>
              <w:rPr>
                <w:sz w:val="20"/>
                <w:szCs w:val="20"/>
              </w:rPr>
            </w:pPr>
            <w:r w:rsidRPr="00510EFC">
              <w:rPr>
                <w:sz w:val="20"/>
                <w:szCs w:val="20"/>
              </w:rPr>
              <w:t>162,777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2002</w:t>
            </w:r>
          </w:p>
        </w:tc>
        <w:tc>
          <w:tcPr>
            <w:tcW w:w="530" w:type="pct"/>
            <w:vAlign w:val="bottom"/>
          </w:tcPr>
          <w:p w:rsidR="00510EFC" w:rsidRPr="00510EFC" w:rsidRDefault="00510EFC" w:rsidP="00510EFC">
            <w:pPr>
              <w:spacing w:after="0"/>
              <w:jc w:val="center"/>
              <w:rPr>
                <w:sz w:val="20"/>
                <w:szCs w:val="20"/>
              </w:rPr>
            </w:pPr>
            <w:r w:rsidRPr="00510EFC">
              <w:rPr>
                <w:sz w:val="20"/>
                <w:szCs w:val="20"/>
              </w:rPr>
              <w:t>39,053</w:t>
            </w:r>
          </w:p>
        </w:tc>
        <w:tc>
          <w:tcPr>
            <w:tcW w:w="472" w:type="pct"/>
            <w:vAlign w:val="bottom"/>
          </w:tcPr>
          <w:p w:rsidR="00510EFC" w:rsidRPr="00510EFC" w:rsidRDefault="00510EFC" w:rsidP="00510EFC">
            <w:pPr>
              <w:spacing w:after="0"/>
              <w:jc w:val="center"/>
              <w:rPr>
                <w:sz w:val="20"/>
                <w:szCs w:val="20"/>
              </w:rPr>
            </w:pPr>
            <w:r w:rsidRPr="00510EFC">
              <w:rPr>
                <w:sz w:val="20"/>
                <w:szCs w:val="20"/>
              </w:rPr>
              <w:t>3,456</w:t>
            </w:r>
          </w:p>
        </w:tc>
        <w:tc>
          <w:tcPr>
            <w:tcW w:w="475" w:type="pct"/>
            <w:vAlign w:val="bottom"/>
          </w:tcPr>
          <w:p w:rsidR="00510EFC" w:rsidRPr="00510EFC" w:rsidRDefault="00510EFC" w:rsidP="00510EFC">
            <w:pPr>
              <w:spacing w:after="0"/>
              <w:jc w:val="center"/>
              <w:rPr>
                <w:sz w:val="20"/>
                <w:szCs w:val="20"/>
              </w:rPr>
            </w:pPr>
            <w:r w:rsidRPr="00510EFC">
              <w:rPr>
                <w:sz w:val="20"/>
                <w:szCs w:val="20"/>
              </w:rPr>
              <w:t>30,894</w:t>
            </w:r>
          </w:p>
        </w:tc>
        <w:tc>
          <w:tcPr>
            <w:tcW w:w="489" w:type="pct"/>
            <w:vAlign w:val="bottom"/>
          </w:tcPr>
          <w:p w:rsidR="00510EFC" w:rsidRPr="00510EFC" w:rsidRDefault="00510EFC" w:rsidP="00510EFC">
            <w:pPr>
              <w:spacing w:after="0"/>
              <w:jc w:val="center"/>
              <w:rPr>
                <w:sz w:val="20"/>
                <w:szCs w:val="20"/>
              </w:rPr>
            </w:pPr>
            <w:r w:rsidRPr="00510EFC">
              <w:rPr>
                <w:sz w:val="20"/>
                <w:szCs w:val="20"/>
              </w:rPr>
              <w:t>6,642</w:t>
            </w:r>
          </w:p>
        </w:tc>
        <w:tc>
          <w:tcPr>
            <w:tcW w:w="599" w:type="pct"/>
            <w:vAlign w:val="bottom"/>
          </w:tcPr>
          <w:p w:rsidR="00510EFC" w:rsidRPr="00510EFC" w:rsidRDefault="00510EFC" w:rsidP="00510EFC">
            <w:pPr>
              <w:spacing w:after="0"/>
              <w:jc w:val="center"/>
              <w:rPr>
                <w:sz w:val="20"/>
                <w:szCs w:val="20"/>
              </w:rPr>
            </w:pPr>
            <w:r w:rsidRPr="00510EFC">
              <w:rPr>
                <w:sz w:val="20"/>
                <w:szCs w:val="20"/>
              </w:rPr>
              <w:t>3,870</w:t>
            </w:r>
          </w:p>
        </w:tc>
        <w:tc>
          <w:tcPr>
            <w:tcW w:w="607" w:type="pct"/>
            <w:vAlign w:val="bottom"/>
          </w:tcPr>
          <w:p w:rsidR="00510EFC" w:rsidRPr="00510EFC" w:rsidRDefault="00510EFC" w:rsidP="00510EFC">
            <w:pPr>
              <w:spacing w:after="0"/>
              <w:jc w:val="center"/>
              <w:rPr>
                <w:sz w:val="20"/>
                <w:szCs w:val="20"/>
              </w:rPr>
            </w:pPr>
            <w:r w:rsidRPr="00510EFC">
              <w:rPr>
                <w:sz w:val="20"/>
                <w:szCs w:val="20"/>
              </w:rPr>
              <w:t>83,915</w:t>
            </w:r>
          </w:p>
        </w:tc>
        <w:tc>
          <w:tcPr>
            <w:tcW w:w="764" w:type="pct"/>
            <w:vAlign w:val="bottom"/>
          </w:tcPr>
          <w:p w:rsidR="00510EFC" w:rsidRPr="00510EFC" w:rsidRDefault="00510EFC" w:rsidP="00510EFC">
            <w:pPr>
              <w:spacing w:after="0"/>
              <w:jc w:val="center"/>
              <w:rPr>
                <w:sz w:val="20"/>
                <w:szCs w:val="20"/>
              </w:rPr>
            </w:pPr>
            <w:r w:rsidRPr="00510EFC">
              <w:rPr>
                <w:sz w:val="20"/>
                <w:szCs w:val="20"/>
              </w:rPr>
              <w:t>219,360</w:t>
            </w:r>
          </w:p>
        </w:tc>
        <w:tc>
          <w:tcPr>
            <w:tcW w:w="449" w:type="pct"/>
            <w:vAlign w:val="bottom"/>
          </w:tcPr>
          <w:p w:rsidR="00510EFC" w:rsidRPr="00510EFC" w:rsidRDefault="00510EFC" w:rsidP="00510EFC">
            <w:pPr>
              <w:spacing w:after="0"/>
              <w:jc w:val="center"/>
              <w:rPr>
                <w:sz w:val="20"/>
                <w:szCs w:val="20"/>
              </w:rPr>
            </w:pPr>
            <w:r w:rsidRPr="00510EFC">
              <w:rPr>
                <w:sz w:val="20"/>
                <w:szCs w:val="20"/>
              </w:rPr>
              <w:t>303,275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2003</w:t>
            </w:r>
          </w:p>
        </w:tc>
        <w:tc>
          <w:tcPr>
            <w:tcW w:w="530" w:type="pct"/>
            <w:vAlign w:val="bottom"/>
          </w:tcPr>
          <w:p w:rsidR="00510EFC" w:rsidRPr="00510EFC" w:rsidRDefault="00510EFC" w:rsidP="00510EFC">
            <w:pPr>
              <w:spacing w:after="0"/>
              <w:jc w:val="center"/>
              <w:rPr>
                <w:sz w:val="20"/>
                <w:szCs w:val="20"/>
              </w:rPr>
            </w:pPr>
            <w:r w:rsidRPr="00510EFC">
              <w:rPr>
                <w:sz w:val="20"/>
                <w:szCs w:val="20"/>
              </w:rPr>
              <w:t>36,433</w:t>
            </w:r>
          </w:p>
        </w:tc>
        <w:tc>
          <w:tcPr>
            <w:tcW w:w="472" w:type="pct"/>
            <w:vAlign w:val="bottom"/>
          </w:tcPr>
          <w:p w:rsidR="00510EFC" w:rsidRPr="00510EFC" w:rsidRDefault="00510EFC" w:rsidP="00510EFC">
            <w:pPr>
              <w:spacing w:after="0"/>
              <w:jc w:val="center"/>
              <w:rPr>
                <w:sz w:val="20"/>
                <w:szCs w:val="20"/>
              </w:rPr>
            </w:pPr>
            <w:r w:rsidRPr="00510EFC">
              <w:rPr>
                <w:sz w:val="20"/>
                <w:szCs w:val="20"/>
              </w:rPr>
              <w:t>3,646</w:t>
            </w:r>
          </w:p>
        </w:tc>
        <w:tc>
          <w:tcPr>
            <w:tcW w:w="475" w:type="pct"/>
            <w:vAlign w:val="bottom"/>
          </w:tcPr>
          <w:p w:rsidR="00510EFC" w:rsidRPr="00510EFC" w:rsidRDefault="00510EFC" w:rsidP="00510EFC">
            <w:pPr>
              <w:spacing w:after="0"/>
              <w:jc w:val="center"/>
              <w:rPr>
                <w:sz w:val="20"/>
                <w:szCs w:val="20"/>
              </w:rPr>
            </w:pPr>
            <w:r w:rsidRPr="00510EFC">
              <w:rPr>
                <w:sz w:val="20"/>
                <w:szCs w:val="20"/>
              </w:rPr>
              <w:t>27,694</w:t>
            </w:r>
          </w:p>
        </w:tc>
        <w:tc>
          <w:tcPr>
            <w:tcW w:w="489" w:type="pct"/>
            <w:vAlign w:val="bottom"/>
          </w:tcPr>
          <w:p w:rsidR="00510EFC" w:rsidRPr="00510EFC" w:rsidRDefault="00510EFC" w:rsidP="00510EFC">
            <w:pPr>
              <w:spacing w:after="0"/>
              <w:jc w:val="center"/>
              <w:rPr>
                <w:sz w:val="20"/>
                <w:szCs w:val="20"/>
              </w:rPr>
            </w:pPr>
            <w:r w:rsidRPr="00510EFC">
              <w:rPr>
                <w:sz w:val="20"/>
                <w:szCs w:val="20"/>
              </w:rPr>
              <w:t>10,503</w:t>
            </w:r>
          </w:p>
        </w:tc>
        <w:tc>
          <w:tcPr>
            <w:tcW w:w="599" w:type="pct"/>
            <w:vAlign w:val="bottom"/>
          </w:tcPr>
          <w:p w:rsidR="00510EFC" w:rsidRPr="00510EFC" w:rsidRDefault="00510EFC" w:rsidP="00510EFC">
            <w:pPr>
              <w:spacing w:after="0"/>
              <w:jc w:val="center"/>
              <w:rPr>
                <w:sz w:val="20"/>
                <w:szCs w:val="20"/>
              </w:rPr>
            </w:pPr>
            <w:r w:rsidRPr="00510EFC">
              <w:rPr>
                <w:sz w:val="20"/>
                <w:szCs w:val="20"/>
              </w:rPr>
              <w:t>3,702</w:t>
            </w:r>
          </w:p>
        </w:tc>
        <w:tc>
          <w:tcPr>
            <w:tcW w:w="607" w:type="pct"/>
            <w:vAlign w:val="bottom"/>
          </w:tcPr>
          <w:p w:rsidR="00510EFC" w:rsidRPr="00510EFC" w:rsidRDefault="00510EFC" w:rsidP="00510EFC">
            <w:pPr>
              <w:spacing w:after="0"/>
              <w:jc w:val="center"/>
              <w:rPr>
                <w:sz w:val="20"/>
                <w:szCs w:val="20"/>
              </w:rPr>
            </w:pPr>
            <w:r w:rsidRPr="00510EFC">
              <w:rPr>
                <w:sz w:val="20"/>
                <w:szCs w:val="20"/>
              </w:rPr>
              <w:t>81,978</w:t>
            </w:r>
          </w:p>
        </w:tc>
        <w:tc>
          <w:tcPr>
            <w:tcW w:w="764" w:type="pct"/>
            <w:vAlign w:val="bottom"/>
          </w:tcPr>
          <w:p w:rsidR="00510EFC" w:rsidRPr="00510EFC" w:rsidRDefault="00510EFC" w:rsidP="00510EFC">
            <w:pPr>
              <w:spacing w:after="0"/>
              <w:jc w:val="center"/>
              <w:rPr>
                <w:sz w:val="20"/>
                <w:szCs w:val="20"/>
              </w:rPr>
            </w:pPr>
            <w:r w:rsidRPr="00510EFC">
              <w:rPr>
                <w:sz w:val="20"/>
                <w:szCs w:val="20"/>
              </w:rPr>
              <w:t>183,112</w:t>
            </w:r>
          </w:p>
        </w:tc>
        <w:tc>
          <w:tcPr>
            <w:tcW w:w="449" w:type="pct"/>
            <w:vAlign w:val="bottom"/>
          </w:tcPr>
          <w:p w:rsidR="00510EFC" w:rsidRPr="00510EFC" w:rsidRDefault="00510EFC" w:rsidP="00510EFC">
            <w:pPr>
              <w:spacing w:after="0"/>
              <w:jc w:val="center"/>
              <w:rPr>
                <w:sz w:val="20"/>
                <w:szCs w:val="20"/>
              </w:rPr>
            </w:pPr>
            <w:r w:rsidRPr="00510EFC">
              <w:rPr>
                <w:sz w:val="20"/>
                <w:szCs w:val="20"/>
              </w:rPr>
              <w:t>265,090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2004</w:t>
            </w:r>
          </w:p>
        </w:tc>
        <w:tc>
          <w:tcPr>
            <w:tcW w:w="530" w:type="pct"/>
            <w:vAlign w:val="bottom"/>
          </w:tcPr>
          <w:p w:rsidR="00510EFC" w:rsidRPr="00510EFC" w:rsidRDefault="00510EFC" w:rsidP="00510EFC">
            <w:pPr>
              <w:spacing w:after="0"/>
              <w:jc w:val="center"/>
              <w:rPr>
                <w:sz w:val="20"/>
                <w:szCs w:val="20"/>
              </w:rPr>
            </w:pPr>
            <w:r w:rsidRPr="00510EFC">
              <w:rPr>
                <w:sz w:val="20"/>
                <w:szCs w:val="20"/>
              </w:rPr>
              <w:t>62,002</w:t>
            </w:r>
          </w:p>
        </w:tc>
        <w:tc>
          <w:tcPr>
            <w:tcW w:w="472" w:type="pct"/>
            <w:vAlign w:val="bottom"/>
          </w:tcPr>
          <w:p w:rsidR="00510EFC" w:rsidRPr="00510EFC" w:rsidRDefault="00510EFC" w:rsidP="00510EFC">
            <w:pPr>
              <w:spacing w:after="0"/>
              <w:jc w:val="center"/>
              <w:rPr>
                <w:sz w:val="20"/>
                <w:szCs w:val="20"/>
              </w:rPr>
            </w:pPr>
            <w:r w:rsidRPr="00510EFC">
              <w:rPr>
                <w:sz w:val="20"/>
                <w:szCs w:val="20"/>
              </w:rPr>
              <w:t>5,335</w:t>
            </w:r>
          </w:p>
        </w:tc>
        <w:tc>
          <w:tcPr>
            <w:tcW w:w="475" w:type="pct"/>
            <w:vAlign w:val="bottom"/>
          </w:tcPr>
          <w:p w:rsidR="00510EFC" w:rsidRPr="00510EFC" w:rsidRDefault="00510EFC" w:rsidP="00510EFC">
            <w:pPr>
              <w:spacing w:after="0"/>
              <w:jc w:val="center"/>
              <w:rPr>
                <w:sz w:val="20"/>
                <w:szCs w:val="20"/>
              </w:rPr>
            </w:pPr>
            <w:r w:rsidRPr="00510EFC">
              <w:rPr>
                <w:sz w:val="20"/>
                <w:szCs w:val="20"/>
              </w:rPr>
              <w:t>30,961</w:t>
            </w:r>
          </w:p>
        </w:tc>
        <w:tc>
          <w:tcPr>
            <w:tcW w:w="489" w:type="pct"/>
            <w:vAlign w:val="bottom"/>
          </w:tcPr>
          <w:p w:rsidR="00510EFC" w:rsidRPr="00510EFC" w:rsidRDefault="00510EFC" w:rsidP="00510EFC">
            <w:pPr>
              <w:spacing w:after="0"/>
              <w:jc w:val="center"/>
              <w:rPr>
                <w:sz w:val="20"/>
                <w:szCs w:val="20"/>
              </w:rPr>
            </w:pPr>
            <w:r w:rsidRPr="00510EFC">
              <w:rPr>
                <w:sz w:val="20"/>
                <w:szCs w:val="20"/>
              </w:rPr>
              <w:t>14,108</w:t>
            </w:r>
          </w:p>
        </w:tc>
        <w:tc>
          <w:tcPr>
            <w:tcW w:w="599" w:type="pct"/>
            <w:vAlign w:val="bottom"/>
          </w:tcPr>
          <w:p w:rsidR="00510EFC" w:rsidRPr="00510EFC" w:rsidRDefault="00510EFC" w:rsidP="00510EFC">
            <w:pPr>
              <w:spacing w:after="0"/>
              <w:jc w:val="center"/>
              <w:rPr>
                <w:sz w:val="20"/>
                <w:szCs w:val="20"/>
              </w:rPr>
            </w:pPr>
            <w:r w:rsidRPr="00510EFC">
              <w:rPr>
                <w:sz w:val="20"/>
                <w:szCs w:val="20"/>
              </w:rPr>
              <w:t>9,804</w:t>
            </w:r>
          </w:p>
        </w:tc>
        <w:tc>
          <w:tcPr>
            <w:tcW w:w="607" w:type="pct"/>
            <w:vAlign w:val="bottom"/>
          </w:tcPr>
          <w:p w:rsidR="00510EFC" w:rsidRPr="00510EFC" w:rsidRDefault="00510EFC" w:rsidP="00510EFC">
            <w:pPr>
              <w:spacing w:after="0"/>
              <w:jc w:val="center"/>
              <w:rPr>
                <w:sz w:val="20"/>
                <w:szCs w:val="20"/>
              </w:rPr>
            </w:pPr>
            <w:r w:rsidRPr="00510EFC">
              <w:rPr>
                <w:sz w:val="20"/>
                <w:szCs w:val="20"/>
              </w:rPr>
              <w:t>122,210</w:t>
            </w:r>
          </w:p>
        </w:tc>
        <w:tc>
          <w:tcPr>
            <w:tcW w:w="764" w:type="pct"/>
            <w:vAlign w:val="bottom"/>
          </w:tcPr>
          <w:p w:rsidR="00510EFC" w:rsidRPr="00510EFC" w:rsidRDefault="00510EFC" w:rsidP="00510EFC">
            <w:pPr>
              <w:spacing w:after="0"/>
              <w:jc w:val="center"/>
              <w:rPr>
                <w:sz w:val="20"/>
                <w:szCs w:val="20"/>
              </w:rPr>
            </w:pPr>
            <w:r w:rsidRPr="00510EFC">
              <w:rPr>
                <w:sz w:val="20"/>
                <w:szCs w:val="20"/>
              </w:rPr>
              <w:t>129,327</w:t>
            </w:r>
          </w:p>
        </w:tc>
        <w:tc>
          <w:tcPr>
            <w:tcW w:w="449" w:type="pct"/>
            <w:vAlign w:val="bottom"/>
          </w:tcPr>
          <w:p w:rsidR="00510EFC" w:rsidRPr="00510EFC" w:rsidRDefault="00510EFC" w:rsidP="00510EFC">
            <w:pPr>
              <w:spacing w:after="0"/>
              <w:jc w:val="center"/>
              <w:rPr>
                <w:sz w:val="20"/>
                <w:szCs w:val="20"/>
              </w:rPr>
            </w:pPr>
            <w:r w:rsidRPr="00510EFC">
              <w:rPr>
                <w:sz w:val="20"/>
                <w:szCs w:val="20"/>
              </w:rPr>
              <w:t>251,537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2005</w:t>
            </w:r>
          </w:p>
        </w:tc>
        <w:tc>
          <w:tcPr>
            <w:tcW w:w="530" w:type="pct"/>
            <w:vAlign w:val="bottom"/>
          </w:tcPr>
          <w:p w:rsidR="00510EFC" w:rsidRPr="00510EFC" w:rsidRDefault="00510EFC" w:rsidP="00510EFC">
            <w:pPr>
              <w:spacing w:after="0"/>
              <w:jc w:val="center"/>
              <w:rPr>
                <w:sz w:val="20"/>
                <w:szCs w:val="20"/>
              </w:rPr>
            </w:pPr>
            <w:r w:rsidRPr="00510EFC">
              <w:rPr>
                <w:sz w:val="20"/>
                <w:szCs w:val="20"/>
              </w:rPr>
              <w:t>46,521</w:t>
            </w:r>
          </w:p>
        </w:tc>
        <w:tc>
          <w:tcPr>
            <w:tcW w:w="472" w:type="pct"/>
            <w:vAlign w:val="bottom"/>
          </w:tcPr>
          <w:p w:rsidR="00510EFC" w:rsidRPr="00510EFC" w:rsidRDefault="00510EFC" w:rsidP="00510EFC">
            <w:pPr>
              <w:spacing w:after="0"/>
              <w:jc w:val="center"/>
              <w:rPr>
                <w:sz w:val="20"/>
                <w:szCs w:val="20"/>
              </w:rPr>
            </w:pPr>
            <w:r w:rsidRPr="00510EFC">
              <w:rPr>
                <w:sz w:val="20"/>
                <w:szCs w:val="20"/>
              </w:rPr>
              <w:t>4,325</w:t>
            </w:r>
          </w:p>
        </w:tc>
        <w:tc>
          <w:tcPr>
            <w:tcW w:w="475" w:type="pct"/>
            <w:vAlign w:val="bottom"/>
          </w:tcPr>
          <w:p w:rsidR="00510EFC" w:rsidRPr="00510EFC" w:rsidRDefault="00510EFC" w:rsidP="00510EFC">
            <w:pPr>
              <w:spacing w:after="0"/>
              <w:jc w:val="center"/>
              <w:rPr>
                <w:sz w:val="20"/>
                <w:szCs w:val="20"/>
              </w:rPr>
            </w:pPr>
            <w:r w:rsidRPr="00510EFC">
              <w:rPr>
                <w:sz w:val="20"/>
                <w:szCs w:val="20"/>
              </w:rPr>
              <w:t>23,546</w:t>
            </w:r>
          </w:p>
        </w:tc>
        <w:tc>
          <w:tcPr>
            <w:tcW w:w="489" w:type="pct"/>
            <w:vAlign w:val="bottom"/>
          </w:tcPr>
          <w:p w:rsidR="00510EFC" w:rsidRPr="00510EFC" w:rsidRDefault="00510EFC" w:rsidP="00510EFC">
            <w:pPr>
              <w:spacing w:after="0"/>
              <w:jc w:val="center"/>
              <w:rPr>
                <w:sz w:val="20"/>
                <w:szCs w:val="20"/>
              </w:rPr>
            </w:pPr>
            <w:r w:rsidRPr="00510EFC">
              <w:rPr>
                <w:sz w:val="20"/>
                <w:szCs w:val="20"/>
              </w:rPr>
              <w:t>4,654</w:t>
            </w:r>
          </w:p>
        </w:tc>
        <w:tc>
          <w:tcPr>
            <w:tcW w:w="599" w:type="pct"/>
            <w:vAlign w:val="bottom"/>
          </w:tcPr>
          <w:p w:rsidR="00510EFC" w:rsidRPr="00510EFC" w:rsidRDefault="00510EFC" w:rsidP="00510EFC">
            <w:pPr>
              <w:spacing w:after="0"/>
              <w:jc w:val="center"/>
              <w:rPr>
                <w:sz w:val="20"/>
                <w:szCs w:val="20"/>
              </w:rPr>
            </w:pPr>
            <w:r w:rsidRPr="00510EFC">
              <w:rPr>
                <w:sz w:val="20"/>
                <w:szCs w:val="20"/>
              </w:rPr>
              <w:t>8,393</w:t>
            </w:r>
          </w:p>
        </w:tc>
        <w:tc>
          <w:tcPr>
            <w:tcW w:w="607" w:type="pct"/>
            <w:vAlign w:val="bottom"/>
          </w:tcPr>
          <w:p w:rsidR="00510EFC" w:rsidRPr="00510EFC" w:rsidRDefault="00510EFC" w:rsidP="00510EFC">
            <w:pPr>
              <w:spacing w:after="0"/>
              <w:jc w:val="center"/>
              <w:rPr>
                <w:sz w:val="20"/>
                <w:szCs w:val="20"/>
              </w:rPr>
            </w:pPr>
            <w:r w:rsidRPr="00510EFC">
              <w:rPr>
                <w:sz w:val="20"/>
                <w:szCs w:val="20"/>
              </w:rPr>
              <w:t>87,439</w:t>
            </w:r>
          </w:p>
        </w:tc>
        <w:tc>
          <w:tcPr>
            <w:tcW w:w="764" w:type="pct"/>
            <w:vAlign w:val="bottom"/>
          </w:tcPr>
          <w:p w:rsidR="00510EFC" w:rsidRPr="00510EFC" w:rsidRDefault="00510EFC" w:rsidP="00510EFC">
            <w:pPr>
              <w:spacing w:after="0"/>
              <w:jc w:val="center"/>
              <w:rPr>
                <w:sz w:val="20"/>
                <w:szCs w:val="20"/>
              </w:rPr>
            </w:pPr>
            <w:r w:rsidRPr="00510EFC">
              <w:rPr>
                <w:sz w:val="20"/>
                <w:szCs w:val="20"/>
              </w:rPr>
              <w:t>135,558</w:t>
            </w:r>
          </w:p>
        </w:tc>
        <w:tc>
          <w:tcPr>
            <w:tcW w:w="449" w:type="pct"/>
            <w:vAlign w:val="bottom"/>
          </w:tcPr>
          <w:p w:rsidR="00510EFC" w:rsidRPr="00510EFC" w:rsidRDefault="00510EFC" w:rsidP="00510EFC">
            <w:pPr>
              <w:spacing w:after="0"/>
              <w:jc w:val="center"/>
              <w:rPr>
                <w:sz w:val="20"/>
                <w:szCs w:val="20"/>
              </w:rPr>
            </w:pPr>
            <w:r w:rsidRPr="00510EFC">
              <w:rPr>
                <w:sz w:val="20"/>
                <w:szCs w:val="20"/>
              </w:rPr>
              <w:t>222,997</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2006</w:t>
            </w:r>
          </w:p>
        </w:tc>
        <w:tc>
          <w:tcPr>
            <w:tcW w:w="530" w:type="pct"/>
            <w:vAlign w:val="bottom"/>
          </w:tcPr>
          <w:p w:rsidR="00510EFC" w:rsidRPr="00510EFC" w:rsidRDefault="00510EFC" w:rsidP="00510EFC">
            <w:pPr>
              <w:spacing w:after="0"/>
              <w:jc w:val="center"/>
              <w:rPr>
                <w:sz w:val="20"/>
                <w:szCs w:val="20"/>
              </w:rPr>
            </w:pPr>
            <w:r w:rsidRPr="00510EFC">
              <w:rPr>
                <w:sz w:val="20"/>
                <w:szCs w:val="20"/>
              </w:rPr>
              <w:t>49,394</w:t>
            </w:r>
          </w:p>
        </w:tc>
        <w:tc>
          <w:tcPr>
            <w:tcW w:w="472" w:type="pct"/>
            <w:vAlign w:val="bottom"/>
          </w:tcPr>
          <w:p w:rsidR="00510EFC" w:rsidRPr="00510EFC" w:rsidRDefault="00510EFC" w:rsidP="00510EFC">
            <w:pPr>
              <w:spacing w:after="0"/>
              <w:jc w:val="center"/>
              <w:rPr>
                <w:sz w:val="20"/>
                <w:szCs w:val="20"/>
              </w:rPr>
            </w:pPr>
            <w:r w:rsidRPr="00510EFC">
              <w:rPr>
                <w:sz w:val="20"/>
                <w:szCs w:val="20"/>
              </w:rPr>
              <w:t>613</w:t>
            </w:r>
          </w:p>
        </w:tc>
        <w:tc>
          <w:tcPr>
            <w:tcW w:w="475" w:type="pct"/>
            <w:vAlign w:val="bottom"/>
          </w:tcPr>
          <w:p w:rsidR="00510EFC" w:rsidRPr="00510EFC" w:rsidRDefault="00510EFC" w:rsidP="00510EFC">
            <w:pPr>
              <w:spacing w:after="0"/>
              <w:jc w:val="center"/>
              <w:rPr>
                <w:sz w:val="20"/>
                <w:szCs w:val="20"/>
              </w:rPr>
            </w:pPr>
            <w:r w:rsidRPr="00510EFC">
              <w:rPr>
                <w:sz w:val="20"/>
                <w:szCs w:val="20"/>
              </w:rPr>
              <w:t>37,879</w:t>
            </w:r>
          </w:p>
        </w:tc>
        <w:tc>
          <w:tcPr>
            <w:tcW w:w="489" w:type="pct"/>
            <w:vAlign w:val="bottom"/>
          </w:tcPr>
          <w:p w:rsidR="00510EFC" w:rsidRPr="00510EFC" w:rsidRDefault="00510EFC" w:rsidP="00510EFC">
            <w:pPr>
              <w:spacing w:after="0"/>
              <w:jc w:val="center"/>
              <w:rPr>
                <w:sz w:val="20"/>
                <w:szCs w:val="20"/>
              </w:rPr>
            </w:pPr>
            <w:r w:rsidRPr="00510EFC">
              <w:rPr>
                <w:sz w:val="20"/>
                <w:szCs w:val="20"/>
              </w:rPr>
              <w:t>4,621</w:t>
            </w:r>
          </w:p>
        </w:tc>
        <w:tc>
          <w:tcPr>
            <w:tcW w:w="599" w:type="pct"/>
            <w:vAlign w:val="bottom"/>
          </w:tcPr>
          <w:p w:rsidR="00510EFC" w:rsidRPr="00510EFC" w:rsidRDefault="00510EFC" w:rsidP="00510EFC">
            <w:pPr>
              <w:spacing w:after="0"/>
              <w:jc w:val="center"/>
              <w:rPr>
                <w:sz w:val="20"/>
                <w:szCs w:val="20"/>
              </w:rPr>
            </w:pPr>
            <w:r w:rsidRPr="00510EFC">
              <w:rPr>
                <w:sz w:val="20"/>
                <w:szCs w:val="20"/>
              </w:rPr>
              <w:t>11,803</w:t>
            </w:r>
          </w:p>
        </w:tc>
        <w:tc>
          <w:tcPr>
            <w:tcW w:w="607" w:type="pct"/>
            <w:vAlign w:val="bottom"/>
          </w:tcPr>
          <w:p w:rsidR="00510EFC" w:rsidRPr="00510EFC" w:rsidRDefault="00510EFC" w:rsidP="00510EFC">
            <w:pPr>
              <w:spacing w:after="0"/>
              <w:jc w:val="center"/>
              <w:rPr>
                <w:sz w:val="20"/>
                <w:szCs w:val="20"/>
              </w:rPr>
            </w:pPr>
            <w:r w:rsidRPr="00510EFC">
              <w:rPr>
                <w:sz w:val="20"/>
                <w:szCs w:val="20"/>
              </w:rPr>
              <w:t>104,310</w:t>
            </w:r>
          </w:p>
        </w:tc>
        <w:tc>
          <w:tcPr>
            <w:tcW w:w="764" w:type="pct"/>
            <w:vAlign w:val="bottom"/>
          </w:tcPr>
          <w:p w:rsidR="00510EFC" w:rsidRPr="00510EFC" w:rsidRDefault="00510EFC" w:rsidP="00510EFC">
            <w:pPr>
              <w:spacing w:after="0"/>
              <w:jc w:val="center"/>
              <w:rPr>
                <w:sz w:val="20"/>
                <w:szCs w:val="20"/>
              </w:rPr>
            </w:pPr>
            <w:r w:rsidRPr="00510EFC">
              <w:rPr>
                <w:sz w:val="20"/>
                <w:szCs w:val="20"/>
              </w:rPr>
              <w:t>122,384</w:t>
            </w:r>
          </w:p>
        </w:tc>
        <w:tc>
          <w:tcPr>
            <w:tcW w:w="449" w:type="pct"/>
            <w:vAlign w:val="bottom"/>
          </w:tcPr>
          <w:p w:rsidR="00510EFC" w:rsidRPr="00510EFC" w:rsidRDefault="00510EFC" w:rsidP="00510EFC">
            <w:pPr>
              <w:spacing w:after="0"/>
              <w:jc w:val="center"/>
              <w:rPr>
                <w:sz w:val="20"/>
                <w:szCs w:val="20"/>
              </w:rPr>
            </w:pPr>
            <w:r w:rsidRPr="00510EFC">
              <w:rPr>
                <w:sz w:val="20"/>
                <w:szCs w:val="20"/>
              </w:rPr>
              <w:t>226,694</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2007</w:t>
            </w:r>
          </w:p>
        </w:tc>
        <w:tc>
          <w:tcPr>
            <w:tcW w:w="530" w:type="pct"/>
            <w:vAlign w:val="bottom"/>
          </w:tcPr>
          <w:p w:rsidR="00510EFC" w:rsidRPr="00510EFC" w:rsidRDefault="00510EFC" w:rsidP="00510EFC">
            <w:pPr>
              <w:spacing w:after="0"/>
              <w:jc w:val="center"/>
              <w:rPr>
                <w:sz w:val="20"/>
                <w:szCs w:val="20"/>
              </w:rPr>
            </w:pPr>
            <w:r w:rsidRPr="00510EFC">
              <w:rPr>
                <w:sz w:val="20"/>
                <w:szCs w:val="20"/>
              </w:rPr>
              <w:t>23,519</w:t>
            </w:r>
          </w:p>
        </w:tc>
        <w:tc>
          <w:tcPr>
            <w:tcW w:w="472" w:type="pct"/>
            <w:vAlign w:val="bottom"/>
          </w:tcPr>
          <w:p w:rsidR="00510EFC" w:rsidRPr="00510EFC" w:rsidRDefault="00510EFC" w:rsidP="00510EFC">
            <w:pPr>
              <w:spacing w:after="0"/>
              <w:jc w:val="center"/>
              <w:rPr>
                <w:sz w:val="20"/>
                <w:szCs w:val="20"/>
              </w:rPr>
            </w:pPr>
            <w:r w:rsidRPr="00510EFC">
              <w:rPr>
                <w:sz w:val="20"/>
                <w:szCs w:val="20"/>
              </w:rPr>
              <w:t>6,484</w:t>
            </w:r>
          </w:p>
        </w:tc>
        <w:tc>
          <w:tcPr>
            <w:tcW w:w="475" w:type="pct"/>
            <w:vAlign w:val="bottom"/>
          </w:tcPr>
          <w:p w:rsidR="00510EFC" w:rsidRPr="00510EFC" w:rsidRDefault="00510EFC" w:rsidP="00510EFC">
            <w:pPr>
              <w:spacing w:after="0"/>
              <w:jc w:val="center"/>
              <w:rPr>
                <w:sz w:val="20"/>
                <w:szCs w:val="20"/>
              </w:rPr>
            </w:pPr>
            <w:r w:rsidRPr="00510EFC">
              <w:rPr>
                <w:sz w:val="20"/>
                <w:szCs w:val="20"/>
              </w:rPr>
              <w:t>18,795</w:t>
            </w:r>
          </w:p>
        </w:tc>
        <w:tc>
          <w:tcPr>
            <w:tcW w:w="489" w:type="pct"/>
            <w:vAlign w:val="bottom"/>
          </w:tcPr>
          <w:p w:rsidR="00510EFC" w:rsidRPr="00510EFC" w:rsidRDefault="00510EFC" w:rsidP="00510EFC">
            <w:pPr>
              <w:spacing w:after="0"/>
              <w:jc w:val="center"/>
              <w:rPr>
                <w:sz w:val="20"/>
                <w:szCs w:val="20"/>
              </w:rPr>
            </w:pPr>
            <w:r w:rsidRPr="00510EFC">
              <w:rPr>
                <w:sz w:val="20"/>
                <w:szCs w:val="20"/>
              </w:rPr>
              <w:t>2,124</w:t>
            </w:r>
          </w:p>
        </w:tc>
        <w:tc>
          <w:tcPr>
            <w:tcW w:w="599" w:type="pct"/>
            <w:vAlign w:val="bottom"/>
          </w:tcPr>
          <w:p w:rsidR="00510EFC" w:rsidRPr="00510EFC" w:rsidRDefault="00510EFC" w:rsidP="00510EFC">
            <w:pPr>
              <w:spacing w:after="0"/>
              <w:jc w:val="center"/>
              <w:rPr>
                <w:sz w:val="20"/>
                <w:szCs w:val="20"/>
              </w:rPr>
            </w:pPr>
            <w:r w:rsidRPr="00510EFC">
              <w:rPr>
                <w:sz w:val="20"/>
                <w:szCs w:val="20"/>
              </w:rPr>
              <w:t>8,133</w:t>
            </w:r>
          </w:p>
        </w:tc>
        <w:tc>
          <w:tcPr>
            <w:tcW w:w="607" w:type="pct"/>
            <w:vAlign w:val="bottom"/>
          </w:tcPr>
          <w:p w:rsidR="00510EFC" w:rsidRPr="00510EFC" w:rsidRDefault="00510EFC" w:rsidP="00510EFC">
            <w:pPr>
              <w:spacing w:after="0"/>
              <w:jc w:val="center"/>
              <w:rPr>
                <w:sz w:val="20"/>
                <w:szCs w:val="20"/>
              </w:rPr>
            </w:pPr>
            <w:r w:rsidRPr="00510EFC">
              <w:rPr>
                <w:sz w:val="20"/>
                <w:szCs w:val="20"/>
              </w:rPr>
              <w:t>59,055</w:t>
            </w:r>
          </w:p>
        </w:tc>
        <w:tc>
          <w:tcPr>
            <w:tcW w:w="764" w:type="pct"/>
            <w:vAlign w:val="bottom"/>
          </w:tcPr>
          <w:p w:rsidR="00510EFC" w:rsidRPr="00510EFC" w:rsidRDefault="00510EFC" w:rsidP="00510EFC">
            <w:pPr>
              <w:spacing w:after="0"/>
              <w:jc w:val="center"/>
              <w:rPr>
                <w:sz w:val="20"/>
                <w:szCs w:val="20"/>
              </w:rPr>
            </w:pPr>
            <w:r w:rsidRPr="00510EFC">
              <w:rPr>
                <w:sz w:val="20"/>
                <w:szCs w:val="20"/>
              </w:rPr>
              <w:t>74,246</w:t>
            </w:r>
          </w:p>
        </w:tc>
        <w:tc>
          <w:tcPr>
            <w:tcW w:w="449" w:type="pct"/>
            <w:vAlign w:val="bottom"/>
          </w:tcPr>
          <w:p w:rsidR="00510EFC" w:rsidRPr="00510EFC" w:rsidRDefault="00510EFC" w:rsidP="00510EFC">
            <w:pPr>
              <w:spacing w:after="0"/>
              <w:jc w:val="center"/>
              <w:rPr>
                <w:sz w:val="20"/>
                <w:szCs w:val="20"/>
              </w:rPr>
            </w:pPr>
            <w:r w:rsidRPr="00510EFC">
              <w:rPr>
                <w:sz w:val="20"/>
                <w:szCs w:val="20"/>
              </w:rPr>
              <w:t>133,301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2008</w:t>
            </w:r>
          </w:p>
        </w:tc>
        <w:tc>
          <w:tcPr>
            <w:tcW w:w="530" w:type="pct"/>
            <w:vAlign w:val="bottom"/>
          </w:tcPr>
          <w:p w:rsidR="00510EFC" w:rsidRPr="00510EFC" w:rsidRDefault="00510EFC" w:rsidP="00510EFC">
            <w:pPr>
              <w:spacing w:after="0"/>
              <w:jc w:val="center"/>
              <w:rPr>
                <w:sz w:val="20"/>
                <w:szCs w:val="20"/>
              </w:rPr>
            </w:pPr>
            <w:r w:rsidRPr="00510EFC">
              <w:rPr>
                <w:sz w:val="20"/>
                <w:szCs w:val="20"/>
              </w:rPr>
              <w:t>47,997</w:t>
            </w:r>
          </w:p>
        </w:tc>
        <w:tc>
          <w:tcPr>
            <w:tcW w:w="472" w:type="pct"/>
            <w:vAlign w:val="bottom"/>
          </w:tcPr>
          <w:p w:rsidR="00510EFC" w:rsidRPr="00510EFC" w:rsidRDefault="00510EFC" w:rsidP="00510EFC">
            <w:pPr>
              <w:spacing w:after="0"/>
              <w:jc w:val="center"/>
              <w:rPr>
                <w:sz w:val="20"/>
                <w:szCs w:val="20"/>
              </w:rPr>
            </w:pPr>
            <w:r w:rsidRPr="00510EFC">
              <w:rPr>
                <w:sz w:val="20"/>
                <w:szCs w:val="20"/>
              </w:rPr>
              <w:t>0</w:t>
            </w:r>
          </w:p>
        </w:tc>
        <w:tc>
          <w:tcPr>
            <w:tcW w:w="475" w:type="pct"/>
            <w:vAlign w:val="bottom"/>
          </w:tcPr>
          <w:p w:rsidR="00510EFC" w:rsidRPr="00510EFC" w:rsidRDefault="00510EFC" w:rsidP="00510EFC">
            <w:pPr>
              <w:spacing w:after="0"/>
              <w:jc w:val="center"/>
              <w:rPr>
                <w:sz w:val="20"/>
                <w:szCs w:val="20"/>
              </w:rPr>
            </w:pPr>
            <w:r w:rsidRPr="00510EFC">
              <w:rPr>
                <w:sz w:val="20"/>
                <w:szCs w:val="20"/>
              </w:rPr>
              <w:t>25,254</w:t>
            </w:r>
          </w:p>
        </w:tc>
        <w:tc>
          <w:tcPr>
            <w:tcW w:w="489" w:type="pct"/>
            <w:vAlign w:val="bottom"/>
          </w:tcPr>
          <w:p w:rsidR="00510EFC" w:rsidRPr="00510EFC" w:rsidRDefault="00510EFC" w:rsidP="00510EFC">
            <w:pPr>
              <w:spacing w:after="0"/>
              <w:jc w:val="center"/>
              <w:rPr>
                <w:sz w:val="20"/>
                <w:szCs w:val="20"/>
              </w:rPr>
            </w:pPr>
            <w:r w:rsidRPr="00510EFC">
              <w:rPr>
                <w:sz w:val="20"/>
                <w:szCs w:val="20"/>
              </w:rPr>
              <w:t>1,530</w:t>
            </w:r>
          </w:p>
        </w:tc>
        <w:tc>
          <w:tcPr>
            <w:tcW w:w="599" w:type="pct"/>
            <w:vAlign w:val="bottom"/>
          </w:tcPr>
          <w:p w:rsidR="00510EFC" w:rsidRPr="00510EFC" w:rsidRDefault="00510EFC" w:rsidP="00510EFC">
            <w:pPr>
              <w:spacing w:after="0"/>
              <w:jc w:val="center"/>
              <w:rPr>
                <w:sz w:val="20"/>
                <w:szCs w:val="20"/>
              </w:rPr>
            </w:pPr>
            <w:r w:rsidRPr="00510EFC">
              <w:rPr>
                <w:sz w:val="20"/>
                <w:szCs w:val="20"/>
              </w:rPr>
              <w:t>4,064</w:t>
            </w:r>
          </w:p>
        </w:tc>
        <w:tc>
          <w:tcPr>
            <w:tcW w:w="607" w:type="pct"/>
            <w:vAlign w:val="bottom"/>
          </w:tcPr>
          <w:p w:rsidR="00510EFC" w:rsidRPr="00510EFC" w:rsidRDefault="00510EFC" w:rsidP="00510EFC">
            <w:pPr>
              <w:spacing w:after="0"/>
              <w:jc w:val="center"/>
              <w:rPr>
                <w:sz w:val="20"/>
                <w:szCs w:val="20"/>
              </w:rPr>
            </w:pPr>
            <w:r w:rsidRPr="00510EFC">
              <w:rPr>
                <w:sz w:val="20"/>
                <w:szCs w:val="20"/>
              </w:rPr>
              <w:t>78,845</w:t>
            </w:r>
          </w:p>
        </w:tc>
        <w:tc>
          <w:tcPr>
            <w:tcW w:w="764" w:type="pct"/>
            <w:vAlign w:val="bottom"/>
          </w:tcPr>
          <w:p w:rsidR="00510EFC" w:rsidRPr="00510EFC" w:rsidRDefault="00510EFC" w:rsidP="00510EFC">
            <w:pPr>
              <w:spacing w:after="0"/>
              <w:jc w:val="center"/>
              <w:rPr>
                <w:sz w:val="20"/>
                <w:szCs w:val="20"/>
              </w:rPr>
            </w:pPr>
            <w:r w:rsidRPr="00510EFC">
              <w:rPr>
                <w:sz w:val="20"/>
                <w:szCs w:val="20"/>
              </w:rPr>
              <w:t>95,226</w:t>
            </w:r>
          </w:p>
        </w:tc>
        <w:tc>
          <w:tcPr>
            <w:tcW w:w="449" w:type="pct"/>
            <w:vAlign w:val="bottom"/>
          </w:tcPr>
          <w:p w:rsidR="00510EFC" w:rsidRPr="00510EFC" w:rsidRDefault="00510EFC" w:rsidP="00510EFC">
            <w:pPr>
              <w:spacing w:after="0"/>
              <w:jc w:val="center"/>
              <w:rPr>
                <w:sz w:val="20"/>
                <w:szCs w:val="20"/>
              </w:rPr>
            </w:pPr>
            <w:r w:rsidRPr="00510EFC">
              <w:rPr>
                <w:sz w:val="20"/>
                <w:szCs w:val="20"/>
              </w:rPr>
              <w:t>174,071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2009</w:t>
            </w:r>
          </w:p>
        </w:tc>
        <w:tc>
          <w:tcPr>
            <w:tcW w:w="530" w:type="pct"/>
            <w:vAlign w:val="bottom"/>
          </w:tcPr>
          <w:p w:rsidR="00510EFC" w:rsidRPr="00510EFC" w:rsidRDefault="00510EFC" w:rsidP="00510EFC">
            <w:pPr>
              <w:spacing w:after="0"/>
              <w:jc w:val="center"/>
              <w:rPr>
                <w:sz w:val="20"/>
                <w:szCs w:val="20"/>
              </w:rPr>
            </w:pPr>
            <w:r w:rsidRPr="00510EFC">
              <w:rPr>
                <w:sz w:val="20"/>
                <w:szCs w:val="20"/>
              </w:rPr>
              <w:t>51,748</w:t>
            </w:r>
          </w:p>
        </w:tc>
        <w:tc>
          <w:tcPr>
            <w:tcW w:w="472" w:type="pct"/>
            <w:vAlign w:val="bottom"/>
          </w:tcPr>
          <w:p w:rsidR="00510EFC" w:rsidRPr="00510EFC" w:rsidRDefault="00510EFC" w:rsidP="00510EFC">
            <w:pPr>
              <w:spacing w:after="0"/>
              <w:jc w:val="center"/>
              <w:rPr>
                <w:sz w:val="20"/>
                <w:szCs w:val="20"/>
              </w:rPr>
            </w:pPr>
            <w:r w:rsidRPr="00510EFC">
              <w:rPr>
                <w:sz w:val="20"/>
                <w:szCs w:val="20"/>
              </w:rPr>
              <w:t>4,749</w:t>
            </w:r>
          </w:p>
        </w:tc>
        <w:tc>
          <w:tcPr>
            <w:tcW w:w="475" w:type="pct"/>
            <w:vAlign w:val="bottom"/>
          </w:tcPr>
          <w:p w:rsidR="00510EFC" w:rsidRPr="00510EFC" w:rsidRDefault="00510EFC" w:rsidP="00510EFC">
            <w:pPr>
              <w:spacing w:after="0"/>
              <w:jc w:val="center"/>
              <w:rPr>
                <w:sz w:val="20"/>
                <w:szCs w:val="20"/>
              </w:rPr>
            </w:pPr>
            <w:r w:rsidRPr="00510EFC">
              <w:rPr>
                <w:sz w:val="20"/>
                <w:szCs w:val="20"/>
              </w:rPr>
              <w:t>46,838</w:t>
            </w:r>
          </w:p>
        </w:tc>
        <w:tc>
          <w:tcPr>
            <w:tcW w:w="489" w:type="pct"/>
            <w:vAlign w:val="bottom"/>
          </w:tcPr>
          <w:p w:rsidR="00510EFC" w:rsidRPr="00510EFC" w:rsidRDefault="00510EFC" w:rsidP="00510EFC">
            <w:pPr>
              <w:spacing w:after="0"/>
              <w:jc w:val="center"/>
              <w:rPr>
                <w:sz w:val="20"/>
                <w:szCs w:val="20"/>
              </w:rPr>
            </w:pPr>
            <w:r w:rsidRPr="00510EFC">
              <w:rPr>
                <w:sz w:val="20"/>
                <w:szCs w:val="20"/>
              </w:rPr>
              <w:t>6,720</w:t>
            </w:r>
          </w:p>
        </w:tc>
        <w:tc>
          <w:tcPr>
            <w:tcW w:w="599" w:type="pct"/>
            <w:vAlign w:val="bottom"/>
          </w:tcPr>
          <w:p w:rsidR="00510EFC" w:rsidRPr="00510EFC" w:rsidRDefault="00510EFC" w:rsidP="00510EFC">
            <w:pPr>
              <w:spacing w:after="0"/>
              <w:jc w:val="center"/>
              <w:rPr>
                <w:sz w:val="20"/>
                <w:szCs w:val="20"/>
              </w:rPr>
            </w:pPr>
            <w:r w:rsidRPr="00510EFC">
              <w:rPr>
                <w:sz w:val="20"/>
                <w:szCs w:val="20"/>
              </w:rPr>
              <w:t>10,006</w:t>
            </w:r>
          </w:p>
        </w:tc>
        <w:tc>
          <w:tcPr>
            <w:tcW w:w="607" w:type="pct"/>
            <w:vAlign w:val="bottom"/>
          </w:tcPr>
          <w:p w:rsidR="00510EFC" w:rsidRPr="00510EFC" w:rsidRDefault="00510EFC" w:rsidP="00510EFC">
            <w:pPr>
              <w:spacing w:after="0"/>
              <w:jc w:val="center"/>
              <w:rPr>
                <w:sz w:val="20"/>
                <w:szCs w:val="20"/>
              </w:rPr>
            </w:pPr>
            <w:r w:rsidRPr="00510EFC">
              <w:rPr>
                <w:sz w:val="20"/>
                <w:szCs w:val="20"/>
              </w:rPr>
              <w:t>120,061</w:t>
            </w:r>
          </w:p>
        </w:tc>
        <w:tc>
          <w:tcPr>
            <w:tcW w:w="764" w:type="pct"/>
            <w:vAlign w:val="bottom"/>
          </w:tcPr>
          <w:p w:rsidR="00510EFC" w:rsidRPr="00510EFC" w:rsidRDefault="00510EFC" w:rsidP="00510EFC">
            <w:pPr>
              <w:spacing w:after="0"/>
              <w:jc w:val="center"/>
              <w:rPr>
                <w:sz w:val="20"/>
                <w:szCs w:val="20"/>
              </w:rPr>
            </w:pPr>
            <w:r w:rsidRPr="00510EFC">
              <w:rPr>
                <w:sz w:val="20"/>
                <w:szCs w:val="20"/>
              </w:rPr>
              <w:t>103,950</w:t>
            </w:r>
          </w:p>
        </w:tc>
        <w:tc>
          <w:tcPr>
            <w:tcW w:w="449" w:type="pct"/>
            <w:vAlign w:val="bottom"/>
          </w:tcPr>
          <w:p w:rsidR="00510EFC" w:rsidRPr="00510EFC" w:rsidRDefault="00510EFC" w:rsidP="00510EFC">
            <w:pPr>
              <w:spacing w:after="0"/>
              <w:jc w:val="center"/>
              <w:rPr>
                <w:sz w:val="20"/>
                <w:szCs w:val="20"/>
              </w:rPr>
            </w:pPr>
            <w:r w:rsidRPr="00510EFC">
              <w:rPr>
                <w:sz w:val="20"/>
                <w:szCs w:val="20"/>
              </w:rPr>
              <w:t>224,011</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2010</w:t>
            </w:r>
          </w:p>
        </w:tc>
        <w:tc>
          <w:tcPr>
            <w:tcW w:w="530" w:type="pct"/>
            <w:vAlign w:val="bottom"/>
          </w:tcPr>
          <w:p w:rsidR="00510EFC" w:rsidRPr="00510EFC" w:rsidRDefault="00510EFC" w:rsidP="00510EFC">
            <w:pPr>
              <w:spacing w:after="0"/>
              <w:jc w:val="center"/>
              <w:rPr>
                <w:sz w:val="20"/>
                <w:szCs w:val="20"/>
              </w:rPr>
            </w:pPr>
            <w:r w:rsidRPr="00510EFC">
              <w:rPr>
                <w:sz w:val="20"/>
                <w:szCs w:val="20"/>
              </w:rPr>
              <w:t>34,554</w:t>
            </w:r>
          </w:p>
        </w:tc>
        <w:tc>
          <w:tcPr>
            <w:tcW w:w="472" w:type="pct"/>
            <w:vAlign w:val="bottom"/>
          </w:tcPr>
          <w:p w:rsidR="00510EFC" w:rsidRPr="00510EFC" w:rsidRDefault="00510EFC" w:rsidP="00510EFC">
            <w:pPr>
              <w:spacing w:after="0"/>
              <w:jc w:val="center"/>
              <w:rPr>
                <w:sz w:val="20"/>
                <w:szCs w:val="20"/>
              </w:rPr>
            </w:pPr>
            <w:r w:rsidRPr="00510EFC">
              <w:rPr>
                <w:sz w:val="20"/>
                <w:szCs w:val="20"/>
              </w:rPr>
              <w:t>3,988</w:t>
            </w:r>
          </w:p>
        </w:tc>
        <w:tc>
          <w:tcPr>
            <w:tcW w:w="475" w:type="pct"/>
            <w:vAlign w:val="bottom"/>
          </w:tcPr>
          <w:p w:rsidR="00510EFC" w:rsidRPr="00510EFC" w:rsidRDefault="00510EFC" w:rsidP="00510EFC">
            <w:pPr>
              <w:spacing w:after="0"/>
              <w:jc w:val="center"/>
              <w:rPr>
                <w:sz w:val="20"/>
                <w:szCs w:val="20"/>
              </w:rPr>
            </w:pPr>
            <w:r w:rsidRPr="00510EFC">
              <w:rPr>
                <w:sz w:val="20"/>
                <w:szCs w:val="20"/>
              </w:rPr>
              <w:t>52,497</w:t>
            </w:r>
          </w:p>
        </w:tc>
        <w:tc>
          <w:tcPr>
            <w:tcW w:w="489" w:type="pct"/>
            <w:vAlign w:val="bottom"/>
          </w:tcPr>
          <w:p w:rsidR="00510EFC" w:rsidRPr="00510EFC" w:rsidRDefault="00510EFC" w:rsidP="00510EFC">
            <w:pPr>
              <w:spacing w:after="0"/>
              <w:jc w:val="center"/>
              <w:rPr>
                <w:sz w:val="20"/>
                <w:szCs w:val="20"/>
              </w:rPr>
            </w:pPr>
            <w:r w:rsidRPr="00510EFC">
              <w:rPr>
                <w:sz w:val="20"/>
                <w:szCs w:val="20"/>
              </w:rPr>
              <w:t>14,287</w:t>
            </w:r>
          </w:p>
        </w:tc>
        <w:tc>
          <w:tcPr>
            <w:tcW w:w="599" w:type="pct"/>
            <w:vAlign w:val="bottom"/>
          </w:tcPr>
          <w:p w:rsidR="00510EFC" w:rsidRPr="00510EFC" w:rsidRDefault="00510EFC" w:rsidP="00510EFC">
            <w:pPr>
              <w:spacing w:after="0"/>
              <w:jc w:val="center"/>
              <w:rPr>
                <w:sz w:val="20"/>
                <w:szCs w:val="20"/>
              </w:rPr>
            </w:pPr>
            <w:r w:rsidRPr="00510EFC">
              <w:rPr>
                <w:sz w:val="20"/>
                <w:szCs w:val="20"/>
              </w:rPr>
              <w:t>14,666</w:t>
            </w:r>
          </w:p>
        </w:tc>
        <w:tc>
          <w:tcPr>
            <w:tcW w:w="607" w:type="pct"/>
            <w:vAlign w:val="bottom"/>
          </w:tcPr>
          <w:p w:rsidR="00510EFC" w:rsidRPr="00510EFC" w:rsidRDefault="00510EFC" w:rsidP="00510EFC">
            <w:pPr>
              <w:spacing w:after="0"/>
              <w:jc w:val="center"/>
              <w:rPr>
                <w:sz w:val="20"/>
                <w:szCs w:val="20"/>
              </w:rPr>
            </w:pPr>
            <w:r w:rsidRPr="00510EFC">
              <w:rPr>
                <w:sz w:val="20"/>
                <w:szCs w:val="20"/>
              </w:rPr>
              <w:t>119,992</w:t>
            </w:r>
          </w:p>
        </w:tc>
        <w:tc>
          <w:tcPr>
            <w:tcW w:w="764" w:type="pct"/>
            <w:vAlign w:val="bottom"/>
          </w:tcPr>
          <w:p w:rsidR="00510EFC" w:rsidRPr="00510EFC" w:rsidRDefault="00510EFC" w:rsidP="00510EFC">
            <w:pPr>
              <w:spacing w:after="0"/>
              <w:jc w:val="center"/>
              <w:rPr>
                <w:sz w:val="20"/>
                <w:szCs w:val="20"/>
              </w:rPr>
            </w:pPr>
            <w:r w:rsidRPr="00510EFC">
              <w:rPr>
                <w:sz w:val="20"/>
                <w:szCs w:val="20"/>
              </w:rPr>
              <w:t>126,830</w:t>
            </w:r>
          </w:p>
        </w:tc>
        <w:tc>
          <w:tcPr>
            <w:tcW w:w="449" w:type="pct"/>
            <w:vAlign w:val="bottom"/>
          </w:tcPr>
          <w:p w:rsidR="00510EFC" w:rsidRPr="00510EFC" w:rsidRDefault="00510EFC" w:rsidP="00510EFC">
            <w:pPr>
              <w:spacing w:after="0"/>
              <w:jc w:val="center"/>
              <w:rPr>
                <w:sz w:val="20"/>
                <w:szCs w:val="20"/>
              </w:rPr>
            </w:pPr>
            <w:r w:rsidRPr="00510EFC">
              <w:rPr>
                <w:sz w:val="20"/>
                <w:szCs w:val="20"/>
              </w:rPr>
              <w:t>246,822</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2011</w:t>
            </w:r>
          </w:p>
        </w:tc>
        <w:tc>
          <w:tcPr>
            <w:tcW w:w="530" w:type="pct"/>
            <w:vAlign w:val="bottom"/>
          </w:tcPr>
          <w:p w:rsidR="00510EFC" w:rsidRPr="00510EFC" w:rsidRDefault="00510EFC" w:rsidP="00510EFC">
            <w:pPr>
              <w:spacing w:after="0"/>
              <w:jc w:val="center"/>
              <w:rPr>
                <w:sz w:val="20"/>
                <w:szCs w:val="20"/>
              </w:rPr>
            </w:pPr>
            <w:r w:rsidRPr="00510EFC">
              <w:rPr>
                <w:sz w:val="20"/>
                <w:szCs w:val="20"/>
              </w:rPr>
              <w:t>23,825</w:t>
            </w:r>
          </w:p>
        </w:tc>
        <w:tc>
          <w:tcPr>
            <w:tcW w:w="472" w:type="pct"/>
            <w:vAlign w:val="bottom"/>
          </w:tcPr>
          <w:p w:rsidR="00510EFC" w:rsidRPr="00510EFC" w:rsidRDefault="00510EFC" w:rsidP="00510EFC">
            <w:pPr>
              <w:spacing w:after="0"/>
              <w:jc w:val="center"/>
              <w:rPr>
                <w:sz w:val="20"/>
                <w:szCs w:val="20"/>
              </w:rPr>
            </w:pPr>
            <w:r w:rsidRPr="00510EFC">
              <w:rPr>
                <w:sz w:val="20"/>
                <w:szCs w:val="20"/>
              </w:rPr>
              <w:t>6,383</w:t>
            </w:r>
          </w:p>
        </w:tc>
        <w:tc>
          <w:tcPr>
            <w:tcW w:w="475" w:type="pct"/>
            <w:vAlign w:val="bottom"/>
          </w:tcPr>
          <w:p w:rsidR="00510EFC" w:rsidRPr="00510EFC" w:rsidRDefault="00510EFC" w:rsidP="00510EFC">
            <w:pPr>
              <w:spacing w:after="0"/>
              <w:jc w:val="center"/>
              <w:rPr>
                <w:sz w:val="20"/>
                <w:szCs w:val="20"/>
              </w:rPr>
            </w:pPr>
            <w:r w:rsidRPr="00510EFC">
              <w:rPr>
                <w:sz w:val="20"/>
                <w:szCs w:val="20"/>
              </w:rPr>
              <w:t>11,353</w:t>
            </w:r>
          </w:p>
        </w:tc>
        <w:tc>
          <w:tcPr>
            <w:tcW w:w="489" w:type="pct"/>
            <w:vAlign w:val="bottom"/>
          </w:tcPr>
          <w:p w:rsidR="00510EFC" w:rsidRPr="00510EFC" w:rsidRDefault="00510EFC" w:rsidP="00510EFC">
            <w:pPr>
              <w:spacing w:after="0"/>
              <w:jc w:val="center"/>
              <w:rPr>
                <w:sz w:val="20"/>
                <w:szCs w:val="20"/>
              </w:rPr>
            </w:pPr>
            <w:r w:rsidRPr="00510EFC">
              <w:rPr>
                <w:sz w:val="20"/>
                <w:szCs w:val="20"/>
              </w:rPr>
              <w:t>4,804</w:t>
            </w:r>
          </w:p>
        </w:tc>
        <w:tc>
          <w:tcPr>
            <w:tcW w:w="599" w:type="pct"/>
            <w:vAlign w:val="bottom"/>
          </w:tcPr>
          <w:p w:rsidR="00510EFC" w:rsidRPr="00510EFC" w:rsidRDefault="00510EFC" w:rsidP="00510EFC">
            <w:pPr>
              <w:spacing w:after="0"/>
              <w:jc w:val="center"/>
              <w:rPr>
                <w:sz w:val="20"/>
                <w:szCs w:val="20"/>
              </w:rPr>
            </w:pPr>
            <w:r w:rsidRPr="00510EFC">
              <w:rPr>
                <w:sz w:val="20"/>
                <w:szCs w:val="20"/>
              </w:rPr>
              <w:t>12,702</w:t>
            </w:r>
          </w:p>
        </w:tc>
        <w:tc>
          <w:tcPr>
            <w:tcW w:w="607" w:type="pct"/>
            <w:vAlign w:val="bottom"/>
          </w:tcPr>
          <w:p w:rsidR="00510EFC" w:rsidRPr="00510EFC" w:rsidRDefault="00510EFC" w:rsidP="00510EFC">
            <w:pPr>
              <w:spacing w:after="0"/>
              <w:jc w:val="center"/>
              <w:rPr>
                <w:sz w:val="20"/>
                <w:szCs w:val="20"/>
              </w:rPr>
            </w:pPr>
            <w:r w:rsidRPr="00510EFC">
              <w:rPr>
                <w:sz w:val="20"/>
                <w:szCs w:val="20"/>
              </w:rPr>
              <w:t>59,067</w:t>
            </w:r>
          </w:p>
        </w:tc>
        <w:tc>
          <w:tcPr>
            <w:tcW w:w="764" w:type="pct"/>
            <w:vAlign w:val="bottom"/>
          </w:tcPr>
          <w:p w:rsidR="00510EFC" w:rsidRPr="00510EFC" w:rsidRDefault="00510EFC" w:rsidP="00510EFC">
            <w:pPr>
              <w:spacing w:after="0"/>
              <w:jc w:val="center"/>
              <w:rPr>
                <w:sz w:val="20"/>
                <w:szCs w:val="20"/>
              </w:rPr>
            </w:pPr>
            <w:r w:rsidRPr="00510EFC">
              <w:rPr>
                <w:sz w:val="20"/>
                <w:szCs w:val="20"/>
              </w:rPr>
              <w:t>70,871</w:t>
            </w:r>
          </w:p>
        </w:tc>
        <w:tc>
          <w:tcPr>
            <w:tcW w:w="449" w:type="pct"/>
            <w:vAlign w:val="bottom"/>
          </w:tcPr>
          <w:p w:rsidR="00510EFC" w:rsidRPr="00510EFC" w:rsidRDefault="00510EFC" w:rsidP="00510EFC">
            <w:pPr>
              <w:spacing w:after="0"/>
              <w:jc w:val="center"/>
              <w:rPr>
                <w:sz w:val="20"/>
                <w:szCs w:val="20"/>
              </w:rPr>
            </w:pPr>
            <w:r w:rsidRPr="00510EFC">
              <w:rPr>
                <w:sz w:val="20"/>
                <w:szCs w:val="20"/>
              </w:rPr>
              <w:t>129,938</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2012</w:t>
            </w:r>
          </w:p>
        </w:tc>
        <w:tc>
          <w:tcPr>
            <w:tcW w:w="530" w:type="pct"/>
            <w:vAlign w:val="bottom"/>
          </w:tcPr>
          <w:p w:rsidR="00510EFC" w:rsidRPr="00510EFC" w:rsidRDefault="00510EFC" w:rsidP="00510EFC">
            <w:pPr>
              <w:spacing w:after="0"/>
              <w:jc w:val="center"/>
              <w:rPr>
                <w:sz w:val="20"/>
                <w:szCs w:val="20"/>
              </w:rPr>
            </w:pPr>
            <w:r w:rsidRPr="00510EFC">
              <w:rPr>
                <w:sz w:val="20"/>
                <w:szCs w:val="20"/>
              </w:rPr>
              <w:t>14,648</w:t>
            </w:r>
          </w:p>
        </w:tc>
        <w:tc>
          <w:tcPr>
            <w:tcW w:w="472" w:type="pct"/>
            <w:vAlign w:val="bottom"/>
          </w:tcPr>
          <w:p w:rsidR="00510EFC" w:rsidRPr="00510EFC" w:rsidRDefault="00510EFC" w:rsidP="00510EFC">
            <w:pPr>
              <w:spacing w:after="0"/>
              <w:jc w:val="center"/>
              <w:rPr>
                <w:sz w:val="20"/>
                <w:szCs w:val="20"/>
              </w:rPr>
            </w:pPr>
            <w:r w:rsidRPr="00510EFC">
              <w:rPr>
                <w:sz w:val="20"/>
                <w:szCs w:val="20"/>
              </w:rPr>
              <w:t>0</w:t>
            </w:r>
          </w:p>
        </w:tc>
        <w:tc>
          <w:tcPr>
            <w:tcW w:w="475" w:type="pct"/>
            <w:vAlign w:val="bottom"/>
          </w:tcPr>
          <w:p w:rsidR="00510EFC" w:rsidRPr="00510EFC" w:rsidRDefault="00510EFC" w:rsidP="00510EFC">
            <w:pPr>
              <w:spacing w:after="0"/>
              <w:jc w:val="center"/>
              <w:rPr>
                <w:sz w:val="20"/>
                <w:szCs w:val="20"/>
              </w:rPr>
            </w:pPr>
            <w:r w:rsidRPr="00510EFC">
              <w:rPr>
                <w:sz w:val="20"/>
                <w:szCs w:val="20"/>
              </w:rPr>
              <w:t>12,108</w:t>
            </w:r>
          </w:p>
        </w:tc>
        <w:tc>
          <w:tcPr>
            <w:tcW w:w="489" w:type="pct"/>
            <w:vAlign w:val="bottom"/>
          </w:tcPr>
          <w:p w:rsidR="00510EFC" w:rsidRPr="00510EFC" w:rsidRDefault="00510EFC" w:rsidP="00510EFC">
            <w:pPr>
              <w:spacing w:after="0"/>
              <w:jc w:val="center"/>
              <w:rPr>
                <w:sz w:val="20"/>
                <w:szCs w:val="20"/>
              </w:rPr>
            </w:pPr>
            <w:r w:rsidRPr="00510EFC">
              <w:rPr>
                <w:sz w:val="20"/>
                <w:szCs w:val="20"/>
              </w:rPr>
              <w:t>1,212</w:t>
            </w:r>
          </w:p>
        </w:tc>
        <w:tc>
          <w:tcPr>
            <w:tcW w:w="599" w:type="pct"/>
            <w:vAlign w:val="bottom"/>
          </w:tcPr>
          <w:p w:rsidR="00510EFC" w:rsidRPr="00510EFC" w:rsidRDefault="00510EFC" w:rsidP="00510EFC">
            <w:pPr>
              <w:spacing w:after="0"/>
              <w:jc w:val="center"/>
              <w:rPr>
                <w:sz w:val="20"/>
                <w:szCs w:val="20"/>
              </w:rPr>
            </w:pPr>
            <w:r w:rsidRPr="00510EFC">
              <w:rPr>
                <w:sz w:val="20"/>
                <w:szCs w:val="20"/>
              </w:rPr>
              <w:t>14,204</w:t>
            </w:r>
          </w:p>
        </w:tc>
        <w:tc>
          <w:tcPr>
            <w:tcW w:w="607" w:type="pct"/>
            <w:vAlign w:val="bottom"/>
          </w:tcPr>
          <w:p w:rsidR="00510EFC" w:rsidRPr="00510EFC" w:rsidRDefault="00510EFC" w:rsidP="00510EFC">
            <w:pPr>
              <w:spacing w:after="0"/>
              <w:jc w:val="center"/>
              <w:rPr>
                <w:sz w:val="20"/>
                <w:szCs w:val="20"/>
              </w:rPr>
            </w:pPr>
            <w:r w:rsidRPr="00510EFC">
              <w:rPr>
                <w:sz w:val="20"/>
                <w:szCs w:val="20"/>
              </w:rPr>
              <w:t>42,171</w:t>
            </w:r>
          </w:p>
        </w:tc>
        <w:tc>
          <w:tcPr>
            <w:tcW w:w="764" w:type="pct"/>
            <w:vAlign w:val="bottom"/>
          </w:tcPr>
          <w:p w:rsidR="00510EFC" w:rsidRPr="00510EFC" w:rsidRDefault="00510EFC" w:rsidP="00510EFC">
            <w:pPr>
              <w:spacing w:after="0"/>
              <w:jc w:val="center"/>
              <w:rPr>
                <w:sz w:val="20"/>
                <w:szCs w:val="20"/>
              </w:rPr>
            </w:pPr>
            <w:r w:rsidRPr="00510EFC">
              <w:rPr>
                <w:sz w:val="20"/>
                <w:szCs w:val="20"/>
              </w:rPr>
              <w:t>70,775</w:t>
            </w:r>
          </w:p>
        </w:tc>
        <w:tc>
          <w:tcPr>
            <w:tcW w:w="449" w:type="pct"/>
            <w:vAlign w:val="bottom"/>
          </w:tcPr>
          <w:p w:rsidR="00510EFC" w:rsidRPr="00510EFC" w:rsidRDefault="00510EFC" w:rsidP="00510EFC">
            <w:pPr>
              <w:spacing w:after="0"/>
              <w:jc w:val="center"/>
              <w:rPr>
                <w:sz w:val="20"/>
                <w:szCs w:val="20"/>
              </w:rPr>
            </w:pPr>
            <w:r w:rsidRPr="00510EFC">
              <w:rPr>
                <w:sz w:val="20"/>
                <w:szCs w:val="20"/>
              </w:rPr>
              <w:t>112,946</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2013</w:t>
            </w:r>
          </w:p>
        </w:tc>
        <w:tc>
          <w:tcPr>
            <w:tcW w:w="530" w:type="pct"/>
            <w:vAlign w:val="bottom"/>
          </w:tcPr>
          <w:p w:rsidR="00510EFC" w:rsidRPr="00510EFC" w:rsidRDefault="00510EFC" w:rsidP="00510EFC">
            <w:pPr>
              <w:spacing w:after="0"/>
              <w:jc w:val="center"/>
              <w:rPr>
                <w:sz w:val="20"/>
                <w:szCs w:val="20"/>
              </w:rPr>
            </w:pPr>
            <w:r w:rsidRPr="00510EFC">
              <w:rPr>
                <w:sz w:val="20"/>
                <w:szCs w:val="20"/>
              </w:rPr>
              <w:t>34,849</w:t>
            </w:r>
          </w:p>
        </w:tc>
        <w:tc>
          <w:tcPr>
            <w:tcW w:w="472" w:type="pct"/>
            <w:vAlign w:val="bottom"/>
          </w:tcPr>
          <w:p w:rsidR="00510EFC" w:rsidRPr="00510EFC" w:rsidRDefault="00510EFC" w:rsidP="00510EFC">
            <w:pPr>
              <w:spacing w:after="0"/>
              <w:jc w:val="center"/>
              <w:rPr>
                <w:sz w:val="20"/>
                <w:szCs w:val="20"/>
              </w:rPr>
            </w:pPr>
            <w:r w:rsidRPr="00510EFC">
              <w:rPr>
                <w:sz w:val="20"/>
                <w:szCs w:val="20"/>
              </w:rPr>
              <w:t>2,372</w:t>
            </w:r>
          </w:p>
        </w:tc>
        <w:tc>
          <w:tcPr>
            <w:tcW w:w="475" w:type="pct"/>
            <w:vAlign w:val="bottom"/>
          </w:tcPr>
          <w:p w:rsidR="00510EFC" w:rsidRPr="00510EFC" w:rsidRDefault="00510EFC" w:rsidP="00510EFC">
            <w:pPr>
              <w:spacing w:after="0"/>
              <w:jc w:val="center"/>
              <w:rPr>
                <w:sz w:val="20"/>
                <w:szCs w:val="20"/>
              </w:rPr>
            </w:pPr>
            <w:r w:rsidRPr="00510EFC">
              <w:rPr>
                <w:sz w:val="20"/>
                <w:szCs w:val="20"/>
              </w:rPr>
              <w:t>24,986</w:t>
            </w:r>
          </w:p>
        </w:tc>
        <w:tc>
          <w:tcPr>
            <w:tcW w:w="489" w:type="pct"/>
            <w:vAlign w:val="bottom"/>
          </w:tcPr>
          <w:p w:rsidR="00510EFC" w:rsidRPr="00510EFC" w:rsidRDefault="00510EFC" w:rsidP="00510EFC">
            <w:pPr>
              <w:spacing w:after="0"/>
              <w:jc w:val="center"/>
              <w:rPr>
                <w:sz w:val="20"/>
                <w:szCs w:val="20"/>
              </w:rPr>
            </w:pPr>
            <w:r w:rsidRPr="00510EFC">
              <w:rPr>
                <w:sz w:val="20"/>
                <w:szCs w:val="20"/>
              </w:rPr>
              <w:t>2,472</w:t>
            </w:r>
          </w:p>
        </w:tc>
        <w:tc>
          <w:tcPr>
            <w:tcW w:w="599" w:type="pct"/>
            <w:vAlign w:val="bottom"/>
          </w:tcPr>
          <w:p w:rsidR="00510EFC" w:rsidRPr="00510EFC" w:rsidRDefault="00510EFC" w:rsidP="00510EFC">
            <w:pPr>
              <w:spacing w:after="0"/>
              <w:jc w:val="center"/>
              <w:rPr>
                <w:sz w:val="20"/>
                <w:szCs w:val="20"/>
              </w:rPr>
            </w:pPr>
            <w:r w:rsidRPr="00510EFC">
              <w:rPr>
                <w:sz w:val="20"/>
                <w:szCs w:val="20"/>
              </w:rPr>
              <w:t>10,613</w:t>
            </w:r>
          </w:p>
        </w:tc>
        <w:tc>
          <w:tcPr>
            <w:tcW w:w="607" w:type="pct"/>
            <w:vAlign w:val="bottom"/>
          </w:tcPr>
          <w:p w:rsidR="00510EFC" w:rsidRPr="00510EFC" w:rsidRDefault="00510EFC" w:rsidP="00510EFC">
            <w:pPr>
              <w:spacing w:after="0"/>
              <w:jc w:val="center"/>
              <w:rPr>
                <w:sz w:val="20"/>
                <w:szCs w:val="20"/>
              </w:rPr>
            </w:pPr>
            <w:r w:rsidRPr="00510EFC">
              <w:rPr>
                <w:sz w:val="20"/>
                <w:szCs w:val="20"/>
              </w:rPr>
              <w:t>75,293</w:t>
            </w:r>
          </w:p>
        </w:tc>
        <w:tc>
          <w:tcPr>
            <w:tcW w:w="764" w:type="pct"/>
            <w:vAlign w:val="bottom"/>
          </w:tcPr>
          <w:p w:rsidR="00510EFC" w:rsidRPr="00510EFC" w:rsidRDefault="00510EFC" w:rsidP="00510EFC">
            <w:pPr>
              <w:spacing w:after="0"/>
              <w:jc w:val="center"/>
              <w:rPr>
                <w:sz w:val="20"/>
                <w:szCs w:val="20"/>
              </w:rPr>
            </w:pPr>
            <w:r w:rsidRPr="00510EFC">
              <w:rPr>
                <w:sz w:val="20"/>
                <w:szCs w:val="20"/>
              </w:rPr>
              <w:t>68,117</w:t>
            </w:r>
          </w:p>
        </w:tc>
        <w:tc>
          <w:tcPr>
            <w:tcW w:w="449" w:type="pct"/>
            <w:vAlign w:val="bottom"/>
          </w:tcPr>
          <w:p w:rsidR="00510EFC" w:rsidRPr="00510EFC" w:rsidRDefault="00510EFC" w:rsidP="00510EFC">
            <w:pPr>
              <w:spacing w:after="0"/>
              <w:jc w:val="center"/>
              <w:rPr>
                <w:sz w:val="20"/>
                <w:szCs w:val="20"/>
              </w:rPr>
            </w:pPr>
            <w:r w:rsidRPr="00510EFC">
              <w:rPr>
                <w:sz w:val="20"/>
                <w:szCs w:val="20"/>
              </w:rPr>
              <w:t>143,410</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2014</w:t>
            </w:r>
          </w:p>
        </w:tc>
        <w:tc>
          <w:tcPr>
            <w:tcW w:w="530" w:type="pct"/>
            <w:vAlign w:val="bottom"/>
          </w:tcPr>
          <w:p w:rsidR="00510EFC" w:rsidRPr="00510EFC" w:rsidRDefault="00510EFC" w:rsidP="00510EFC">
            <w:pPr>
              <w:spacing w:after="0"/>
              <w:jc w:val="center"/>
              <w:rPr>
                <w:sz w:val="20"/>
                <w:szCs w:val="20"/>
              </w:rPr>
            </w:pPr>
            <w:r w:rsidRPr="00510EFC">
              <w:rPr>
                <w:sz w:val="20"/>
                <w:szCs w:val="20"/>
              </w:rPr>
              <w:t>12,118</w:t>
            </w:r>
          </w:p>
        </w:tc>
        <w:tc>
          <w:tcPr>
            <w:tcW w:w="472" w:type="pct"/>
            <w:vAlign w:val="bottom"/>
          </w:tcPr>
          <w:p w:rsidR="00510EFC" w:rsidRPr="00510EFC" w:rsidRDefault="00510EFC" w:rsidP="00510EFC">
            <w:pPr>
              <w:spacing w:after="0"/>
              <w:jc w:val="center"/>
              <w:rPr>
                <w:sz w:val="20"/>
                <w:szCs w:val="20"/>
              </w:rPr>
            </w:pPr>
            <w:r w:rsidRPr="00510EFC">
              <w:rPr>
                <w:sz w:val="20"/>
                <w:szCs w:val="20"/>
              </w:rPr>
              <w:t>773</w:t>
            </w:r>
          </w:p>
        </w:tc>
        <w:tc>
          <w:tcPr>
            <w:tcW w:w="475" w:type="pct"/>
            <w:vAlign w:val="bottom"/>
          </w:tcPr>
          <w:p w:rsidR="00510EFC" w:rsidRPr="00510EFC" w:rsidRDefault="00510EFC" w:rsidP="00510EFC">
            <w:pPr>
              <w:spacing w:after="0"/>
              <w:jc w:val="center"/>
              <w:rPr>
                <w:sz w:val="20"/>
                <w:szCs w:val="20"/>
              </w:rPr>
            </w:pPr>
            <w:r w:rsidRPr="00510EFC">
              <w:rPr>
                <w:sz w:val="20"/>
                <w:szCs w:val="20"/>
              </w:rPr>
              <w:t>32,145</w:t>
            </w:r>
          </w:p>
        </w:tc>
        <w:tc>
          <w:tcPr>
            <w:tcW w:w="489" w:type="pct"/>
            <w:vAlign w:val="bottom"/>
          </w:tcPr>
          <w:p w:rsidR="00510EFC" w:rsidRPr="00510EFC" w:rsidRDefault="00510EFC" w:rsidP="00510EFC">
            <w:pPr>
              <w:spacing w:after="0"/>
              <w:jc w:val="center"/>
              <w:rPr>
                <w:sz w:val="20"/>
                <w:szCs w:val="20"/>
              </w:rPr>
            </w:pPr>
            <w:r w:rsidRPr="00510EFC">
              <w:rPr>
                <w:sz w:val="20"/>
                <w:szCs w:val="20"/>
              </w:rPr>
              <w:t>3,656</w:t>
            </w:r>
          </w:p>
        </w:tc>
        <w:tc>
          <w:tcPr>
            <w:tcW w:w="599" w:type="pct"/>
            <w:vAlign w:val="bottom"/>
          </w:tcPr>
          <w:p w:rsidR="00510EFC" w:rsidRPr="00510EFC" w:rsidRDefault="00510EFC" w:rsidP="00510EFC">
            <w:pPr>
              <w:spacing w:after="0"/>
              <w:jc w:val="center"/>
              <w:rPr>
                <w:sz w:val="20"/>
                <w:szCs w:val="20"/>
              </w:rPr>
            </w:pPr>
            <w:r w:rsidRPr="00510EFC">
              <w:rPr>
                <w:sz w:val="20"/>
                <w:szCs w:val="20"/>
              </w:rPr>
              <w:t>16,792</w:t>
            </w:r>
          </w:p>
        </w:tc>
        <w:tc>
          <w:tcPr>
            <w:tcW w:w="607" w:type="pct"/>
            <w:vAlign w:val="bottom"/>
          </w:tcPr>
          <w:p w:rsidR="00510EFC" w:rsidRPr="00510EFC" w:rsidRDefault="00510EFC" w:rsidP="00510EFC">
            <w:pPr>
              <w:spacing w:after="0"/>
              <w:jc w:val="center"/>
              <w:rPr>
                <w:sz w:val="20"/>
                <w:szCs w:val="20"/>
              </w:rPr>
            </w:pPr>
            <w:r w:rsidRPr="00510EFC">
              <w:rPr>
                <w:sz w:val="20"/>
                <w:szCs w:val="20"/>
              </w:rPr>
              <w:t>65,484</w:t>
            </w:r>
          </w:p>
        </w:tc>
        <w:tc>
          <w:tcPr>
            <w:tcW w:w="764" w:type="pct"/>
            <w:vAlign w:val="bottom"/>
          </w:tcPr>
          <w:p w:rsidR="00510EFC" w:rsidRPr="00510EFC" w:rsidRDefault="00510EFC" w:rsidP="00510EFC">
            <w:pPr>
              <w:spacing w:after="0"/>
              <w:jc w:val="center"/>
              <w:rPr>
                <w:sz w:val="20"/>
                <w:szCs w:val="20"/>
              </w:rPr>
            </w:pPr>
            <w:r w:rsidRPr="00510EFC">
              <w:rPr>
                <w:sz w:val="20"/>
                <w:szCs w:val="20"/>
              </w:rPr>
              <w:t>124,171</w:t>
            </w:r>
          </w:p>
        </w:tc>
        <w:tc>
          <w:tcPr>
            <w:tcW w:w="449" w:type="pct"/>
            <w:vAlign w:val="bottom"/>
          </w:tcPr>
          <w:p w:rsidR="00510EFC" w:rsidRPr="00510EFC" w:rsidRDefault="00510EFC" w:rsidP="00510EFC">
            <w:pPr>
              <w:spacing w:after="0"/>
              <w:jc w:val="center"/>
              <w:rPr>
                <w:sz w:val="20"/>
                <w:szCs w:val="20"/>
              </w:rPr>
            </w:pPr>
            <w:r w:rsidRPr="00510EFC">
              <w:rPr>
                <w:sz w:val="20"/>
                <w:szCs w:val="20"/>
              </w:rPr>
              <w:t>189,655</w:t>
            </w:r>
          </w:p>
        </w:tc>
      </w:tr>
      <w:tr w:rsidR="00510EFC" w:rsidTr="00DC7F0F">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2015</w:t>
            </w:r>
          </w:p>
        </w:tc>
        <w:tc>
          <w:tcPr>
            <w:tcW w:w="530" w:type="pct"/>
            <w:vAlign w:val="bottom"/>
          </w:tcPr>
          <w:p w:rsidR="00510EFC" w:rsidRPr="00510EFC" w:rsidRDefault="00510EFC" w:rsidP="00510EFC">
            <w:pPr>
              <w:spacing w:after="0"/>
              <w:jc w:val="center"/>
              <w:rPr>
                <w:sz w:val="20"/>
                <w:szCs w:val="20"/>
              </w:rPr>
            </w:pPr>
            <w:r w:rsidRPr="00510EFC">
              <w:rPr>
                <w:sz w:val="20"/>
                <w:szCs w:val="20"/>
              </w:rPr>
              <w:t>16,355</w:t>
            </w:r>
          </w:p>
        </w:tc>
        <w:tc>
          <w:tcPr>
            <w:tcW w:w="472" w:type="pct"/>
            <w:vAlign w:val="bottom"/>
          </w:tcPr>
          <w:p w:rsidR="00510EFC" w:rsidRPr="00510EFC" w:rsidRDefault="00510EFC" w:rsidP="00510EFC">
            <w:pPr>
              <w:spacing w:after="0"/>
              <w:jc w:val="center"/>
              <w:rPr>
                <w:sz w:val="20"/>
                <w:szCs w:val="20"/>
              </w:rPr>
            </w:pPr>
            <w:r w:rsidRPr="00510EFC">
              <w:rPr>
                <w:sz w:val="20"/>
                <w:szCs w:val="20"/>
              </w:rPr>
              <w:t>5,634</w:t>
            </w:r>
          </w:p>
        </w:tc>
        <w:tc>
          <w:tcPr>
            <w:tcW w:w="475" w:type="pct"/>
            <w:vAlign w:val="bottom"/>
          </w:tcPr>
          <w:p w:rsidR="00510EFC" w:rsidRPr="00510EFC" w:rsidRDefault="00510EFC" w:rsidP="00510EFC">
            <w:pPr>
              <w:spacing w:after="0"/>
              <w:jc w:val="center"/>
              <w:rPr>
                <w:sz w:val="20"/>
                <w:szCs w:val="20"/>
              </w:rPr>
            </w:pPr>
            <w:r w:rsidRPr="00510EFC">
              <w:rPr>
                <w:sz w:val="20"/>
                <w:szCs w:val="20"/>
              </w:rPr>
              <w:t>8,737</w:t>
            </w:r>
          </w:p>
        </w:tc>
        <w:tc>
          <w:tcPr>
            <w:tcW w:w="489" w:type="pct"/>
            <w:vAlign w:val="bottom"/>
          </w:tcPr>
          <w:p w:rsidR="00510EFC" w:rsidRPr="00510EFC" w:rsidRDefault="00510EFC" w:rsidP="00510EFC">
            <w:pPr>
              <w:spacing w:after="0"/>
              <w:jc w:val="center"/>
              <w:rPr>
                <w:sz w:val="20"/>
                <w:szCs w:val="20"/>
              </w:rPr>
            </w:pPr>
            <w:r w:rsidRPr="00510EFC">
              <w:rPr>
                <w:sz w:val="20"/>
                <w:szCs w:val="20"/>
              </w:rPr>
              <w:t>3,063</w:t>
            </w:r>
          </w:p>
        </w:tc>
        <w:tc>
          <w:tcPr>
            <w:tcW w:w="599" w:type="pct"/>
            <w:vAlign w:val="bottom"/>
          </w:tcPr>
          <w:p w:rsidR="00510EFC" w:rsidRPr="00510EFC" w:rsidRDefault="00510EFC" w:rsidP="00510EFC">
            <w:pPr>
              <w:spacing w:after="0"/>
              <w:jc w:val="center"/>
              <w:rPr>
                <w:sz w:val="20"/>
                <w:szCs w:val="20"/>
              </w:rPr>
            </w:pPr>
            <w:r w:rsidRPr="00510EFC">
              <w:rPr>
                <w:sz w:val="20"/>
                <w:szCs w:val="20"/>
              </w:rPr>
              <w:t>10,434</w:t>
            </w:r>
          </w:p>
        </w:tc>
        <w:tc>
          <w:tcPr>
            <w:tcW w:w="607" w:type="pct"/>
            <w:vAlign w:val="bottom"/>
          </w:tcPr>
          <w:p w:rsidR="00510EFC" w:rsidRPr="00510EFC" w:rsidRDefault="00510EFC" w:rsidP="00510EFC">
            <w:pPr>
              <w:spacing w:after="0"/>
              <w:jc w:val="center"/>
              <w:rPr>
                <w:sz w:val="20"/>
                <w:szCs w:val="20"/>
              </w:rPr>
            </w:pPr>
            <w:r w:rsidRPr="00510EFC">
              <w:rPr>
                <w:sz w:val="20"/>
                <w:szCs w:val="20"/>
              </w:rPr>
              <w:t>44,223</w:t>
            </w:r>
          </w:p>
        </w:tc>
        <w:tc>
          <w:tcPr>
            <w:tcW w:w="764" w:type="pct"/>
            <w:vAlign w:val="bottom"/>
          </w:tcPr>
          <w:p w:rsidR="00510EFC" w:rsidRPr="00510EFC" w:rsidRDefault="00510EFC" w:rsidP="00510EFC">
            <w:pPr>
              <w:spacing w:after="0"/>
              <w:jc w:val="center"/>
              <w:rPr>
                <w:sz w:val="20"/>
                <w:szCs w:val="20"/>
              </w:rPr>
            </w:pPr>
            <w:r w:rsidRPr="00510EFC">
              <w:rPr>
                <w:sz w:val="20"/>
                <w:szCs w:val="20"/>
              </w:rPr>
              <w:t>60,178</w:t>
            </w:r>
          </w:p>
        </w:tc>
        <w:tc>
          <w:tcPr>
            <w:tcW w:w="449" w:type="pct"/>
            <w:vAlign w:val="bottom"/>
          </w:tcPr>
          <w:p w:rsidR="00510EFC" w:rsidRPr="00510EFC" w:rsidRDefault="00510EFC" w:rsidP="00510EFC">
            <w:pPr>
              <w:spacing w:after="0"/>
              <w:jc w:val="center"/>
              <w:rPr>
                <w:sz w:val="20"/>
                <w:szCs w:val="20"/>
              </w:rPr>
            </w:pPr>
            <w:r w:rsidRPr="00510EFC">
              <w:rPr>
                <w:sz w:val="20"/>
                <w:szCs w:val="20"/>
              </w:rPr>
              <w:t>104,401</w:t>
            </w:r>
          </w:p>
        </w:tc>
      </w:tr>
      <w:tr w:rsidR="00510EFC" w:rsidTr="00D66C7D">
        <w:trPr>
          <w:trHeight w:val="259"/>
        </w:trPr>
        <w:tc>
          <w:tcPr>
            <w:tcW w:w="616" w:type="pct"/>
            <w:vAlign w:val="bottom"/>
          </w:tcPr>
          <w:p w:rsidR="00510EFC" w:rsidRPr="00510EFC" w:rsidRDefault="00510EFC" w:rsidP="00FB4EB1">
            <w:pPr>
              <w:spacing w:after="0"/>
              <w:jc w:val="left"/>
              <w:rPr>
                <w:color w:val="000000"/>
                <w:sz w:val="20"/>
                <w:szCs w:val="20"/>
              </w:rPr>
            </w:pPr>
            <w:r w:rsidRPr="00510EFC">
              <w:rPr>
                <w:color w:val="000000"/>
                <w:sz w:val="20"/>
                <w:szCs w:val="20"/>
              </w:rPr>
              <w:t>2016</w:t>
            </w:r>
          </w:p>
        </w:tc>
        <w:tc>
          <w:tcPr>
            <w:tcW w:w="530" w:type="pct"/>
            <w:vAlign w:val="bottom"/>
          </w:tcPr>
          <w:p w:rsidR="00510EFC" w:rsidRPr="00510EFC" w:rsidRDefault="00510EFC" w:rsidP="00510EFC">
            <w:pPr>
              <w:spacing w:after="0"/>
              <w:jc w:val="center"/>
              <w:rPr>
                <w:sz w:val="20"/>
                <w:szCs w:val="20"/>
              </w:rPr>
            </w:pPr>
            <w:r w:rsidRPr="00510EFC">
              <w:rPr>
                <w:sz w:val="20"/>
                <w:szCs w:val="20"/>
              </w:rPr>
              <w:t>9,801</w:t>
            </w:r>
          </w:p>
        </w:tc>
        <w:tc>
          <w:tcPr>
            <w:tcW w:w="472" w:type="pct"/>
            <w:vAlign w:val="bottom"/>
          </w:tcPr>
          <w:p w:rsidR="00510EFC" w:rsidRPr="00510EFC" w:rsidRDefault="00510EFC" w:rsidP="00510EFC">
            <w:pPr>
              <w:spacing w:after="0"/>
              <w:jc w:val="center"/>
              <w:rPr>
                <w:sz w:val="20"/>
                <w:szCs w:val="20"/>
              </w:rPr>
            </w:pPr>
            <w:r w:rsidRPr="00510EFC">
              <w:rPr>
                <w:sz w:val="20"/>
                <w:szCs w:val="20"/>
              </w:rPr>
              <w:t>326</w:t>
            </w:r>
          </w:p>
        </w:tc>
        <w:tc>
          <w:tcPr>
            <w:tcW w:w="475" w:type="pct"/>
            <w:vAlign w:val="bottom"/>
          </w:tcPr>
          <w:p w:rsidR="00510EFC" w:rsidRPr="00510EFC" w:rsidRDefault="00510EFC" w:rsidP="00510EFC">
            <w:pPr>
              <w:spacing w:after="0"/>
              <w:jc w:val="center"/>
              <w:rPr>
                <w:sz w:val="20"/>
                <w:szCs w:val="20"/>
              </w:rPr>
            </w:pPr>
            <w:r w:rsidRPr="00510EFC">
              <w:rPr>
                <w:sz w:val="20"/>
                <w:szCs w:val="20"/>
              </w:rPr>
              <w:t>14,757</w:t>
            </w:r>
          </w:p>
        </w:tc>
        <w:tc>
          <w:tcPr>
            <w:tcW w:w="489" w:type="pct"/>
            <w:vAlign w:val="bottom"/>
          </w:tcPr>
          <w:p w:rsidR="00510EFC" w:rsidRPr="00510EFC" w:rsidRDefault="00510EFC" w:rsidP="00510EFC">
            <w:pPr>
              <w:spacing w:after="0"/>
              <w:jc w:val="center"/>
              <w:rPr>
                <w:sz w:val="20"/>
                <w:szCs w:val="20"/>
              </w:rPr>
            </w:pPr>
            <w:r w:rsidRPr="00510EFC">
              <w:rPr>
                <w:sz w:val="20"/>
                <w:szCs w:val="20"/>
              </w:rPr>
              <w:t>1,210</w:t>
            </w:r>
          </w:p>
        </w:tc>
        <w:tc>
          <w:tcPr>
            <w:tcW w:w="599" w:type="pct"/>
            <w:vAlign w:val="bottom"/>
          </w:tcPr>
          <w:p w:rsidR="00510EFC" w:rsidRPr="00510EFC" w:rsidRDefault="00510EFC" w:rsidP="00510EFC">
            <w:pPr>
              <w:spacing w:after="0"/>
              <w:jc w:val="center"/>
              <w:rPr>
                <w:sz w:val="20"/>
                <w:szCs w:val="20"/>
              </w:rPr>
            </w:pPr>
            <w:r w:rsidRPr="00510EFC">
              <w:rPr>
                <w:sz w:val="20"/>
                <w:szCs w:val="20"/>
              </w:rPr>
              <w:t>11,720</w:t>
            </w:r>
          </w:p>
        </w:tc>
        <w:tc>
          <w:tcPr>
            <w:tcW w:w="607" w:type="pct"/>
            <w:vAlign w:val="bottom"/>
          </w:tcPr>
          <w:p w:rsidR="00510EFC" w:rsidRPr="00510EFC" w:rsidRDefault="00510EFC" w:rsidP="00510EFC">
            <w:pPr>
              <w:spacing w:after="0"/>
              <w:jc w:val="center"/>
              <w:rPr>
                <w:sz w:val="20"/>
                <w:szCs w:val="20"/>
              </w:rPr>
            </w:pPr>
            <w:r w:rsidRPr="00510EFC">
              <w:rPr>
                <w:sz w:val="20"/>
                <w:szCs w:val="20"/>
              </w:rPr>
              <w:t>37,814</w:t>
            </w:r>
          </w:p>
        </w:tc>
        <w:tc>
          <w:tcPr>
            <w:tcW w:w="764" w:type="pct"/>
            <w:vAlign w:val="bottom"/>
          </w:tcPr>
          <w:p w:rsidR="00510EFC" w:rsidRPr="00510EFC" w:rsidRDefault="00510EFC" w:rsidP="00510EFC">
            <w:pPr>
              <w:spacing w:after="0"/>
              <w:jc w:val="center"/>
              <w:rPr>
                <w:sz w:val="20"/>
                <w:szCs w:val="20"/>
              </w:rPr>
            </w:pPr>
            <w:r w:rsidRPr="00510EFC">
              <w:rPr>
                <w:sz w:val="20"/>
                <w:szCs w:val="20"/>
              </w:rPr>
              <w:t>87,704</w:t>
            </w:r>
          </w:p>
        </w:tc>
        <w:tc>
          <w:tcPr>
            <w:tcW w:w="449" w:type="pct"/>
            <w:vAlign w:val="bottom"/>
          </w:tcPr>
          <w:p w:rsidR="00510EFC" w:rsidRPr="00510EFC" w:rsidRDefault="00510EFC" w:rsidP="00510EFC">
            <w:pPr>
              <w:spacing w:after="0"/>
              <w:jc w:val="center"/>
              <w:rPr>
                <w:sz w:val="20"/>
                <w:szCs w:val="20"/>
              </w:rPr>
            </w:pPr>
            <w:r w:rsidRPr="00510EFC">
              <w:rPr>
                <w:sz w:val="20"/>
                <w:szCs w:val="20"/>
              </w:rPr>
              <w:t>125,518</w:t>
            </w:r>
          </w:p>
        </w:tc>
      </w:tr>
      <w:tr w:rsidR="00D66C7D" w:rsidTr="00CB2837">
        <w:trPr>
          <w:trHeight w:hRule="exact" w:val="331"/>
        </w:trPr>
        <w:tc>
          <w:tcPr>
            <w:tcW w:w="616" w:type="pct"/>
            <w:tcBorders>
              <w:bottom w:val="single" w:sz="4" w:space="0" w:color="auto"/>
            </w:tcBorders>
            <w:vAlign w:val="center"/>
          </w:tcPr>
          <w:p w:rsidR="00D66C7D" w:rsidRDefault="00CB2837" w:rsidP="00FB4EB1">
            <w:pPr>
              <w:tabs>
                <w:tab w:val="left" w:pos="1267"/>
              </w:tabs>
              <w:spacing w:after="0"/>
              <w:jc w:val="left"/>
              <w:rPr>
                <w:sz w:val="20"/>
                <w:szCs w:val="20"/>
              </w:rPr>
            </w:pPr>
            <w:r>
              <w:rPr>
                <w:sz w:val="20"/>
                <w:szCs w:val="20"/>
              </w:rPr>
              <w:t>2017</w:t>
            </w:r>
          </w:p>
        </w:tc>
        <w:tc>
          <w:tcPr>
            <w:tcW w:w="530"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19,552</w:t>
            </w:r>
          </w:p>
        </w:tc>
        <w:tc>
          <w:tcPr>
            <w:tcW w:w="472"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5,984</w:t>
            </w:r>
          </w:p>
        </w:tc>
        <w:tc>
          <w:tcPr>
            <w:tcW w:w="475"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10,230</w:t>
            </w:r>
          </w:p>
        </w:tc>
        <w:tc>
          <w:tcPr>
            <w:tcW w:w="489"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4,723</w:t>
            </w:r>
          </w:p>
        </w:tc>
        <w:tc>
          <w:tcPr>
            <w:tcW w:w="599"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7,960</w:t>
            </w:r>
          </w:p>
        </w:tc>
        <w:tc>
          <w:tcPr>
            <w:tcW w:w="607"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48,449</w:t>
            </w:r>
          </w:p>
        </w:tc>
        <w:tc>
          <w:tcPr>
            <w:tcW w:w="764"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57,868</w:t>
            </w:r>
          </w:p>
        </w:tc>
        <w:tc>
          <w:tcPr>
            <w:tcW w:w="449" w:type="pct"/>
            <w:tcBorders>
              <w:bottom w:val="single" w:sz="4" w:space="0" w:color="auto"/>
            </w:tcBorders>
            <w:vAlign w:val="center"/>
          </w:tcPr>
          <w:p w:rsidR="00D66C7D" w:rsidRPr="00510EFC" w:rsidRDefault="00CB2837" w:rsidP="00510EFC">
            <w:pPr>
              <w:spacing w:after="0"/>
              <w:jc w:val="center"/>
              <w:rPr>
                <w:sz w:val="20"/>
                <w:szCs w:val="20"/>
              </w:rPr>
            </w:pPr>
            <w:r>
              <w:rPr>
                <w:sz w:val="20"/>
                <w:szCs w:val="20"/>
              </w:rPr>
              <w:t>106,317</w:t>
            </w:r>
          </w:p>
        </w:tc>
      </w:tr>
      <w:tr w:rsidR="00510EFC" w:rsidTr="00D66C7D">
        <w:trPr>
          <w:trHeight w:val="259"/>
        </w:trPr>
        <w:tc>
          <w:tcPr>
            <w:tcW w:w="616" w:type="pct"/>
            <w:tcBorders>
              <w:top w:val="single" w:sz="4" w:space="0" w:color="auto"/>
              <w:bottom w:val="single" w:sz="4" w:space="0" w:color="auto"/>
            </w:tcBorders>
            <w:vAlign w:val="bottom"/>
          </w:tcPr>
          <w:p w:rsidR="00510EFC" w:rsidRPr="00510EFC" w:rsidRDefault="00510EFC" w:rsidP="00FB4EB1">
            <w:pPr>
              <w:tabs>
                <w:tab w:val="left" w:pos="1267"/>
              </w:tabs>
              <w:spacing w:after="0"/>
              <w:jc w:val="left"/>
              <w:rPr>
                <w:sz w:val="20"/>
                <w:szCs w:val="20"/>
              </w:rPr>
            </w:pPr>
            <w:r>
              <w:rPr>
                <w:sz w:val="20"/>
                <w:szCs w:val="20"/>
              </w:rPr>
              <w:t>Average</w:t>
            </w:r>
            <w:r w:rsidR="00DC7F0F">
              <w:rPr>
                <w:sz w:val="20"/>
                <w:szCs w:val="20"/>
              </w:rPr>
              <w:t xml:space="preserve"> 1992–201</w:t>
            </w:r>
            <w:r w:rsidR="00CB2837">
              <w:rPr>
                <w:sz w:val="20"/>
                <w:szCs w:val="20"/>
              </w:rPr>
              <w:t>7</w:t>
            </w:r>
          </w:p>
        </w:tc>
        <w:tc>
          <w:tcPr>
            <w:tcW w:w="530"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36,260</w:t>
            </w:r>
          </w:p>
        </w:tc>
        <w:tc>
          <w:tcPr>
            <w:tcW w:w="472"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3,714</w:t>
            </w:r>
          </w:p>
        </w:tc>
        <w:tc>
          <w:tcPr>
            <w:tcW w:w="475" w:type="pct"/>
            <w:tcBorders>
              <w:top w:val="single" w:sz="4" w:space="0" w:color="auto"/>
              <w:bottom w:val="single" w:sz="4" w:space="0" w:color="auto"/>
            </w:tcBorders>
            <w:vAlign w:val="bottom"/>
          </w:tcPr>
          <w:p w:rsidR="00510EFC" w:rsidRPr="00510EFC" w:rsidRDefault="00510EFC" w:rsidP="00510EFC">
            <w:pPr>
              <w:spacing w:after="0"/>
              <w:jc w:val="center"/>
              <w:rPr>
                <w:sz w:val="20"/>
                <w:szCs w:val="20"/>
              </w:rPr>
            </w:pPr>
            <w:r w:rsidRPr="00510EFC">
              <w:rPr>
                <w:sz w:val="20"/>
                <w:szCs w:val="20"/>
              </w:rPr>
              <w:t>2</w:t>
            </w:r>
            <w:r w:rsidR="00CB2837">
              <w:rPr>
                <w:sz w:val="20"/>
                <w:szCs w:val="20"/>
              </w:rPr>
              <w:t>8,450</w:t>
            </w:r>
          </w:p>
        </w:tc>
        <w:tc>
          <w:tcPr>
            <w:tcW w:w="489"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5,389</w:t>
            </w:r>
          </w:p>
        </w:tc>
        <w:tc>
          <w:tcPr>
            <w:tcW w:w="599"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8,654</w:t>
            </w:r>
          </w:p>
        </w:tc>
        <w:tc>
          <w:tcPr>
            <w:tcW w:w="607"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82,467</w:t>
            </w:r>
          </w:p>
        </w:tc>
        <w:tc>
          <w:tcPr>
            <w:tcW w:w="764"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94,347</w:t>
            </w:r>
          </w:p>
        </w:tc>
        <w:tc>
          <w:tcPr>
            <w:tcW w:w="449" w:type="pct"/>
            <w:tcBorders>
              <w:top w:val="single" w:sz="4" w:space="0" w:color="auto"/>
              <w:bottom w:val="single" w:sz="4" w:space="0" w:color="auto"/>
            </w:tcBorders>
            <w:vAlign w:val="bottom"/>
          </w:tcPr>
          <w:p w:rsidR="00510EFC" w:rsidRPr="00510EFC" w:rsidRDefault="00CB2837" w:rsidP="00510EFC">
            <w:pPr>
              <w:spacing w:after="0"/>
              <w:jc w:val="center"/>
              <w:rPr>
                <w:sz w:val="20"/>
                <w:szCs w:val="20"/>
              </w:rPr>
            </w:pPr>
            <w:r>
              <w:rPr>
                <w:sz w:val="20"/>
                <w:szCs w:val="20"/>
              </w:rPr>
              <w:t>176,813</w:t>
            </w:r>
          </w:p>
        </w:tc>
      </w:tr>
    </w:tbl>
    <w:p w:rsidR="006F6BA7" w:rsidRDefault="006F6BA7" w:rsidP="00E13A41">
      <w:pPr>
        <w:tabs>
          <w:tab w:val="left" w:pos="1267"/>
        </w:tabs>
        <w:jc w:val="left"/>
      </w:pPr>
    </w:p>
    <w:p w:rsidR="008A688F" w:rsidRDefault="008A688F">
      <w:pPr>
        <w:spacing w:after="0"/>
        <w:jc w:val="left"/>
        <w:rPr>
          <w:sz w:val="22"/>
          <w:szCs w:val="20"/>
        </w:rPr>
      </w:pPr>
      <w:r>
        <w:br w:type="page"/>
      </w:r>
    </w:p>
    <w:p w:rsidR="0003694F" w:rsidRDefault="0003694F" w:rsidP="006F6BA7">
      <w:pPr>
        <w:pStyle w:val="Caption"/>
      </w:pPr>
      <w:bookmarkStart w:id="57" w:name="_Toc487183679"/>
      <w:proofErr w:type="gramStart"/>
      <w:r>
        <w:lastRenderedPageBreak/>
        <w:t xml:space="preserve">Table </w:t>
      </w:r>
      <w:fldSimple w:instr=" SEQ Table \* ARABIC ">
        <w:r w:rsidR="007C0681">
          <w:rPr>
            <w:noProof/>
          </w:rPr>
          <w:t>15</w:t>
        </w:r>
      </w:fldSimple>
      <w:r>
        <w:t>.</w:t>
      </w:r>
      <w:r w:rsidRPr="006C1E21">
        <w:t>–</w:t>
      </w:r>
      <w:r w:rsidRPr="00C3133E">
        <w:rPr>
          <w:highlight w:val="lightGray"/>
        </w:rPr>
        <w:t>Estimated</w:t>
      </w:r>
      <w:r w:rsidRPr="005E0D22">
        <w:t xml:space="preserve"> </w:t>
      </w:r>
      <w:r w:rsidR="006719B2" w:rsidRPr="006719B2">
        <w:t xml:space="preserve">fishery sample size (expanded CWT recoveries), </w:t>
      </w:r>
      <w:r w:rsidRPr="005E0D22">
        <w:t xml:space="preserve">harvest by gear type, escapement, and total run of coho salmon returning to </w:t>
      </w:r>
      <w:r w:rsidR="0002245B">
        <w:t>the Chilkat River</w:t>
      </w:r>
      <w:r w:rsidR="008500E7">
        <w:t>, 1982–2017</w:t>
      </w:r>
      <w:r w:rsidRPr="005E0D22">
        <w:t>.</w:t>
      </w:r>
      <w:bookmarkEnd w:id="57"/>
      <w:proofErr w:type="gramEnd"/>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034"/>
        <w:gridCol w:w="811"/>
        <w:gridCol w:w="629"/>
        <w:gridCol w:w="899"/>
        <w:gridCol w:w="811"/>
        <w:gridCol w:w="809"/>
        <w:gridCol w:w="1081"/>
        <w:gridCol w:w="811"/>
        <w:gridCol w:w="1169"/>
        <w:gridCol w:w="812"/>
      </w:tblGrid>
      <w:tr w:rsidR="00ED7A4B" w:rsidRPr="00F324FD" w:rsidTr="00B7027D">
        <w:trPr>
          <w:trHeight w:val="259"/>
        </w:trPr>
        <w:tc>
          <w:tcPr>
            <w:tcW w:w="406" w:type="pct"/>
            <w:tcBorders>
              <w:top w:val="single" w:sz="4" w:space="0" w:color="auto"/>
            </w:tcBorders>
            <w:vAlign w:val="bottom"/>
          </w:tcPr>
          <w:p w:rsidR="00ED7A4B" w:rsidRPr="00A723EA" w:rsidRDefault="00ED7A4B" w:rsidP="00A723EA">
            <w:pPr>
              <w:tabs>
                <w:tab w:val="left" w:pos="1267"/>
              </w:tabs>
              <w:spacing w:after="0"/>
              <w:jc w:val="left"/>
              <w:rPr>
                <w:sz w:val="18"/>
                <w:szCs w:val="18"/>
              </w:rPr>
            </w:pPr>
          </w:p>
        </w:tc>
        <w:tc>
          <w:tcPr>
            <w:tcW w:w="535" w:type="pct"/>
            <w:tcBorders>
              <w:top w:val="single" w:sz="4" w:space="0" w:color="auto"/>
            </w:tcBorders>
            <w:vAlign w:val="bottom"/>
          </w:tcPr>
          <w:p w:rsidR="00ED7A4B" w:rsidRPr="00A723EA" w:rsidRDefault="00ED7A4B" w:rsidP="008748D4">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rsidR="00ED7A4B" w:rsidRPr="00A723EA" w:rsidRDefault="00ED7A4B" w:rsidP="008748D4">
            <w:pPr>
              <w:tabs>
                <w:tab w:val="left" w:pos="1267"/>
              </w:tabs>
              <w:spacing w:after="0"/>
              <w:jc w:val="center"/>
              <w:rPr>
                <w:sz w:val="18"/>
                <w:szCs w:val="18"/>
              </w:rPr>
            </w:pPr>
            <w:r w:rsidRPr="00A723EA">
              <w:rPr>
                <w:sz w:val="18"/>
                <w:szCs w:val="18"/>
              </w:rPr>
              <w:t>Number of Fish</w:t>
            </w:r>
          </w:p>
        </w:tc>
      </w:tr>
      <w:tr w:rsidR="00213A40" w:rsidRPr="00F324FD" w:rsidTr="00B7027D">
        <w:trPr>
          <w:trHeight w:val="259"/>
        </w:trPr>
        <w:tc>
          <w:tcPr>
            <w:tcW w:w="406" w:type="pct"/>
            <w:vAlign w:val="bottom"/>
          </w:tcPr>
          <w:p w:rsidR="00F324FD" w:rsidRPr="00A723EA" w:rsidRDefault="00F324FD" w:rsidP="00A723EA">
            <w:pPr>
              <w:tabs>
                <w:tab w:val="left" w:pos="1267"/>
              </w:tabs>
              <w:spacing w:after="0"/>
              <w:jc w:val="left"/>
              <w:rPr>
                <w:sz w:val="18"/>
                <w:szCs w:val="18"/>
              </w:rPr>
            </w:pPr>
          </w:p>
        </w:tc>
        <w:tc>
          <w:tcPr>
            <w:tcW w:w="535" w:type="pct"/>
            <w:vAlign w:val="bottom"/>
          </w:tcPr>
          <w:p w:rsidR="00F324FD" w:rsidRPr="00A723EA" w:rsidRDefault="00F324FD" w:rsidP="008748D4">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32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6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20" w:type="pct"/>
            <w:tcBorders>
              <w:top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rsidR="00F324FD" w:rsidRPr="00A723EA" w:rsidRDefault="00F324FD" w:rsidP="008748D4">
            <w:pPr>
              <w:tabs>
                <w:tab w:val="left" w:pos="1267"/>
              </w:tabs>
              <w:spacing w:after="0"/>
              <w:jc w:val="center"/>
              <w:rPr>
                <w:sz w:val="18"/>
                <w:szCs w:val="18"/>
              </w:rPr>
            </w:pPr>
          </w:p>
        </w:tc>
        <w:tc>
          <w:tcPr>
            <w:tcW w:w="421" w:type="pct"/>
            <w:tcBorders>
              <w:top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Total</w:t>
            </w:r>
          </w:p>
        </w:tc>
      </w:tr>
      <w:tr w:rsidR="00213A40" w:rsidRPr="00F324FD" w:rsidTr="00B7027D">
        <w:trPr>
          <w:trHeight w:val="259"/>
        </w:trPr>
        <w:tc>
          <w:tcPr>
            <w:tcW w:w="406" w:type="pct"/>
            <w:tcBorders>
              <w:bottom w:val="single" w:sz="4" w:space="0" w:color="auto"/>
            </w:tcBorders>
            <w:vAlign w:val="bottom"/>
          </w:tcPr>
          <w:p w:rsidR="00F324FD" w:rsidRPr="00A723EA" w:rsidRDefault="00F324FD" w:rsidP="00A723EA">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Sport</w:t>
            </w:r>
          </w:p>
        </w:tc>
        <w:tc>
          <w:tcPr>
            <w:tcW w:w="560" w:type="pct"/>
            <w:tcBorders>
              <w:bottom w:val="single" w:sz="4" w:space="0" w:color="auto"/>
            </w:tcBorders>
            <w:vAlign w:val="bottom"/>
          </w:tcPr>
          <w:p w:rsidR="00F324FD" w:rsidRPr="00A723EA" w:rsidRDefault="00F324FD" w:rsidP="008748D4">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rsidR="00F324FD" w:rsidRPr="00A723EA" w:rsidRDefault="006719B2" w:rsidP="008748D4">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Escapement</w:t>
            </w:r>
            <w:r w:rsidR="00B5728B" w:rsidRPr="00B5728B">
              <w:rPr>
                <w:sz w:val="18"/>
                <w:szCs w:val="18"/>
                <w:vertAlign w:val="superscript"/>
              </w:rPr>
              <w:t>b</w:t>
            </w:r>
          </w:p>
        </w:tc>
        <w:tc>
          <w:tcPr>
            <w:tcW w:w="421" w:type="pct"/>
            <w:tcBorders>
              <w:bottom w:val="single" w:sz="4" w:space="0" w:color="auto"/>
            </w:tcBorders>
            <w:vAlign w:val="bottom"/>
          </w:tcPr>
          <w:p w:rsidR="00F324FD" w:rsidRPr="00A723EA" w:rsidRDefault="008748D4" w:rsidP="008748D4">
            <w:pPr>
              <w:tabs>
                <w:tab w:val="left" w:pos="1267"/>
              </w:tabs>
              <w:spacing w:after="0"/>
              <w:jc w:val="center"/>
              <w:rPr>
                <w:sz w:val="18"/>
                <w:szCs w:val="18"/>
              </w:rPr>
            </w:pPr>
            <w:r w:rsidRPr="00A723EA">
              <w:rPr>
                <w:sz w:val="18"/>
                <w:szCs w:val="18"/>
              </w:rPr>
              <w:t>return</w:t>
            </w:r>
          </w:p>
        </w:tc>
      </w:tr>
      <w:tr w:rsidR="00434388" w:rsidRPr="00F324FD" w:rsidTr="00B7027D">
        <w:trPr>
          <w:trHeight w:val="259"/>
        </w:trPr>
        <w:tc>
          <w:tcPr>
            <w:tcW w:w="406" w:type="pct"/>
            <w:tcBorders>
              <w:top w:val="single" w:sz="4" w:space="0" w:color="auto"/>
            </w:tcBorders>
            <w:vAlign w:val="bottom"/>
          </w:tcPr>
          <w:p w:rsidR="00434388" w:rsidRPr="00A723EA" w:rsidRDefault="00434388" w:rsidP="007C010D">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rsidR="00434388" w:rsidRPr="00A723EA" w:rsidRDefault="00434388" w:rsidP="007C010D">
            <w:pPr>
              <w:spacing w:after="0"/>
              <w:jc w:val="center"/>
              <w:rPr>
                <w:color w:val="000000"/>
                <w:sz w:val="18"/>
                <w:szCs w:val="18"/>
                <w:highlight w:val="yellow"/>
              </w:rPr>
            </w:pPr>
          </w:p>
        </w:tc>
        <w:tc>
          <w:tcPr>
            <w:tcW w:w="420" w:type="pct"/>
            <w:tcBorders>
              <w:top w:val="single" w:sz="4" w:space="0" w:color="auto"/>
            </w:tcBorders>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rsidR="00434388" w:rsidRPr="00434388" w:rsidRDefault="00434388" w:rsidP="007C010D">
            <w:pPr>
              <w:spacing w:after="0"/>
              <w:jc w:val="center"/>
              <w:rPr>
                <w:sz w:val="18"/>
                <w:szCs w:val="18"/>
              </w:rPr>
            </w:pPr>
            <w:r w:rsidRPr="00434388">
              <w:rPr>
                <w:sz w:val="18"/>
                <w:szCs w:val="18"/>
              </w:rPr>
              <w:t>37,432</w:t>
            </w:r>
          </w:p>
        </w:tc>
        <w:tc>
          <w:tcPr>
            <w:tcW w:w="421" w:type="pct"/>
            <w:tcBorders>
              <w:top w:val="single" w:sz="4" w:space="0" w:color="auto"/>
            </w:tcBorders>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1988</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29,495</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1989</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48,833</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1990</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b/>
                <w:sz w:val="18"/>
                <w:szCs w:val="18"/>
              </w:rPr>
            </w:pPr>
            <w:r w:rsidRPr="00434388">
              <w:rPr>
                <w:b/>
                <w:sz w:val="18"/>
                <w:szCs w:val="18"/>
              </w:rPr>
              <w:t>79,807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1991</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84,517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1992</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77,588</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1993</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58,217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1994</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194,425</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1995</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56,737</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1996</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37,331</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1997</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43,519</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1998</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b/>
                <w:sz w:val="18"/>
                <w:szCs w:val="18"/>
              </w:rPr>
            </w:pPr>
            <w:r w:rsidRPr="00434388">
              <w:rPr>
                <w:b/>
                <w:sz w:val="18"/>
                <w:szCs w:val="18"/>
              </w:rPr>
              <w:t>50,758</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1999</w:t>
            </w:r>
          </w:p>
        </w:tc>
        <w:tc>
          <w:tcPr>
            <w:tcW w:w="535"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32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66"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419"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560" w:type="pct"/>
            <w:vAlign w:val="bottom"/>
          </w:tcPr>
          <w:p w:rsidR="00434388" w:rsidRPr="00A723EA" w:rsidRDefault="00434388" w:rsidP="007C010D">
            <w:pPr>
              <w:spacing w:after="0"/>
              <w:jc w:val="center"/>
              <w:rPr>
                <w:color w:val="000000"/>
                <w:sz w:val="18"/>
                <w:szCs w:val="18"/>
                <w:highlight w:val="yellow"/>
              </w:rPr>
            </w:pPr>
          </w:p>
        </w:tc>
        <w:tc>
          <w:tcPr>
            <w:tcW w:w="420" w:type="pct"/>
            <w:vAlign w:val="bottom"/>
          </w:tcPr>
          <w:p w:rsidR="00434388" w:rsidRPr="00A723EA" w:rsidRDefault="00434388" w:rsidP="007C010D">
            <w:pPr>
              <w:spacing w:after="0"/>
              <w:jc w:val="center"/>
              <w:rPr>
                <w:color w:val="000000"/>
                <w:sz w:val="18"/>
                <w:szCs w:val="18"/>
              </w:rPr>
            </w:pPr>
            <w:r w:rsidRPr="00A723EA">
              <w:rPr>
                <w:color w:val="000000"/>
                <w:sz w:val="18"/>
                <w:szCs w:val="18"/>
              </w:rPr>
              <w:t>–</w:t>
            </w:r>
          </w:p>
        </w:tc>
        <w:tc>
          <w:tcPr>
            <w:tcW w:w="606" w:type="pct"/>
            <w:vAlign w:val="bottom"/>
          </w:tcPr>
          <w:p w:rsidR="00434388" w:rsidRPr="00434388" w:rsidRDefault="00434388" w:rsidP="007C010D">
            <w:pPr>
              <w:spacing w:after="0"/>
              <w:jc w:val="center"/>
              <w:rPr>
                <w:sz w:val="18"/>
                <w:szCs w:val="18"/>
              </w:rPr>
            </w:pPr>
            <w:r w:rsidRPr="00434388">
              <w:rPr>
                <w:sz w:val="18"/>
                <w:szCs w:val="18"/>
              </w:rPr>
              <w:t>57,140</w:t>
            </w:r>
          </w:p>
        </w:tc>
        <w:tc>
          <w:tcPr>
            <w:tcW w:w="421" w:type="pct"/>
            <w:vAlign w:val="bottom"/>
          </w:tcPr>
          <w:p w:rsidR="00434388" w:rsidRPr="00434388" w:rsidRDefault="00434388" w:rsidP="007C010D">
            <w:pPr>
              <w:spacing w:after="0"/>
              <w:jc w:val="center"/>
              <w:rPr>
                <w:sz w:val="18"/>
                <w:szCs w:val="18"/>
              </w:rPr>
            </w:pP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2000</w:t>
            </w:r>
          </w:p>
        </w:tc>
        <w:tc>
          <w:tcPr>
            <w:tcW w:w="535" w:type="pct"/>
            <w:vAlign w:val="bottom"/>
          </w:tcPr>
          <w:p w:rsidR="00434388" w:rsidRPr="00A723EA" w:rsidRDefault="00434388" w:rsidP="007C010D">
            <w:pPr>
              <w:spacing w:after="0"/>
              <w:jc w:val="center"/>
              <w:rPr>
                <w:sz w:val="18"/>
                <w:szCs w:val="18"/>
              </w:rPr>
            </w:pPr>
            <w:r w:rsidRPr="00A723EA">
              <w:rPr>
                <w:sz w:val="18"/>
                <w:szCs w:val="18"/>
              </w:rPr>
              <w:t>265</w:t>
            </w:r>
          </w:p>
        </w:tc>
        <w:tc>
          <w:tcPr>
            <w:tcW w:w="420" w:type="pct"/>
            <w:vAlign w:val="bottom"/>
          </w:tcPr>
          <w:p w:rsidR="00434388" w:rsidRPr="00A723EA" w:rsidRDefault="00434388" w:rsidP="007C010D">
            <w:pPr>
              <w:spacing w:after="0"/>
              <w:jc w:val="center"/>
              <w:rPr>
                <w:sz w:val="18"/>
                <w:szCs w:val="18"/>
              </w:rPr>
            </w:pPr>
            <w:r w:rsidRPr="00A723EA">
              <w:rPr>
                <w:sz w:val="18"/>
                <w:szCs w:val="18"/>
              </w:rPr>
              <w:t>19,988</w:t>
            </w:r>
          </w:p>
        </w:tc>
        <w:tc>
          <w:tcPr>
            <w:tcW w:w="326" w:type="pct"/>
            <w:vAlign w:val="bottom"/>
          </w:tcPr>
          <w:p w:rsidR="00434388" w:rsidRPr="00A723EA" w:rsidRDefault="00434388" w:rsidP="007C010D">
            <w:pPr>
              <w:spacing w:after="0"/>
              <w:jc w:val="center"/>
              <w:rPr>
                <w:sz w:val="18"/>
                <w:szCs w:val="18"/>
              </w:rPr>
            </w:pPr>
            <w:r w:rsidRPr="00A723EA">
              <w:rPr>
                <w:sz w:val="18"/>
                <w:szCs w:val="18"/>
              </w:rPr>
              <w:t>876</w:t>
            </w:r>
          </w:p>
        </w:tc>
        <w:tc>
          <w:tcPr>
            <w:tcW w:w="466" w:type="pct"/>
            <w:vAlign w:val="bottom"/>
          </w:tcPr>
          <w:p w:rsidR="00434388" w:rsidRPr="00A723EA" w:rsidRDefault="00434388" w:rsidP="007C010D">
            <w:pPr>
              <w:spacing w:after="0"/>
              <w:jc w:val="center"/>
              <w:rPr>
                <w:sz w:val="18"/>
                <w:szCs w:val="18"/>
              </w:rPr>
            </w:pPr>
            <w:r w:rsidRPr="00A723EA">
              <w:rPr>
                <w:sz w:val="18"/>
                <w:szCs w:val="18"/>
              </w:rPr>
              <w:t>17,055</w:t>
            </w:r>
          </w:p>
        </w:tc>
        <w:tc>
          <w:tcPr>
            <w:tcW w:w="420" w:type="pct"/>
            <w:vAlign w:val="bottom"/>
          </w:tcPr>
          <w:p w:rsidR="00434388" w:rsidRPr="00A723EA" w:rsidRDefault="00434388" w:rsidP="007C010D">
            <w:pPr>
              <w:spacing w:after="0"/>
              <w:jc w:val="center"/>
              <w:rPr>
                <w:sz w:val="18"/>
                <w:szCs w:val="18"/>
              </w:rPr>
            </w:pPr>
            <w:r w:rsidRPr="00A723EA">
              <w:rPr>
                <w:sz w:val="18"/>
                <w:szCs w:val="18"/>
              </w:rPr>
              <w:t>1,529</w:t>
            </w:r>
          </w:p>
        </w:tc>
        <w:tc>
          <w:tcPr>
            <w:tcW w:w="419" w:type="pct"/>
            <w:vAlign w:val="bottom"/>
          </w:tcPr>
          <w:p w:rsidR="00434388" w:rsidRPr="00A723EA" w:rsidRDefault="00434388" w:rsidP="007C010D">
            <w:pPr>
              <w:spacing w:after="0"/>
              <w:jc w:val="center"/>
              <w:rPr>
                <w:sz w:val="18"/>
                <w:szCs w:val="18"/>
              </w:rPr>
            </w:pPr>
            <w:r w:rsidRPr="00A723EA">
              <w:rPr>
                <w:sz w:val="18"/>
                <w:szCs w:val="18"/>
              </w:rPr>
              <w:t>688</w:t>
            </w:r>
          </w:p>
        </w:tc>
        <w:tc>
          <w:tcPr>
            <w:tcW w:w="560" w:type="pct"/>
            <w:vAlign w:val="bottom"/>
          </w:tcPr>
          <w:p w:rsidR="00434388" w:rsidRPr="00A723EA" w:rsidRDefault="00434388" w:rsidP="007C010D">
            <w:pPr>
              <w:spacing w:after="0"/>
              <w:jc w:val="center"/>
              <w:rPr>
                <w:sz w:val="18"/>
                <w:szCs w:val="18"/>
              </w:rPr>
            </w:pPr>
            <w:r w:rsidRPr="00A723EA">
              <w:rPr>
                <w:sz w:val="18"/>
                <w:szCs w:val="18"/>
              </w:rPr>
              <w:t>199</w:t>
            </w:r>
          </w:p>
        </w:tc>
        <w:tc>
          <w:tcPr>
            <w:tcW w:w="420" w:type="pct"/>
            <w:vAlign w:val="bottom"/>
          </w:tcPr>
          <w:p w:rsidR="00434388" w:rsidRPr="00A723EA" w:rsidRDefault="00434388" w:rsidP="007C010D">
            <w:pPr>
              <w:spacing w:after="0"/>
              <w:jc w:val="center"/>
              <w:rPr>
                <w:sz w:val="18"/>
                <w:szCs w:val="18"/>
              </w:rPr>
            </w:pPr>
            <w:r w:rsidRPr="00A723EA">
              <w:rPr>
                <w:sz w:val="18"/>
                <w:szCs w:val="18"/>
              </w:rPr>
              <w:t>40,335</w:t>
            </w:r>
          </w:p>
        </w:tc>
        <w:tc>
          <w:tcPr>
            <w:tcW w:w="606" w:type="pct"/>
            <w:vAlign w:val="bottom"/>
          </w:tcPr>
          <w:p w:rsidR="00434388" w:rsidRPr="00434388" w:rsidRDefault="00434388" w:rsidP="007C010D">
            <w:pPr>
              <w:spacing w:after="0"/>
              <w:jc w:val="center"/>
              <w:rPr>
                <w:sz w:val="18"/>
                <w:szCs w:val="18"/>
              </w:rPr>
            </w:pPr>
            <w:r w:rsidRPr="00434388">
              <w:rPr>
                <w:sz w:val="18"/>
                <w:szCs w:val="18"/>
              </w:rPr>
              <w:t>84,843</w:t>
            </w:r>
          </w:p>
        </w:tc>
        <w:tc>
          <w:tcPr>
            <w:tcW w:w="421" w:type="pct"/>
            <w:vAlign w:val="bottom"/>
          </w:tcPr>
          <w:p w:rsidR="00434388" w:rsidRPr="00434388" w:rsidRDefault="00434388" w:rsidP="007C010D">
            <w:pPr>
              <w:spacing w:after="0"/>
              <w:jc w:val="center"/>
              <w:rPr>
                <w:sz w:val="18"/>
                <w:szCs w:val="18"/>
              </w:rPr>
            </w:pPr>
            <w:r w:rsidRPr="00434388">
              <w:rPr>
                <w:sz w:val="18"/>
                <w:szCs w:val="18"/>
              </w:rPr>
              <w:t>125,178</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2001</w:t>
            </w:r>
          </w:p>
        </w:tc>
        <w:tc>
          <w:tcPr>
            <w:tcW w:w="535" w:type="pct"/>
            <w:vAlign w:val="bottom"/>
          </w:tcPr>
          <w:p w:rsidR="00434388" w:rsidRPr="00A723EA" w:rsidRDefault="00434388" w:rsidP="007C010D">
            <w:pPr>
              <w:spacing w:after="0"/>
              <w:jc w:val="center"/>
              <w:rPr>
                <w:sz w:val="18"/>
                <w:szCs w:val="18"/>
              </w:rPr>
            </w:pPr>
            <w:r w:rsidRPr="00A723EA">
              <w:rPr>
                <w:sz w:val="18"/>
                <w:szCs w:val="18"/>
              </w:rPr>
              <w:t>250</w:t>
            </w:r>
          </w:p>
        </w:tc>
        <w:tc>
          <w:tcPr>
            <w:tcW w:w="420" w:type="pct"/>
            <w:vAlign w:val="bottom"/>
          </w:tcPr>
          <w:p w:rsidR="00434388" w:rsidRPr="00A723EA" w:rsidRDefault="00434388" w:rsidP="007C010D">
            <w:pPr>
              <w:spacing w:after="0"/>
              <w:jc w:val="center"/>
              <w:rPr>
                <w:sz w:val="18"/>
                <w:szCs w:val="18"/>
              </w:rPr>
            </w:pPr>
            <w:r w:rsidRPr="00A723EA">
              <w:rPr>
                <w:sz w:val="18"/>
                <w:szCs w:val="18"/>
              </w:rPr>
              <w:t>30,465</w:t>
            </w:r>
          </w:p>
        </w:tc>
        <w:tc>
          <w:tcPr>
            <w:tcW w:w="326" w:type="pct"/>
            <w:vAlign w:val="bottom"/>
          </w:tcPr>
          <w:p w:rsidR="00434388" w:rsidRPr="00A723EA" w:rsidRDefault="00434388" w:rsidP="007C010D">
            <w:pPr>
              <w:spacing w:after="0"/>
              <w:jc w:val="center"/>
              <w:rPr>
                <w:sz w:val="18"/>
                <w:szCs w:val="18"/>
              </w:rPr>
            </w:pPr>
            <w:r w:rsidRPr="00A723EA">
              <w:rPr>
                <w:sz w:val="18"/>
                <w:szCs w:val="18"/>
              </w:rPr>
              <w:t>601</w:t>
            </w:r>
          </w:p>
        </w:tc>
        <w:tc>
          <w:tcPr>
            <w:tcW w:w="466" w:type="pct"/>
            <w:vAlign w:val="bottom"/>
          </w:tcPr>
          <w:p w:rsidR="00434388" w:rsidRPr="00A723EA" w:rsidRDefault="00434388" w:rsidP="007C010D">
            <w:pPr>
              <w:spacing w:after="0"/>
              <w:jc w:val="center"/>
              <w:rPr>
                <w:sz w:val="18"/>
                <w:szCs w:val="18"/>
              </w:rPr>
            </w:pPr>
            <w:r w:rsidRPr="00A723EA">
              <w:rPr>
                <w:sz w:val="18"/>
                <w:szCs w:val="18"/>
              </w:rPr>
              <w:t>13,436</w:t>
            </w:r>
          </w:p>
        </w:tc>
        <w:tc>
          <w:tcPr>
            <w:tcW w:w="420" w:type="pct"/>
            <w:vAlign w:val="bottom"/>
          </w:tcPr>
          <w:p w:rsidR="00434388" w:rsidRPr="00A723EA" w:rsidRDefault="00434388" w:rsidP="007C010D">
            <w:pPr>
              <w:spacing w:after="0"/>
              <w:jc w:val="center"/>
              <w:rPr>
                <w:sz w:val="18"/>
                <w:szCs w:val="18"/>
              </w:rPr>
            </w:pPr>
            <w:r w:rsidRPr="00A723EA">
              <w:rPr>
                <w:sz w:val="18"/>
                <w:szCs w:val="18"/>
              </w:rPr>
              <w:t>1,544</w:t>
            </w:r>
          </w:p>
        </w:tc>
        <w:tc>
          <w:tcPr>
            <w:tcW w:w="419" w:type="pct"/>
            <w:vAlign w:val="bottom"/>
          </w:tcPr>
          <w:p w:rsidR="00434388" w:rsidRPr="00A723EA" w:rsidRDefault="00434388" w:rsidP="007C010D">
            <w:pPr>
              <w:spacing w:after="0"/>
              <w:jc w:val="center"/>
              <w:rPr>
                <w:sz w:val="18"/>
                <w:szCs w:val="18"/>
              </w:rPr>
            </w:pPr>
            <w:r w:rsidRPr="00A723EA">
              <w:rPr>
                <w:sz w:val="18"/>
                <w:szCs w:val="18"/>
              </w:rPr>
              <w:t>1,996</w:t>
            </w:r>
          </w:p>
        </w:tc>
        <w:tc>
          <w:tcPr>
            <w:tcW w:w="560" w:type="pct"/>
            <w:vAlign w:val="bottom"/>
          </w:tcPr>
          <w:p w:rsidR="00434388" w:rsidRPr="00A723EA" w:rsidRDefault="00434388" w:rsidP="007C010D">
            <w:pPr>
              <w:spacing w:after="0"/>
              <w:jc w:val="center"/>
              <w:rPr>
                <w:sz w:val="18"/>
                <w:szCs w:val="18"/>
              </w:rPr>
            </w:pPr>
            <w:r w:rsidRPr="00A723EA">
              <w:rPr>
                <w:sz w:val="18"/>
                <w:szCs w:val="18"/>
              </w:rPr>
              <w:t>126</w:t>
            </w:r>
          </w:p>
        </w:tc>
        <w:tc>
          <w:tcPr>
            <w:tcW w:w="420" w:type="pct"/>
            <w:vAlign w:val="bottom"/>
          </w:tcPr>
          <w:p w:rsidR="00434388" w:rsidRPr="00A723EA" w:rsidRDefault="00434388" w:rsidP="007C010D">
            <w:pPr>
              <w:spacing w:after="0"/>
              <w:jc w:val="center"/>
              <w:rPr>
                <w:sz w:val="18"/>
                <w:szCs w:val="18"/>
              </w:rPr>
            </w:pPr>
            <w:r w:rsidRPr="00A723EA">
              <w:rPr>
                <w:sz w:val="18"/>
                <w:szCs w:val="18"/>
              </w:rPr>
              <w:t>48,168</w:t>
            </w:r>
          </w:p>
        </w:tc>
        <w:tc>
          <w:tcPr>
            <w:tcW w:w="606" w:type="pct"/>
            <w:vAlign w:val="bottom"/>
          </w:tcPr>
          <w:p w:rsidR="00434388" w:rsidRPr="00434388" w:rsidRDefault="00434388" w:rsidP="007C010D">
            <w:pPr>
              <w:spacing w:after="0"/>
              <w:jc w:val="center"/>
              <w:rPr>
                <w:sz w:val="18"/>
                <w:szCs w:val="18"/>
              </w:rPr>
            </w:pPr>
            <w:r w:rsidRPr="00434388">
              <w:rPr>
                <w:sz w:val="18"/>
                <w:szCs w:val="18"/>
              </w:rPr>
              <w:t>107,697</w:t>
            </w:r>
          </w:p>
        </w:tc>
        <w:tc>
          <w:tcPr>
            <w:tcW w:w="421" w:type="pct"/>
            <w:vAlign w:val="bottom"/>
          </w:tcPr>
          <w:p w:rsidR="00434388" w:rsidRPr="00434388" w:rsidRDefault="00434388" w:rsidP="007C010D">
            <w:pPr>
              <w:spacing w:after="0"/>
              <w:jc w:val="center"/>
              <w:rPr>
                <w:sz w:val="18"/>
                <w:szCs w:val="18"/>
              </w:rPr>
            </w:pPr>
            <w:r w:rsidRPr="00434388">
              <w:rPr>
                <w:sz w:val="18"/>
                <w:szCs w:val="18"/>
              </w:rPr>
              <w:t>155,865</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2002</w:t>
            </w:r>
          </w:p>
        </w:tc>
        <w:tc>
          <w:tcPr>
            <w:tcW w:w="535" w:type="pct"/>
            <w:vAlign w:val="bottom"/>
          </w:tcPr>
          <w:p w:rsidR="00434388" w:rsidRPr="00A723EA" w:rsidRDefault="00434388" w:rsidP="007C010D">
            <w:pPr>
              <w:spacing w:after="0"/>
              <w:jc w:val="center"/>
              <w:rPr>
                <w:sz w:val="18"/>
                <w:szCs w:val="18"/>
              </w:rPr>
            </w:pPr>
            <w:r w:rsidRPr="00A723EA">
              <w:rPr>
                <w:sz w:val="18"/>
                <w:szCs w:val="18"/>
              </w:rPr>
              <w:t>325</w:t>
            </w:r>
          </w:p>
        </w:tc>
        <w:tc>
          <w:tcPr>
            <w:tcW w:w="420" w:type="pct"/>
            <w:vAlign w:val="bottom"/>
          </w:tcPr>
          <w:p w:rsidR="00434388" w:rsidRPr="00A723EA" w:rsidRDefault="00434388" w:rsidP="007C010D">
            <w:pPr>
              <w:spacing w:after="0"/>
              <w:jc w:val="center"/>
              <w:rPr>
                <w:sz w:val="18"/>
                <w:szCs w:val="18"/>
              </w:rPr>
            </w:pPr>
            <w:r w:rsidRPr="00A723EA">
              <w:rPr>
                <w:sz w:val="18"/>
                <w:szCs w:val="18"/>
              </w:rPr>
              <w:t>61,724</w:t>
            </w:r>
          </w:p>
        </w:tc>
        <w:tc>
          <w:tcPr>
            <w:tcW w:w="326" w:type="pct"/>
            <w:vAlign w:val="bottom"/>
          </w:tcPr>
          <w:p w:rsidR="00434388" w:rsidRPr="00A723EA" w:rsidRDefault="00434388" w:rsidP="007C010D">
            <w:pPr>
              <w:spacing w:after="0"/>
              <w:jc w:val="center"/>
              <w:rPr>
                <w:sz w:val="18"/>
                <w:szCs w:val="18"/>
              </w:rPr>
            </w:pPr>
            <w:r w:rsidRPr="00A723EA">
              <w:rPr>
                <w:sz w:val="18"/>
                <w:szCs w:val="18"/>
              </w:rPr>
              <w:t>719</w:t>
            </w:r>
          </w:p>
        </w:tc>
        <w:tc>
          <w:tcPr>
            <w:tcW w:w="466" w:type="pct"/>
            <w:vAlign w:val="bottom"/>
          </w:tcPr>
          <w:p w:rsidR="00434388" w:rsidRPr="00A723EA" w:rsidRDefault="00434388" w:rsidP="007C010D">
            <w:pPr>
              <w:spacing w:after="0"/>
              <w:jc w:val="center"/>
              <w:rPr>
                <w:sz w:val="18"/>
                <w:szCs w:val="18"/>
              </w:rPr>
            </w:pPr>
            <w:r w:rsidRPr="00A723EA">
              <w:rPr>
                <w:sz w:val="18"/>
                <w:szCs w:val="18"/>
              </w:rPr>
              <w:t>66,541</w:t>
            </w:r>
          </w:p>
        </w:tc>
        <w:tc>
          <w:tcPr>
            <w:tcW w:w="420" w:type="pct"/>
            <w:vAlign w:val="bottom"/>
          </w:tcPr>
          <w:p w:rsidR="00434388" w:rsidRPr="00A723EA" w:rsidRDefault="00434388" w:rsidP="007C010D">
            <w:pPr>
              <w:spacing w:after="0"/>
              <w:jc w:val="center"/>
              <w:rPr>
                <w:sz w:val="18"/>
                <w:szCs w:val="18"/>
              </w:rPr>
            </w:pPr>
            <w:r w:rsidRPr="00A723EA">
              <w:rPr>
                <w:sz w:val="18"/>
                <w:szCs w:val="18"/>
              </w:rPr>
              <w:t>2,159</w:t>
            </w:r>
          </w:p>
        </w:tc>
        <w:tc>
          <w:tcPr>
            <w:tcW w:w="419" w:type="pct"/>
            <w:vAlign w:val="bottom"/>
          </w:tcPr>
          <w:p w:rsidR="00434388" w:rsidRPr="00A723EA" w:rsidRDefault="00434388" w:rsidP="007C010D">
            <w:pPr>
              <w:spacing w:after="0"/>
              <w:jc w:val="center"/>
              <w:rPr>
                <w:sz w:val="18"/>
                <w:szCs w:val="18"/>
              </w:rPr>
            </w:pPr>
            <w:r w:rsidRPr="00A723EA">
              <w:rPr>
                <w:sz w:val="18"/>
                <w:szCs w:val="18"/>
              </w:rPr>
              <w:t>3,342</w:t>
            </w:r>
          </w:p>
        </w:tc>
        <w:tc>
          <w:tcPr>
            <w:tcW w:w="560" w:type="pct"/>
            <w:vAlign w:val="bottom"/>
          </w:tcPr>
          <w:p w:rsidR="00434388" w:rsidRPr="00A723EA" w:rsidRDefault="00434388" w:rsidP="007C010D">
            <w:pPr>
              <w:spacing w:after="0"/>
              <w:jc w:val="center"/>
              <w:rPr>
                <w:sz w:val="18"/>
                <w:szCs w:val="18"/>
              </w:rPr>
            </w:pPr>
            <w:r w:rsidRPr="00A723EA">
              <w:rPr>
                <w:sz w:val="18"/>
                <w:szCs w:val="18"/>
              </w:rPr>
              <w:t>574</w:t>
            </w:r>
          </w:p>
        </w:tc>
        <w:tc>
          <w:tcPr>
            <w:tcW w:w="420" w:type="pct"/>
            <w:vAlign w:val="bottom"/>
          </w:tcPr>
          <w:p w:rsidR="00434388" w:rsidRPr="00A723EA" w:rsidRDefault="00434388" w:rsidP="007C010D">
            <w:pPr>
              <w:spacing w:after="0"/>
              <w:jc w:val="center"/>
              <w:rPr>
                <w:sz w:val="18"/>
                <w:szCs w:val="18"/>
              </w:rPr>
            </w:pPr>
            <w:r w:rsidRPr="00A723EA">
              <w:rPr>
                <w:sz w:val="18"/>
                <w:szCs w:val="18"/>
              </w:rPr>
              <w:t>135,059</w:t>
            </w:r>
          </w:p>
        </w:tc>
        <w:tc>
          <w:tcPr>
            <w:tcW w:w="606" w:type="pct"/>
            <w:vAlign w:val="bottom"/>
          </w:tcPr>
          <w:p w:rsidR="00434388" w:rsidRPr="00434388" w:rsidRDefault="00434388" w:rsidP="007C010D">
            <w:pPr>
              <w:spacing w:after="0"/>
              <w:jc w:val="center"/>
              <w:rPr>
                <w:b/>
                <w:sz w:val="18"/>
                <w:szCs w:val="18"/>
              </w:rPr>
            </w:pPr>
            <w:r w:rsidRPr="00434388">
              <w:rPr>
                <w:b/>
                <w:sz w:val="18"/>
                <w:szCs w:val="18"/>
              </w:rPr>
              <w:t>204,925</w:t>
            </w:r>
          </w:p>
        </w:tc>
        <w:tc>
          <w:tcPr>
            <w:tcW w:w="421" w:type="pct"/>
            <w:vAlign w:val="bottom"/>
          </w:tcPr>
          <w:p w:rsidR="00434388" w:rsidRPr="00434388" w:rsidRDefault="00434388" w:rsidP="007C010D">
            <w:pPr>
              <w:spacing w:after="0"/>
              <w:jc w:val="center"/>
              <w:rPr>
                <w:sz w:val="18"/>
                <w:szCs w:val="18"/>
              </w:rPr>
            </w:pPr>
            <w:r w:rsidRPr="00434388">
              <w:rPr>
                <w:sz w:val="18"/>
                <w:szCs w:val="18"/>
              </w:rPr>
              <w:t>339,984</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2003</w:t>
            </w:r>
          </w:p>
        </w:tc>
        <w:tc>
          <w:tcPr>
            <w:tcW w:w="535" w:type="pct"/>
            <w:vAlign w:val="bottom"/>
          </w:tcPr>
          <w:p w:rsidR="00434388" w:rsidRPr="00A723EA" w:rsidRDefault="00434388" w:rsidP="007C010D">
            <w:pPr>
              <w:spacing w:after="0"/>
              <w:jc w:val="center"/>
              <w:rPr>
                <w:sz w:val="18"/>
                <w:szCs w:val="18"/>
              </w:rPr>
            </w:pPr>
            <w:r w:rsidRPr="00A723EA">
              <w:rPr>
                <w:sz w:val="18"/>
                <w:szCs w:val="18"/>
              </w:rPr>
              <w:t>426</w:t>
            </w:r>
          </w:p>
        </w:tc>
        <w:tc>
          <w:tcPr>
            <w:tcW w:w="420" w:type="pct"/>
            <w:vAlign w:val="bottom"/>
          </w:tcPr>
          <w:p w:rsidR="00434388" w:rsidRPr="00A723EA" w:rsidRDefault="00434388" w:rsidP="007C010D">
            <w:pPr>
              <w:spacing w:after="0"/>
              <w:jc w:val="center"/>
              <w:rPr>
                <w:sz w:val="18"/>
                <w:szCs w:val="18"/>
              </w:rPr>
            </w:pPr>
            <w:r w:rsidRPr="00A723EA">
              <w:rPr>
                <w:sz w:val="18"/>
                <w:szCs w:val="18"/>
              </w:rPr>
              <w:t>51,629</w:t>
            </w:r>
          </w:p>
        </w:tc>
        <w:tc>
          <w:tcPr>
            <w:tcW w:w="326" w:type="pct"/>
            <w:vAlign w:val="bottom"/>
          </w:tcPr>
          <w:p w:rsidR="00434388" w:rsidRPr="00A723EA" w:rsidRDefault="00434388" w:rsidP="007C010D">
            <w:pPr>
              <w:spacing w:after="0"/>
              <w:jc w:val="center"/>
              <w:rPr>
                <w:sz w:val="18"/>
                <w:szCs w:val="18"/>
              </w:rPr>
            </w:pPr>
            <w:r w:rsidRPr="00A723EA">
              <w:rPr>
                <w:sz w:val="18"/>
                <w:szCs w:val="18"/>
              </w:rPr>
              <w:t>1,045</w:t>
            </w:r>
          </w:p>
        </w:tc>
        <w:tc>
          <w:tcPr>
            <w:tcW w:w="466" w:type="pct"/>
            <w:vAlign w:val="bottom"/>
          </w:tcPr>
          <w:p w:rsidR="00434388" w:rsidRPr="00A723EA" w:rsidRDefault="00434388" w:rsidP="007C010D">
            <w:pPr>
              <w:spacing w:after="0"/>
              <w:jc w:val="center"/>
              <w:rPr>
                <w:sz w:val="18"/>
                <w:szCs w:val="18"/>
              </w:rPr>
            </w:pPr>
            <w:r w:rsidRPr="00A723EA">
              <w:rPr>
                <w:sz w:val="18"/>
                <w:szCs w:val="18"/>
              </w:rPr>
              <w:t>26,520</w:t>
            </w:r>
          </w:p>
        </w:tc>
        <w:tc>
          <w:tcPr>
            <w:tcW w:w="420" w:type="pct"/>
            <w:vAlign w:val="bottom"/>
          </w:tcPr>
          <w:p w:rsidR="00434388" w:rsidRPr="00A723EA" w:rsidRDefault="00434388" w:rsidP="007C010D">
            <w:pPr>
              <w:spacing w:after="0"/>
              <w:jc w:val="center"/>
              <w:rPr>
                <w:sz w:val="18"/>
                <w:szCs w:val="18"/>
              </w:rPr>
            </w:pPr>
            <w:r w:rsidRPr="00A723EA">
              <w:rPr>
                <w:sz w:val="18"/>
                <w:szCs w:val="18"/>
              </w:rPr>
              <w:t>3,880</w:t>
            </w:r>
          </w:p>
        </w:tc>
        <w:tc>
          <w:tcPr>
            <w:tcW w:w="419" w:type="pct"/>
            <w:vAlign w:val="bottom"/>
          </w:tcPr>
          <w:p w:rsidR="00434388" w:rsidRPr="00A723EA" w:rsidRDefault="00434388" w:rsidP="007C010D">
            <w:pPr>
              <w:spacing w:after="0"/>
              <w:jc w:val="center"/>
              <w:rPr>
                <w:sz w:val="18"/>
                <w:szCs w:val="18"/>
              </w:rPr>
            </w:pPr>
            <w:r w:rsidRPr="00A723EA">
              <w:rPr>
                <w:sz w:val="18"/>
                <w:szCs w:val="18"/>
              </w:rPr>
              <w:t>2,433</w:t>
            </w:r>
          </w:p>
        </w:tc>
        <w:tc>
          <w:tcPr>
            <w:tcW w:w="560" w:type="pct"/>
            <w:vAlign w:val="bottom"/>
          </w:tcPr>
          <w:p w:rsidR="00434388" w:rsidRPr="00A723EA" w:rsidRDefault="00434388" w:rsidP="007C010D">
            <w:pPr>
              <w:spacing w:after="0"/>
              <w:jc w:val="center"/>
              <w:rPr>
                <w:sz w:val="18"/>
                <w:szCs w:val="18"/>
              </w:rPr>
            </w:pPr>
            <w:r w:rsidRPr="00A723EA">
              <w:rPr>
                <w:sz w:val="18"/>
                <w:szCs w:val="18"/>
              </w:rPr>
              <w:t>498</w:t>
            </w:r>
          </w:p>
        </w:tc>
        <w:tc>
          <w:tcPr>
            <w:tcW w:w="420" w:type="pct"/>
            <w:vAlign w:val="bottom"/>
          </w:tcPr>
          <w:p w:rsidR="00434388" w:rsidRPr="00A723EA" w:rsidRDefault="00434388" w:rsidP="007C010D">
            <w:pPr>
              <w:spacing w:after="0"/>
              <w:jc w:val="center"/>
              <w:rPr>
                <w:sz w:val="18"/>
                <w:szCs w:val="18"/>
              </w:rPr>
            </w:pPr>
            <w:r w:rsidRPr="00A723EA">
              <w:rPr>
                <w:sz w:val="18"/>
                <w:szCs w:val="18"/>
              </w:rPr>
              <w:t>86,005</w:t>
            </w:r>
          </w:p>
        </w:tc>
        <w:tc>
          <w:tcPr>
            <w:tcW w:w="606" w:type="pct"/>
            <w:vAlign w:val="bottom"/>
          </w:tcPr>
          <w:p w:rsidR="00434388" w:rsidRPr="00434388" w:rsidRDefault="00434388" w:rsidP="007C010D">
            <w:pPr>
              <w:spacing w:after="0"/>
              <w:jc w:val="center"/>
              <w:rPr>
                <w:b/>
                <w:sz w:val="18"/>
                <w:szCs w:val="18"/>
              </w:rPr>
            </w:pPr>
            <w:r w:rsidRPr="00434388">
              <w:rPr>
                <w:b/>
                <w:sz w:val="18"/>
                <w:szCs w:val="18"/>
              </w:rPr>
              <w:t>133,109</w:t>
            </w:r>
          </w:p>
        </w:tc>
        <w:tc>
          <w:tcPr>
            <w:tcW w:w="421" w:type="pct"/>
            <w:vAlign w:val="bottom"/>
          </w:tcPr>
          <w:p w:rsidR="00434388" w:rsidRPr="00434388" w:rsidRDefault="00434388" w:rsidP="007C010D">
            <w:pPr>
              <w:spacing w:after="0"/>
              <w:jc w:val="center"/>
              <w:rPr>
                <w:sz w:val="18"/>
                <w:szCs w:val="18"/>
              </w:rPr>
            </w:pPr>
            <w:r w:rsidRPr="00434388">
              <w:rPr>
                <w:sz w:val="18"/>
                <w:szCs w:val="18"/>
              </w:rPr>
              <w:t>219,114</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2004</w:t>
            </w:r>
          </w:p>
        </w:tc>
        <w:tc>
          <w:tcPr>
            <w:tcW w:w="535" w:type="pct"/>
            <w:vAlign w:val="bottom"/>
          </w:tcPr>
          <w:p w:rsidR="00434388" w:rsidRPr="00A723EA" w:rsidRDefault="00434388" w:rsidP="007C010D">
            <w:pPr>
              <w:spacing w:after="0"/>
              <w:jc w:val="center"/>
              <w:rPr>
                <w:sz w:val="18"/>
                <w:szCs w:val="18"/>
              </w:rPr>
            </w:pPr>
            <w:r w:rsidRPr="00A723EA">
              <w:rPr>
                <w:sz w:val="18"/>
                <w:szCs w:val="18"/>
              </w:rPr>
              <w:t>254</w:t>
            </w:r>
          </w:p>
        </w:tc>
        <w:tc>
          <w:tcPr>
            <w:tcW w:w="420" w:type="pct"/>
            <w:vAlign w:val="bottom"/>
          </w:tcPr>
          <w:p w:rsidR="00434388" w:rsidRPr="00A723EA" w:rsidRDefault="00434388" w:rsidP="007C010D">
            <w:pPr>
              <w:spacing w:after="0"/>
              <w:jc w:val="center"/>
              <w:rPr>
                <w:sz w:val="18"/>
                <w:szCs w:val="18"/>
              </w:rPr>
            </w:pPr>
            <w:r w:rsidRPr="00A723EA">
              <w:rPr>
                <w:sz w:val="18"/>
                <w:szCs w:val="18"/>
              </w:rPr>
              <w:t>82,827</w:t>
            </w:r>
          </w:p>
        </w:tc>
        <w:tc>
          <w:tcPr>
            <w:tcW w:w="326" w:type="pct"/>
            <w:vAlign w:val="bottom"/>
          </w:tcPr>
          <w:p w:rsidR="00434388" w:rsidRPr="00A723EA" w:rsidRDefault="00434388" w:rsidP="007C010D">
            <w:pPr>
              <w:spacing w:after="0"/>
              <w:jc w:val="center"/>
              <w:rPr>
                <w:sz w:val="18"/>
                <w:szCs w:val="18"/>
              </w:rPr>
            </w:pPr>
            <w:r w:rsidRPr="00A723EA">
              <w:rPr>
                <w:sz w:val="18"/>
                <w:szCs w:val="18"/>
              </w:rPr>
              <w:t>1,030</w:t>
            </w:r>
          </w:p>
        </w:tc>
        <w:tc>
          <w:tcPr>
            <w:tcW w:w="466" w:type="pct"/>
            <w:vAlign w:val="bottom"/>
          </w:tcPr>
          <w:p w:rsidR="00434388" w:rsidRPr="00A723EA" w:rsidRDefault="00434388" w:rsidP="007C010D">
            <w:pPr>
              <w:spacing w:after="0"/>
              <w:jc w:val="center"/>
              <w:rPr>
                <w:sz w:val="18"/>
                <w:szCs w:val="18"/>
              </w:rPr>
            </w:pPr>
            <w:r w:rsidRPr="00A723EA">
              <w:rPr>
                <w:sz w:val="18"/>
                <w:szCs w:val="18"/>
              </w:rPr>
              <w:t>35,895</w:t>
            </w:r>
          </w:p>
        </w:tc>
        <w:tc>
          <w:tcPr>
            <w:tcW w:w="420" w:type="pct"/>
            <w:vAlign w:val="bottom"/>
          </w:tcPr>
          <w:p w:rsidR="00434388" w:rsidRPr="00A723EA" w:rsidRDefault="00434388" w:rsidP="007C010D">
            <w:pPr>
              <w:spacing w:after="0"/>
              <w:jc w:val="center"/>
              <w:rPr>
                <w:sz w:val="18"/>
                <w:szCs w:val="18"/>
              </w:rPr>
            </w:pPr>
            <w:r w:rsidRPr="00A723EA">
              <w:rPr>
                <w:sz w:val="18"/>
                <w:szCs w:val="18"/>
              </w:rPr>
              <w:t>5,167</w:t>
            </w:r>
          </w:p>
        </w:tc>
        <w:tc>
          <w:tcPr>
            <w:tcW w:w="419" w:type="pct"/>
            <w:vAlign w:val="bottom"/>
          </w:tcPr>
          <w:p w:rsidR="00434388" w:rsidRPr="00A723EA" w:rsidRDefault="00434388" w:rsidP="007C010D">
            <w:pPr>
              <w:spacing w:after="0"/>
              <w:jc w:val="center"/>
              <w:rPr>
                <w:sz w:val="18"/>
                <w:szCs w:val="18"/>
              </w:rPr>
            </w:pPr>
            <w:r w:rsidRPr="00A723EA">
              <w:rPr>
                <w:sz w:val="18"/>
                <w:szCs w:val="18"/>
              </w:rPr>
              <w:t>2,822</w:t>
            </w:r>
          </w:p>
        </w:tc>
        <w:tc>
          <w:tcPr>
            <w:tcW w:w="560" w:type="pct"/>
            <w:vAlign w:val="bottom"/>
          </w:tcPr>
          <w:p w:rsidR="00434388" w:rsidRPr="00A723EA" w:rsidRDefault="00434388" w:rsidP="007C010D">
            <w:pPr>
              <w:spacing w:after="0"/>
              <w:jc w:val="center"/>
              <w:rPr>
                <w:sz w:val="18"/>
                <w:szCs w:val="18"/>
              </w:rPr>
            </w:pPr>
            <w:r w:rsidRPr="00A723EA">
              <w:rPr>
                <w:sz w:val="18"/>
                <w:szCs w:val="18"/>
              </w:rPr>
              <w:t>455</w:t>
            </w:r>
          </w:p>
        </w:tc>
        <w:tc>
          <w:tcPr>
            <w:tcW w:w="420" w:type="pct"/>
            <w:vAlign w:val="bottom"/>
          </w:tcPr>
          <w:p w:rsidR="00434388" w:rsidRPr="00A723EA" w:rsidRDefault="00434388" w:rsidP="007C010D">
            <w:pPr>
              <w:spacing w:after="0"/>
              <w:jc w:val="center"/>
              <w:rPr>
                <w:sz w:val="18"/>
                <w:szCs w:val="18"/>
              </w:rPr>
            </w:pPr>
            <w:r w:rsidRPr="00A723EA">
              <w:rPr>
                <w:sz w:val="18"/>
                <w:szCs w:val="18"/>
              </w:rPr>
              <w:t>128,196</w:t>
            </w:r>
          </w:p>
        </w:tc>
        <w:tc>
          <w:tcPr>
            <w:tcW w:w="606" w:type="pct"/>
            <w:vAlign w:val="bottom"/>
          </w:tcPr>
          <w:p w:rsidR="00434388" w:rsidRPr="00434388" w:rsidRDefault="00434388" w:rsidP="007C010D">
            <w:pPr>
              <w:spacing w:after="0"/>
              <w:jc w:val="center"/>
              <w:rPr>
                <w:sz w:val="18"/>
                <w:szCs w:val="18"/>
              </w:rPr>
            </w:pPr>
            <w:r w:rsidRPr="00434388">
              <w:rPr>
                <w:sz w:val="18"/>
                <w:szCs w:val="18"/>
              </w:rPr>
              <w:t>67,053</w:t>
            </w:r>
          </w:p>
        </w:tc>
        <w:tc>
          <w:tcPr>
            <w:tcW w:w="421" w:type="pct"/>
            <w:vAlign w:val="bottom"/>
          </w:tcPr>
          <w:p w:rsidR="00434388" w:rsidRPr="00434388" w:rsidRDefault="00434388" w:rsidP="007C010D">
            <w:pPr>
              <w:spacing w:after="0"/>
              <w:jc w:val="center"/>
              <w:rPr>
                <w:sz w:val="18"/>
                <w:szCs w:val="18"/>
              </w:rPr>
            </w:pPr>
            <w:r w:rsidRPr="00434388">
              <w:rPr>
                <w:sz w:val="18"/>
                <w:szCs w:val="18"/>
              </w:rPr>
              <w:t>195,249</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2005</w:t>
            </w:r>
          </w:p>
        </w:tc>
        <w:tc>
          <w:tcPr>
            <w:tcW w:w="535" w:type="pct"/>
            <w:vAlign w:val="bottom"/>
          </w:tcPr>
          <w:p w:rsidR="00434388" w:rsidRPr="00A723EA" w:rsidRDefault="00434388" w:rsidP="007C010D">
            <w:pPr>
              <w:spacing w:after="0"/>
              <w:jc w:val="center"/>
              <w:rPr>
                <w:sz w:val="18"/>
                <w:szCs w:val="18"/>
              </w:rPr>
            </w:pPr>
            <w:r w:rsidRPr="00A723EA">
              <w:rPr>
                <w:sz w:val="18"/>
                <w:szCs w:val="18"/>
              </w:rPr>
              <w:t>141</w:t>
            </w:r>
          </w:p>
        </w:tc>
        <w:tc>
          <w:tcPr>
            <w:tcW w:w="420" w:type="pct"/>
            <w:vAlign w:val="bottom"/>
          </w:tcPr>
          <w:p w:rsidR="00434388" w:rsidRPr="00A723EA" w:rsidRDefault="00434388" w:rsidP="007C010D">
            <w:pPr>
              <w:spacing w:after="0"/>
              <w:jc w:val="center"/>
              <w:rPr>
                <w:sz w:val="18"/>
                <w:szCs w:val="18"/>
              </w:rPr>
            </w:pPr>
            <w:r w:rsidRPr="00A723EA">
              <w:rPr>
                <w:sz w:val="18"/>
                <w:szCs w:val="18"/>
              </w:rPr>
              <w:t>17,409</w:t>
            </w:r>
          </w:p>
        </w:tc>
        <w:tc>
          <w:tcPr>
            <w:tcW w:w="326" w:type="pct"/>
            <w:vAlign w:val="bottom"/>
          </w:tcPr>
          <w:p w:rsidR="00434388" w:rsidRPr="00A723EA" w:rsidRDefault="00434388" w:rsidP="007C010D">
            <w:pPr>
              <w:spacing w:after="0"/>
              <w:jc w:val="center"/>
              <w:rPr>
                <w:sz w:val="18"/>
                <w:szCs w:val="18"/>
              </w:rPr>
            </w:pPr>
            <w:r w:rsidRPr="00A723EA">
              <w:rPr>
                <w:sz w:val="18"/>
                <w:szCs w:val="18"/>
              </w:rPr>
              <w:t>312</w:t>
            </w:r>
          </w:p>
        </w:tc>
        <w:tc>
          <w:tcPr>
            <w:tcW w:w="466" w:type="pct"/>
            <w:vAlign w:val="bottom"/>
          </w:tcPr>
          <w:p w:rsidR="00434388" w:rsidRPr="00A723EA" w:rsidRDefault="00434388" w:rsidP="007C010D">
            <w:pPr>
              <w:spacing w:after="0"/>
              <w:jc w:val="center"/>
              <w:rPr>
                <w:sz w:val="18"/>
                <w:szCs w:val="18"/>
              </w:rPr>
            </w:pPr>
            <w:r w:rsidRPr="00A723EA">
              <w:rPr>
                <w:sz w:val="18"/>
                <w:szCs w:val="18"/>
              </w:rPr>
              <w:t>10,597</w:t>
            </w:r>
          </w:p>
        </w:tc>
        <w:tc>
          <w:tcPr>
            <w:tcW w:w="420" w:type="pct"/>
            <w:vAlign w:val="bottom"/>
          </w:tcPr>
          <w:p w:rsidR="00434388" w:rsidRPr="00A723EA" w:rsidRDefault="00434388" w:rsidP="007C010D">
            <w:pPr>
              <w:spacing w:after="0"/>
              <w:jc w:val="center"/>
              <w:rPr>
                <w:sz w:val="18"/>
                <w:szCs w:val="18"/>
              </w:rPr>
            </w:pPr>
            <w:r w:rsidRPr="00A723EA">
              <w:rPr>
                <w:sz w:val="18"/>
                <w:szCs w:val="18"/>
              </w:rPr>
              <w:t>769</w:t>
            </w:r>
          </w:p>
        </w:tc>
        <w:tc>
          <w:tcPr>
            <w:tcW w:w="419" w:type="pct"/>
            <w:vAlign w:val="bottom"/>
          </w:tcPr>
          <w:p w:rsidR="00434388" w:rsidRPr="00A723EA" w:rsidRDefault="00434388" w:rsidP="007C010D">
            <w:pPr>
              <w:spacing w:after="0"/>
              <w:jc w:val="center"/>
              <w:rPr>
                <w:sz w:val="18"/>
                <w:szCs w:val="18"/>
              </w:rPr>
            </w:pPr>
            <w:r w:rsidRPr="00A723EA">
              <w:rPr>
                <w:sz w:val="18"/>
                <w:szCs w:val="18"/>
              </w:rPr>
              <w:t>1,203</w:t>
            </w:r>
          </w:p>
        </w:tc>
        <w:tc>
          <w:tcPr>
            <w:tcW w:w="560" w:type="pct"/>
            <w:vAlign w:val="bottom"/>
          </w:tcPr>
          <w:p w:rsidR="00434388" w:rsidRPr="00A723EA" w:rsidRDefault="00434388" w:rsidP="007C010D">
            <w:pPr>
              <w:spacing w:after="0"/>
              <w:jc w:val="center"/>
              <w:rPr>
                <w:sz w:val="18"/>
                <w:szCs w:val="18"/>
              </w:rPr>
            </w:pPr>
            <w:r w:rsidRPr="00A723EA">
              <w:rPr>
                <w:sz w:val="18"/>
                <w:szCs w:val="18"/>
              </w:rPr>
              <w:t>335</w:t>
            </w:r>
          </w:p>
        </w:tc>
        <w:tc>
          <w:tcPr>
            <w:tcW w:w="420" w:type="pct"/>
            <w:vAlign w:val="bottom"/>
          </w:tcPr>
          <w:p w:rsidR="00434388" w:rsidRPr="00A723EA" w:rsidRDefault="00434388" w:rsidP="007C010D">
            <w:pPr>
              <w:spacing w:after="0"/>
              <w:jc w:val="center"/>
              <w:rPr>
                <w:sz w:val="18"/>
                <w:szCs w:val="18"/>
              </w:rPr>
            </w:pPr>
            <w:r w:rsidRPr="00A723EA">
              <w:rPr>
                <w:sz w:val="18"/>
                <w:szCs w:val="18"/>
              </w:rPr>
              <w:t>30,625</w:t>
            </w:r>
          </w:p>
        </w:tc>
        <w:tc>
          <w:tcPr>
            <w:tcW w:w="606" w:type="pct"/>
            <w:vAlign w:val="bottom"/>
          </w:tcPr>
          <w:p w:rsidR="00434388" w:rsidRPr="00434388" w:rsidRDefault="00434388" w:rsidP="007C010D">
            <w:pPr>
              <w:spacing w:after="0"/>
              <w:jc w:val="center"/>
              <w:rPr>
                <w:b/>
                <w:sz w:val="18"/>
                <w:szCs w:val="18"/>
              </w:rPr>
            </w:pPr>
            <w:r w:rsidRPr="00434388">
              <w:rPr>
                <w:b/>
                <w:sz w:val="18"/>
                <w:szCs w:val="18"/>
              </w:rPr>
              <w:t>34,575</w:t>
            </w:r>
          </w:p>
        </w:tc>
        <w:tc>
          <w:tcPr>
            <w:tcW w:w="421" w:type="pct"/>
            <w:vAlign w:val="bottom"/>
          </w:tcPr>
          <w:p w:rsidR="00434388" w:rsidRPr="00434388" w:rsidRDefault="00434388" w:rsidP="007C010D">
            <w:pPr>
              <w:spacing w:after="0"/>
              <w:jc w:val="center"/>
              <w:rPr>
                <w:sz w:val="18"/>
                <w:szCs w:val="18"/>
              </w:rPr>
            </w:pPr>
            <w:r w:rsidRPr="00434388">
              <w:rPr>
                <w:sz w:val="18"/>
                <w:szCs w:val="18"/>
              </w:rPr>
              <w:t>65,200</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2006</w:t>
            </w:r>
          </w:p>
        </w:tc>
        <w:tc>
          <w:tcPr>
            <w:tcW w:w="535" w:type="pct"/>
            <w:vAlign w:val="bottom"/>
          </w:tcPr>
          <w:p w:rsidR="00434388" w:rsidRPr="00A723EA" w:rsidRDefault="00434388" w:rsidP="007C010D">
            <w:pPr>
              <w:spacing w:after="0"/>
              <w:jc w:val="center"/>
              <w:rPr>
                <w:sz w:val="18"/>
                <w:szCs w:val="18"/>
              </w:rPr>
            </w:pPr>
            <w:r w:rsidRPr="00A723EA">
              <w:rPr>
                <w:sz w:val="18"/>
                <w:szCs w:val="18"/>
              </w:rPr>
              <w:t>200</w:t>
            </w:r>
          </w:p>
        </w:tc>
        <w:tc>
          <w:tcPr>
            <w:tcW w:w="420" w:type="pct"/>
            <w:vAlign w:val="bottom"/>
          </w:tcPr>
          <w:p w:rsidR="00434388" w:rsidRPr="00A723EA" w:rsidRDefault="00434388" w:rsidP="007C010D">
            <w:pPr>
              <w:spacing w:after="0"/>
              <w:jc w:val="center"/>
              <w:rPr>
                <w:sz w:val="18"/>
                <w:szCs w:val="18"/>
              </w:rPr>
            </w:pPr>
            <w:r w:rsidRPr="00A723EA">
              <w:rPr>
                <w:sz w:val="18"/>
                <w:szCs w:val="18"/>
              </w:rPr>
              <w:t>37,077</w:t>
            </w:r>
          </w:p>
        </w:tc>
        <w:tc>
          <w:tcPr>
            <w:tcW w:w="326" w:type="pct"/>
            <w:vAlign w:val="bottom"/>
          </w:tcPr>
          <w:p w:rsidR="00434388" w:rsidRPr="00A723EA" w:rsidRDefault="00434388" w:rsidP="007C010D">
            <w:pPr>
              <w:spacing w:after="0"/>
              <w:jc w:val="center"/>
              <w:rPr>
                <w:sz w:val="18"/>
                <w:szCs w:val="18"/>
              </w:rPr>
            </w:pPr>
            <w:r w:rsidRPr="00A723EA">
              <w:rPr>
                <w:sz w:val="18"/>
                <w:szCs w:val="18"/>
              </w:rPr>
              <w:t>83</w:t>
            </w:r>
          </w:p>
        </w:tc>
        <w:tc>
          <w:tcPr>
            <w:tcW w:w="466" w:type="pct"/>
            <w:vAlign w:val="bottom"/>
          </w:tcPr>
          <w:p w:rsidR="00434388" w:rsidRPr="00A723EA" w:rsidRDefault="00434388" w:rsidP="007C010D">
            <w:pPr>
              <w:spacing w:after="0"/>
              <w:jc w:val="center"/>
              <w:rPr>
                <w:sz w:val="18"/>
                <w:szCs w:val="18"/>
              </w:rPr>
            </w:pPr>
            <w:r w:rsidRPr="00A723EA">
              <w:rPr>
                <w:sz w:val="18"/>
                <w:szCs w:val="18"/>
              </w:rPr>
              <w:t>24,416</w:t>
            </w:r>
          </w:p>
        </w:tc>
        <w:tc>
          <w:tcPr>
            <w:tcW w:w="420" w:type="pct"/>
            <w:vAlign w:val="bottom"/>
          </w:tcPr>
          <w:p w:rsidR="00434388" w:rsidRPr="00A723EA" w:rsidRDefault="00434388" w:rsidP="007C010D">
            <w:pPr>
              <w:spacing w:after="0"/>
              <w:jc w:val="center"/>
              <w:rPr>
                <w:sz w:val="18"/>
                <w:szCs w:val="18"/>
              </w:rPr>
            </w:pPr>
            <w:r w:rsidRPr="00A723EA">
              <w:rPr>
                <w:sz w:val="18"/>
                <w:szCs w:val="18"/>
              </w:rPr>
              <w:t>2,523</w:t>
            </w:r>
          </w:p>
        </w:tc>
        <w:tc>
          <w:tcPr>
            <w:tcW w:w="419" w:type="pct"/>
            <w:vAlign w:val="bottom"/>
          </w:tcPr>
          <w:p w:rsidR="00434388" w:rsidRPr="00A723EA" w:rsidRDefault="00434388" w:rsidP="007C010D">
            <w:pPr>
              <w:spacing w:after="0"/>
              <w:jc w:val="center"/>
              <w:rPr>
                <w:sz w:val="18"/>
                <w:szCs w:val="18"/>
              </w:rPr>
            </w:pPr>
            <w:r w:rsidRPr="00A723EA">
              <w:rPr>
                <w:sz w:val="18"/>
                <w:szCs w:val="18"/>
              </w:rPr>
              <w:t>1,782</w:t>
            </w:r>
          </w:p>
        </w:tc>
        <w:tc>
          <w:tcPr>
            <w:tcW w:w="560" w:type="pct"/>
            <w:vAlign w:val="bottom"/>
          </w:tcPr>
          <w:p w:rsidR="00434388" w:rsidRPr="00A723EA" w:rsidRDefault="00434388" w:rsidP="007C010D">
            <w:pPr>
              <w:spacing w:after="0"/>
              <w:jc w:val="center"/>
              <w:rPr>
                <w:sz w:val="18"/>
                <w:szCs w:val="18"/>
              </w:rPr>
            </w:pPr>
            <w:r w:rsidRPr="00A723EA">
              <w:rPr>
                <w:sz w:val="18"/>
                <w:szCs w:val="18"/>
              </w:rPr>
              <w:t>353</w:t>
            </w:r>
          </w:p>
        </w:tc>
        <w:tc>
          <w:tcPr>
            <w:tcW w:w="420" w:type="pct"/>
            <w:vAlign w:val="bottom"/>
          </w:tcPr>
          <w:p w:rsidR="00434388" w:rsidRPr="00A723EA" w:rsidRDefault="00434388" w:rsidP="007C010D">
            <w:pPr>
              <w:spacing w:after="0"/>
              <w:jc w:val="center"/>
              <w:rPr>
                <w:sz w:val="18"/>
                <w:szCs w:val="18"/>
              </w:rPr>
            </w:pPr>
            <w:r w:rsidRPr="00A723EA">
              <w:rPr>
                <w:sz w:val="18"/>
                <w:szCs w:val="18"/>
              </w:rPr>
              <w:t>66,234</w:t>
            </w:r>
          </w:p>
        </w:tc>
        <w:tc>
          <w:tcPr>
            <w:tcW w:w="606" w:type="pct"/>
            <w:vAlign w:val="bottom"/>
          </w:tcPr>
          <w:p w:rsidR="00434388" w:rsidRPr="00434388" w:rsidRDefault="00434388" w:rsidP="007C010D">
            <w:pPr>
              <w:spacing w:after="0"/>
              <w:jc w:val="center"/>
              <w:rPr>
                <w:sz w:val="18"/>
                <w:szCs w:val="18"/>
              </w:rPr>
            </w:pPr>
            <w:r w:rsidRPr="00434388">
              <w:rPr>
                <w:sz w:val="18"/>
                <w:szCs w:val="18"/>
              </w:rPr>
              <w:t>79,050</w:t>
            </w:r>
          </w:p>
        </w:tc>
        <w:tc>
          <w:tcPr>
            <w:tcW w:w="421" w:type="pct"/>
            <w:vAlign w:val="bottom"/>
          </w:tcPr>
          <w:p w:rsidR="00434388" w:rsidRPr="00434388" w:rsidRDefault="00434388" w:rsidP="007C010D">
            <w:pPr>
              <w:spacing w:after="0"/>
              <w:jc w:val="center"/>
              <w:rPr>
                <w:sz w:val="18"/>
                <w:szCs w:val="18"/>
              </w:rPr>
            </w:pPr>
            <w:r w:rsidRPr="00434388">
              <w:rPr>
                <w:sz w:val="18"/>
                <w:szCs w:val="18"/>
              </w:rPr>
              <w:t>145,284</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2007</w:t>
            </w:r>
          </w:p>
        </w:tc>
        <w:tc>
          <w:tcPr>
            <w:tcW w:w="535" w:type="pct"/>
            <w:vAlign w:val="bottom"/>
          </w:tcPr>
          <w:p w:rsidR="00434388" w:rsidRPr="00A723EA" w:rsidRDefault="00434388" w:rsidP="007C010D">
            <w:pPr>
              <w:spacing w:after="0"/>
              <w:jc w:val="center"/>
              <w:rPr>
                <w:sz w:val="18"/>
                <w:szCs w:val="18"/>
              </w:rPr>
            </w:pPr>
            <w:r w:rsidRPr="00A723EA">
              <w:rPr>
                <w:sz w:val="18"/>
                <w:szCs w:val="18"/>
              </w:rPr>
              <w:t>73</w:t>
            </w:r>
          </w:p>
        </w:tc>
        <w:tc>
          <w:tcPr>
            <w:tcW w:w="420" w:type="pct"/>
            <w:vAlign w:val="bottom"/>
          </w:tcPr>
          <w:p w:rsidR="00434388" w:rsidRPr="00A723EA" w:rsidRDefault="00434388" w:rsidP="007C010D">
            <w:pPr>
              <w:spacing w:after="0"/>
              <w:jc w:val="center"/>
              <w:rPr>
                <w:sz w:val="18"/>
                <w:szCs w:val="18"/>
              </w:rPr>
            </w:pPr>
            <w:r w:rsidRPr="00A723EA">
              <w:rPr>
                <w:sz w:val="18"/>
                <w:szCs w:val="18"/>
              </w:rPr>
              <w:t>9,307</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3,546</w:t>
            </w:r>
          </w:p>
        </w:tc>
        <w:tc>
          <w:tcPr>
            <w:tcW w:w="420" w:type="pct"/>
            <w:vAlign w:val="bottom"/>
          </w:tcPr>
          <w:p w:rsidR="00434388" w:rsidRPr="00A723EA" w:rsidRDefault="00434388" w:rsidP="007C010D">
            <w:pPr>
              <w:spacing w:after="0"/>
              <w:jc w:val="center"/>
              <w:rPr>
                <w:sz w:val="18"/>
                <w:szCs w:val="18"/>
              </w:rPr>
            </w:pPr>
            <w:r w:rsidRPr="00A723EA">
              <w:rPr>
                <w:sz w:val="18"/>
                <w:szCs w:val="18"/>
              </w:rPr>
              <w:t>0</w:t>
            </w:r>
          </w:p>
        </w:tc>
        <w:tc>
          <w:tcPr>
            <w:tcW w:w="419" w:type="pct"/>
            <w:vAlign w:val="bottom"/>
          </w:tcPr>
          <w:p w:rsidR="00434388" w:rsidRPr="00A723EA" w:rsidRDefault="00434388" w:rsidP="007C010D">
            <w:pPr>
              <w:spacing w:after="0"/>
              <w:jc w:val="center"/>
              <w:rPr>
                <w:sz w:val="18"/>
                <w:szCs w:val="18"/>
              </w:rPr>
            </w:pPr>
            <w:r w:rsidRPr="00A723EA">
              <w:rPr>
                <w:sz w:val="18"/>
                <w:szCs w:val="18"/>
              </w:rPr>
              <w:t>540</w:t>
            </w:r>
          </w:p>
        </w:tc>
        <w:tc>
          <w:tcPr>
            <w:tcW w:w="560" w:type="pct"/>
            <w:vAlign w:val="bottom"/>
          </w:tcPr>
          <w:p w:rsidR="00434388" w:rsidRPr="00A723EA" w:rsidRDefault="00434388" w:rsidP="007C010D">
            <w:pPr>
              <w:spacing w:after="0"/>
              <w:jc w:val="center"/>
              <w:rPr>
                <w:sz w:val="18"/>
                <w:szCs w:val="18"/>
              </w:rPr>
            </w:pPr>
            <w:r w:rsidRPr="00A723EA">
              <w:rPr>
                <w:sz w:val="18"/>
                <w:szCs w:val="18"/>
              </w:rPr>
              <w:t>107</w:t>
            </w:r>
          </w:p>
        </w:tc>
        <w:tc>
          <w:tcPr>
            <w:tcW w:w="420" w:type="pct"/>
            <w:vAlign w:val="bottom"/>
          </w:tcPr>
          <w:p w:rsidR="00434388" w:rsidRPr="00A723EA" w:rsidRDefault="00434388" w:rsidP="007C010D">
            <w:pPr>
              <w:spacing w:after="0"/>
              <w:jc w:val="center"/>
              <w:rPr>
                <w:sz w:val="18"/>
                <w:szCs w:val="18"/>
              </w:rPr>
            </w:pPr>
            <w:r w:rsidRPr="00A723EA">
              <w:rPr>
                <w:sz w:val="18"/>
                <w:szCs w:val="18"/>
              </w:rPr>
              <w:t>13,500</w:t>
            </w:r>
          </w:p>
        </w:tc>
        <w:tc>
          <w:tcPr>
            <w:tcW w:w="606" w:type="pct"/>
            <w:vAlign w:val="bottom"/>
          </w:tcPr>
          <w:p w:rsidR="00434388" w:rsidRPr="00434388" w:rsidRDefault="00434388" w:rsidP="007C010D">
            <w:pPr>
              <w:spacing w:after="0"/>
              <w:jc w:val="center"/>
              <w:rPr>
                <w:sz w:val="18"/>
                <w:szCs w:val="18"/>
              </w:rPr>
            </w:pPr>
            <w:r w:rsidRPr="00434388">
              <w:rPr>
                <w:sz w:val="18"/>
                <w:szCs w:val="18"/>
              </w:rPr>
              <w:t>24,770</w:t>
            </w:r>
          </w:p>
        </w:tc>
        <w:tc>
          <w:tcPr>
            <w:tcW w:w="421" w:type="pct"/>
            <w:vAlign w:val="bottom"/>
          </w:tcPr>
          <w:p w:rsidR="00434388" w:rsidRPr="00434388" w:rsidRDefault="00434388" w:rsidP="007C010D">
            <w:pPr>
              <w:spacing w:after="0"/>
              <w:jc w:val="center"/>
              <w:rPr>
                <w:sz w:val="18"/>
                <w:szCs w:val="18"/>
              </w:rPr>
            </w:pPr>
            <w:r w:rsidRPr="00434388">
              <w:rPr>
                <w:sz w:val="18"/>
                <w:szCs w:val="18"/>
              </w:rPr>
              <w:t>38,270</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2008</w:t>
            </w:r>
          </w:p>
        </w:tc>
        <w:tc>
          <w:tcPr>
            <w:tcW w:w="535" w:type="pct"/>
            <w:vAlign w:val="bottom"/>
          </w:tcPr>
          <w:p w:rsidR="00434388" w:rsidRPr="00A723EA" w:rsidRDefault="00434388" w:rsidP="007C010D">
            <w:pPr>
              <w:spacing w:after="0"/>
              <w:jc w:val="center"/>
              <w:rPr>
                <w:sz w:val="18"/>
                <w:szCs w:val="18"/>
              </w:rPr>
            </w:pPr>
            <w:r w:rsidRPr="00A723EA">
              <w:rPr>
                <w:sz w:val="18"/>
                <w:szCs w:val="18"/>
              </w:rPr>
              <w:t>358</w:t>
            </w:r>
          </w:p>
        </w:tc>
        <w:tc>
          <w:tcPr>
            <w:tcW w:w="420" w:type="pct"/>
            <w:vAlign w:val="bottom"/>
          </w:tcPr>
          <w:p w:rsidR="00434388" w:rsidRPr="00A723EA" w:rsidRDefault="00434388" w:rsidP="007C010D">
            <w:pPr>
              <w:spacing w:after="0"/>
              <w:jc w:val="center"/>
              <w:rPr>
                <w:sz w:val="18"/>
                <w:szCs w:val="18"/>
              </w:rPr>
            </w:pPr>
            <w:r w:rsidRPr="00A723EA">
              <w:rPr>
                <w:sz w:val="18"/>
                <w:szCs w:val="18"/>
              </w:rPr>
              <w:t>20,999</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28,908</w:t>
            </w:r>
          </w:p>
        </w:tc>
        <w:tc>
          <w:tcPr>
            <w:tcW w:w="420" w:type="pct"/>
            <w:vAlign w:val="bottom"/>
          </w:tcPr>
          <w:p w:rsidR="00434388" w:rsidRPr="00A723EA" w:rsidRDefault="00434388" w:rsidP="007C010D">
            <w:pPr>
              <w:spacing w:after="0"/>
              <w:jc w:val="center"/>
              <w:rPr>
                <w:sz w:val="18"/>
                <w:szCs w:val="18"/>
              </w:rPr>
            </w:pPr>
            <w:r w:rsidRPr="00A723EA">
              <w:rPr>
                <w:sz w:val="18"/>
                <w:szCs w:val="18"/>
              </w:rPr>
              <w:t>737</w:t>
            </w:r>
          </w:p>
        </w:tc>
        <w:tc>
          <w:tcPr>
            <w:tcW w:w="419" w:type="pct"/>
            <w:vAlign w:val="bottom"/>
          </w:tcPr>
          <w:p w:rsidR="00434388" w:rsidRPr="00A723EA" w:rsidRDefault="00434388" w:rsidP="007C010D">
            <w:pPr>
              <w:spacing w:after="0"/>
              <w:jc w:val="center"/>
              <w:rPr>
                <w:sz w:val="18"/>
                <w:szCs w:val="18"/>
              </w:rPr>
            </w:pPr>
            <w:r w:rsidRPr="00A723EA">
              <w:rPr>
                <w:sz w:val="18"/>
                <w:szCs w:val="18"/>
              </w:rPr>
              <w:t>738</w:t>
            </w:r>
          </w:p>
        </w:tc>
        <w:tc>
          <w:tcPr>
            <w:tcW w:w="560" w:type="pct"/>
            <w:vAlign w:val="bottom"/>
          </w:tcPr>
          <w:p w:rsidR="00434388" w:rsidRPr="00A723EA" w:rsidRDefault="00434388" w:rsidP="007C010D">
            <w:pPr>
              <w:spacing w:after="0"/>
              <w:jc w:val="center"/>
              <w:rPr>
                <w:sz w:val="18"/>
                <w:szCs w:val="18"/>
              </w:rPr>
            </w:pPr>
            <w:r w:rsidRPr="00A723EA">
              <w:rPr>
                <w:sz w:val="18"/>
                <w:szCs w:val="18"/>
              </w:rPr>
              <w:t>390</w:t>
            </w:r>
          </w:p>
        </w:tc>
        <w:tc>
          <w:tcPr>
            <w:tcW w:w="420" w:type="pct"/>
            <w:vAlign w:val="bottom"/>
          </w:tcPr>
          <w:p w:rsidR="00434388" w:rsidRPr="00A723EA" w:rsidRDefault="00434388" w:rsidP="007C010D">
            <w:pPr>
              <w:spacing w:after="0"/>
              <w:jc w:val="center"/>
              <w:rPr>
                <w:sz w:val="18"/>
                <w:szCs w:val="18"/>
              </w:rPr>
            </w:pPr>
            <w:r w:rsidRPr="00A723EA">
              <w:rPr>
                <w:sz w:val="18"/>
                <w:szCs w:val="18"/>
              </w:rPr>
              <w:t>51,772</w:t>
            </w:r>
          </w:p>
        </w:tc>
        <w:tc>
          <w:tcPr>
            <w:tcW w:w="606" w:type="pct"/>
            <w:vAlign w:val="bottom"/>
          </w:tcPr>
          <w:p w:rsidR="00434388" w:rsidRPr="00434388" w:rsidRDefault="00434388" w:rsidP="007C010D">
            <w:pPr>
              <w:spacing w:after="0"/>
              <w:jc w:val="center"/>
              <w:rPr>
                <w:sz w:val="18"/>
                <w:szCs w:val="18"/>
              </w:rPr>
            </w:pPr>
            <w:r w:rsidRPr="00434388">
              <w:rPr>
                <w:sz w:val="18"/>
                <w:szCs w:val="18"/>
              </w:rPr>
              <w:t>56,369</w:t>
            </w:r>
          </w:p>
        </w:tc>
        <w:tc>
          <w:tcPr>
            <w:tcW w:w="421" w:type="pct"/>
            <w:vAlign w:val="bottom"/>
          </w:tcPr>
          <w:p w:rsidR="00434388" w:rsidRPr="00434388" w:rsidRDefault="00434388" w:rsidP="007C010D">
            <w:pPr>
              <w:spacing w:after="0"/>
              <w:jc w:val="center"/>
              <w:rPr>
                <w:sz w:val="18"/>
                <w:szCs w:val="18"/>
              </w:rPr>
            </w:pPr>
            <w:r w:rsidRPr="00434388">
              <w:rPr>
                <w:sz w:val="18"/>
                <w:szCs w:val="18"/>
              </w:rPr>
              <w:t>108,141</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2009</w:t>
            </w:r>
          </w:p>
        </w:tc>
        <w:tc>
          <w:tcPr>
            <w:tcW w:w="535" w:type="pct"/>
            <w:vAlign w:val="bottom"/>
          </w:tcPr>
          <w:p w:rsidR="00434388" w:rsidRPr="00A723EA" w:rsidRDefault="00434388" w:rsidP="007C010D">
            <w:pPr>
              <w:spacing w:after="0"/>
              <w:jc w:val="center"/>
              <w:rPr>
                <w:sz w:val="18"/>
                <w:szCs w:val="18"/>
              </w:rPr>
            </w:pPr>
            <w:r w:rsidRPr="00A723EA">
              <w:rPr>
                <w:sz w:val="18"/>
                <w:szCs w:val="18"/>
              </w:rPr>
              <w:t>326</w:t>
            </w:r>
          </w:p>
        </w:tc>
        <w:tc>
          <w:tcPr>
            <w:tcW w:w="420" w:type="pct"/>
            <w:vAlign w:val="bottom"/>
          </w:tcPr>
          <w:p w:rsidR="00434388" w:rsidRPr="00A723EA" w:rsidRDefault="00434388" w:rsidP="007C010D">
            <w:pPr>
              <w:spacing w:after="0"/>
              <w:jc w:val="center"/>
              <w:rPr>
                <w:sz w:val="18"/>
                <w:szCs w:val="18"/>
              </w:rPr>
            </w:pPr>
            <w:r w:rsidRPr="00A723EA">
              <w:rPr>
                <w:sz w:val="18"/>
                <w:szCs w:val="18"/>
              </w:rPr>
              <w:t>11,931</w:t>
            </w:r>
          </w:p>
        </w:tc>
        <w:tc>
          <w:tcPr>
            <w:tcW w:w="326" w:type="pct"/>
            <w:vAlign w:val="bottom"/>
          </w:tcPr>
          <w:p w:rsidR="00434388" w:rsidRPr="00A723EA" w:rsidRDefault="00434388" w:rsidP="007C010D">
            <w:pPr>
              <w:spacing w:after="0"/>
              <w:jc w:val="center"/>
              <w:rPr>
                <w:sz w:val="18"/>
                <w:szCs w:val="18"/>
              </w:rPr>
            </w:pPr>
            <w:r w:rsidRPr="00A723EA">
              <w:rPr>
                <w:sz w:val="18"/>
                <w:szCs w:val="18"/>
              </w:rPr>
              <w:t>346</w:t>
            </w:r>
          </w:p>
        </w:tc>
        <w:tc>
          <w:tcPr>
            <w:tcW w:w="466" w:type="pct"/>
            <w:vAlign w:val="bottom"/>
          </w:tcPr>
          <w:p w:rsidR="00434388" w:rsidRPr="00A723EA" w:rsidRDefault="00434388" w:rsidP="007C010D">
            <w:pPr>
              <w:spacing w:after="0"/>
              <w:jc w:val="center"/>
              <w:rPr>
                <w:sz w:val="18"/>
                <w:szCs w:val="18"/>
              </w:rPr>
            </w:pPr>
            <w:r w:rsidRPr="00A723EA">
              <w:rPr>
                <w:sz w:val="18"/>
                <w:szCs w:val="18"/>
              </w:rPr>
              <w:t>15,352</w:t>
            </w:r>
          </w:p>
        </w:tc>
        <w:tc>
          <w:tcPr>
            <w:tcW w:w="420" w:type="pct"/>
            <w:vAlign w:val="bottom"/>
          </w:tcPr>
          <w:p w:rsidR="00434388" w:rsidRPr="00A723EA" w:rsidRDefault="00434388" w:rsidP="007C010D">
            <w:pPr>
              <w:spacing w:after="0"/>
              <w:jc w:val="center"/>
              <w:rPr>
                <w:sz w:val="18"/>
                <w:szCs w:val="18"/>
              </w:rPr>
            </w:pPr>
            <w:r w:rsidRPr="00A723EA">
              <w:rPr>
                <w:sz w:val="18"/>
                <w:szCs w:val="18"/>
              </w:rPr>
              <w:t>37</w:t>
            </w:r>
          </w:p>
        </w:tc>
        <w:tc>
          <w:tcPr>
            <w:tcW w:w="419" w:type="pct"/>
            <w:vAlign w:val="bottom"/>
          </w:tcPr>
          <w:p w:rsidR="00434388" w:rsidRPr="00A723EA" w:rsidRDefault="00434388" w:rsidP="007C010D">
            <w:pPr>
              <w:spacing w:after="0"/>
              <w:jc w:val="center"/>
              <w:rPr>
                <w:sz w:val="18"/>
                <w:szCs w:val="18"/>
              </w:rPr>
            </w:pPr>
            <w:r w:rsidRPr="00A723EA">
              <w:rPr>
                <w:sz w:val="18"/>
                <w:szCs w:val="18"/>
              </w:rPr>
              <w:t>2,059</w:t>
            </w:r>
          </w:p>
        </w:tc>
        <w:tc>
          <w:tcPr>
            <w:tcW w:w="560" w:type="pct"/>
            <w:vAlign w:val="bottom"/>
          </w:tcPr>
          <w:p w:rsidR="00434388" w:rsidRPr="00A723EA" w:rsidRDefault="00434388" w:rsidP="007C010D">
            <w:pPr>
              <w:spacing w:after="0"/>
              <w:jc w:val="center"/>
              <w:rPr>
                <w:sz w:val="18"/>
                <w:szCs w:val="18"/>
              </w:rPr>
            </w:pPr>
            <w:r w:rsidRPr="00A723EA">
              <w:rPr>
                <w:sz w:val="18"/>
                <w:szCs w:val="18"/>
              </w:rPr>
              <w:t>460</w:t>
            </w:r>
          </w:p>
        </w:tc>
        <w:tc>
          <w:tcPr>
            <w:tcW w:w="420" w:type="pct"/>
            <w:vAlign w:val="bottom"/>
          </w:tcPr>
          <w:p w:rsidR="00434388" w:rsidRPr="00A723EA" w:rsidRDefault="00434388" w:rsidP="007C010D">
            <w:pPr>
              <w:spacing w:after="0"/>
              <w:jc w:val="center"/>
              <w:rPr>
                <w:sz w:val="18"/>
                <w:szCs w:val="18"/>
              </w:rPr>
            </w:pPr>
            <w:r w:rsidRPr="00A723EA">
              <w:rPr>
                <w:sz w:val="18"/>
                <w:szCs w:val="18"/>
              </w:rPr>
              <w:t>30,185</w:t>
            </w:r>
          </w:p>
        </w:tc>
        <w:tc>
          <w:tcPr>
            <w:tcW w:w="606" w:type="pct"/>
            <w:vAlign w:val="bottom"/>
          </w:tcPr>
          <w:p w:rsidR="00434388" w:rsidRPr="00434388" w:rsidRDefault="00434388" w:rsidP="007C010D">
            <w:pPr>
              <w:spacing w:after="0"/>
              <w:jc w:val="center"/>
              <w:rPr>
                <w:sz w:val="18"/>
                <w:szCs w:val="18"/>
              </w:rPr>
            </w:pPr>
            <w:r w:rsidRPr="00434388">
              <w:rPr>
                <w:sz w:val="18"/>
                <w:szCs w:val="18"/>
              </w:rPr>
              <w:t>47,911</w:t>
            </w:r>
          </w:p>
        </w:tc>
        <w:tc>
          <w:tcPr>
            <w:tcW w:w="421" w:type="pct"/>
            <w:vAlign w:val="bottom"/>
          </w:tcPr>
          <w:p w:rsidR="00434388" w:rsidRPr="00434388" w:rsidRDefault="00434388" w:rsidP="007C010D">
            <w:pPr>
              <w:spacing w:after="0"/>
              <w:jc w:val="center"/>
              <w:rPr>
                <w:sz w:val="18"/>
                <w:szCs w:val="18"/>
              </w:rPr>
            </w:pPr>
            <w:r w:rsidRPr="00434388">
              <w:rPr>
                <w:sz w:val="18"/>
                <w:szCs w:val="18"/>
              </w:rPr>
              <w:t>78,096</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2010</w:t>
            </w:r>
          </w:p>
        </w:tc>
        <w:tc>
          <w:tcPr>
            <w:tcW w:w="535" w:type="pct"/>
            <w:vAlign w:val="bottom"/>
          </w:tcPr>
          <w:p w:rsidR="00434388" w:rsidRPr="00A723EA" w:rsidRDefault="00434388" w:rsidP="007C010D">
            <w:pPr>
              <w:spacing w:after="0"/>
              <w:jc w:val="center"/>
              <w:rPr>
                <w:sz w:val="18"/>
                <w:szCs w:val="18"/>
              </w:rPr>
            </w:pPr>
            <w:r w:rsidRPr="00A723EA">
              <w:rPr>
                <w:sz w:val="18"/>
                <w:szCs w:val="18"/>
              </w:rPr>
              <w:t>427</w:t>
            </w:r>
          </w:p>
        </w:tc>
        <w:tc>
          <w:tcPr>
            <w:tcW w:w="420" w:type="pct"/>
            <w:vAlign w:val="bottom"/>
          </w:tcPr>
          <w:p w:rsidR="00434388" w:rsidRPr="00A723EA" w:rsidRDefault="00434388" w:rsidP="007C010D">
            <w:pPr>
              <w:spacing w:after="0"/>
              <w:jc w:val="center"/>
              <w:rPr>
                <w:sz w:val="18"/>
                <w:szCs w:val="18"/>
              </w:rPr>
            </w:pPr>
            <w:r w:rsidRPr="00A723EA">
              <w:rPr>
                <w:sz w:val="18"/>
                <w:szCs w:val="18"/>
              </w:rPr>
              <w:t>29,028</w:t>
            </w:r>
          </w:p>
        </w:tc>
        <w:tc>
          <w:tcPr>
            <w:tcW w:w="326" w:type="pct"/>
            <w:vAlign w:val="bottom"/>
          </w:tcPr>
          <w:p w:rsidR="00434388" w:rsidRPr="00A723EA" w:rsidRDefault="00434388" w:rsidP="007C010D">
            <w:pPr>
              <w:spacing w:after="0"/>
              <w:jc w:val="center"/>
              <w:rPr>
                <w:sz w:val="18"/>
                <w:szCs w:val="18"/>
              </w:rPr>
            </w:pPr>
            <w:r w:rsidRPr="00A723EA">
              <w:rPr>
                <w:sz w:val="18"/>
                <w:szCs w:val="18"/>
              </w:rPr>
              <w:t>379</w:t>
            </w:r>
          </w:p>
        </w:tc>
        <w:tc>
          <w:tcPr>
            <w:tcW w:w="466" w:type="pct"/>
            <w:vAlign w:val="bottom"/>
          </w:tcPr>
          <w:p w:rsidR="00434388" w:rsidRPr="00A723EA" w:rsidRDefault="00434388" w:rsidP="007C010D">
            <w:pPr>
              <w:spacing w:after="0"/>
              <w:jc w:val="center"/>
              <w:rPr>
                <w:sz w:val="18"/>
                <w:szCs w:val="18"/>
              </w:rPr>
            </w:pPr>
            <w:r w:rsidRPr="00A723EA">
              <w:rPr>
                <w:sz w:val="18"/>
                <w:szCs w:val="18"/>
              </w:rPr>
              <w:t>37,732</w:t>
            </w:r>
          </w:p>
        </w:tc>
        <w:tc>
          <w:tcPr>
            <w:tcW w:w="420" w:type="pct"/>
            <w:vAlign w:val="bottom"/>
          </w:tcPr>
          <w:p w:rsidR="00434388" w:rsidRPr="00A723EA" w:rsidRDefault="00434388" w:rsidP="007C010D">
            <w:pPr>
              <w:spacing w:after="0"/>
              <w:jc w:val="center"/>
              <w:rPr>
                <w:sz w:val="18"/>
                <w:szCs w:val="18"/>
              </w:rPr>
            </w:pPr>
            <w:r w:rsidRPr="00A723EA">
              <w:rPr>
                <w:sz w:val="18"/>
                <w:szCs w:val="18"/>
              </w:rPr>
              <w:t>1,501</w:t>
            </w:r>
          </w:p>
        </w:tc>
        <w:tc>
          <w:tcPr>
            <w:tcW w:w="419" w:type="pct"/>
            <w:vAlign w:val="bottom"/>
          </w:tcPr>
          <w:p w:rsidR="00434388" w:rsidRPr="00A723EA" w:rsidRDefault="00434388" w:rsidP="007C010D">
            <w:pPr>
              <w:spacing w:after="0"/>
              <w:jc w:val="center"/>
              <w:rPr>
                <w:sz w:val="18"/>
                <w:szCs w:val="18"/>
              </w:rPr>
            </w:pPr>
            <w:r w:rsidRPr="00A723EA">
              <w:rPr>
                <w:sz w:val="18"/>
                <w:szCs w:val="18"/>
              </w:rPr>
              <w:t>449</w:t>
            </w:r>
          </w:p>
        </w:tc>
        <w:tc>
          <w:tcPr>
            <w:tcW w:w="560" w:type="pct"/>
            <w:vAlign w:val="bottom"/>
          </w:tcPr>
          <w:p w:rsidR="00434388" w:rsidRPr="00A723EA" w:rsidRDefault="00434388" w:rsidP="007C010D">
            <w:pPr>
              <w:spacing w:after="0"/>
              <w:jc w:val="center"/>
              <w:rPr>
                <w:sz w:val="18"/>
                <w:szCs w:val="18"/>
              </w:rPr>
            </w:pPr>
            <w:r w:rsidRPr="00A723EA">
              <w:rPr>
                <w:sz w:val="18"/>
                <w:szCs w:val="18"/>
              </w:rPr>
              <w:t>344</w:t>
            </w:r>
          </w:p>
        </w:tc>
        <w:tc>
          <w:tcPr>
            <w:tcW w:w="420" w:type="pct"/>
            <w:vAlign w:val="bottom"/>
          </w:tcPr>
          <w:p w:rsidR="00434388" w:rsidRPr="00A723EA" w:rsidRDefault="00434388" w:rsidP="007C010D">
            <w:pPr>
              <w:spacing w:after="0"/>
              <w:jc w:val="center"/>
              <w:rPr>
                <w:sz w:val="18"/>
                <w:szCs w:val="18"/>
              </w:rPr>
            </w:pPr>
            <w:r w:rsidRPr="00A723EA">
              <w:rPr>
                <w:sz w:val="18"/>
                <w:szCs w:val="18"/>
              </w:rPr>
              <w:t>69,433</w:t>
            </w:r>
          </w:p>
        </w:tc>
        <w:tc>
          <w:tcPr>
            <w:tcW w:w="606" w:type="pct"/>
            <w:vAlign w:val="bottom"/>
          </w:tcPr>
          <w:p w:rsidR="00434388" w:rsidRPr="00434388" w:rsidRDefault="00434388" w:rsidP="007C010D">
            <w:pPr>
              <w:spacing w:after="0"/>
              <w:jc w:val="center"/>
              <w:rPr>
                <w:sz w:val="18"/>
                <w:szCs w:val="18"/>
              </w:rPr>
            </w:pPr>
            <w:r w:rsidRPr="00434388">
              <w:rPr>
                <w:sz w:val="18"/>
                <w:szCs w:val="18"/>
              </w:rPr>
              <w:t>84,909</w:t>
            </w:r>
          </w:p>
        </w:tc>
        <w:tc>
          <w:tcPr>
            <w:tcW w:w="421" w:type="pct"/>
            <w:vAlign w:val="bottom"/>
          </w:tcPr>
          <w:p w:rsidR="00434388" w:rsidRPr="00434388" w:rsidRDefault="00434388" w:rsidP="007C010D">
            <w:pPr>
              <w:spacing w:after="0"/>
              <w:jc w:val="center"/>
              <w:rPr>
                <w:sz w:val="18"/>
                <w:szCs w:val="18"/>
              </w:rPr>
            </w:pPr>
            <w:r w:rsidRPr="00434388">
              <w:rPr>
                <w:sz w:val="18"/>
                <w:szCs w:val="18"/>
              </w:rPr>
              <w:t>154,342</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2011</w:t>
            </w:r>
          </w:p>
        </w:tc>
        <w:tc>
          <w:tcPr>
            <w:tcW w:w="535" w:type="pct"/>
            <w:vAlign w:val="bottom"/>
          </w:tcPr>
          <w:p w:rsidR="00434388" w:rsidRPr="00A723EA" w:rsidRDefault="00434388" w:rsidP="007C010D">
            <w:pPr>
              <w:spacing w:after="0"/>
              <w:jc w:val="center"/>
              <w:rPr>
                <w:sz w:val="18"/>
                <w:szCs w:val="18"/>
              </w:rPr>
            </w:pPr>
            <w:r w:rsidRPr="00A723EA">
              <w:rPr>
                <w:sz w:val="18"/>
                <w:szCs w:val="18"/>
              </w:rPr>
              <w:t>219</w:t>
            </w:r>
          </w:p>
        </w:tc>
        <w:tc>
          <w:tcPr>
            <w:tcW w:w="420" w:type="pct"/>
            <w:vAlign w:val="bottom"/>
          </w:tcPr>
          <w:p w:rsidR="00434388" w:rsidRPr="00A723EA" w:rsidRDefault="00434388" w:rsidP="007C010D">
            <w:pPr>
              <w:spacing w:after="0"/>
              <w:jc w:val="center"/>
              <w:rPr>
                <w:sz w:val="18"/>
                <w:szCs w:val="18"/>
              </w:rPr>
            </w:pPr>
            <w:r w:rsidRPr="00A723EA">
              <w:rPr>
                <w:sz w:val="18"/>
                <w:szCs w:val="18"/>
              </w:rPr>
              <w:t>19,329</w:t>
            </w:r>
          </w:p>
        </w:tc>
        <w:tc>
          <w:tcPr>
            <w:tcW w:w="326" w:type="pct"/>
            <w:vAlign w:val="bottom"/>
          </w:tcPr>
          <w:p w:rsidR="00434388" w:rsidRPr="00A723EA" w:rsidRDefault="00434388" w:rsidP="007C010D">
            <w:pPr>
              <w:spacing w:after="0"/>
              <w:jc w:val="center"/>
              <w:rPr>
                <w:sz w:val="18"/>
                <w:szCs w:val="18"/>
              </w:rPr>
            </w:pPr>
            <w:r w:rsidRPr="00A723EA">
              <w:rPr>
                <w:sz w:val="18"/>
                <w:szCs w:val="18"/>
              </w:rPr>
              <w:t>1,201</w:t>
            </w:r>
          </w:p>
        </w:tc>
        <w:tc>
          <w:tcPr>
            <w:tcW w:w="466" w:type="pct"/>
            <w:vAlign w:val="bottom"/>
          </w:tcPr>
          <w:p w:rsidR="00434388" w:rsidRPr="00A723EA" w:rsidRDefault="00434388" w:rsidP="007C010D">
            <w:pPr>
              <w:spacing w:after="0"/>
              <w:jc w:val="center"/>
              <w:rPr>
                <w:sz w:val="18"/>
                <w:szCs w:val="18"/>
              </w:rPr>
            </w:pPr>
            <w:r w:rsidRPr="00A723EA">
              <w:rPr>
                <w:sz w:val="18"/>
                <w:szCs w:val="18"/>
              </w:rPr>
              <w:t>13,861</w:t>
            </w:r>
          </w:p>
        </w:tc>
        <w:tc>
          <w:tcPr>
            <w:tcW w:w="420" w:type="pct"/>
            <w:vAlign w:val="bottom"/>
          </w:tcPr>
          <w:p w:rsidR="00434388" w:rsidRPr="00A723EA" w:rsidRDefault="00434388" w:rsidP="007C010D">
            <w:pPr>
              <w:spacing w:after="0"/>
              <w:jc w:val="center"/>
              <w:rPr>
                <w:sz w:val="18"/>
                <w:szCs w:val="18"/>
              </w:rPr>
            </w:pPr>
            <w:r w:rsidRPr="00A723EA">
              <w:rPr>
                <w:sz w:val="18"/>
                <w:szCs w:val="18"/>
              </w:rPr>
              <w:t>747</w:t>
            </w:r>
          </w:p>
        </w:tc>
        <w:tc>
          <w:tcPr>
            <w:tcW w:w="419" w:type="pct"/>
            <w:vAlign w:val="bottom"/>
          </w:tcPr>
          <w:p w:rsidR="00434388" w:rsidRPr="00A723EA" w:rsidRDefault="00434388" w:rsidP="007C010D">
            <w:pPr>
              <w:spacing w:after="0"/>
              <w:jc w:val="center"/>
              <w:rPr>
                <w:sz w:val="18"/>
                <w:szCs w:val="18"/>
              </w:rPr>
            </w:pPr>
            <w:r w:rsidRPr="00A723EA">
              <w:rPr>
                <w:sz w:val="18"/>
                <w:szCs w:val="18"/>
              </w:rPr>
              <w:t>1,184</w:t>
            </w:r>
          </w:p>
        </w:tc>
        <w:tc>
          <w:tcPr>
            <w:tcW w:w="560" w:type="pct"/>
            <w:vAlign w:val="bottom"/>
          </w:tcPr>
          <w:p w:rsidR="00434388" w:rsidRPr="00A723EA" w:rsidRDefault="00434388" w:rsidP="007C010D">
            <w:pPr>
              <w:spacing w:after="0"/>
              <w:jc w:val="center"/>
              <w:rPr>
                <w:sz w:val="18"/>
                <w:szCs w:val="18"/>
              </w:rPr>
            </w:pPr>
            <w:r w:rsidRPr="00A723EA">
              <w:rPr>
                <w:sz w:val="18"/>
                <w:szCs w:val="18"/>
              </w:rPr>
              <w:t>299</w:t>
            </w:r>
          </w:p>
        </w:tc>
        <w:tc>
          <w:tcPr>
            <w:tcW w:w="420" w:type="pct"/>
            <w:vAlign w:val="bottom"/>
          </w:tcPr>
          <w:p w:rsidR="00434388" w:rsidRPr="00A723EA" w:rsidRDefault="00434388" w:rsidP="007C010D">
            <w:pPr>
              <w:spacing w:after="0"/>
              <w:jc w:val="center"/>
              <w:rPr>
                <w:sz w:val="18"/>
                <w:szCs w:val="18"/>
              </w:rPr>
            </w:pPr>
            <w:r w:rsidRPr="00A723EA">
              <w:rPr>
                <w:sz w:val="18"/>
                <w:szCs w:val="18"/>
              </w:rPr>
              <w:t>36,621</w:t>
            </w:r>
          </w:p>
        </w:tc>
        <w:tc>
          <w:tcPr>
            <w:tcW w:w="606" w:type="pct"/>
            <w:vAlign w:val="bottom"/>
          </w:tcPr>
          <w:p w:rsidR="00434388" w:rsidRPr="00434388" w:rsidRDefault="00434388" w:rsidP="007C010D">
            <w:pPr>
              <w:spacing w:after="0"/>
              <w:jc w:val="center"/>
              <w:rPr>
                <w:sz w:val="18"/>
                <w:szCs w:val="18"/>
              </w:rPr>
            </w:pPr>
            <w:r w:rsidRPr="00434388">
              <w:rPr>
                <w:sz w:val="18"/>
                <w:szCs w:val="18"/>
              </w:rPr>
              <w:t>61,099</w:t>
            </w:r>
          </w:p>
        </w:tc>
        <w:tc>
          <w:tcPr>
            <w:tcW w:w="421" w:type="pct"/>
            <w:vAlign w:val="bottom"/>
          </w:tcPr>
          <w:p w:rsidR="00434388" w:rsidRPr="00434388" w:rsidRDefault="00434388" w:rsidP="007C010D">
            <w:pPr>
              <w:spacing w:after="0"/>
              <w:jc w:val="center"/>
              <w:rPr>
                <w:sz w:val="18"/>
                <w:szCs w:val="18"/>
              </w:rPr>
            </w:pPr>
            <w:r w:rsidRPr="00434388">
              <w:rPr>
                <w:sz w:val="18"/>
                <w:szCs w:val="18"/>
              </w:rPr>
              <w:t>97,720</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2012</w:t>
            </w:r>
          </w:p>
        </w:tc>
        <w:tc>
          <w:tcPr>
            <w:tcW w:w="535" w:type="pct"/>
            <w:vAlign w:val="bottom"/>
          </w:tcPr>
          <w:p w:rsidR="00434388" w:rsidRPr="00A723EA" w:rsidRDefault="00434388" w:rsidP="007C010D">
            <w:pPr>
              <w:spacing w:after="0"/>
              <w:jc w:val="center"/>
              <w:rPr>
                <w:sz w:val="18"/>
                <w:szCs w:val="18"/>
              </w:rPr>
            </w:pPr>
            <w:r w:rsidRPr="00A723EA">
              <w:rPr>
                <w:sz w:val="18"/>
                <w:szCs w:val="18"/>
              </w:rPr>
              <w:t>164</w:t>
            </w:r>
          </w:p>
        </w:tc>
        <w:tc>
          <w:tcPr>
            <w:tcW w:w="420" w:type="pct"/>
            <w:vAlign w:val="bottom"/>
          </w:tcPr>
          <w:p w:rsidR="00434388" w:rsidRPr="00A723EA" w:rsidRDefault="00434388" w:rsidP="007C010D">
            <w:pPr>
              <w:spacing w:after="0"/>
              <w:jc w:val="center"/>
              <w:rPr>
                <w:sz w:val="18"/>
                <w:szCs w:val="18"/>
              </w:rPr>
            </w:pPr>
            <w:r w:rsidRPr="00A723EA">
              <w:rPr>
                <w:sz w:val="18"/>
                <w:szCs w:val="18"/>
              </w:rPr>
              <w:t>11,421</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15,426</w:t>
            </w:r>
          </w:p>
        </w:tc>
        <w:tc>
          <w:tcPr>
            <w:tcW w:w="420" w:type="pct"/>
            <w:vAlign w:val="bottom"/>
          </w:tcPr>
          <w:p w:rsidR="00434388" w:rsidRPr="00A723EA" w:rsidRDefault="00434388" w:rsidP="007C010D">
            <w:pPr>
              <w:spacing w:after="0"/>
              <w:jc w:val="center"/>
              <w:rPr>
                <w:sz w:val="18"/>
                <w:szCs w:val="18"/>
              </w:rPr>
            </w:pPr>
            <w:r w:rsidRPr="00A723EA">
              <w:rPr>
                <w:sz w:val="18"/>
                <w:szCs w:val="18"/>
              </w:rPr>
              <w:t>682</w:t>
            </w:r>
          </w:p>
        </w:tc>
        <w:tc>
          <w:tcPr>
            <w:tcW w:w="419" w:type="pct"/>
            <w:vAlign w:val="bottom"/>
          </w:tcPr>
          <w:p w:rsidR="00434388" w:rsidRPr="00A723EA" w:rsidRDefault="00434388" w:rsidP="007C010D">
            <w:pPr>
              <w:spacing w:after="0"/>
              <w:jc w:val="center"/>
              <w:rPr>
                <w:sz w:val="18"/>
                <w:szCs w:val="18"/>
              </w:rPr>
            </w:pPr>
            <w:r w:rsidRPr="00A723EA">
              <w:rPr>
                <w:sz w:val="18"/>
                <w:szCs w:val="18"/>
              </w:rPr>
              <w:t>397</w:t>
            </w:r>
          </w:p>
        </w:tc>
        <w:tc>
          <w:tcPr>
            <w:tcW w:w="560" w:type="pct"/>
            <w:vAlign w:val="bottom"/>
          </w:tcPr>
          <w:p w:rsidR="00434388" w:rsidRPr="00A723EA" w:rsidRDefault="00434388" w:rsidP="007C010D">
            <w:pPr>
              <w:spacing w:after="0"/>
              <w:jc w:val="center"/>
              <w:rPr>
                <w:sz w:val="18"/>
                <w:szCs w:val="18"/>
              </w:rPr>
            </w:pPr>
            <w:r w:rsidRPr="00A723EA">
              <w:rPr>
                <w:sz w:val="18"/>
                <w:szCs w:val="18"/>
              </w:rPr>
              <w:t>210</w:t>
            </w:r>
          </w:p>
        </w:tc>
        <w:tc>
          <w:tcPr>
            <w:tcW w:w="420" w:type="pct"/>
            <w:vAlign w:val="bottom"/>
          </w:tcPr>
          <w:p w:rsidR="00434388" w:rsidRPr="00A723EA" w:rsidRDefault="00434388" w:rsidP="007C010D">
            <w:pPr>
              <w:spacing w:after="0"/>
              <w:jc w:val="center"/>
              <w:rPr>
                <w:sz w:val="18"/>
                <w:szCs w:val="18"/>
              </w:rPr>
            </w:pPr>
            <w:r w:rsidRPr="00A723EA">
              <w:rPr>
                <w:sz w:val="18"/>
                <w:szCs w:val="18"/>
              </w:rPr>
              <w:t>28,136</w:t>
            </w:r>
          </w:p>
        </w:tc>
        <w:tc>
          <w:tcPr>
            <w:tcW w:w="606" w:type="pct"/>
            <w:vAlign w:val="bottom"/>
          </w:tcPr>
          <w:p w:rsidR="00434388" w:rsidRPr="00434388" w:rsidRDefault="00434388" w:rsidP="007C010D">
            <w:pPr>
              <w:spacing w:after="0"/>
              <w:jc w:val="center"/>
              <w:rPr>
                <w:sz w:val="18"/>
                <w:szCs w:val="18"/>
              </w:rPr>
            </w:pPr>
            <w:r w:rsidRPr="00434388">
              <w:rPr>
                <w:sz w:val="18"/>
                <w:szCs w:val="18"/>
              </w:rPr>
              <w:t>36,961</w:t>
            </w:r>
          </w:p>
        </w:tc>
        <w:tc>
          <w:tcPr>
            <w:tcW w:w="421" w:type="pct"/>
            <w:vAlign w:val="bottom"/>
          </w:tcPr>
          <w:p w:rsidR="00434388" w:rsidRPr="00434388" w:rsidRDefault="00434388" w:rsidP="007C010D">
            <w:pPr>
              <w:spacing w:after="0"/>
              <w:jc w:val="center"/>
              <w:rPr>
                <w:sz w:val="18"/>
                <w:szCs w:val="18"/>
              </w:rPr>
            </w:pPr>
            <w:r w:rsidRPr="00434388">
              <w:rPr>
                <w:sz w:val="18"/>
                <w:szCs w:val="18"/>
              </w:rPr>
              <w:t>65,097</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2013</w:t>
            </w:r>
          </w:p>
        </w:tc>
        <w:tc>
          <w:tcPr>
            <w:tcW w:w="535" w:type="pct"/>
            <w:vAlign w:val="bottom"/>
          </w:tcPr>
          <w:p w:rsidR="00434388" w:rsidRPr="00A723EA" w:rsidRDefault="00434388" w:rsidP="007C010D">
            <w:pPr>
              <w:spacing w:after="0"/>
              <w:jc w:val="center"/>
              <w:rPr>
                <w:sz w:val="18"/>
                <w:szCs w:val="18"/>
              </w:rPr>
            </w:pPr>
            <w:r w:rsidRPr="00A723EA">
              <w:rPr>
                <w:sz w:val="18"/>
                <w:szCs w:val="18"/>
              </w:rPr>
              <w:t>355</w:t>
            </w:r>
          </w:p>
        </w:tc>
        <w:tc>
          <w:tcPr>
            <w:tcW w:w="420" w:type="pct"/>
            <w:vAlign w:val="bottom"/>
          </w:tcPr>
          <w:p w:rsidR="00434388" w:rsidRPr="00A723EA" w:rsidRDefault="00434388" w:rsidP="007C010D">
            <w:pPr>
              <w:spacing w:after="0"/>
              <w:jc w:val="center"/>
              <w:rPr>
                <w:sz w:val="18"/>
                <w:szCs w:val="18"/>
              </w:rPr>
            </w:pPr>
            <w:r w:rsidRPr="00A723EA">
              <w:rPr>
                <w:sz w:val="18"/>
                <w:szCs w:val="18"/>
              </w:rPr>
              <w:t>25,419</w:t>
            </w:r>
          </w:p>
        </w:tc>
        <w:tc>
          <w:tcPr>
            <w:tcW w:w="326" w:type="pct"/>
            <w:vAlign w:val="bottom"/>
          </w:tcPr>
          <w:p w:rsidR="00434388" w:rsidRPr="00A723EA" w:rsidRDefault="00434388" w:rsidP="007C010D">
            <w:pPr>
              <w:spacing w:after="0"/>
              <w:jc w:val="center"/>
              <w:rPr>
                <w:sz w:val="18"/>
                <w:szCs w:val="18"/>
              </w:rPr>
            </w:pPr>
            <w:r w:rsidRPr="00A723EA">
              <w:rPr>
                <w:sz w:val="18"/>
                <w:szCs w:val="18"/>
              </w:rPr>
              <w:t>873</w:t>
            </w:r>
          </w:p>
        </w:tc>
        <w:tc>
          <w:tcPr>
            <w:tcW w:w="466" w:type="pct"/>
            <w:vAlign w:val="bottom"/>
          </w:tcPr>
          <w:p w:rsidR="00434388" w:rsidRPr="00A723EA" w:rsidRDefault="00434388" w:rsidP="007C010D">
            <w:pPr>
              <w:spacing w:after="0"/>
              <w:jc w:val="center"/>
              <w:rPr>
                <w:sz w:val="18"/>
                <w:szCs w:val="18"/>
              </w:rPr>
            </w:pPr>
            <w:r w:rsidRPr="00A723EA">
              <w:rPr>
                <w:sz w:val="18"/>
                <w:szCs w:val="18"/>
              </w:rPr>
              <w:t>41,766</w:t>
            </w:r>
          </w:p>
        </w:tc>
        <w:tc>
          <w:tcPr>
            <w:tcW w:w="420" w:type="pct"/>
            <w:vAlign w:val="bottom"/>
          </w:tcPr>
          <w:p w:rsidR="00434388" w:rsidRPr="00A723EA" w:rsidRDefault="00434388" w:rsidP="007C010D">
            <w:pPr>
              <w:spacing w:after="0"/>
              <w:jc w:val="center"/>
              <w:rPr>
                <w:sz w:val="18"/>
                <w:szCs w:val="18"/>
              </w:rPr>
            </w:pPr>
            <w:r w:rsidRPr="00A723EA">
              <w:rPr>
                <w:sz w:val="18"/>
                <w:szCs w:val="18"/>
              </w:rPr>
              <w:t>696</w:t>
            </w:r>
          </w:p>
        </w:tc>
        <w:tc>
          <w:tcPr>
            <w:tcW w:w="419" w:type="pct"/>
            <w:vAlign w:val="bottom"/>
          </w:tcPr>
          <w:p w:rsidR="00434388" w:rsidRPr="00B7027D" w:rsidRDefault="00434388" w:rsidP="007C010D">
            <w:pPr>
              <w:spacing w:after="0"/>
              <w:jc w:val="center"/>
              <w:rPr>
                <w:sz w:val="18"/>
                <w:szCs w:val="18"/>
              </w:rPr>
            </w:pPr>
            <w:r w:rsidRPr="00B7027D">
              <w:rPr>
                <w:sz w:val="18"/>
                <w:szCs w:val="18"/>
              </w:rPr>
              <w:t>1,014</w:t>
            </w:r>
          </w:p>
        </w:tc>
        <w:tc>
          <w:tcPr>
            <w:tcW w:w="560" w:type="pct"/>
            <w:vAlign w:val="bottom"/>
          </w:tcPr>
          <w:p w:rsidR="00434388" w:rsidRPr="00A723EA" w:rsidRDefault="00434388" w:rsidP="007C010D">
            <w:pPr>
              <w:spacing w:after="0"/>
              <w:jc w:val="center"/>
              <w:rPr>
                <w:sz w:val="18"/>
                <w:szCs w:val="18"/>
              </w:rPr>
            </w:pPr>
            <w:r w:rsidRPr="00A723EA">
              <w:rPr>
                <w:sz w:val="18"/>
                <w:szCs w:val="18"/>
              </w:rPr>
              <w:t>445</w:t>
            </w:r>
          </w:p>
        </w:tc>
        <w:tc>
          <w:tcPr>
            <w:tcW w:w="420" w:type="pct"/>
            <w:vAlign w:val="bottom"/>
          </w:tcPr>
          <w:p w:rsidR="00434388" w:rsidRPr="00A723EA" w:rsidRDefault="00434388" w:rsidP="007C010D">
            <w:pPr>
              <w:spacing w:after="0"/>
              <w:jc w:val="center"/>
              <w:rPr>
                <w:sz w:val="18"/>
                <w:szCs w:val="18"/>
              </w:rPr>
            </w:pPr>
            <w:r w:rsidRPr="00A723EA">
              <w:rPr>
                <w:sz w:val="18"/>
                <w:szCs w:val="18"/>
              </w:rPr>
              <w:t>70,213</w:t>
            </w:r>
          </w:p>
        </w:tc>
        <w:tc>
          <w:tcPr>
            <w:tcW w:w="606" w:type="pct"/>
            <w:vAlign w:val="bottom"/>
          </w:tcPr>
          <w:p w:rsidR="00434388" w:rsidRPr="00434388" w:rsidRDefault="00434388" w:rsidP="007C010D">
            <w:pPr>
              <w:spacing w:after="0"/>
              <w:jc w:val="center"/>
              <w:rPr>
                <w:sz w:val="18"/>
                <w:szCs w:val="18"/>
              </w:rPr>
            </w:pPr>
            <w:r w:rsidRPr="00434388">
              <w:rPr>
                <w:sz w:val="18"/>
                <w:szCs w:val="18"/>
              </w:rPr>
              <w:t>51,324</w:t>
            </w:r>
          </w:p>
        </w:tc>
        <w:tc>
          <w:tcPr>
            <w:tcW w:w="421" w:type="pct"/>
            <w:vAlign w:val="bottom"/>
          </w:tcPr>
          <w:p w:rsidR="00434388" w:rsidRPr="00434388" w:rsidRDefault="00434388" w:rsidP="007C010D">
            <w:pPr>
              <w:spacing w:after="0"/>
              <w:jc w:val="center"/>
              <w:rPr>
                <w:sz w:val="18"/>
                <w:szCs w:val="18"/>
              </w:rPr>
            </w:pPr>
            <w:r w:rsidRPr="00434388">
              <w:rPr>
                <w:sz w:val="18"/>
                <w:szCs w:val="18"/>
              </w:rPr>
              <w:t>121,537</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2014</w:t>
            </w:r>
          </w:p>
        </w:tc>
        <w:tc>
          <w:tcPr>
            <w:tcW w:w="535" w:type="pct"/>
            <w:vAlign w:val="bottom"/>
          </w:tcPr>
          <w:p w:rsidR="00434388" w:rsidRPr="00A723EA" w:rsidRDefault="00434388" w:rsidP="007C010D">
            <w:pPr>
              <w:spacing w:after="0"/>
              <w:jc w:val="center"/>
              <w:rPr>
                <w:sz w:val="18"/>
                <w:szCs w:val="18"/>
              </w:rPr>
            </w:pPr>
            <w:r w:rsidRPr="00A723EA">
              <w:rPr>
                <w:sz w:val="18"/>
                <w:szCs w:val="18"/>
              </w:rPr>
              <w:t>88</w:t>
            </w:r>
          </w:p>
        </w:tc>
        <w:tc>
          <w:tcPr>
            <w:tcW w:w="420" w:type="pct"/>
            <w:vAlign w:val="bottom"/>
          </w:tcPr>
          <w:p w:rsidR="00434388" w:rsidRPr="00A723EA" w:rsidRDefault="00434388" w:rsidP="007C010D">
            <w:pPr>
              <w:spacing w:after="0"/>
              <w:jc w:val="center"/>
              <w:rPr>
                <w:sz w:val="18"/>
                <w:szCs w:val="18"/>
              </w:rPr>
            </w:pPr>
            <w:r w:rsidRPr="00A723EA">
              <w:rPr>
                <w:sz w:val="18"/>
                <w:szCs w:val="18"/>
              </w:rPr>
              <w:t>10,792</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13,737</w:t>
            </w:r>
          </w:p>
        </w:tc>
        <w:tc>
          <w:tcPr>
            <w:tcW w:w="420" w:type="pct"/>
            <w:vAlign w:val="bottom"/>
          </w:tcPr>
          <w:p w:rsidR="00434388" w:rsidRPr="00A723EA" w:rsidRDefault="00434388" w:rsidP="007C010D">
            <w:pPr>
              <w:spacing w:after="0"/>
              <w:jc w:val="center"/>
              <w:rPr>
                <w:sz w:val="18"/>
                <w:szCs w:val="18"/>
              </w:rPr>
            </w:pPr>
            <w:r w:rsidRPr="00A723EA">
              <w:rPr>
                <w:sz w:val="18"/>
                <w:szCs w:val="18"/>
              </w:rPr>
              <w:t>245</w:t>
            </w:r>
          </w:p>
        </w:tc>
        <w:tc>
          <w:tcPr>
            <w:tcW w:w="419" w:type="pct"/>
            <w:vAlign w:val="bottom"/>
          </w:tcPr>
          <w:p w:rsidR="00434388" w:rsidRPr="00B7027D" w:rsidRDefault="00434388" w:rsidP="007C010D">
            <w:pPr>
              <w:spacing w:after="0"/>
              <w:jc w:val="center"/>
              <w:rPr>
                <w:sz w:val="18"/>
                <w:szCs w:val="18"/>
              </w:rPr>
            </w:pPr>
            <w:r w:rsidRPr="00B7027D">
              <w:rPr>
                <w:sz w:val="18"/>
                <w:szCs w:val="18"/>
              </w:rPr>
              <w:t>958</w:t>
            </w:r>
          </w:p>
        </w:tc>
        <w:tc>
          <w:tcPr>
            <w:tcW w:w="560" w:type="pct"/>
            <w:vAlign w:val="bottom"/>
          </w:tcPr>
          <w:p w:rsidR="00434388" w:rsidRPr="00A723EA" w:rsidRDefault="00434388" w:rsidP="007C010D">
            <w:pPr>
              <w:spacing w:after="0"/>
              <w:jc w:val="center"/>
              <w:rPr>
                <w:sz w:val="18"/>
                <w:szCs w:val="18"/>
              </w:rPr>
            </w:pPr>
            <w:r w:rsidRPr="00A723EA">
              <w:rPr>
                <w:sz w:val="18"/>
                <w:szCs w:val="18"/>
              </w:rPr>
              <w:t>513</w:t>
            </w:r>
          </w:p>
        </w:tc>
        <w:tc>
          <w:tcPr>
            <w:tcW w:w="420" w:type="pct"/>
            <w:vAlign w:val="bottom"/>
          </w:tcPr>
          <w:p w:rsidR="00434388" w:rsidRPr="00A723EA" w:rsidRDefault="00434388" w:rsidP="007C010D">
            <w:pPr>
              <w:spacing w:after="0"/>
              <w:jc w:val="center"/>
              <w:rPr>
                <w:sz w:val="18"/>
                <w:szCs w:val="18"/>
              </w:rPr>
            </w:pPr>
            <w:r w:rsidRPr="00A723EA">
              <w:rPr>
                <w:sz w:val="18"/>
                <w:szCs w:val="18"/>
              </w:rPr>
              <w:t>26,245</w:t>
            </w:r>
          </w:p>
        </w:tc>
        <w:tc>
          <w:tcPr>
            <w:tcW w:w="606" w:type="pct"/>
            <w:vAlign w:val="bottom"/>
          </w:tcPr>
          <w:p w:rsidR="00434388" w:rsidRPr="00434388" w:rsidRDefault="00434388" w:rsidP="007C010D">
            <w:pPr>
              <w:spacing w:after="0"/>
              <w:jc w:val="center"/>
              <w:rPr>
                <w:sz w:val="18"/>
                <w:szCs w:val="18"/>
              </w:rPr>
            </w:pPr>
            <w:r w:rsidRPr="00434388">
              <w:rPr>
                <w:sz w:val="18"/>
                <w:szCs w:val="18"/>
              </w:rPr>
              <w:t>130,200</w:t>
            </w:r>
          </w:p>
        </w:tc>
        <w:tc>
          <w:tcPr>
            <w:tcW w:w="421" w:type="pct"/>
            <w:vAlign w:val="bottom"/>
          </w:tcPr>
          <w:p w:rsidR="00434388" w:rsidRPr="00434388" w:rsidRDefault="00434388" w:rsidP="007C010D">
            <w:pPr>
              <w:spacing w:after="0"/>
              <w:jc w:val="center"/>
              <w:rPr>
                <w:sz w:val="18"/>
                <w:szCs w:val="18"/>
              </w:rPr>
            </w:pPr>
            <w:r w:rsidRPr="00434388">
              <w:rPr>
                <w:sz w:val="18"/>
                <w:szCs w:val="18"/>
              </w:rPr>
              <w:t>156,445</w:t>
            </w:r>
          </w:p>
        </w:tc>
      </w:tr>
      <w:tr w:rsidR="00434388" w:rsidRPr="00F324FD" w:rsidTr="00B7027D">
        <w:trPr>
          <w:trHeigh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2015</w:t>
            </w:r>
          </w:p>
        </w:tc>
        <w:tc>
          <w:tcPr>
            <w:tcW w:w="535" w:type="pct"/>
            <w:vAlign w:val="bottom"/>
          </w:tcPr>
          <w:p w:rsidR="00434388" w:rsidRPr="00A723EA" w:rsidRDefault="00434388" w:rsidP="007C010D">
            <w:pPr>
              <w:spacing w:after="0"/>
              <w:jc w:val="center"/>
              <w:rPr>
                <w:sz w:val="18"/>
                <w:szCs w:val="18"/>
              </w:rPr>
            </w:pPr>
            <w:r w:rsidRPr="00A723EA">
              <w:rPr>
                <w:sz w:val="18"/>
                <w:szCs w:val="18"/>
              </w:rPr>
              <w:t>90</w:t>
            </w:r>
          </w:p>
        </w:tc>
        <w:tc>
          <w:tcPr>
            <w:tcW w:w="420" w:type="pct"/>
            <w:vAlign w:val="bottom"/>
          </w:tcPr>
          <w:p w:rsidR="00434388" w:rsidRPr="00A723EA" w:rsidRDefault="00434388" w:rsidP="007C010D">
            <w:pPr>
              <w:spacing w:after="0"/>
              <w:jc w:val="center"/>
              <w:rPr>
                <w:sz w:val="18"/>
                <w:szCs w:val="18"/>
              </w:rPr>
            </w:pPr>
            <w:r w:rsidRPr="00A723EA">
              <w:rPr>
                <w:sz w:val="18"/>
                <w:szCs w:val="18"/>
              </w:rPr>
              <w:t>10,558</w:t>
            </w:r>
          </w:p>
        </w:tc>
        <w:tc>
          <w:tcPr>
            <w:tcW w:w="326" w:type="pct"/>
            <w:vAlign w:val="bottom"/>
          </w:tcPr>
          <w:p w:rsidR="00434388" w:rsidRPr="00A723EA" w:rsidRDefault="00434388" w:rsidP="007C010D">
            <w:pPr>
              <w:spacing w:after="0"/>
              <w:jc w:val="center"/>
              <w:rPr>
                <w:sz w:val="18"/>
                <w:szCs w:val="18"/>
              </w:rPr>
            </w:pPr>
            <w:r w:rsidRPr="00A723EA">
              <w:rPr>
                <w:sz w:val="18"/>
                <w:szCs w:val="18"/>
              </w:rPr>
              <w:t>576</w:t>
            </w:r>
          </w:p>
        </w:tc>
        <w:tc>
          <w:tcPr>
            <w:tcW w:w="466" w:type="pct"/>
            <w:vAlign w:val="bottom"/>
          </w:tcPr>
          <w:p w:rsidR="00434388" w:rsidRPr="00A723EA" w:rsidRDefault="00434388" w:rsidP="007C010D">
            <w:pPr>
              <w:spacing w:after="0"/>
              <w:jc w:val="center"/>
              <w:rPr>
                <w:sz w:val="18"/>
                <w:szCs w:val="18"/>
              </w:rPr>
            </w:pPr>
            <w:r w:rsidRPr="00A723EA">
              <w:rPr>
                <w:sz w:val="18"/>
                <w:szCs w:val="18"/>
              </w:rPr>
              <w:t>11,552</w:t>
            </w:r>
          </w:p>
        </w:tc>
        <w:tc>
          <w:tcPr>
            <w:tcW w:w="420" w:type="pct"/>
            <w:vAlign w:val="bottom"/>
          </w:tcPr>
          <w:p w:rsidR="00434388" w:rsidRPr="00A723EA" w:rsidRDefault="00434388" w:rsidP="007C010D">
            <w:pPr>
              <w:spacing w:after="0"/>
              <w:jc w:val="center"/>
              <w:rPr>
                <w:sz w:val="18"/>
                <w:szCs w:val="18"/>
              </w:rPr>
            </w:pPr>
            <w:r w:rsidRPr="00A723EA">
              <w:rPr>
                <w:sz w:val="18"/>
                <w:szCs w:val="18"/>
              </w:rPr>
              <w:t>409</w:t>
            </w:r>
          </w:p>
        </w:tc>
        <w:tc>
          <w:tcPr>
            <w:tcW w:w="419" w:type="pct"/>
            <w:shd w:val="clear" w:color="auto" w:fill="auto"/>
            <w:vAlign w:val="bottom"/>
          </w:tcPr>
          <w:p w:rsidR="00434388" w:rsidRPr="00B7027D" w:rsidRDefault="00434388" w:rsidP="007C010D">
            <w:pPr>
              <w:spacing w:after="0"/>
              <w:jc w:val="center"/>
              <w:rPr>
                <w:sz w:val="18"/>
                <w:szCs w:val="18"/>
              </w:rPr>
            </w:pPr>
            <w:r w:rsidRPr="00B7027D">
              <w:rPr>
                <w:sz w:val="18"/>
                <w:szCs w:val="18"/>
              </w:rPr>
              <w:t>988</w:t>
            </w:r>
          </w:p>
        </w:tc>
        <w:tc>
          <w:tcPr>
            <w:tcW w:w="560" w:type="pct"/>
            <w:vAlign w:val="bottom"/>
          </w:tcPr>
          <w:p w:rsidR="00434388" w:rsidRPr="00A723EA" w:rsidRDefault="00434388" w:rsidP="007C010D">
            <w:pPr>
              <w:spacing w:after="0"/>
              <w:jc w:val="center"/>
              <w:rPr>
                <w:sz w:val="18"/>
                <w:szCs w:val="18"/>
              </w:rPr>
            </w:pPr>
            <w:r w:rsidRPr="00A723EA">
              <w:rPr>
                <w:sz w:val="18"/>
                <w:szCs w:val="18"/>
              </w:rPr>
              <w:t>361</w:t>
            </w:r>
          </w:p>
        </w:tc>
        <w:tc>
          <w:tcPr>
            <w:tcW w:w="420" w:type="pct"/>
            <w:vAlign w:val="bottom"/>
          </w:tcPr>
          <w:p w:rsidR="00434388" w:rsidRPr="00A723EA" w:rsidRDefault="00434388" w:rsidP="007C010D">
            <w:pPr>
              <w:spacing w:after="0"/>
              <w:jc w:val="center"/>
              <w:rPr>
                <w:sz w:val="18"/>
                <w:szCs w:val="18"/>
              </w:rPr>
            </w:pPr>
            <w:r w:rsidRPr="00A723EA">
              <w:rPr>
                <w:sz w:val="18"/>
                <w:szCs w:val="18"/>
              </w:rPr>
              <w:t>24,444</w:t>
            </w:r>
          </w:p>
        </w:tc>
        <w:tc>
          <w:tcPr>
            <w:tcW w:w="606" w:type="pct"/>
            <w:vAlign w:val="bottom"/>
          </w:tcPr>
          <w:p w:rsidR="00434388" w:rsidRPr="00434388" w:rsidRDefault="00434388" w:rsidP="007C010D">
            <w:pPr>
              <w:spacing w:after="0"/>
              <w:jc w:val="center"/>
              <w:rPr>
                <w:sz w:val="18"/>
                <w:szCs w:val="18"/>
              </w:rPr>
            </w:pPr>
            <w:r w:rsidRPr="00434388">
              <w:rPr>
                <w:sz w:val="18"/>
                <w:szCs w:val="18"/>
              </w:rPr>
              <w:t>47,372</w:t>
            </w:r>
          </w:p>
        </w:tc>
        <w:tc>
          <w:tcPr>
            <w:tcW w:w="421" w:type="pct"/>
            <w:vAlign w:val="bottom"/>
          </w:tcPr>
          <w:p w:rsidR="00434388" w:rsidRPr="00434388" w:rsidRDefault="00434388" w:rsidP="007C010D">
            <w:pPr>
              <w:spacing w:after="0"/>
              <w:jc w:val="center"/>
              <w:rPr>
                <w:sz w:val="18"/>
                <w:szCs w:val="18"/>
              </w:rPr>
            </w:pPr>
            <w:r w:rsidRPr="00434388">
              <w:rPr>
                <w:sz w:val="18"/>
                <w:szCs w:val="18"/>
              </w:rPr>
              <w:t>71,816</w:t>
            </w:r>
          </w:p>
        </w:tc>
      </w:tr>
      <w:tr w:rsidR="00434388" w:rsidRPr="00F324FD" w:rsidTr="00B7027D">
        <w:trPr>
          <w:trHeight w:hRule="exact" w:val="259"/>
        </w:trPr>
        <w:tc>
          <w:tcPr>
            <w:tcW w:w="406" w:type="pct"/>
            <w:vAlign w:val="bottom"/>
          </w:tcPr>
          <w:p w:rsidR="00434388" w:rsidRPr="00A723EA" w:rsidRDefault="00434388" w:rsidP="007C010D">
            <w:pPr>
              <w:spacing w:after="0"/>
              <w:jc w:val="left"/>
              <w:rPr>
                <w:color w:val="000000"/>
                <w:sz w:val="18"/>
                <w:szCs w:val="18"/>
              </w:rPr>
            </w:pPr>
            <w:r w:rsidRPr="00A723EA">
              <w:rPr>
                <w:color w:val="000000"/>
                <w:sz w:val="18"/>
                <w:szCs w:val="18"/>
              </w:rPr>
              <w:t>2016</w:t>
            </w:r>
          </w:p>
        </w:tc>
        <w:tc>
          <w:tcPr>
            <w:tcW w:w="535" w:type="pct"/>
            <w:vAlign w:val="bottom"/>
          </w:tcPr>
          <w:p w:rsidR="00434388" w:rsidRPr="00A723EA" w:rsidRDefault="00434388" w:rsidP="007C010D">
            <w:pPr>
              <w:spacing w:after="0"/>
              <w:jc w:val="center"/>
              <w:rPr>
                <w:sz w:val="18"/>
                <w:szCs w:val="18"/>
              </w:rPr>
            </w:pPr>
            <w:r w:rsidRPr="00A723EA">
              <w:rPr>
                <w:sz w:val="18"/>
                <w:szCs w:val="18"/>
              </w:rPr>
              <w:t>56</w:t>
            </w:r>
          </w:p>
        </w:tc>
        <w:tc>
          <w:tcPr>
            <w:tcW w:w="420" w:type="pct"/>
            <w:vAlign w:val="bottom"/>
          </w:tcPr>
          <w:p w:rsidR="00434388" w:rsidRPr="00A723EA" w:rsidRDefault="00434388" w:rsidP="007C010D">
            <w:pPr>
              <w:spacing w:after="0"/>
              <w:jc w:val="center"/>
              <w:rPr>
                <w:sz w:val="18"/>
                <w:szCs w:val="18"/>
              </w:rPr>
            </w:pPr>
            <w:r w:rsidRPr="00A723EA">
              <w:rPr>
                <w:sz w:val="18"/>
                <w:szCs w:val="18"/>
              </w:rPr>
              <w:t>2,412</w:t>
            </w:r>
          </w:p>
        </w:tc>
        <w:tc>
          <w:tcPr>
            <w:tcW w:w="326" w:type="pct"/>
            <w:vAlign w:val="bottom"/>
          </w:tcPr>
          <w:p w:rsidR="00434388" w:rsidRPr="00A723EA" w:rsidRDefault="00434388" w:rsidP="007C010D">
            <w:pPr>
              <w:spacing w:after="0"/>
              <w:jc w:val="center"/>
              <w:rPr>
                <w:sz w:val="18"/>
                <w:szCs w:val="18"/>
              </w:rPr>
            </w:pPr>
            <w:r w:rsidRPr="00A723EA">
              <w:rPr>
                <w:sz w:val="18"/>
                <w:szCs w:val="18"/>
              </w:rPr>
              <w:t>0</w:t>
            </w:r>
          </w:p>
        </w:tc>
        <w:tc>
          <w:tcPr>
            <w:tcW w:w="466" w:type="pct"/>
            <w:vAlign w:val="bottom"/>
          </w:tcPr>
          <w:p w:rsidR="00434388" w:rsidRPr="00A723EA" w:rsidRDefault="00434388" w:rsidP="007C010D">
            <w:pPr>
              <w:spacing w:after="0"/>
              <w:jc w:val="center"/>
              <w:rPr>
                <w:sz w:val="18"/>
                <w:szCs w:val="18"/>
              </w:rPr>
            </w:pPr>
            <w:r w:rsidRPr="00A723EA">
              <w:rPr>
                <w:sz w:val="18"/>
                <w:szCs w:val="18"/>
              </w:rPr>
              <w:t>10,771</w:t>
            </w:r>
          </w:p>
        </w:tc>
        <w:tc>
          <w:tcPr>
            <w:tcW w:w="420" w:type="pct"/>
            <w:vAlign w:val="bottom"/>
          </w:tcPr>
          <w:p w:rsidR="00434388" w:rsidRPr="00A723EA" w:rsidRDefault="00434388" w:rsidP="007C010D">
            <w:pPr>
              <w:spacing w:after="0"/>
              <w:jc w:val="center"/>
              <w:rPr>
                <w:sz w:val="18"/>
                <w:szCs w:val="18"/>
              </w:rPr>
            </w:pPr>
            <w:r w:rsidRPr="00A723EA">
              <w:rPr>
                <w:sz w:val="18"/>
                <w:szCs w:val="18"/>
              </w:rPr>
              <w:t>237</w:t>
            </w:r>
          </w:p>
        </w:tc>
        <w:tc>
          <w:tcPr>
            <w:tcW w:w="419" w:type="pct"/>
            <w:shd w:val="clear" w:color="auto" w:fill="auto"/>
            <w:vAlign w:val="bottom"/>
          </w:tcPr>
          <w:p w:rsidR="00434388" w:rsidRPr="00B7027D" w:rsidRDefault="00B7027D" w:rsidP="007C010D">
            <w:pPr>
              <w:spacing w:after="0"/>
              <w:jc w:val="center"/>
              <w:rPr>
                <w:color w:val="000000" w:themeColor="text1"/>
                <w:sz w:val="18"/>
                <w:szCs w:val="18"/>
              </w:rPr>
            </w:pPr>
            <w:r w:rsidRPr="00B7027D">
              <w:rPr>
                <w:color w:val="000000" w:themeColor="text1"/>
                <w:sz w:val="18"/>
                <w:szCs w:val="18"/>
              </w:rPr>
              <w:t>512</w:t>
            </w:r>
          </w:p>
        </w:tc>
        <w:tc>
          <w:tcPr>
            <w:tcW w:w="560" w:type="pct"/>
            <w:vAlign w:val="bottom"/>
          </w:tcPr>
          <w:p w:rsidR="00434388" w:rsidRPr="00A723EA" w:rsidRDefault="00B7027D" w:rsidP="007C010D">
            <w:pPr>
              <w:spacing w:after="0"/>
              <w:jc w:val="center"/>
              <w:rPr>
                <w:sz w:val="18"/>
                <w:szCs w:val="18"/>
              </w:rPr>
            </w:pPr>
            <w:r>
              <w:rPr>
                <w:sz w:val="18"/>
                <w:szCs w:val="18"/>
              </w:rPr>
              <w:t>310</w:t>
            </w:r>
          </w:p>
        </w:tc>
        <w:tc>
          <w:tcPr>
            <w:tcW w:w="420" w:type="pct"/>
            <w:vAlign w:val="bottom"/>
          </w:tcPr>
          <w:p w:rsidR="00434388" w:rsidRPr="00A723EA" w:rsidRDefault="00B7027D" w:rsidP="007C010D">
            <w:pPr>
              <w:spacing w:after="0"/>
              <w:jc w:val="center"/>
              <w:rPr>
                <w:sz w:val="18"/>
                <w:szCs w:val="18"/>
              </w:rPr>
            </w:pPr>
            <w:r>
              <w:rPr>
                <w:sz w:val="18"/>
                <w:szCs w:val="18"/>
              </w:rPr>
              <w:t>14,242</w:t>
            </w:r>
          </w:p>
        </w:tc>
        <w:tc>
          <w:tcPr>
            <w:tcW w:w="606" w:type="pct"/>
            <w:vAlign w:val="bottom"/>
          </w:tcPr>
          <w:p w:rsidR="00434388" w:rsidRPr="00434388" w:rsidRDefault="00434388" w:rsidP="007C010D">
            <w:pPr>
              <w:spacing w:after="0"/>
              <w:jc w:val="center"/>
              <w:rPr>
                <w:sz w:val="18"/>
                <w:szCs w:val="18"/>
              </w:rPr>
            </w:pPr>
            <w:r w:rsidRPr="00434388">
              <w:rPr>
                <w:sz w:val="18"/>
                <w:szCs w:val="18"/>
              </w:rPr>
              <w:t>25,599</w:t>
            </w:r>
          </w:p>
        </w:tc>
        <w:tc>
          <w:tcPr>
            <w:tcW w:w="421" w:type="pct"/>
            <w:vAlign w:val="bottom"/>
          </w:tcPr>
          <w:p w:rsidR="00434388" w:rsidRPr="00434388" w:rsidRDefault="00B7027D" w:rsidP="007C010D">
            <w:pPr>
              <w:spacing w:after="0"/>
              <w:jc w:val="center"/>
              <w:rPr>
                <w:sz w:val="18"/>
                <w:szCs w:val="18"/>
              </w:rPr>
            </w:pPr>
            <w:r>
              <w:rPr>
                <w:sz w:val="18"/>
                <w:szCs w:val="18"/>
              </w:rPr>
              <w:t>39,841</w:t>
            </w:r>
          </w:p>
        </w:tc>
      </w:tr>
      <w:tr w:rsidR="00B7027D" w:rsidRPr="00F324FD" w:rsidTr="00B7027D">
        <w:trPr>
          <w:trHeight w:hRule="exact" w:val="331"/>
        </w:trPr>
        <w:tc>
          <w:tcPr>
            <w:tcW w:w="406" w:type="pct"/>
            <w:tcBorders>
              <w:bottom w:val="single" w:sz="4" w:space="0" w:color="auto"/>
            </w:tcBorders>
            <w:vAlign w:val="center"/>
          </w:tcPr>
          <w:p w:rsidR="00B7027D" w:rsidRPr="008500E7" w:rsidRDefault="00B7027D" w:rsidP="007C010D">
            <w:pPr>
              <w:tabs>
                <w:tab w:val="left" w:pos="1267"/>
              </w:tabs>
              <w:spacing w:after="0"/>
              <w:jc w:val="left"/>
              <w:rPr>
                <w:color w:val="000000"/>
                <w:sz w:val="18"/>
                <w:szCs w:val="18"/>
              </w:rPr>
            </w:pPr>
            <w:r>
              <w:rPr>
                <w:color w:val="000000"/>
                <w:sz w:val="18"/>
                <w:szCs w:val="18"/>
              </w:rPr>
              <w:t>2017</w:t>
            </w:r>
          </w:p>
        </w:tc>
        <w:tc>
          <w:tcPr>
            <w:tcW w:w="535" w:type="pct"/>
            <w:tcBorders>
              <w:bottom w:val="single" w:sz="4" w:space="0" w:color="auto"/>
            </w:tcBorders>
            <w:vAlign w:val="center"/>
          </w:tcPr>
          <w:p w:rsidR="00B7027D" w:rsidRPr="008500E7" w:rsidRDefault="00B7027D" w:rsidP="00B7027D">
            <w:pPr>
              <w:tabs>
                <w:tab w:val="left" w:pos="1267"/>
              </w:tabs>
              <w:spacing w:after="0"/>
              <w:jc w:val="center"/>
              <w:rPr>
                <w:color w:val="000000"/>
                <w:sz w:val="18"/>
                <w:szCs w:val="18"/>
              </w:rPr>
            </w:pPr>
            <w:r>
              <w:rPr>
                <w:color w:val="000000"/>
                <w:sz w:val="18"/>
                <w:szCs w:val="18"/>
              </w:rPr>
              <w:t>49</w:t>
            </w:r>
          </w:p>
        </w:tc>
        <w:tc>
          <w:tcPr>
            <w:tcW w:w="420" w:type="pct"/>
            <w:tcBorders>
              <w:bottom w:val="single" w:sz="4" w:space="0" w:color="auto"/>
            </w:tcBorders>
            <w:vAlign w:val="center"/>
          </w:tcPr>
          <w:p w:rsidR="00B7027D" w:rsidRPr="008500E7" w:rsidRDefault="00B7027D" w:rsidP="00B7027D">
            <w:pPr>
              <w:spacing w:after="0"/>
              <w:jc w:val="center"/>
              <w:rPr>
                <w:sz w:val="18"/>
                <w:szCs w:val="18"/>
              </w:rPr>
            </w:pPr>
            <w:r>
              <w:rPr>
                <w:sz w:val="18"/>
                <w:szCs w:val="18"/>
              </w:rPr>
              <w:t>5,868</w:t>
            </w:r>
          </w:p>
        </w:tc>
        <w:tc>
          <w:tcPr>
            <w:tcW w:w="326"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0</w:t>
            </w:r>
          </w:p>
        </w:tc>
        <w:tc>
          <w:tcPr>
            <w:tcW w:w="466"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9,122</w:t>
            </w:r>
          </w:p>
        </w:tc>
        <w:tc>
          <w:tcPr>
            <w:tcW w:w="420"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1,579</w:t>
            </w:r>
          </w:p>
        </w:tc>
        <w:tc>
          <w:tcPr>
            <w:tcW w:w="419" w:type="pct"/>
            <w:tcBorders>
              <w:bottom w:val="single" w:sz="4" w:space="0" w:color="auto"/>
            </w:tcBorders>
            <w:shd w:val="clear" w:color="auto" w:fill="auto"/>
            <w:vAlign w:val="center"/>
          </w:tcPr>
          <w:p w:rsidR="00B7027D" w:rsidRPr="00B7027D" w:rsidRDefault="00B7027D" w:rsidP="007C010D">
            <w:pPr>
              <w:spacing w:after="0"/>
              <w:jc w:val="center"/>
              <w:rPr>
                <w:b/>
                <w:i/>
                <w:sz w:val="18"/>
                <w:szCs w:val="18"/>
              </w:rPr>
            </w:pPr>
            <w:r>
              <w:rPr>
                <w:b/>
                <w:i/>
                <w:sz w:val="18"/>
                <w:szCs w:val="18"/>
              </w:rPr>
              <w:t>678</w:t>
            </w:r>
          </w:p>
        </w:tc>
        <w:tc>
          <w:tcPr>
            <w:tcW w:w="560"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239</w:t>
            </w:r>
          </w:p>
        </w:tc>
        <w:tc>
          <w:tcPr>
            <w:tcW w:w="420"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17,486</w:t>
            </w:r>
          </w:p>
        </w:tc>
        <w:tc>
          <w:tcPr>
            <w:tcW w:w="606"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33,908</w:t>
            </w:r>
          </w:p>
        </w:tc>
        <w:tc>
          <w:tcPr>
            <w:tcW w:w="421" w:type="pct"/>
            <w:tcBorders>
              <w:bottom w:val="single" w:sz="4" w:space="0" w:color="auto"/>
            </w:tcBorders>
            <w:vAlign w:val="center"/>
          </w:tcPr>
          <w:p w:rsidR="00B7027D" w:rsidRPr="008500E7" w:rsidRDefault="00B7027D" w:rsidP="007C010D">
            <w:pPr>
              <w:spacing w:after="0"/>
              <w:jc w:val="center"/>
              <w:rPr>
                <w:sz w:val="18"/>
                <w:szCs w:val="18"/>
              </w:rPr>
            </w:pPr>
            <w:r>
              <w:rPr>
                <w:sz w:val="18"/>
                <w:szCs w:val="18"/>
              </w:rPr>
              <w:t>51,394</w:t>
            </w:r>
          </w:p>
        </w:tc>
      </w:tr>
      <w:tr w:rsidR="00434388" w:rsidRPr="00F324FD" w:rsidTr="008500E7">
        <w:trPr>
          <w:trHeight w:hRule="exact" w:val="331"/>
        </w:trPr>
        <w:tc>
          <w:tcPr>
            <w:tcW w:w="942" w:type="pct"/>
            <w:gridSpan w:val="2"/>
            <w:tcBorders>
              <w:top w:val="single" w:sz="4" w:space="0" w:color="auto"/>
              <w:bottom w:val="single" w:sz="4" w:space="0" w:color="auto"/>
            </w:tcBorders>
            <w:vAlign w:val="center"/>
          </w:tcPr>
          <w:p w:rsidR="00434388" w:rsidRPr="008500E7" w:rsidRDefault="00434388" w:rsidP="007C010D">
            <w:pPr>
              <w:tabs>
                <w:tab w:val="left" w:pos="1267"/>
              </w:tabs>
              <w:spacing w:after="0"/>
              <w:jc w:val="left"/>
              <w:rPr>
                <w:sz w:val="18"/>
                <w:szCs w:val="18"/>
              </w:rPr>
            </w:pPr>
            <w:r w:rsidRPr="008500E7">
              <w:rPr>
                <w:color w:val="000000"/>
                <w:sz w:val="18"/>
                <w:szCs w:val="18"/>
              </w:rPr>
              <w:t>Average 2000–201</w:t>
            </w:r>
            <w:r w:rsidR="008500E7" w:rsidRPr="008500E7">
              <w:rPr>
                <w:color w:val="000000"/>
                <w:sz w:val="18"/>
                <w:szCs w:val="18"/>
              </w:rPr>
              <w:t>7</w:t>
            </w:r>
          </w:p>
        </w:tc>
        <w:tc>
          <w:tcPr>
            <w:tcW w:w="420" w:type="pct"/>
            <w:tcBorders>
              <w:top w:val="single" w:sz="4" w:space="0" w:color="auto"/>
              <w:bottom w:val="single" w:sz="4" w:space="0" w:color="auto"/>
            </w:tcBorders>
            <w:vAlign w:val="center"/>
          </w:tcPr>
          <w:p w:rsidR="00434388" w:rsidRPr="008500E7" w:rsidRDefault="00434388" w:rsidP="007C010D">
            <w:pPr>
              <w:spacing w:after="0"/>
              <w:jc w:val="center"/>
              <w:rPr>
                <w:sz w:val="18"/>
                <w:szCs w:val="18"/>
              </w:rPr>
            </w:pPr>
            <w:r w:rsidRPr="008500E7">
              <w:rPr>
                <w:sz w:val="18"/>
                <w:szCs w:val="18"/>
              </w:rPr>
              <w:t>26,607</w:t>
            </w:r>
          </w:p>
        </w:tc>
        <w:tc>
          <w:tcPr>
            <w:tcW w:w="326" w:type="pct"/>
            <w:tcBorders>
              <w:top w:val="single" w:sz="4" w:space="0" w:color="auto"/>
              <w:bottom w:val="single" w:sz="4" w:space="0" w:color="auto"/>
            </w:tcBorders>
            <w:vAlign w:val="center"/>
          </w:tcPr>
          <w:p w:rsidR="00434388" w:rsidRPr="008500E7" w:rsidRDefault="00B7027D" w:rsidP="007C010D">
            <w:pPr>
              <w:spacing w:after="0"/>
              <w:jc w:val="center"/>
              <w:rPr>
                <w:sz w:val="18"/>
                <w:szCs w:val="18"/>
              </w:rPr>
            </w:pPr>
            <w:r>
              <w:rPr>
                <w:sz w:val="18"/>
                <w:szCs w:val="18"/>
              </w:rPr>
              <w:t>447</w:t>
            </w:r>
          </w:p>
        </w:tc>
        <w:tc>
          <w:tcPr>
            <w:tcW w:w="466" w:type="pct"/>
            <w:tcBorders>
              <w:top w:val="single" w:sz="4" w:space="0" w:color="auto"/>
              <w:bottom w:val="single" w:sz="4" w:space="0" w:color="auto"/>
            </w:tcBorders>
            <w:vAlign w:val="center"/>
          </w:tcPr>
          <w:p w:rsidR="00434388" w:rsidRPr="008500E7" w:rsidRDefault="00B7027D" w:rsidP="007C010D">
            <w:pPr>
              <w:spacing w:after="0"/>
              <w:jc w:val="center"/>
              <w:rPr>
                <w:sz w:val="18"/>
                <w:szCs w:val="18"/>
              </w:rPr>
            </w:pPr>
            <w:r>
              <w:rPr>
                <w:sz w:val="18"/>
                <w:szCs w:val="18"/>
              </w:rPr>
              <w:t>22,013</w:t>
            </w:r>
          </w:p>
        </w:tc>
        <w:tc>
          <w:tcPr>
            <w:tcW w:w="420" w:type="pct"/>
            <w:tcBorders>
              <w:top w:val="single" w:sz="4" w:space="0" w:color="auto"/>
              <w:bottom w:val="single" w:sz="4" w:space="0" w:color="auto"/>
            </w:tcBorders>
            <w:vAlign w:val="center"/>
          </w:tcPr>
          <w:p w:rsidR="00434388" w:rsidRPr="008500E7" w:rsidRDefault="00B7027D" w:rsidP="007C010D">
            <w:pPr>
              <w:spacing w:after="0"/>
              <w:jc w:val="center"/>
              <w:rPr>
                <w:sz w:val="18"/>
                <w:szCs w:val="18"/>
              </w:rPr>
            </w:pPr>
            <w:r>
              <w:rPr>
                <w:sz w:val="18"/>
                <w:szCs w:val="18"/>
              </w:rPr>
              <w:t>1,358</w:t>
            </w:r>
          </w:p>
        </w:tc>
        <w:tc>
          <w:tcPr>
            <w:tcW w:w="419" w:type="pct"/>
            <w:tcBorders>
              <w:top w:val="single" w:sz="4" w:space="0" w:color="auto"/>
              <w:bottom w:val="single" w:sz="4" w:space="0" w:color="auto"/>
            </w:tcBorders>
            <w:vAlign w:val="center"/>
          </w:tcPr>
          <w:p w:rsidR="00434388" w:rsidRPr="008500E7" w:rsidRDefault="00321F93" w:rsidP="007C010D">
            <w:pPr>
              <w:spacing w:after="0"/>
              <w:jc w:val="center"/>
              <w:rPr>
                <w:sz w:val="18"/>
                <w:szCs w:val="18"/>
              </w:rPr>
            </w:pPr>
            <w:r>
              <w:rPr>
                <w:sz w:val="18"/>
                <w:szCs w:val="18"/>
              </w:rPr>
              <w:t>1,321</w:t>
            </w:r>
          </w:p>
        </w:tc>
        <w:tc>
          <w:tcPr>
            <w:tcW w:w="560" w:type="pct"/>
            <w:tcBorders>
              <w:top w:val="single" w:sz="4" w:space="0" w:color="auto"/>
              <w:bottom w:val="single" w:sz="4" w:space="0" w:color="auto"/>
            </w:tcBorders>
            <w:vAlign w:val="center"/>
          </w:tcPr>
          <w:p w:rsidR="00434388" w:rsidRPr="008500E7" w:rsidRDefault="00321F93" w:rsidP="007C010D">
            <w:pPr>
              <w:spacing w:after="0"/>
              <w:jc w:val="center"/>
              <w:rPr>
                <w:sz w:val="18"/>
                <w:szCs w:val="18"/>
              </w:rPr>
            </w:pPr>
            <w:r>
              <w:rPr>
                <w:sz w:val="18"/>
                <w:szCs w:val="18"/>
              </w:rPr>
              <w:t>345</w:t>
            </w:r>
          </w:p>
        </w:tc>
        <w:tc>
          <w:tcPr>
            <w:tcW w:w="420" w:type="pct"/>
            <w:tcBorders>
              <w:top w:val="single" w:sz="4" w:space="0" w:color="auto"/>
              <w:bottom w:val="single" w:sz="4" w:space="0" w:color="auto"/>
            </w:tcBorders>
            <w:vAlign w:val="center"/>
          </w:tcPr>
          <w:p w:rsidR="00434388" w:rsidRPr="008500E7" w:rsidRDefault="00321F93" w:rsidP="007C010D">
            <w:pPr>
              <w:spacing w:after="0"/>
              <w:jc w:val="center"/>
              <w:rPr>
                <w:sz w:val="18"/>
                <w:szCs w:val="18"/>
              </w:rPr>
            </w:pPr>
            <w:r>
              <w:rPr>
                <w:sz w:val="18"/>
                <w:szCs w:val="18"/>
              </w:rPr>
              <w:t>50,939</w:t>
            </w:r>
          </w:p>
        </w:tc>
        <w:tc>
          <w:tcPr>
            <w:tcW w:w="606" w:type="pct"/>
            <w:tcBorders>
              <w:top w:val="single" w:sz="4" w:space="0" w:color="auto"/>
              <w:bottom w:val="single" w:sz="4" w:space="0" w:color="auto"/>
            </w:tcBorders>
            <w:vAlign w:val="center"/>
          </w:tcPr>
          <w:p w:rsidR="00434388" w:rsidRPr="008500E7" w:rsidRDefault="00F31E6A" w:rsidP="007C010D">
            <w:pPr>
              <w:spacing w:after="0"/>
              <w:jc w:val="center"/>
              <w:rPr>
                <w:sz w:val="18"/>
                <w:szCs w:val="18"/>
              </w:rPr>
            </w:pPr>
            <w:r w:rsidRPr="008500E7">
              <w:rPr>
                <w:sz w:val="18"/>
                <w:szCs w:val="18"/>
              </w:rPr>
              <w:t>7</w:t>
            </w:r>
            <w:r w:rsidR="00321F93">
              <w:rPr>
                <w:sz w:val="18"/>
                <w:szCs w:val="18"/>
              </w:rPr>
              <w:t>2,871</w:t>
            </w:r>
          </w:p>
        </w:tc>
        <w:tc>
          <w:tcPr>
            <w:tcW w:w="421" w:type="pct"/>
            <w:tcBorders>
              <w:top w:val="single" w:sz="4" w:space="0" w:color="auto"/>
              <w:bottom w:val="single" w:sz="4" w:space="0" w:color="auto"/>
            </w:tcBorders>
            <w:vAlign w:val="center"/>
          </w:tcPr>
          <w:p w:rsidR="00434388" w:rsidRPr="008500E7" w:rsidRDefault="00F31E6A" w:rsidP="007C010D">
            <w:pPr>
              <w:spacing w:after="0"/>
              <w:jc w:val="center"/>
              <w:rPr>
                <w:sz w:val="18"/>
                <w:szCs w:val="18"/>
              </w:rPr>
            </w:pPr>
            <w:r w:rsidRPr="008500E7">
              <w:rPr>
                <w:sz w:val="18"/>
                <w:szCs w:val="18"/>
              </w:rPr>
              <w:t>12</w:t>
            </w:r>
            <w:r w:rsidR="00321F93">
              <w:rPr>
                <w:sz w:val="18"/>
                <w:szCs w:val="18"/>
              </w:rPr>
              <w:t>3,810</w:t>
            </w:r>
          </w:p>
        </w:tc>
      </w:tr>
    </w:tbl>
    <w:p w:rsidR="00115DFE" w:rsidRDefault="00434388" w:rsidP="00D82AEF">
      <w:pPr>
        <w:tabs>
          <w:tab w:val="left" w:pos="1267"/>
        </w:tabs>
        <w:spacing w:after="0"/>
        <w:ind w:left="180" w:hanging="180"/>
        <w:jc w:val="left"/>
        <w:rPr>
          <w:sz w:val="20"/>
          <w:szCs w:val="20"/>
        </w:rPr>
      </w:pPr>
      <w:proofErr w:type="gramStart"/>
      <w:r w:rsidRPr="00434388">
        <w:rPr>
          <w:vertAlign w:val="superscript"/>
        </w:rPr>
        <w:t>a</w:t>
      </w:r>
      <w:proofErr w:type="gramEnd"/>
      <w:r w:rsidRPr="00434388">
        <w:t xml:space="preserve"> </w:t>
      </w:r>
      <w:r w:rsidRPr="00434388">
        <w:rPr>
          <w:sz w:val="20"/>
          <w:szCs w:val="20"/>
        </w:rPr>
        <w:t>The freshwater sport harvest is base</w:t>
      </w:r>
      <w:r w:rsidR="00321F93">
        <w:rPr>
          <w:sz w:val="20"/>
          <w:szCs w:val="20"/>
        </w:rPr>
        <w:t>d on a mail-out survey; the 2017</w:t>
      </w:r>
      <w:r w:rsidRPr="00434388">
        <w:rPr>
          <w:sz w:val="20"/>
          <w:szCs w:val="20"/>
        </w:rPr>
        <w:t xml:space="preserve"> </w:t>
      </w:r>
      <w:r>
        <w:rPr>
          <w:sz w:val="20"/>
          <w:szCs w:val="20"/>
        </w:rPr>
        <w:t>harvest</w:t>
      </w:r>
      <w:r w:rsidRPr="00434388">
        <w:rPr>
          <w:sz w:val="20"/>
          <w:szCs w:val="20"/>
        </w:rPr>
        <w:t xml:space="preserve"> was interpolated based on the relationship between escapement and freshwater sport harvest in 2000</w:t>
      </w:r>
      <w:r>
        <w:rPr>
          <w:sz w:val="20"/>
          <w:szCs w:val="20"/>
        </w:rPr>
        <w:t>–</w:t>
      </w:r>
      <w:r w:rsidR="00321F93">
        <w:rPr>
          <w:sz w:val="20"/>
          <w:szCs w:val="20"/>
        </w:rPr>
        <w:t>2016</w:t>
      </w:r>
      <w:bookmarkStart w:id="58" w:name="_GoBack"/>
      <w:bookmarkEnd w:id="58"/>
      <w:r w:rsidRPr="00434388">
        <w:rPr>
          <w:sz w:val="20"/>
          <w:szCs w:val="20"/>
        </w:rPr>
        <w:t>.</w:t>
      </w:r>
    </w:p>
    <w:p w:rsidR="00812D4F" w:rsidRPr="00B5728B" w:rsidRDefault="00B5728B" w:rsidP="00D82AEF">
      <w:pPr>
        <w:tabs>
          <w:tab w:val="left" w:pos="1267"/>
        </w:tabs>
        <w:spacing w:after="0"/>
        <w:ind w:left="90" w:hanging="90"/>
        <w:jc w:val="left"/>
        <w:rPr>
          <w:sz w:val="20"/>
          <w:szCs w:val="20"/>
        </w:rPr>
      </w:pPr>
      <w:proofErr w:type="gramStart"/>
      <w:r w:rsidRPr="00B5728B">
        <w:rPr>
          <w:sz w:val="20"/>
          <w:szCs w:val="20"/>
          <w:vertAlign w:val="superscript"/>
        </w:rPr>
        <w:t>b</w:t>
      </w:r>
      <w:proofErr w:type="gramEnd"/>
      <w:r w:rsidRPr="00B5728B">
        <w:rPr>
          <w:sz w:val="20"/>
          <w:szCs w:val="20"/>
        </w:rPr>
        <w:t xml:space="preserve"> </w:t>
      </w:r>
      <w:r>
        <w:rPr>
          <w:sz w:val="20"/>
          <w:szCs w:val="20"/>
        </w:rPr>
        <w:t>Mark-recapture estimates of escapement are shown in bold.</w:t>
      </w:r>
    </w:p>
    <w:p w:rsidR="00115DFE" w:rsidRDefault="00115DFE" w:rsidP="00434388">
      <w:r>
        <w:br w:type="page"/>
      </w:r>
    </w:p>
    <w:p w:rsidR="0056598D" w:rsidRDefault="0056598D" w:rsidP="0056598D">
      <w:r>
        <w:lastRenderedPageBreak/>
        <w:t xml:space="preserve">However, a weakness in using commercial harvest as a proxy for abundance is the assumption of a stable total exploitation rate, while exploitation rates have, in fact, varied substantially. Therefore, a more stable index of total abundance has been developed based on the estimated troll </w:t>
      </w:r>
      <w:r w:rsidRPr="00B00A4A">
        <w:t>harvest</w:t>
      </w:r>
      <w:r>
        <w:t xml:space="preserve"> of wild coho salmon and an index of the troll exploitation rate using estimates for 3 wild indicator stocks distributed across the region (Auke Creek, Ford Arm Creek, and Hugh Smith Lake). These indicator stock projects were selected because of their precise accounting of escapement, their long-term history of estimates, and their geographic distribution. Auke Creek and Hugh Smith Lake appear to be suitable representatives for major stock aggregates in inside production areas of northern and southern Southeast, respectively. Ford Arm Creek likely represents the more heavily exploited milling-type stock on the outer coast and is consistently heavily exploited by the troll fishery. The Ford Arm Creek stock receives only half weighting (20%) in the index compared with Auke Creek and Hugh Smith Lake (40% each) out of concern that it is not as broadly representative as the other two, and is exploited by the troll fishery at rates that are far above average for indicator stocks in the region. For example, the nearby Nakwasina River stock in Sitka Sound, also on the outer coast, is more migratory and has been exploited by the troll fishery at a far lower rate averaging 26% during 2000–2007 (Shaul et al. 2008), compared with 52% for Ford Arm Creek.</w:t>
      </w:r>
    </w:p>
    <w:p w:rsidR="0056598D" w:rsidRDefault="0056598D" w:rsidP="0056598D">
      <w:r>
        <w:t>Total wild coho salmon abundance available to the troll fishery (Table 16) was estimated by dividing the estimated wild harvest of coho salmon by the Alaska troll fishery by the Alaska troll fishery exploitation rate, based on the above-described weighted average for the three indicator stocks. We also examined the season total (statistical weeks 28–38) mean-average catch-per-boat-day (CPUE) by power trollers in relation to the total wild abundance, as well as wild commercial harvest (Figure 18). Since power troll CPUE is a primary inseason indicator used to assess aggregate abundance, it is important to account for its historical relationship.</w:t>
      </w:r>
    </w:p>
    <w:p w:rsidR="0056598D" w:rsidRDefault="0056598D" w:rsidP="0056598D">
      <w:r>
        <w:t>There was a substantial upward shift in mean-average power troll wild CPUE relative to estimates of aggregate wild coho salmon abundance between 1995 and 1996. Mean-average power troll CPUE has maintained about the same correlation coefficient with abundance between the periods 1982–1995 and 1996–2010 (R</w:t>
      </w:r>
      <w:r w:rsidRPr="00A0504F">
        <w:rPr>
          <w:vertAlign w:val="superscript"/>
        </w:rPr>
        <w:t>2</w:t>
      </w:r>
      <w:r>
        <w:t xml:space="preserve"> = 0.74), but CPUE was about 23% higher relative to abundance during the latter period (Figure 19). </w:t>
      </w:r>
    </w:p>
    <w:p w:rsidR="0056598D" w:rsidRDefault="0056598D" w:rsidP="0056598D">
      <w:r>
        <w:t>This shift occurred concurrently with increasing price and cost pressures on the fishery in the mid-1990s. Although some power troll vessels departed the fishery between 1995 and 1996 and technological improvements may have contributed to increased effectiveness of a boat-day of effort, we believe from discussions with trollers that reduced willingness to fish in areas and times of lower abundance was a primary factor in the shift. Troll effort in power-troll boat-days concurrently declined sharply from an average of 49,400 boat-days during 1982–1995 to 26,000 boat-days during 1996–2010 (Table 16). The record low of 20,394 boat-days in 2002 occurred in a year of high abundance, but very low salmon prices and low exploitation rates. With improving prices, troll effort has since increased to 31,157 boat-days in 2010, the highest level since 1999.</w:t>
      </w:r>
    </w:p>
    <w:p w:rsidR="0056598D" w:rsidRDefault="0056598D" w:rsidP="0056598D">
      <w:r>
        <w:t xml:space="preserve">Meanwhile, the all-gear wild commercial </w:t>
      </w:r>
      <w:r w:rsidRPr="00B00A4A">
        <w:t>harvest</w:t>
      </w:r>
      <w:r>
        <w:t xml:space="preserve"> has fallen as a fraction of the abundance index from an average of 64% during 1982–1999 to only 50% during 2000–2010, as exploitation rates have declined. The troll exploitation rate used to calculate the index decreased from an average of 39% to 32% between those periods.</w:t>
      </w:r>
    </w:p>
    <w:p w:rsidR="00421693" w:rsidRPr="00421693" w:rsidRDefault="00421693" w:rsidP="00421693">
      <w:pPr>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59" w:name="_Toc487183680"/>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7C0681">
        <w:rPr>
          <w:noProof/>
          <w:sz w:val="22"/>
          <w:szCs w:val="20"/>
        </w:rPr>
        <w:t>16</w:t>
      </w:r>
      <w:r w:rsidRPr="00421693">
        <w:rPr>
          <w:noProof/>
          <w:sz w:val="22"/>
          <w:szCs w:val="20"/>
        </w:rPr>
        <w:fldChar w:fldCharType="end"/>
      </w:r>
      <w:r w:rsidRPr="00421693">
        <w:rPr>
          <w:sz w:val="22"/>
          <w:szCs w:val="20"/>
        </w:rPr>
        <w:t>.–</w:t>
      </w:r>
      <w:r w:rsidRPr="00D1275C">
        <w:rPr>
          <w:sz w:val="22"/>
          <w:szCs w:val="20"/>
        </w:rPr>
        <w:t>Estimates</w:t>
      </w:r>
      <w:r w:rsidRPr="00421693">
        <w:rPr>
          <w:sz w:val="22"/>
          <w:szCs w:val="20"/>
        </w:rPr>
        <w:t xml:space="preserve"> of wild and hatchery commercial harvest and troll harvest, troll exploitation rate index, mean-average power troll wild coho CPUE, total troll effort, and total wild coho salmon abundance available in the Alaska troll fishery, in millions of fish, 1982–2016.</w:t>
      </w:r>
      <w:bookmarkEnd w:id="59"/>
    </w:p>
    <w:tbl>
      <w:tblPr>
        <w:tblW w:w="5056" w:type="pct"/>
        <w:tblCellMar>
          <w:left w:w="43" w:type="dxa"/>
          <w:right w:w="43" w:type="dxa"/>
        </w:tblCellMar>
        <w:tblLook w:val="04A0" w:firstRow="1" w:lastRow="0" w:firstColumn="1" w:lastColumn="0" w:noHBand="0" w:noVBand="1"/>
      </w:tblPr>
      <w:tblGrid>
        <w:gridCol w:w="502"/>
        <w:gridCol w:w="713"/>
        <w:gridCol w:w="886"/>
        <w:gridCol w:w="122"/>
        <w:gridCol w:w="655"/>
        <w:gridCol w:w="957"/>
        <w:gridCol w:w="892"/>
        <w:gridCol w:w="926"/>
        <w:gridCol w:w="993"/>
        <w:gridCol w:w="1045"/>
        <w:gridCol w:w="987"/>
        <w:gridCol w:w="874"/>
      </w:tblGrid>
      <w:tr w:rsidR="00421693" w:rsidRPr="00421693" w:rsidTr="00421693">
        <w:trPr>
          <w:trHeight w:val="285"/>
        </w:trPr>
        <w:tc>
          <w:tcPr>
            <w:tcW w:w="292" w:type="pct"/>
            <w:tcBorders>
              <w:top w:val="single" w:sz="4" w:space="0" w:color="auto"/>
              <w:left w:val="nil"/>
              <w:bottom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351"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rFonts w:ascii="Arial" w:hAnsi="Arial" w:cs="Arial"/>
                <w:sz w:val="18"/>
                <w:szCs w:val="18"/>
              </w:rPr>
            </w:pPr>
            <w:r w:rsidRPr="00421693">
              <w:rPr>
                <w:rFonts w:ascii="Arial" w:hAnsi="Arial" w:cs="Arial"/>
                <w:sz w:val="18"/>
                <w:szCs w:val="18"/>
              </w:rPr>
              <w:t> </w:t>
            </w:r>
          </w:p>
        </w:tc>
        <w:tc>
          <w:tcPr>
            <w:tcW w:w="436"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383" w:type="pct"/>
            <w:gridSpan w:val="2"/>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530"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Alaska Troll</w:t>
            </w:r>
          </w:p>
        </w:tc>
        <w:tc>
          <w:tcPr>
            <w:tcW w:w="496"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Estimated</w:t>
            </w:r>
          </w:p>
        </w:tc>
        <w:tc>
          <w:tcPr>
            <w:tcW w:w="504"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Mean-Avg.</w:t>
            </w:r>
          </w:p>
        </w:tc>
        <w:tc>
          <w:tcPr>
            <w:tcW w:w="559"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Troll Effort</w:t>
            </w:r>
          </w:p>
        </w:tc>
        <w:tc>
          <w:tcPr>
            <w:tcW w:w="521" w:type="pct"/>
            <w:tcBorders>
              <w:top w:val="single" w:sz="4" w:space="0" w:color="auto"/>
              <w:left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 </w:t>
            </w:r>
          </w:p>
        </w:tc>
        <w:tc>
          <w:tcPr>
            <w:tcW w:w="492"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c>
          <w:tcPr>
            <w:tcW w:w="436" w:type="pct"/>
            <w:tcBorders>
              <w:top w:val="single" w:sz="4" w:space="0" w:color="auto"/>
              <w:left w:val="nil"/>
              <w:right w:val="nil"/>
            </w:tcBorders>
            <w:shd w:val="clear" w:color="auto" w:fill="auto"/>
            <w:noWrap/>
            <w:vAlign w:val="bottom"/>
            <w:hideMark/>
          </w:tcPr>
          <w:p w:rsidR="00421693" w:rsidRPr="00421693" w:rsidRDefault="00421693" w:rsidP="00421693">
            <w:pPr>
              <w:spacing w:after="0"/>
              <w:jc w:val="left"/>
              <w:rPr>
                <w:sz w:val="18"/>
                <w:szCs w:val="18"/>
              </w:rPr>
            </w:pPr>
            <w:r w:rsidRPr="00421693">
              <w:rPr>
                <w:sz w:val="18"/>
                <w:szCs w:val="18"/>
              </w:rPr>
              <w:t> </w:t>
            </w:r>
          </w:p>
        </w:tc>
      </w:tr>
      <w:tr w:rsidR="00421693" w:rsidRPr="00421693" w:rsidTr="00421693">
        <w:trPr>
          <w:trHeight w:val="270"/>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p>
        </w:tc>
        <w:tc>
          <w:tcPr>
            <w:tcW w:w="1170" w:type="pct"/>
            <w:gridSpan w:val="4"/>
            <w:tcBorders>
              <w:top w:val="nil"/>
              <w:left w:val="nil"/>
              <w:right w:val="nil"/>
            </w:tcBorders>
            <w:shd w:val="clear" w:color="auto" w:fill="auto"/>
            <w:noWrap/>
            <w:vAlign w:val="bottom"/>
            <w:hideMark/>
          </w:tcPr>
          <w:p w:rsidR="00421693" w:rsidRPr="00421693" w:rsidRDefault="00421693" w:rsidP="00421693">
            <w:pPr>
              <w:pBdr>
                <w:bottom w:val="single" w:sz="4" w:space="1" w:color="auto"/>
              </w:pBdr>
              <w:spacing w:after="0"/>
              <w:jc w:val="left"/>
              <w:rPr>
                <w:sz w:val="18"/>
                <w:szCs w:val="18"/>
              </w:rPr>
            </w:pPr>
            <w:r w:rsidRPr="00421693">
              <w:rPr>
                <w:sz w:val="18"/>
                <w:szCs w:val="18"/>
              </w:rPr>
              <w:t>Troll Harvest (Millions of Fish)</w:t>
            </w:r>
          </w:p>
        </w:tc>
        <w:tc>
          <w:tcPr>
            <w:tcW w:w="530"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Exploitation</w:t>
            </w:r>
          </w:p>
        </w:tc>
        <w:tc>
          <w:tcPr>
            <w:tcW w:w="496"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Total Wild</w:t>
            </w:r>
          </w:p>
        </w:tc>
        <w:tc>
          <w:tcPr>
            <w:tcW w:w="504"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Power Troll</w:t>
            </w:r>
          </w:p>
        </w:tc>
        <w:tc>
          <w:tcPr>
            <w:tcW w:w="559" w:type="pct"/>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(Power Troll</w:t>
            </w:r>
          </w:p>
        </w:tc>
        <w:tc>
          <w:tcPr>
            <w:tcW w:w="1448" w:type="pct"/>
            <w:gridSpan w:val="3"/>
            <w:tcBorders>
              <w:top w:val="nil"/>
              <w:left w:val="nil"/>
              <w:right w:val="nil"/>
            </w:tcBorders>
            <w:shd w:val="clear" w:color="auto" w:fill="auto"/>
            <w:noWrap/>
            <w:tcMar>
              <w:left w:w="86" w:type="dxa"/>
              <w:right w:w="0" w:type="dxa"/>
            </w:tcMar>
            <w:vAlign w:val="bottom"/>
            <w:hideMark/>
          </w:tcPr>
          <w:p w:rsidR="00421693" w:rsidRPr="00421693" w:rsidRDefault="00421693" w:rsidP="00421693">
            <w:pPr>
              <w:pBdr>
                <w:bottom w:val="single" w:sz="4" w:space="1" w:color="auto"/>
              </w:pBdr>
              <w:spacing w:after="0"/>
              <w:jc w:val="left"/>
              <w:rPr>
                <w:sz w:val="18"/>
                <w:szCs w:val="18"/>
              </w:rPr>
            </w:pPr>
            <w:r w:rsidRPr="00421693">
              <w:rPr>
                <w:sz w:val="18"/>
                <w:szCs w:val="18"/>
              </w:rPr>
              <w:t>Commercial Harvest (Millions of Fish)</w:t>
            </w:r>
          </w:p>
        </w:tc>
      </w:tr>
      <w:tr w:rsidR="00421693" w:rsidRPr="00421693" w:rsidTr="00421693">
        <w:trPr>
          <w:trHeight w:val="255"/>
        </w:trPr>
        <w:tc>
          <w:tcPr>
            <w:tcW w:w="292" w:type="pct"/>
            <w:tcBorders>
              <w:top w:val="nil"/>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Year</w:t>
            </w:r>
          </w:p>
        </w:tc>
        <w:tc>
          <w:tcPr>
            <w:tcW w:w="351"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Total</w:t>
            </w:r>
          </w:p>
        </w:tc>
        <w:tc>
          <w:tcPr>
            <w:tcW w:w="496" w:type="pct"/>
            <w:gridSpan w:val="2"/>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Hatchery</w:t>
            </w:r>
          </w:p>
        </w:tc>
        <w:tc>
          <w:tcPr>
            <w:tcW w:w="323"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Wild</w:t>
            </w:r>
          </w:p>
        </w:tc>
        <w:tc>
          <w:tcPr>
            <w:tcW w:w="530"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Rate Index</w:t>
            </w:r>
            <w:r w:rsidRPr="00421693">
              <w:rPr>
                <w:sz w:val="18"/>
                <w:szCs w:val="18"/>
                <w:vertAlign w:val="superscript"/>
              </w:rPr>
              <w:t>a</w:t>
            </w:r>
          </w:p>
        </w:tc>
        <w:tc>
          <w:tcPr>
            <w:tcW w:w="496"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Abundance</w:t>
            </w:r>
          </w:p>
        </w:tc>
        <w:tc>
          <w:tcPr>
            <w:tcW w:w="504"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Wild CPUE</w:t>
            </w:r>
            <w:r w:rsidRPr="00421693">
              <w:rPr>
                <w:sz w:val="18"/>
                <w:szCs w:val="18"/>
                <w:vertAlign w:val="superscript"/>
              </w:rPr>
              <w:t>b</w:t>
            </w:r>
          </w:p>
        </w:tc>
        <w:tc>
          <w:tcPr>
            <w:tcW w:w="559" w:type="pct"/>
            <w:tcBorders>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18"/>
                <w:szCs w:val="18"/>
              </w:rPr>
            </w:pPr>
            <w:r w:rsidRPr="00421693">
              <w:rPr>
                <w:sz w:val="18"/>
                <w:szCs w:val="18"/>
              </w:rPr>
              <w:t>Boat-Days)</w:t>
            </w:r>
            <w:r w:rsidRPr="00421693">
              <w:rPr>
                <w:sz w:val="18"/>
                <w:szCs w:val="18"/>
                <w:vertAlign w:val="superscript"/>
              </w:rPr>
              <w:t>c</w:t>
            </w:r>
          </w:p>
        </w:tc>
        <w:tc>
          <w:tcPr>
            <w:tcW w:w="521"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Total</w:t>
            </w:r>
          </w:p>
        </w:tc>
        <w:tc>
          <w:tcPr>
            <w:tcW w:w="492" w:type="pct"/>
            <w:tcBorders>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Hatchery</w:t>
            </w:r>
          </w:p>
        </w:tc>
        <w:tc>
          <w:tcPr>
            <w:tcW w:w="436" w:type="pct"/>
            <w:tcBorders>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Wild</w:t>
            </w:r>
          </w:p>
        </w:tc>
      </w:tr>
      <w:tr w:rsidR="00421693" w:rsidRPr="00421693" w:rsidTr="00421693">
        <w:trPr>
          <w:trHeight w:val="259"/>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1982</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1.322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0.036</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1.286</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34.3%</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3.752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47.4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72,770</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2.103</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0.062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2.041</w:t>
            </w:r>
          </w:p>
        </w:tc>
      </w:tr>
      <w:tr w:rsidR="00421693" w:rsidRPr="00421693" w:rsidTr="00421693">
        <w:trPr>
          <w:trHeight w:val="259"/>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1983</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1.280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0.053</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1.227</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37.4%</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3.280</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44.1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49,309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1.943</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1.868</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1984</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1.134</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0.071</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1.062</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37.0%</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2.874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54,060</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1.881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0.121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1.760</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1985</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1.606</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0.107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1.500</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38.7%</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3.878</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42.4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59,849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2.562</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0.177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2.385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1986</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2.130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0.280</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1.850</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44.0%</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4.200</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47.7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66,591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3.259</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2.865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1987</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1.042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0.091</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0.951</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35.6%</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2.671</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25.6</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59,929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1.487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0.112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1.374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1988</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0.500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0.028</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0.472</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30.6%</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1.544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21.5</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38,659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1.036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0.049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0.987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1989</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1.370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0.122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1.248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52.0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2.399</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54.3</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51,482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2.182</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0.175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2.007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1990</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1.851</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0.292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1.560</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43.1</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3.617</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43.9</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48,395</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2.740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0.413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2.327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1991</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1.721</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0.384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1.337</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32.0%</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4.172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48.7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38,897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2.897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0.608</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2.289</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1992</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1.929</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0.420</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1.509</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39.0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3.871</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51.1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40,431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3.424</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0.739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2.685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1993</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2.408</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2.014</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48.3</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4.173</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64.5</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44,243</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3.556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0.544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3.012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1994</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3.462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0.515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2.947</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44.3</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6.652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89.1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43,975</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5.520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0.732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4.788</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1995</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1.750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0.336</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1.414</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34.9</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4.055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54.0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33,407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3.130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0.583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2.547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1996</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1.907</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0.449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1.458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42.8</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3.408</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57.0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28,974</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2.986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0.626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2.360</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1997</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1.170</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0.242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0.928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34.5</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2.692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39.9</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26,701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1.839</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0.327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1.512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1998</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1.636</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0.329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1.307</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40.5</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3.225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57.8</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24,390</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2.751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0.547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2.204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1999</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2.273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0.514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1.758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42.2</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4.165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69.0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26,512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3.277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0.724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2.552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2000</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1.125</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0.249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0.876</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34.7</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2.526</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43.8</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22,377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1.688</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1.334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2001</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1.845</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0.365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1.481</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w:t>
            </w:r>
            <w:r w:rsidR="00877DBA">
              <w:rPr>
                <w:sz w:val="18"/>
                <w:szCs w:val="18"/>
              </w:rPr>
              <w:t>3.4</w:t>
            </w:r>
            <w:r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4.432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73.4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22,656</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2.945</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2.391</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2002</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1.315</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0.335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0.980</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20.9</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4.696</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63.7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21,112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2.487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0.605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1.882</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2003</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1.223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0.287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0.936</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25.0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3.744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55.4</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20,521</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2.166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0.501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1.665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2004</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1.917</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0.312</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1.605</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40.3</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3.983</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76.7</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23,638</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2.858</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0.451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2.407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2005</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2.038</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0.333</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1.705</w:t>
            </w:r>
          </w:p>
        </w:tc>
        <w:tc>
          <w:tcPr>
            <w:tcW w:w="530"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36.1%</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4.723</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76.3</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24,607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2.767</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0.450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2.317</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2006</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1.363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0.217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1.146</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31.7</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3.617</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55.6</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24,689</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1.841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0.266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1.575</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2007</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1.378</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0.309</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1.069</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39</w:t>
            </w:r>
            <w:r w:rsidR="00421693" w:rsidRPr="00421693">
              <w:rPr>
                <w:sz w:val="18"/>
                <w:szCs w:val="18"/>
              </w:rPr>
              <w:t>.4%</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2.712</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48.8</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25,464</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1.911</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1.519</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2008</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1.293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0.274</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1.019</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26.7</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3.825</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49.0</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22,583</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2.040</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0.396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1.644</w:t>
            </w:r>
          </w:p>
        </w:tc>
      </w:tr>
      <w:tr w:rsidR="00421693" w:rsidRPr="00421693" w:rsidTr="00421693">
        <w:trPr>
          <w:trHeight w:val="255"/>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2009</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1.592</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0.247</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1.344</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34.0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w:t>
            </w:r>
            <w:r w:rsidR="00F84255">
              <w:rPr>
                <w:sz w:val="18"/>
                <w:szCs w:val="18"/>
              </w:rPr>
              <w:t>958</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67.1</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24,117</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2.375</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0.384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1.991</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2010</w:t>
            </w:r>
          </w:p>
        </w:tc>
        <w:tc>
          <w:tcPr>
            <w:tcW w:w="35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1.343</w:t>
            </w:r>
          </w:p>
        </w:tc>
        <w:tc>
          <w:tcPr>
            <w:tcW w:w="496" w:type="pct"/>
            <w:gridSpan w:val="2"/>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0.285</w:t>
            </w:r>
          </w:p>
        </w:tc>
        <w:tc>
          <w:tcPr>
            <w:tcW w:w="32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1.058</w:t>
            </w:r>
          </w:p>
        </w:tc>
        <w:tc>
          <w:tcPr>
            <w:tcW w:w="530" w:type="pct"/>
            <w:tcBorders>
              <w:top w:val="nil"/>
              <w:left w:val="nil"/>
              <w:bottom w:val="nil"/>
              <w:right w:val="nil"/>
            </w:tcBorders>
            <w:shd w:val="clear" w:color="auto" w:fill="auto"/>
            <w:noWrap/>
            <w:vAlign w:val="bottom"/>
            <w:hideMark/>
          </w:tcPr>
          <w:p w:rsidR="00421693" w:rsidRPr="00421693" w:rsidRDefault="00877DBA" w:rsidP="00421693">
            <w:pPr>
              <w:spacing w:after="0"/>
              <w:jc w:val="center"/>
              <w:rPr>
                <w:sz w:val="18"/>
                <w:szCs w:val="18"/>
              </w:rPr>
            </w:pPr>
            <w:r>
              <w:rPr>
                <w:sz w:val="18"/>
                <w:szCs w:val="18"/>
              </w:rPr>
              <w:t>29.0</w:t>
            </w:r>
            <w:r w:rsidR="00421693" w:rsidRPr="00421693">
              <w:rPr>
                <w:sz w:val="18"/>
                <w:szCs w:val="18"/>
              </w:rPr>
              <w:t>%</w:t>
            </w:r>
          </w:p>
        </w:tc>
        <w:tc>
          <w:tcPr>
            <w:tcW w:w="496" w:type="pct"/>
            <w:tcBorders>
              <w:top w:val="nil"/>
              <w:left w:val="nil"/>
              <w:bottom w:val="nil"/>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3.644</w:t>
            </w:r>
          </w:p>
        </w:tc>
        <w:tc>
          <w:tcPr>
            <w:tcW w:w="504"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50.3</w:t>
            </w:r>
          </w:p>
        </w:tc>
        <w:tc>
          <w:tcPr>
            <w:tcW w:w="55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25,762</w:t>
            </w:r>
          </w:p>
        </w:tc>
        <w:tc>
          <w:tcPr>
            <w:tcW w:w="521"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2.286</w:t>
            </w:r>
          </w:p>
        </w:tc>
        <w:tc>
          <w:tcPr>
            <w:tcW w:w="492"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0.470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18"/>
                <w:szCs w:val="18"/>
              </w:rPr>
            </w:pPr>
            <w:r w:rsidRPr="00421693">
              <w:rPr>
                <w:sz w:val="18"/>
                <w:szCs w:val="18"/>
              </w:rPr>
              <w:t>1.815</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2011</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1.312</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0.342</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0.970</w:t>
            </w:r>
          </w:p>
        </w:tc>
        <w:tc>
          <w:tcPr>
            <w:tcW w:w="530" w:type="pct"/>
            <w:tcBorders>
              <w:top w:val="nil"/>
              <w:left w:val="nil"/>
              <w:bottom w:val="nil"/>
              <w:right w:val="nil"/>
            </w:tcBorders>
            <w:shd w:val="clear" w:color="auto" w:fill="auto"/>
            <w:noWrap/>
            <w:vAlign w:val="bottom"/>
          </w:tcPr>
          <w:p w:rsidR="00421693" w:rsidRPr="00421693" w:rsidRDefault="00877DBA" w:rsidP="00421693">
            <w:pPr>
              <w:spacing w:after="0"/>
              <w:jc w:val="center"/>
              <w:rPr>
                <w:sz w:val="18"/>
                <w:szCs w:val="18"/>
              </w:rPr>
            </w:pPr>
            <w:r>
              <w:rPr>
                <w:sz w:val="18"/>
                <w:szCs w:val="18"/>
              </w:rPr>
              <w:t>21.7</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F84255" w:rsidP="00421693">
            <w:pPr>
              <w:spacing w:after="0"/>
              <w:jc w:val="center"/>
              <w:rPr>
                <w:sz w:val="18"/>
                <w:szCs w:val="18"/>
              </w:rPr>
            </w:pPr>
            <w:r>
              <w:rPr>
                <w:sz w:val="18"/>
                <w:szCs w:val="18"/>
              </w:rPr>
              <w:t>4.472</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51.3</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25,765</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2.077</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0.536</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1.541</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2012</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1.201</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0.310</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0.891</w:t>
            </w:r>
          </w:p>
        </w:tc>
        <w:tc>
          <w:tcPr>
            <w:tcW w:w="530"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25.3%</w:t>
            </w:r>
          </w:p>
        </w:tc>
        <w:tc>
          <w:tcPr>
            <w:tcW w:w="496" w:type="pct"/>
            <w:tcBorders>
              <w:top w:val="nil"/>
              <w:left w:val="nil"/>
              <w:bottom w:val="nil"/>
              <w:right w:val="nil"/>
            </w:tcBorders>
            <w:shd w:val="clear" w:color="auto" w:fill="auto"/>
            <w:noWrap/>
            <w:vAlign w:val="bottom"/>
          </w:tcPr>
          <w:p w:rsidR="00421693" w:rsidRPr="00421693" w:rsidRDefault="00F84255" w:rsidP="00421693">
            <w:pPr>
              <w:spacing w:after="0"/>
              <w:jc w:val="center"/>
              <w:rPr>
                <w:sz w:val="18"/>
                <w:szCs w:val="18"/>
              </w:rPr>
            </w:pPr>
            <w:r>
              <w:rPr>
                <w:sz w:val="18"/>
                <w:szCs w:val="18"/>
              </w:rPr>
              <w:t>3.523</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45.6</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29,875</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1.883</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0.443</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1.440</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2013</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2.394</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0.733</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1.661</w:t>
            </w:r>
          </w:p>
        </w:tc>
        <w:tc>
          <w:tcPr>
            <w:tcW w:w="530" w:type="pct"/>
            <w:tcBorders>
              <w:top w:val="nil"/>
              <w:left w:val="nil"/>
              <w:bottom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32.8</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5.159</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89.0</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28,285</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3.588</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1.018</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2.570</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2014</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2.245</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0.620</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1.625</w:t>
            </w:r>
          </w:p>
        </w:tc>
        <w:tc>
          <w:tcPr>
            <w:tcW w:w="530" w:type="pct"/>
            <w:tcBorders>
              <w:top w:val="nil"/>
              <w:left w:val="nil"/>
              <w:bottom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24.5</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6.692</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79.5</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23,894</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3.361</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0.912</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2.449</w:t>
            </w:r>
          </w:p>
        </w:tc>
      </w:tr>
      <w:tr w:rsidR="00421693" w:rsidRPr="00421693" w:rsidTr="00421693">
        <w:trPr>
          <w:trHeight w:hRule="exact" w:val="259"/>
        </w:trPr>
        <w:tc>
          <w:tcPr>
            <w:tcW w:w="292" w:type="pct"/>
            <w:tcBorders>
              <w:top w:val="nil"/>
              <w:left w:val="nil"/>
              <w:bottom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2015</w:t>
            </w:r>
          </w:p>
        </w:tc>
        <w:tc>
          <w:tcPr>
            <w:tcW w:w="35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1.241</w:t>
            </w:r>
          </w:p>
        </w:tc>
        <w:tc>
          <w:tcPr>
            <w:tcW w:w="496" w:type="pct"/>
            <w:gridSpan w:val="2"/>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0.369</w:t>
            </w:r>
          </w:p>
        </w:tc>
        <w:tc>
          <w:tcPr>
            <w:tcW w:w="32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0.873</w:t>
            </w:r>
          </w:p>
        </w:tc>
        <w:tc>
          <w:tcPr>
            <w:tcW w:w="530" w:type="pct"/>
            <w:tcBorders>
              <w:top w:val="nil"/>
              <w:left w:val="nil"/>
              <w:bottom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26.6</w:t>
            </w:r>
            <w:r w:rsidR="00421693" w:rsidRPr="00421693">
              <w:rPr>
                <w:sz w:val="18"/>
                <w:szCs w:val="18"/>
              </w:rPr>
              <w:t>%</w:t>
            </w:r>
          </w:p>
        </w:tc>
        <w:tc>
          <w:tcPr>
            <w:tcW w:w="496" w:type="pct"/>
            <w:tcBorders>
              <w:top w:val="nil"/>
              <w:left w:val="nil"/>
              <w:bottom w:val="nil"/>
              <w:right w:val="nil"/>
            </w:tcBorders>
            <w:shd w:val="clear" w:color="auto" w:fill="auto"/>
            <w:noWrap/>
            <w:vAlign w:val="bottom"/>
          </w:tcPr>
          <w:p w:rsidR="00421693" w:rsidRPr="00421693" w:rsidRDefault="00F84255" w:rsidP="00421693">
            <w:pPr>
              <w:spacing w:after="0"/>
              <w:jc w:val="center"/>
              <w:rPr>
                <w:sz w:val="18"/>
                <w:szCs w:val="18"/>
              </w:rPr>
            </w:pPr>
            <w:r>
              <w:rPr>
                <w:sz w:val="18"/>
                <w:szCs w:val="18"/>
              </w:rPr>
              <w:t>3.208</w:t>
            </w:r>
          </w:p>
        </w:tc>
        <w:tc>
          <w:tcPr>
            <w:tcW w:w="504"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61.4</w:t>
            </w:r>
          </w:p>
        </w:tc>
        <w:tc>
          <w:tcPr>
            <w:tcW w:w="55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19,962</w:t>
            </w:r>
          </w:p>
        </w:tc>
        <w:tc>
          <w:tcPr>
            <w:tcW w:w="521"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1.940</w:t>
            </w:r>
          </w:p>
        </w:tc>
        <w:tc>
          <w:tcPr>
            <w:tcW w:w="492"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0.518</w:t>
            </w:r>
          </w:p>
        </w:tc>
        <w:tc>
          <w:tcPr>
            <w:tcW w:w="436"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1.421</w:t>
            </w:r>
          </w:p>
        </w:tc>
      </w:tr>
      <w:tr w:rsidR="00421693" w:rsidRPr="00421693" w:rsidTr="00877DBA">
        <w:trPr>
          <w:trHeight w:hRule="exact" w:val="259"/>
        </w:trPr>
        <w:tc>
          <w:tcPr>
            <w:tcW w:w="292" w:type="pct"/>
            <w:tcBorders>
              <w:top w:val="nil"/>
              <w:left w:val="nil"/>
              <w:right w:val="nil"/>
            </w:tcBorders>
            <w:shd w:val="clear" w:color="auto" w:fill="auto"/>
            <w:noWrap/>
            <w:tcMar>
              <w:left w:w="0" w:type="dxa"/>
              <w:right w:w="0" w:type="dxa"/>
            </w:tcMar>
            <w:vAlign w:val="bottom"/>
          </w:tcPr>
          <w:p w:rsidR="00421693" w:rsidRPr="00421693" w:rsidRDefault="00421693" w:rsidP="00421693">
            <w:pPr>
              <w:spacing w:after="0"/>
              <w:jc w:val="left"/>
              <w:rPr>
                <w:sz w:val="18"/>
                <w:szCs w:val="18"/>
              </w:rPr>
            </w:pPr>
            <w:r w:rsidRPr="00421693">
              <w:rPr>
                <w:sz w:val="18"/>
                <w:szCs w:val="18"/>
              </w:rPr>
              <w:t>2016</w:t>
            </w:r>
          </w:p>
        </w:tc>
        <w:tc>
          <w:tcPr>
            <w:tcW w:w="351"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1.387</w:t>
            </w:r>
          </w:p>
        </w:tc>
        <w:tc>
          <w:tcPr>
            <w:tcW w:w="496" w:type="pct"/>
            <w:gridSpan w:val="2"/>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0.338</w:t>
            </w:r>
          </w:p>
        </w:tc>
        <w:tc>
          <w:tcPr>
            <w:tcW w:w="323"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1.049</w:t>
            </w:r>
          </w:p>
        </w:tc>
        <w:tc>
          <w:tcPr>
            <w:tcW w:w="530" w:type="pct"/>
            <w:tcBorders>
              <w:top w:val="nil"/>
              <w:left w:val="nil"/>
              <w:right w:val="nil"/>
            </w:tcBorders>
            <w:shd w:val="clear" w:color="auto" w:fill="auto"/>
            <w:noWrap/>
            <w:vAlign w:val="bottom"/>
          </w:tcPr>
          <w:p w:rsidR="00421693" w:rsidRPr="00421693" w:rsidRDefault="00D875A9" w:rsidP="00421693">
            <w:pPr>
              <w:spacing w:after="0"/>
              <w:jc w:val="center"/>
              <w:rPr>
                <w:sz w:val="18"/>
                <w:szCs w:val="18"/>
              </w:rPr>
            </w:pPr>
            <w:r>
              <w:rPr>
                <w:sz w:val="18"/>
                <w:szCs w:val="18"/>
              </w:rPr>
              <w:t>22.5</w:t>
            </w:r>
            <w:r w:rsidR="00421693" w:rsidRPr="00421693">
              <w:rPr>
                <w:sz w:val="18"/>
                <w:szCs w:val="18"/>
              </w:rPr>
              <w:t>%</w:t>
            </w:r>
          </w:p>
        </w:tc>
        <w:tc>
          <w:tcPr>
            <w:tcW w:w="496"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4.606</w:t>
            </w:r>
          </w:p>
        </w:tc>
        <w:tc>
          <w:tcPr>
            <w:tcW w:w="504"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52.9</w:t>
            </w:r>
          </w:p>
        </w:tc>
        <w:tc>
          <w:tcPr>
            <w:tcW w:w="559"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22,041</w:t>
            </w:r>
          </w:p>
        </w:tc>
        <w:tc>
          <w:tcPr>
            <w:tcW w:w="521"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2.098</w:t>
            </w:r>
          </w:p>
        </w:tc>
        <w:tc>
          <w:tcPr>
            <w:tcW w:w="492" w:type="pct"/>
            <w:tcBorders>
              <w:top w:val="nil"/>
              <w:left w:val="nil"/>
              <w:right w:val="nil"/>
            </w:tcBorders>
            <w:shd w:val="clear" w:color="auto" w:fill="auto"/>
            <w:noWrap/>
            <w:vAlign w:val="bottom"/>
          </w:tcPr>
          <w:p w:rsidR="00421693" w:rsidRPr="00421693" w:rsidRDefault="00421693" w:rsidP="00421693">
            <w:pPr>
              <w:spacing w:after="0"/>
              <w:jc w:val="center"/>
              <w:rPr>
                <w:sz w:val="18"/>
                <w:szCs w:val="18"/>
              </w:rPr>
            </w:pPr>
            <w:r w:rsidRPr="00421693">
              <w:rPr>
                <w:sz w:val="18"/>
                <w:szCs w:val="18"/>
              </w:rPr>
              <w:t>0.449</w:t>
            </w:r>
          </w:p>
        </w:tc>
        <w:tc>
          <w:tcPr>
            <w:tcW w:w="436"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18"/>
                <w:szCs w:val="18"/>
              </w:rPr>
            </w:pPr>
            <w:r w:rsidRPr="00421693">
              <w:rPr>
                <w:sz w:val="18"/>
                <w:szCs w:val="18"/>
              </w:rPr>
              <w:t>1.649</w:t>
            </w:r>
          </w:p>
        </w:tc>
      </w:tr>
      <w:tr w:rsidR="00877DBA" w:rsidRPr="00421693" w:rsidTr="009D1404">
        <w:trPr>
          <w:trHeight w:hRule="exact" w:val="331"/>
        </w:trPr>
        <w:tc>
          <w:tcPr>
            <w:tcW w:w="292" w:type="pct"/>
            <w:tcBorders>
              <w:left w:val="nil"/>
              <w:bottom w:val="single" w:sz="4" w:space="0" w:color="auto"/>
              <w:right w:val="nil"/>
            </w:tcBorders>
            <w:shd w:val="clear" w:color="auto" w:fill="auto"/>
            <w:noWrap/>
            <w:tcMar>
              <w:left w:w="0" w:type="dxa"/>
              <w:right w:w="0" w:type="dxa"/>
            </w:tcMar>
            <w:vAlign w:val="center"/>
          </w:tcPr>
          <w:p w:rsidR="00877DBA" w:rsidRPr="00421693" w:rsidRDefault="00D875A9" w:rsidP="00421693">
            <w:pPr>
              <w:spacing w:after="0"/>
              <w:jc w:val="left"/>
              <w:rPr>
                <w:sz w:val="18"/>
                <w:szCs w:val="18"/>
              </w:rPr>
            </w:pPr>
            <w:r>
              <w:rPr>
                <w:sz w:val="18"/>
                <w:szCs w:val="18"/>
              </w:rPr>
              <w:t>2017</w:t>
            </w:r>
          </w:p>
        </w:tc>
        <w:tc>
          <w:tcPr>
            <w:tcW w:w="351" w:type="pct"/>
            <w:tcBorders>
              <w:left w:val="nil"/>
              <w:bottom w:val="single" w:sz="4" w:space="0" w:color="auto"/>
              <w:right w:val="nil"/>
            </w:tcBorders>
            <w:shd w:val="clear" w:color="auto" w:fill="auto"/>
            <w:noWrap/>
            <w:vAlign w:val="center"/>
          </w:tcPr>
          <w:p w:rsidR="00877DBA" w:rsidRPr="00421693" w:rsidRDefault="00D875A9" w:rsidP="00421693">
            <w:pPr>
              <w:spacing w:after="0"/>
              <w:jc w:val="center"/>
              <w:rPr>
                <w:sz w:val="18"/>
                <w:szCs w:val="18"/>
              </w:rPr>
            </w:pPr>
            <w:r>
              <w:rPr>
                <w:sz w:val="18"/>
                <w:szCs w:val="18"/>
              </w:rPr>
              <w:t>2.149</w:t>
            </w:r>
          </w:p>
        </w:tc>
        <w:tc>
          <w:tcPr>
            <w:tcW w:w="496" w:type="pct"/>
            <w:gridSpan w:val="2"/>
            <w:tcBorders>
              <w:left w:val="nil"/>
              <w:bottom w:val="single" w:sz="4" w:space="0" w:color="auto"/>
              <w:right w:val="nil"/>
            </w:tcBorders>
            <w:shd w:val="clear" w:color="auto" w:fill="auto"/>
            <w:noWrap/>
            <w:vAlign w:val="center"/>
          </w:tcPr>
          <w:p w:rsidR="00877DBA" w:rsidRPr="00421693" w:rsidRDefault="00D875A9" w:rsidP="00421693">
            <w:pPr>
              <w:spacing w:after="0"/>
              <w:jc w:val="center"/>
              <w:rPr>
                <w:sz w:val="18"/>
                <w:szCs w:val="18"/>
              </w:rPr>
            </w:pPr>
            <w:r>
              <w:rPr>
                <w:sz w:val="18"/>
                <w:szCs w:val="18"/>
              </w:rPr>
              <w:t>0.388</w:t>
            </w:r>
          </w:p>
        </w:tc>
        <w:tc>
          <w:tcPr>
            <w:tcW w:w="323" w:type="pct"/>
            <w:tcBorders>
              <w:left w:val="nil"/>
              <w:bottom w:val="single" w:sz="4" w:space="0" w:color="auto"/>
              <w:right w:val="nil"/>
            </w:tcBorders>
            <w:shd w:val="clear" w:color="auto" w:fill="auto"/>
            <w:noWrap/>
            <w:vAlign w:val="center"/>
          </w:tcPr>
          <w:p w:rsidR="00877DBA" w:rsidRPr="00421693" w:rsidRDefault="000A4CE1" w:rsidP="00421693">
            <w:pPr>
              <w:spacing w:after="0"/>
              <w:jc w:val="center"/>
              <w:rPr>
                <w:sz w:val="18"/>
                <w:szCs w:val="18"/>
              </w:rPr>
            </w:pPr>
            <w:r>
              <w:rPr>
                <w:sz w:val="18"/>
                <w:szCs w:val="18"/>
              </w:rPr>
              <w:t>1.762</w:t>
            </w:r>
          </w:p>
        </w:tc>
        <w:tc>
          <w:tcPr>
            <w:tcW w:w="530" w:type="pct"/>
            <w:tcBorders>
              <w:left w:val="nil"/>
              <w:bottom w:val="single" w:sz="4" w:space="0" w:color="auto"/>
              <w:right w:val="nil"/>
            </w:tcBorders>
            <w:shd w:val="clear" w:color="auto" w:fill="auto"/>
            <w:noWrap/>
            <w:vAlign w:val="bottom"/>
          </w:tcPr>
          <w:p w:rsidR="00877DBA" w:rsidRPr="000D71CA" w:rsidRDefault="000A4CE1" w:rsidP="009D1404">
            <w:pPr>
              <w:spacing w:after="0" w:line="360" w:lineRule="auto"/>
              <w:jc w:val="center"/>
              <w:rPr>
                <w:b/>
                <w:sz w:val="18"/>
                <w:szCs w:val="18"/>
              </w:rPr>
            </w:pPr>
            <w:r w:rsidRPr="000D71CA">
              <w:rPr>
                <w:b/>
                <w:sz w:val="18"/>
                <w:szCs w:val="18"/>
              </w:rPr>
              <w:t>34.2%</w:t>
            </w:r>
          </w:p>
        </w:tc>
        <w:tc>
          <w:tcPr>
            <w:tcW w:w="496" w:type="pct"/>
            <w:tcBorders>
              <w:left w:val="nil"/>
              <w:bottom w:val="single" w:sz="4" w:space="0" w:color="auto"/>
              <w:right w:val="nil"/>
            </w:tcBorders>
            <w:shd w:val="clear" w:color="auto" w:fill="auto"/>
            <w:noWrap/>
            <w:vAlign w:val="center"/>
          </w:tcPr>
          <w:p w:rsidR="00877DBA" w:rsidRPr="00421693" w:rsidRDefault="000A4CE1" w:rsidP="00421693">
            <w:pPr>
              <w:spacing w:after="0"/>
              <w:jc w:val="center"/>
              <w:rPr>
                <w:sz w:val="18"/>
                <w:szCs w:val="18"/>
              </w:rPr>
            </w:pPr>
            <w:r>
              <w:rPr>
                <w:sz w:val="18"/>
                <w:szCs w:val="18"/>
              </w:rPr>
              <w:t>4.814</w:t>
            </w:r>
          </w:p>
        </w:tc>
        <w:tc>
          <w:tcPr>
            <w:tcW w:w="504" w:type="pct"/>
            <w:tcBorders>
              <w:left w:val="nil"/>
              <w:bottom w:val="single" w:sz="4" w:space="0" w:color="auto"/>
              <w:right w:val="nil"/>
            </w:tcBorders>
            <w:shd w:val="clear" w:color="auto" w:fill="auto"/>
            <w:noWrap/>
            <w:vAlign w:val="center"/>
          </w:tcPr>
          <w:p w:rsidR="00877DBA" w:rsidRPr="00421693" w:rsidRDefault="000A4CE1" w:rsidP="00421693">
            <w:pPr>
              <w:spacing w:after="0"/>
              <w:jc w:val="center"/>
              <w:rPr>
                <w:sz w:val="18"/>
                <w:szCs w:val="18"/>
              </w:rPr>
            </w:pPr>
            <w:r>
              <w:rPr>
                <w:sz w:val="18"/>
                <w:szCs w:val="18"/>
              </w:rPr>
              <w:t>71.6</w:t>
            </w:r>
          </w:p>
        </w:tc>
        <w:tc>
          <w:tcPr>
            <w:tcW w:w="559" w:type="pct"/>
            <w:tcBorders>
              <w:left w:val="nil"/>
              <w:bottom w:val="single" w:sz="4" w:space="0" w:color="auto"/>
              <w:right w:val="nil"/>
            </w:tcBorders>
            <w:shd w:val="clear" w:color="auto" w:fill="auto"/>
            <w:noWrap/>
            <w:vAlign w:val="center"/>
          </w:tcPr>
          <w:p w:rsidR="00877DBA" w:rsidRPr="00421693" w:rsidRDefault="00877DBA" w:rsidP="00421693">
            <w:pPr>
              <w:spacing w:after="0"/>
              <w:jc w:val="center"/>
              <w:rPr>
                <w:sz w:val="18"/>
                <w:szCs w:val="18"/>
              </w:rPr>
            </w:pPr>
          </w:p>
        </w:tc>
        <w:tc>
          <w:tcPr>
            <w:tcW w:w="521" w:type="pct"/>
            <w:tcBorders>
              <w:left w:val="nil"/>
              <w:bottom w:val="single" w:sz="4" w:space="0" w:color="auto"/>
              <w:right w:val="nil"/>
            </w:tcBorders>
            <w:shd w:val="clear" w:color="auto" w:fill="auto"/>
            <w:noWrap/>
            <w:vAlign w:val="center"/>
          </w:tcPr>
          <w:p w:rsidR="00877DBA" w:rsidRPr="00421693" w:rsidRDefault="00F84255" w:rsidP="00421693">
            <w:pPr>
              <w:spacing w:after="0"/>
              <w:jc w:val="center"/>
              <w:rPr>
                <w:sz w:val="18"/>
                <w:szCs w:val="18"/>
              </w:rPr>
            </w:pPr>
            <w:r>
              <w:rPr>
                <w:sz w:val="18"/>
                <w:szCs w:val="18"/>
              </w:rPr>
              <w:t>2.754</w:t>
            </w:r>
          </w:p>
        </w:tc>
        <w:tc>
          <w:tcPr>
            <w:tcW w:w="492" w:type="pct"/>
            <w:tcBorders>
              <w:left w:val="nil"/>
              <w:bottom w:val="single" w:sz="4" w:space="0" w:color="auto"/>
              <w:right w:val="nil"/>
            </w:tcBorders>
            <w:shd w:val="clear" w:color="auto" w:fill="auto"/>
            <w:noWrap/>
            <w:vAlign w:val="center"/>
          </w:tcPr>
          <w:p w:rsidR="00877DBA" w:rsidRPr="00421693" w:rsidRDefault="00F84255" w:rsidP="00421693">
            <w:pPr>
              <w:spacing w:after="0"/>
              <w:jc w:val="center"/>
              <w:rPr>
                <w:sz w:val="18"/>
                <w:szCs w:val="18"/>
              </w:rPr>
            </w:pPr>
            <w:r>
              <w:rPr>
                <w:sz w:val="18"/>
                <w:szCs w:val="18"/>
              </w:rPr>
              <w:t>0.447</w:t>
            </w:r>
          </w:p>
        </w:tc>
        <w:tc>
          <w:tcPr>
            <w:tcW w:w="436" w:type="pct"/>
            <w:tcBorders>
              <w:left w:val="nil"/>
              <w:bottom w:val="single" w:sz="4" w:space="0" w:color="auto"/>
              <w:right w:val="nil"/>
            </w:tcBorders>
            <w:shd w:val="clear" w:color="auto" w:fill="auto"/>
            <w:noWrap/>
            <w:tcMar>
              <w:left w:w="115" w:type="dxa"/>
              <w:right w:w="58" w:type="dxa"/>
            </w:tcMar>
            <w:vAlign w:val="center"/>
          </w:tcPr>
          <w:p w:rsidR="00877DBA" w:rsidRPr="00421693" w:rsidRDefault="00F84255" w:rsidP="00421693">
            <w:pPr>
              <w:spacing w:after="0"/>
              <w:jc w:val="center"/>
              <w:rPr>
                <w:sz w:val="18"/>
                <w:szCs w:val="18"/>
              </w:rPr>
            </w:pPr>
            <w:r>
              <w:rPr>
                <w:sz w:val="18"/>
                <w:szCs w:val="18"/>
              </w:rPr>
              <w:t>2.307</w:t>
            </w:r>
          </w:p>
        </w:tc>
      </w:tr>
      <w:tr w:rsidR="00421693" w:rsidRPr="00421693" w:rsidTr="00877DBA">
        <w:trPr>
          <w:trHeight w:hRule="exact" w:val="259"/>
        </w:trPr>
        <w:tc>
          <w:tcPr>
            <w:tcW w:w="292" w:type="pct"/>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left"/>
              <w:rPr>
                <w:sz w:val="18"/>
                <w:szCs w:val="18"/>
              </w:rPr>
            </w:pPr>
            <w:r w:rsidRPr="00421693">
              <w:rPr>
                <w:sz w:val="18"/>
                <w:szCs w:val="18"/>
              </w:rPr>
              <w:t>Total</w:t>
            </w:r>
          </w:p>
        </w:tc>
        <w:tc>
          <w:tcPr>
            <w:tcW w:w="351" w:type="pct"/>
            <w:tcBorders>
              <w:top w:val="single" w:sz="4" w:space="0" w:color="auto"/>
              <w:left w:val="nil"/>
              <w:bottom w:val="single" w:sz="4" w:space="0" w:color="auto"/>
              <w:right w:val="nil"/>
            </w:tcBorders>
            <w:shd w:val="clear" w:color="auto" w:fill="auto"/>
            <w:noWrap/>
            <w:vAlign w:val="bottom"/>
            <w:hideMark/>
          </w:tcPr>
          <w:p w:rsidR="00421693" w:rsidRPr="00421693" w:rsidRDefault="000A4CE1" w:rsidP="00421693">
            <w:pPr>
              <w:spacing w:after="0"/>
              <w:jc w:val="center"/>
              <w:rPr>
                <w:sz w:val="18"/>
                <w:szCs w:val="18"/>
              </w:rPr>
            </w:pPr>
            <w:r>
              <w:rPr>
                <w:sz w:val="18"/>
                <w:szCs w:val="18"/>
              </w:rPr>
              <w:t>1.635</w:t>
            </w:r>
          </w:p>
        </w:tc>
        <w:tc>
          <w:tcPr>
            <w:tcW w:w="496" w:type="pct"/>
            <w:gridSpan w:val="2"/>
            <w:tcBorders>
              <w:top w:val="single" w:sz="4" w:space="0" w:color="auto"/>
              <w:left w:val="nil"/>
              <w:bottom w:val="single" w:sz="4" w:space="0" w:color="auto"/>
              <w:right w:val="nil"/>
            </w:tcBorders>
            <w:shd w:val="clear" w:color="auto" w:fill="auto"/>
            <w:noWrap/>
            <w:vAlign w:val="bottom"/>
            <w:hideMark/>
          </w:tcPr>
          <w:p w:rsidR="00421693" w:rsidRPr="00421693" w:rsidRDefault="00D875A9" w:rsidP="00421693">
            <w:pPr>
              <w:spacing w:after="0"/>
              <w:jc w:val="center"/>
              <w:rPr>
                <w:sz w:val="18"/>
                <w:szCs w:val="18"/>
              </w:rPr>
            </w:pPr>
            <w:r>
              <w:rPr>
                <w:sz w:val="18"/>
                <w:szCs w:val="18"/>
              </w:rPr>
              <w:t>0.305</w:t>
            </w:r>
          </w:p>
        </w:tc>
        <w:tc>
          <w:tcPr>
            <w:tcW w:w="323" w:type="pct"/>
            <w:tcBorders>
              <w:top w:val="single" w:sz="4" w:space="0" w:color="auto"/>
              <w:left w:val="nil"/>
              <w:bottom w:val="single" w:sz="4" w:space="0" w:color="auto"/>
              <w:right w:val="nil"/>
            </w:tcBorders>
            <w:shd w:val="clear" w:color="auto" w:fill="auto"/>
            <w:noWrap/>
            <w:vAlign w:val="bottom"/>
            <w:hideMark/>
          </w:tcPr>
          <w:p w:rsidR="00421693" w:rsidRPr="00421693" w:rsidRDefault="000A4CE1" w:rsidP="00421693">
            <w:pPr>
              <w:spacing w:after="0"/>
              <w:jc w:val="center"/>
              <w:rPr>
                <w:sz w:val="18"/>
                <w:szCs w:val="18"/>
              </w:rPr>
            </w:pPr>
            <w:r>
              <w:rPr>
                <w:sz w:val="18"/>
                <w:szCs w:val="18"/>
              </w:rPr>
              <w:t>1.330</w:t>
            </w:r>
          </w:p>
        </w:tc>
        <w:tc>
          <w:tcPr>
            <w:tcW w:w="530" w:type="pct"/>
            <w:tcBorders>
              <w:top w:val="single" w:sz="4" w:space="0" w:color="auto"/>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18"/>
                <w:szCs w:val="18"/>
              </w:rPr>
            </w:pPr>
            <w:r w:rsidRPr="00421693">
              <w:rPr>
                <w:sz w:val="18"/>
                <w:szCs w:val="18"/>
              </w:rPr>
              <w:t>34.7%</w:t>
            </w:r>
          </w:p>
        </w:tc>
        <w:tc>
          <w:tcPr>
            <w:tcW w:w="496" w:type="pct"/>
            <w:tcBorders>
              <w:top w:val="single" w:sz="4" w:space="0" w:color="auto"/>
              <w:left w:val="nil"/>
              <w:bottom w:val="single" w:sz="4" w:space="0" w:color="auto"/>
              <w:right w:val="nil"/>
            </w:tcBorders>
            <w:shd w:val="clear" w:color="auto" w:fill="auto"/>
            <w:noWrap/>
            <w:vAlign w:val="bottom"/>
            <w:hideMark/>
          </w:tcPr>
          <w:p w:rsidR="00421693" w:rsidRPr="00421693" w:rsidRDefault="000A4CE1" w:rsidP="00421693">
            <w:pPr>
              <w:spacing w:after="0"/>
              <w:jc w:val="center"/>
              <w:rPr>
                <w:sz w:val="18"/>
                <w:szCs w:val="18"/>
              </w:rPr>
            </w:pPr>
            <w:r>
              <w:rPr>
                <w:sz w:val="18"/>
                <w:szCs w:val="18"/>
              </w:rPr>
              <w:t>3.860</w:t>
            </w:r>
          </w:p>
        </w:tc>
        <w:tc>
          <w:tcPr>
            <w:tcW w:w="504" w:type="pct"/>
            <w:tcBorders>
              <w:top w:val="single" w:sz="4" w:space="0" w:color="auto"/>
              <w:left w:val="nil"/>
              <w:bottom w:val="single" w:sz="4" w:space="0" w:color="auto"/>
              <w:right w:val="nil"/>
            </w:tcBorders>
            <w:shd w:val="clear" w:color="auto" w:fill="auto"/>
            <w:noWrap/>
            <w:vAlign w:val="bottom"/>
            <w:hideMark/>
          </w:tcPr>
          <w:p w:rsidR="00421693" w:rsidRPr="00421693" w:rsidRDefault="000A4CE1" w:rsidP="00421693">
            <w:pPr>
              <w:spacing w:after="0"/>
              <w:jc w:val="center"/>
              <w:rPr>
                <w:sz w:val="18"/>
                <w:szCs w:val="18"/>
              </w:rPr>
            </w:pPr>
            <w:r>
              <w:rPr>
                <w:sz w:val="18"/>
                <w:szCs w:val="18"/>
              </w:rPr>
              <w:t>56.4</w:t>
            </w:r>
          </w:p>
        </w:tc>
        <w:tc>
          <w:tcPr>
            <w:tcW w:w="559" w:type="pct"/>
            <w:tcBorders>
              <w:top w:val="single" w:sz="4" w:space="0" w:color="auto"/>
              <w:left w:val="nil"/>
              <w:bottom w:val="single" w:sz="4" w:space="0" w:color="auto"/>
              <w:right w:val="nil"/>
            </w:tcBorders>
            <w:shd w:val="clear" w:color="auto" w:fill="auto"/>
            <w:noWrap/>
            <w:vAlign w:val="bottom"/>
            <w:hideMark/>
          </w:tcPr>
          <w:p w:rsidR="00421693" w:rsidRPr="00421693" w:rsidRDefault="000A4CE1" w:rsidP="00421693">
            <w:pPr>
              <w:spacing w:after="0"/>
              <w:jc w:val="center"/>
              <w:rPr>
                <w:sz w:val="18"/>
                <w:szCs w:val="18"/>
              </w:rPr>
            </w:pPr>
            <w:r>
              <w:rPr>
                <w:sz w:val="18"/>
                <w:szCs w:val="18"/>
              </w:rPr>
              <w:t>31,542</w:t>
            </w:r>
          </w:p>
        </w:tc>
        <w:tc>
          <w:tcPr>
            <w:tcW w:w="521" w:type="pct"/>
            <w:tcBorders>
              <w:top w:val="single" w:sz="4" w:space="0" w:color="auto"/>
              <w:left w:val="nil"/>
              <w:bottom w:val="single" w:sz="4" w:space="0" w:color="auto"/>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2.545</w:t>
            </w:r>
          </w:p>
        </w:tc>
        <w:tc>
          <w:tcPr>
            <w:tcW w:w="492" w:type="pct"/>
            <w:tcBorders>
              <w:top w:val="single" w:sz="4" w:space="0" w:color="auto"/>
              <w:left w:val="nil"/>
              <w:bottom w:val="single" w:sz="4" w:space="0" w:color="auto"/>
              <w:right w:val="nil"/>
            </w:tcBorders>
            <w:shd w:val="clear" w:color="auto" w:fill="auto"/>
            <w:noWrap/>
            <w:vAlign w:val="bottom"/>
            <w:hideMark/>
          </w:tcPr>
          <w:p w:rsidR="00421693" w:rsidRPr="00421693" w:rsidRDefault="00F84255" w:rsidP="00421693">
            <w:pPr>
              <w:spacing w:after="0"/>
              <w:jc w:val="center"/>
              <w:rPr>
                <w:sz w:val="18"/>
                <w:szCs w:val="18"/>
              </w:rPr>
            </w:pPr>
            <w:r>
              <w:rPr>
                <w:sz w:val="18"/>
                <w:szCs w:val="18"/>
              </w:rPr>
              <w:t>0.450</w:t>
            </w:r>
          </w:p>
        </w:tc>
        <w:tc>
          <w:tcPr>
            <w:tcW w:w="436" w:type="pct"/>
            <w:tcBorders>
              <w:top w:val="single" w:sz="4" w:space="0" w:color="auto"/>
              <w:left w:val="nil"/>
              <w:bottom w:val="single" w:sz="4" w:space="0" w:color="auto"/>
              <w:right w:val="nil"/>
            </w:tcBorders>
            <w:shd w:val="clear" w:color="auto" w:fill="auto"/>
            <w:noWrap/>
            <w:tcMar>
              <w:left w:w="115" w:type="dxa"/>
              <w:right w:w="58" w:type="dxa"/>
            </w:tcMar>
            <w:vAlign w:val="bottom"/>
            <w:hideMark/>
          </w:tcPr>
          <w:p w:rsidR="00421693" w:rsidRPr="00421693" w:rsidRDefault="00F84255" w:rsidP="00421693">
            <w:pPr>
              <w:spacing w:after="0"/>
              <w:jc w:val="center"/>
              <w:rPr>
                <w:sz w:val="18"/>
                <w:szCs w:val="18"/>
              </w:rPr>
            </w:pPr>
            <w:r>
              <w:rPr>
                <w:sz w:val="18"/>
                <w:szCs w:val="18"/>
              </w:rPr>
              <w:t>2.096</w:t>
            </w:r>
          </w:p>
        </w:tc>
      </w:tr>
    </w:tbl>
    <w:p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a</w:t>
      </w:r>
      <w:r w:rsidRPr="00421693">
        <w:rPr>
          <w:sz w:val="18"/>
          <w:szCs w:val="20"/>
        </w:rPr>
        <w:t xml:space="preserve"> </w:t>
      </w:r>
      <w:r w:rsidRPr="00421693">
        <w:rPr>
          <w:sz w:val="18"/>
          <w:szCs w:val="20"/>
        </w:rPr>
        <w:tab/>
        <w:t xml:space="preserve">Index of the exploitation rate on available wild coho salmon stocks by the Alaska troll fishery based on </w:t>
      </w:r>
      <w:r w:rsidR="00FD4DDB">
        <w:rPr>
          <w:sz w:val="18"/>
          <w:szCs w:val="20"/>
        </w:rPr>
        <w:t>a weighted average for four wild indicator stocks (Auke Creek, Berners River, Ford Arm Creek, and Hugh Smith Lake</w:t>
      </w:r>
      <w:r w:rsidR="000D71CA">
        <w:rPr>
          <w:sz w:val="18"/>
          <w:szCs w:val="20"/>
        </w:rPr>
        <w:t>; see text</w:t>
      </w:r>
      <w:r w:rsidR="00FD4DDB">
        <w:rPr>
          <w:sz w:val="18"/>
          <w:szCs w:val="20"/>
        </w:rPr>
        <w:t>).</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b</w:t>
      </w:r>
      <w:proofErr w:type="gramEnd"/>
      <w:r w:rsidRPr="00421693">
        <w:rPr>
          <w:sz w:val="18"/>
          <w:szCs w:val="20"/>
        </w:rPr>
        <w:t xml:space="preserve"> </w:t>
      </w:r>
      <w:r w:rsidRPr="00421693">
        <w:rPr>
          <w:sz w:val="18"/>
          <w:szCs w:val="20"/>
        </w:rPr>
        <w:tab/>
        <w:t>Average of estimates of wild coho salmon CPUE by power trollers during statistical weeks 28–38.</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c</w:t>
      </w:r>
      <w:proofErr w:type="gramEnd"/>
      <w:r w:rsidRPr="00421693">
        <w:rPr>
          <w:sz w:val="18"/>
          <w:szCs w:val="20"/>
        </w:rPr>
        <w:t xml:space="preserve">  </w:t>
      </w:r>
      <w:r w:rsidRPr="00421693">
        <w:rPr>
          <w:sz w:val="18"/>
          <w:szCs w:val="20"/>
        </w:rPr>
        <w:tab/>
        <w:t>Total troll effort in boat-days during statistical weeks 28-40, with hand troll effort converted to power troll equivalents.</w:t>
      </w:r>
    </w:p>
    <w:p w:rsidR="00421693" w:rsidRPr="00421693" w:rsidRDefault="000D71CA" w:rsidP="00FC0A2B">
      <w:pPr>
        <w:jc w:val="center"/>
      </w:pPr>
      <w:r w:rsidRPr="000D71CA">
        <w:rPr>
          <w:noProof/>
        </w:rPr>
        <w:lastRenderedPageBreak/>
        <w:drawing>
          <wp:inline distT="0" distB="0" distL="0" distR="0" wp14:anchorId="46696515" wp14:editId="5457BF27">
            <wp:extent cx="5043949" cy="3851435"/>
            <wp:effectExtent l="0" t="0" r="4445" b="0"/>
            <wp:docPr id="2050" name="Picture 2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050567" cy="3856488"/>
                    </a:xfrm>
                    <a:prstGeom prst="rect">
                      <a:avLst/>
                    </a:prstGeom>
                    <a:noFill/>
                    <a:ln>
                      <a:noFill/>
                    </a:ln>
                  </pic:spPr>
                </pic:pic>
              </a:graphicData>
            </a:graphic>
          </wp:inline>
        </w:drawing>
      </w:r>
    </w:p>
    <w:p w:rsidR="00421693" w:rsidRPr="00421693" w:rsidRDefault="00421693" w:rsidP="00421693">
      <w:pPr>
        <w:keepLines/>
        <w:tabs>
          <w:tab w:val="right" w:pos="9360"/>
        </w:tabs>
        <w:suppressAutoHyphens/>
        <w:ind w:firstLine="288"/>
        <w:rPr>
          <w:sz w:val="22"/>
          <w:szCs w:val="20"/>
        </w:rPr>
      </w:pPr>
      <w:bookmarkStart w:id="60" w:name="_Toc487183712"/>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7C0681">
        <w:rPr>
          <w:noProof/>
          <w:sz w:val="22"/>
          <w:szCs w:val="20"/>
        </w:rPr>
        <w:t>12</w:t>
      </w:r>
      <w:r w:rsidRPr="00421693">
        <w:rPr>
          <w:noProof/>
          <w:sz w:val="22"/>
          <w:szCs w:val="20"/>
        </w:rPr>
        <w:fldChar w:fldCharType="end"/>
      </w:r>
      <w:r w:rsidRPr="00421693">
        <w:rPr>
          <w:sz w:val="22"/>
          <w:szCs w:val="20"/>
        </w:rPr>
        <w:t>.–</w:t>
      </w:r>
      <w:r w:rsidRPr="00FC0A2B">
        <w:rPr>
          <w:sz w:val="22"/>
          <w:szCs w:val="20"/>
        </w:rPr>
        <w:t>Estimates</w:t>
      </w:r>
      <w:r w:rsidRPr="00421693">
        <w:rPr>
          <w:sz w:val="22"/>
          <w:szCs w:val="20"/>
        </w:rPr>
        <w:t xml:space="preserve"> of Southeast Alaska wild coho salmon commercial harvest, total wild abundance available to the Alaska troll fishery and mean-average power troll wild CPUE in st</w:t>
      </w:r>
      <w:r w:rsidR="00FC0A2B">
        <w:rPr>
          <w:sz w:val="22"/>
          <w:szCs w:val="20"/>
        </w:rPr>
        <w:t>atistical weeks 28–38, 1982–2017</w:t>
      </w:r>
      <w:r w:rsidRPr="00421693">
        <w:rPr>
          <w:sz w:val="22"/>
          <w:szCs w:val="20"/>
        </w:rPr>
        <w:t>.</w:t>
      </w:r>
      <w:bookmarkEnd w:id="60"/>
    </w:p>
    <w:p w:rsidR="00421693" w:rsidRPr="00421693" w:rsidRDefault="000A28F9" w:rsidP="00FC0A2B">
      <w:pPr>
        <w:jc w:val="center"/>
      </w:pPr>
      <w:r w:rsidRPr="000A28F9">
        <w:rPr>
          <w:noProof/>
        </w:rPr>
        <w:drawing>
          <wp:inline distT="0" distB="0" distL="0" distR="0" wp14:anchorId="77DA9583" wp14:editId="17A6C14C">
            <wp:extent cx="5080819" cy="312920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91927" cy="3136046"/>
                    </a:xfrm>
                    <a:prstGeom prst="rect">
                      <a:avLst/>
                    </a:prstGeom>
                    <a:noFill/>
                    <a:ln>
                      <a:noFill/>
                    </a:ln>
                  </pic:spPr>
                </pic:pic>
              </a:graphicData>
            </a:graphic>
          </wp:inline>
        </w:drawing>
      </w:r>
    </w:p>
    <w:p w:rsidR="00F21E43" w:rsidRDefault="00421693" w:rsidP="00421693">
      <w:pPr>
        <w:keepLines/>
        <w:tabs>
          <w:tab w:val="right" w:pos="9360"/>
        </w:tabs>
        <w:suppressAutoHyphens/>
        <w:ind w:firstLine="288"/>
        <w:rPr>
          <w:sz w:val="22"/>
          <w:szCs w:val="20"/>
        </w:rPr>
      </w:pPr>
      <w:bookmarkStart w:id="61" w:name="_Toc487183713"/>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7C0681">
        <w:rPr>
          <w:noProof/>
          <w:sz w:val="22"/>
          <w:szCs w:val="20"/>
        </w:rPr>
        <w:t>13</w:t>
      </w:r>
      <w:r w:rsidRPr="00421693">
        <w:rPr>
          <w:noProof/>
          <w:sz w:val="22"/>
          <w:szCs w:val="20"/>
        </w:rPr>
        <w:fldChar w:fldCharType="end"/>
      </w:r>
      <w:r w:rsidRPr="00421693">
        <w:rPr>
          <w:sz w:val="22"/>
          <w:szCs w:val="20"/>
        </w:rPr>
        <w:t>.–Ratio of the estimated total abundance of wild coho salmon available to the Alaska troll fishery and mean-average power troll wild coho salmon CPUE (catch-per-boat-day) during statistical weeks 28–38.</w:t>
      </w:r>
      <w:bookmarkEnd w:id="61"/>
    </w:p>
    <w:p w:rsidR="00F21E43" w:rsidRDefault="00F21E43" w:rsidP="00F42EC5">
      <w:pPr>
        <w:spacing w:after="0"/>
        <w:jc w:val="center"/>
        <w:rPr>
          <w:sz w:val="22"/>
          <w:szCs w:val="20"/>
        </w:rPr>
      </w:pPr>
      <w:r>
        <w:rPr>
          <w:sz w:val="22"/>
          <w:szCs w:val="20"/>
        </w:rPr>
        <w:br w:type="page"/>
      </w:r>
      <w:r w:rsidRPr="00F21E43">
        <w:rPr>
          <w:noProof/>
        </w:rPr>
        <w:lastRenderedPageBreak/>
        <w:drawing>
          <wp:inline distT="0" distB="0" distL="0" distR="0" wp14:anchorId="63078824" wp14:editId="32FEB874">
            <wp:extent cx="5377330" cy="393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8504" cy="3931303"/>
                    </a:xfrm>
                    <a:prstGeom prst="rect">
                      <a:avLst/>
                    </a:prstGeom>
                    <a:noFill/>
                    <a:ln>
                      <a:noFill/>
                    </a:ln>
                  </pic:spPr>
                </pic:pic>
              </a:graphicData>
            </a:graphic>
          </wp:inline>
        </w:drawing>
      </w:r>
    </w:p>
    <w:p w:rsidR="002B4D10" w:rsidRDefault="00F21E43" w:rsidP="002B4D10">
      <w:pPr>
        <w:keepLines/>
        <w:tabs>
          <w:tab w:val="right" w:pos="9360"/>
        </w:tabs>
        <w:suppressAutoHyphens/>
        <w:ind w:firstLine="288"/>
        <w:rPr>
          <w:sz w:val="22"/>
          <w:szCs w:val="20"/>
        </w:rPr>
      </w:pPr>
      <w:proofErr w:type="gramStart"/>
      <w:r w:rsidRPr="00421693">
        <w:rPr>
          <w:sz w:val="22"/>
          <w:szCs w:val="20"/>
        </w:rPr>
        <w:t>Figure</w:t>
      </w:r>
      <w:r>
        <w:rPr>
          <w:sz w:val="22"/>
          <w:szCs w:val="20"/>
        </w:rPr>
        <w:t xml:space="preserve"> </w:t>
      </w:r>
      <w:r w:rsidRPr="00421693">
        <w:rPr>
          <w:sz w:val="22"/>
          <w:szCs w:val="20"/>
        </w:rPr>
        <w:t>.</w:t>
      </w:r>
      <w:proofErr w:type="gramEnd"/>
      <w:r w:rsidRPr="00421693">
        <w:rPr>
          <w:sz w:val="22"/>
          <w:szCs w:val="20"/>
        </w:rPr>
        <w:t>–</w:t>
      </w:r>
      <w:r>
        <w:rPr>
          <w:sz w:val="22"/>
          <w:szCs w:val="20"/>
        </w:rPr>
        <w:t>Region-wide power troll weekly wild coho salmon catch-per-unit-of-effort (CPUE) during 2013–2017 compared with the prior 20-year average (1993–2012).</w:t>
      </w:r>
    </w:p>
    <w:p w:rsidR="002B4D10" w:rsidRPr="00421693" w:rsidRDefault="002B4D10" w:rsidP="002B4D10">
      <w:pPr>
        <w:keepLines/>
        <w:tabs>
          <w:tab w:val="right" w:pos="9360"/>
        </w:tabs>
        <w:suppressAutoHyphens/>
        <w:ind w:firstLine="288"/>
        <w:rPr>
          <w:sz w:val="22"/>
          <w:szCs w:val="20"/>
        </w:rPr>
      </w:pPr>
    </w:p>
    <w:p w:rsidR="00421693" w:rsidRPr="00421693" w:rsidRDefault="002B4D10" w:rsidP="002B4D10">
      <w:r>
        <w:t xml:space="preserve">The upward trend in estimated wild coho abundance </w:t>
      </w:r>
      <w:r w:rsidR="008E070A">
        <w:t>(Figure ) stands in contrast with</w:t>
      </w:r>
      <w:r>
        <w:t xml:space="preserve"> lower returns to northern inside systems including Auke Creek, Berners River, Chilkat River, and Taku River and with the recent decrease in the return to Hugh Smith Lake in 2015</w:t>
      </w:r>
      <w:r>
        <w:softHyphen/>
        <w:t>–2017 (Figures and  ).</w:t>
      </w:r>
      <w:r w:rsidR="008E070A">
        <w:t xml:space="preserve"> These contrasting patterns likely reflect a geographic change in marine survival and adult production that is related to a decline in northern inside stocks in the mid-2000s and more recently an apparent sharp decrease in marine survival in and returns throughout inside waters of Southeast Alaska beginning in the 2016 adult return year. A change has also occurred in the temporal pattern of wild coho salmon abundance (indicated by CPUE) in the Alaska troll fishery, with CPUE peaking earlier (mid-July) in 2013–2017 compared with the average pattern in the prior 20 years (</w:t>
      </w:r>
      <w:proofErr w:type="gramStart"/>
      <w:r w:rsidR="008E070A">
        <w:t>Figure )</w:t>
      </w:r>
      <w:proofErr w:type="gramEnd"/>
      <w:r w:rsidR="008E070A">
        <w:t>. This pattern was particularly evident in 2016 and 2017 when CPUE was far above average in mid-July but then decreased to well below average from mid-August to mid-September.</w:t>
      </w:r>
      <w:r w:rsidR="001A59E9">
        <w:t xml:space="preserve"> This pattern </w:t>
      </w:r>
      <w:r w:rsidR="00C76328">
        <w:t>is consistent with othe</w:t>
      </w:r>
      <w:r w:rsidR="001A59E9">
        <w:t xml:space="preserve">r indicators of reduced marine survival and weak returns for </w:t>
      </w:r>
      <w:r w:rsidR="00C76328">
        <w:t>late-migrating stocks to inside systems and relatively strong runs to systems on the outer coast and in northern British Columbia.</w:t>
      </w:r>
      <w:r w:rsidR="008E070A">
        <w:t xml:space="preserve">  </w:t>
      </w:r>
      <w:r w:rsidR="003D3226">
        <w:t xml:space="preserve">The strongest returns to inside systems in recent years occurred in 2014 when CPUE increased to a second peak </w:t>
      </w:r>
      <w:r w:rsidR="00256B15">
        <w:t xml:space="preserve">near 100 wild </w:t>
      </w:r>
      <w:r w:rsidR="003D3226">
        <w:t xml:space="preserve">coho salmon per boat-day in early-to-mid September that matched the </w:t>
      </w:r>
      <w:r w:rsidR="00256B15">
        <w:t xml:space="preserve">much </w:t>
      </w:r>
      <w:r w:rsidR="003D3226">
        <w:t>earlier peak in mid-July (</w:t>
      </w:r>
      <w:proofErr w:type="gramStart"/>
      <w:r w:rsidR="003D3226">
        <w:t>Figure )</w:t>
      </w:r>
      <w:proofErr w:type="gramEnd"/>
      <w:r w:rsidR="003D3226">
        <w:t>.</w:t>
      </w:r>
      <w:r w:rsidR="00501ED4">
        <w:t xml:space="preserve"> This apparent change in stock composition in favor of stocks that appear in the fishery early has resulted in overly optimistic early abundance assessments, particularly concerning core inside mainland river stocks.</w:t>
      </w:r>
    </w:p>
    <w:p w:rsidR="00F42EC5" w:rsidRPr="00421693" w:rsidRDefault="00F42EC5" w:rsidP="0067747B">
      <w:pPr>
        <w:pStyle w:val="Heading2"/>
      </w:pPr>
      <w:bookmarkStart w:id="62" w:name="_Toc487183653"/>
      <w:r w:rsidRPr="0067747B">
        <w:lastRenderedPageBreak/>
        <w:t>Exploitation</w:t>
      </w:r>
      <w:r w:rsidRPr="00421693">
        <w:t xml:space="preserve"> Rates</w:t>
      </w:r>
      <w:bookmarkEnd w:id="62"/>
    </w:p>
    <w:p w:rsidR="00F42EC5" w:rsidRPr="00421693" w:rsidRDefault="00F42EC5" w:rsidP="00F42EC5">
      <w:pPr>
        <w:tabs>
          <w:tab w:val="left" w:pos="1267"/>
        </w:tabs>
        <w:jc w:val="left"/>
      </w:pPr>
      <w:r w:rsidRPr="00421693">
        <w:t xml:space="preserve">Most Southeast Alaska coho salmon stocks accumulate substantial exploitation rates in mixed-stock fisheries. Some inside stocks run a gauntlet of fisheries, from outer coastal troll and marine sport fisheries through net, sport, and troll fisheries in migration corridors, followed by intensive inside gillnet fisheries concentrated near some estuaries. In some cases, there are significant freshwater sport and subsistence harvests as well. </w:t>
      </w:r>
    </w:p>
    <w:p w:rsidR="00F42EC5" w:rsidRPr="00421693" w:rsidRDefault="00F42EC5" w:rsidP="00F42EC5">
      <w:pPr>
        <w:tabs>
          <w:tab w:val="left" w:pos="1267"/>
        </w:tabs>
        <w:jc w:val="left"/>
      </w:pPr>
      <w:r w:rsidRPr="00421693">
        <w:t>Compared with the 1980s and 1990s, more recent all-fishery exploitation rates have trended lower for inside stocks (Auke Creek, Berners River and Hugh Smith Lake) but were historically high for the outer coastal Ford Arm Creek stock during 2009–2014  (Figures 20 and 21; Tables 17–23).</w:t>
      </w:r>
    </w:p>
    <w:p w:rsidR="00836F7C" w:rsidRDefault="00F42EC5" w:rsidP="00F42EC5">
      <w:pPr>
        <w:tabs>
          <w:tab w:val="left" w:pos="1267"/>
        </w:tabs>
        <w:jc w:val="left"/>
      </w:pPr>
      <w:r w:rsidRPr="00421693">
        <w:t>The Auke Creek stock has been exploited at a r</w:t>
      </w:r>
      <w:r w:rsidR="00836F7C">
        <w:t>elatively low average rate of 38</w:t>
      </w:r>
      <w:r w:rsidRPr="00421693">
        <w:t>% (r</w:t>
      </w:r>
      <w:r w:rsidR="00836F7C">
        <w:t>ange 20–55%) during 1980 to 2017</w:t>
      </w:r>
      <w:r w:rsidRPr="00421693">
        <w:t>, owing primarily to lack of intensive net fishing within its primary migratory pathway (Figures 20 and 21; Table 17).</w:t>
      </w:r>
      <w:r w:rsidR="00836F7C">
        <w:t xml:space="preserve"> The all-fishery exploitation rate estimate (19.6%)</w:t>
      </w:r>
      <w:r w:rsidRPr="00421693">
        <w:t xml:space="preserve"> </w:t>
      </w:r>
      <w:r w:rsidR="00836F7C">
        <w:t>occurred in the first year in the series (1980) when the troll fishery had recently been placed under severe restrictions to protect coho salmon returns, primarily to northern inside systems. These restrictions included a 10-day region-wide closure, closure of section 11A to commercial trolling, and imposition of an 8 days on and 6 days off fishing schedule in inside waters from Lynn Canal and upper Chatham Strait to outer Cross Sound.</w:t>
      </w:r>
    </w:p>
    <w:p w:rsidR="00F42EC5" w:rsidRPr="00421693" w:rsidRDefault="00F42EC5" w:rsidP="00F42EC5">
      <w:pPr>
        <w:tabs>
          <w:tab w:val="left" w:pos="1267"/>
        </w:tabs>
        <w:jc w:val="left"/>
      </w:pPr>
      <w:r w:rsidRPr="00421693">
        <w:t>The troll fishery has accounted for the majority of the harvest</w:t>
      </w:r>
      <w:r w:rsidR="00836F7C">
        <w:t xml:space="preserve"> of Auke Creek coho salmon</w:t>
      </w:r>
      <w:r w:rsidRPr="00421693">
        <w:t xml:space="preserve">, exploiting the stock at an average rate of 28% (range 7% to 48%), with other fisheries exploiting the stock at lower average rates: purse seine 1%, drift gillnet 6%, marine sport 3%. </w:t>
      </w:r>
      <w:r w:rsidR="0033597A">
        <w:t xml:space="preserve">Restrictions on trolling in </w:t>
      </w:r>
      <w:proofErr w:type="gramStart"/>
      <w:r w:rsidR="0033597A">
        <w:t>northern  inside</w:t>
      </w:r>
      <w:proofErr w:type="gramEnd"/>
      <w:r w:rsidR="0033597A">
        <w:t xml:space="preserve"> waters were incrementally relaxed during the 1980s, and the troll exploitation rate on the Auke Creek stock reached a peak 10-year average of 35% in 1985–1994 before trending lower, reaching an average of only 14% in </w:t>
      </w:r>
      <w:r w:rsidRPr="00421693">
        <w:t>2014–201</w:t>
      </w:r>
      <w:r w:rsidR="0033597A">
        <w:t xml:space="preserve">6. </w:t>
      </w:r>
      <w:r w:rsidR="007C49EE" w:rsidRPr="00421693">
        <w:t>In 2016, coincident with the smallest adult return on record, the Auke Creek stock was exploited at the lowest rate on record by the troll fishery (7%) but the highest rate on record for the drift gillnet fishery (18%).</w:t>
      </w:r>
      <w:r w:rsidR="007C49EE">
        <w:t xml:space="preserve"> Trolling success was relatively poor along the migration route of returning Auke Creek fish in 2016, including in northern inside waters and in outside waters from Cross Sound to Cape Fairweather, a factor that likely accounted for much of the reduction. The pattern reversed in the following year, and mid-to-late season catch rates were good in northern inside waters, as fish appeared to mill and feed throughout the area despite generally weak returns to northern inside systems, and the </w:t>
      </w:r>
      <w:r w:rsidR="0033597A">
        <w:t xml:space="preserve">troll exploitation rate estimate jumped </w:t>
      </w:r>
      <w:r w:rsidR="007C49EE">
        <w:t xml:space="preserve">sharply </w:t>
      </w:r>
      <w:r w:rsidR="0033597A">
        <w:t>to 34%</w:t>
      </w:r>
      <w:r w:rsidR="007C49EE">
        <w:t xml:space="preserve"> in 2017</w:t>
      </w:r>
      <w:r w:rsidR="0033597A">
        <w:t xml:space="preserve">. </w:t>
      </w:r>
    </w:p>
    <w:p w:rsidR="00F42EC5" w:rsidRPr="00421693" w:rsidRDefault="007C49EE" w:rsidP="00F42EC5">
      <w:pPr>
        <w:tabs>
          <w:tab w:val="left" w:pos="1267"/>
        </w:tabs>
        <w:jc w:val="left"/>
      </w:pPr>
      <w:r>
        <w:t>During 1989–2017</w:t>
      </w:r>
      <w:r w:rsidR="00F42EC5" w:rsidRPr="00421693">
        <w:t xml:space="preserve">, total exploitation rate estimates for the Berners River stock </w:t>
      </w:r>
      <w:r>
        <w:t xml:space="preserve">(based on expanded escapement count) </w:t>
      </w:r>
      <w:r w:rsidR="00F42EC5" w:rsidRPr="00421693">
        <w:t>ranged from 28% in 2016 to 80% in 1995, and averaged 53% (Table  ; Figure  ). During this period, the troll fishery was typically the largest harvester of the stock with an average troll exploitation rate of 28% (range 8–49%) compared with 23% (range 8–50%) for the drift gillnet fishery. However, when the drift gillnet harvest is calculated as a removal rate (i.e. harvest as a proportion of only those fish available to the fishery; Shaul et al. 2018), the drift gillnet fishery had a greater influence on spawning escapement with an average removal rate of 34% compared with the troll fishery (28%) which was assumed to have access to the entire return to coastal waters. Purse seine and marine sport fisheries were a minor influence in most years, with each exerting an average exploitation rate of about 1% on the Berners River stock.</w:t>
      </w:r>
      <w:r w:rsidR="00E10B2C">
        <w:t xml:space="preserve"> Similar to Auke Creek, the Berners River stock shows a sharp decrease in troll exploitation in 2014–2016, followed by a marked rebound in 2017. Estimates of the total all-</w:t>
      </w:r>
      <w:r w:rsidR="00E10B2C">
        <w:lastRenderedPageBreak/>
        <w:t xml:space="preserve">fishery exploitation rate for the Berners River decreased from an average of 63% in the 1990s to 44% in the most recent 10-year period (2008–2017), reaching a low of 28% in 2016. The </w:t>
      </w:r>
      <w:r w:rsidR="00312EF7">
        <w:t xml:space="preserve">31% </w:t>
      </w:r>
      <w:r w:rsidR="00E10B2C">
        <w:t xml:space="preserve">decrease in </w:t>
      </w:r>
      <w:r w:rsidR="00312EF7">
        <w:t xml:space="preserve">average all-fishery </w:t>
      </w:r>
      <w:r w:rsidR="00E10B2C">
        <w:t xml:space="preserve">exploitation </w:t>
      </w:r>
      <w:r w:rsidR="00312EF7">
        <w:t xml:space="preserve">between the periods </w:t>
      </w:r>
      <w:r w:rsidR="00E10B2C">
        <w:t>was</w:t>
      </w:r>
      <w:r w:rsidR="00312EF7">
        <w:t xml:space="preserve"> justified by a 56% decrease in</w:t>
      </w:r>
      <w:r w:rsidR="00E10B2C">
        <w:t xml:space="preserve"> </w:t>
      </w:r>
      <w:r w:rsidR="00312EF7">
        <w:t xml:space="preserve">the average adult return. The reduction in the average exploitation rate was shared by the primary harvesting fisheries, including the troll fishery (29% </w:t>
      </w:r>
      <w:proofErr w:type="gramStart"/>
      <w:r w:rsidR="00312EF7">
        <w:t>decrease</w:t>
      </w:r>
      <w:proofErr w:type="gramEnd"/>
      <w:r w:rsidR="00312EF7">
        <w:t>) and the drift gillnet fishery (37% decrease)</w:t>
      </w:r>
      <w:r w:rsidR="00E10B2C">
        <w:t>.</w:t>
      </w:r>
    </w:p>
    <w:p w:rsidR="00F42EC5" w:rsidRPr="00E10B2C" w:rsidRDefault="00F42EC5" w:rsidP="00F42EC5">
      <w:pPr>
        <w:rPr>
          <w:color w:val="0033CC"/>
        </w:rPr>
      </w:pPr>
      <w:r w:rsidRPr="00E10B2C">
        <w:rPr>
          <w:color w:val="0033CC"/>
        </w:rPr>
        <w:t>Exploitation rate estimates for the Taku River run during 1992–2016 ranged from 28% to 72% (average 46%; Table 21). Trollers accounted for 20% (range 8–31%) of the run, on average, while drift gillnetters accounted for 15% (range 3–37%). The low estimate of 3% occurred in 1997 when the District 111 gillnet fishery was closed for the season in late-August because of very weak return. Seine, marine sport, and inriver fisheries have accounted for an average of 2%, 3%, and 5% of the run, respectively.</w:t>
      </w:r>
    </w:p>
    <w:p w:rsidR="00F42EC5" w:rsidRPr="00E10B2C" w:rsidRDefault="00F42EC5" w:rsidP="00F42EC5">
      <w:pPr>
        <w:rPr>
          <w:color w:val="0033CC"/>
        </w:rPr>
      </w:pPr>
      <w:r w:rsidRPr="00E10B2C">
        <w:rPr>
          <w:color w:val="0033CC"/>
        </w:rPr>
        <w:t>Troll fishery exploitation rate estimates for the Chilkat River stock during 2000–2016 averaged 20%, while drift gillnet fisheries took an average of 15% of the run, and marine sport and inriver fisheries accounted for 3% and 5%, respectively (Table 21). Total all-gear exploitation rate estimates for the Chilkat River averaged 41%, and ranged from 17% in 2014 to 66% in 2004. Exploitation rates for this stock likely averaged substantially higher in in the 1970s and 1980s, when a much larger drift gillnet fleet targeted abundant Chilkat River chum salmon returns in Lynn Canal during the fall (Shaul et al. 2018).</w:t>
      </w:r>
    </w:p>
    <w:p w:rsidR="00F42EC5" w:rsidRPr="00421693" w:rsidRDefault="00F42EC5" w:rsidP="00F42EC5">
      <w:r w:rsidRPr="00421693">
        <w:t>The Ford Arm Creek stock has been harvested at moderate to high exploitation rates, primarily in the regional troll fishery, which is most intensive in coastal waters near this system. The exploitation rate by the troll fishery averaged 51% (range 24–67%) during 1982–2015 (Figure 20; Table 19)</w:t>
      </w:r>
      <w:proofErr w:type="gramStart"/>
      <w:r w:rsidRPr="00421693">
        <w:t>,</w:t>
      </w:r>
      <w:proofErr w:type="gramEnd"/>
      <w:r w:rsidRPr="00421693">
        <w:t xml:space="preserve"> while intermittent seine harvests and increasing marine sport fishing have brought the long-term average exploitation rate by all fisheries up to 61% (range 43–82%). The stock forages in coastal waters throughout the summer and is, therefore, substantially more available to intensive hook-and-line fisheries in the vicinity of Sitka and Pelican compared with more migratory stocks. The seine fishery exploitation rate on the Ford Arm Creek stock was relatively moderate, averaging only 4% and never exceeding 15%, for most of the monitoring period prior to 2011. In 2011, however, the stock appeared to leave outside marine waters early, resulting in a record low troll exploitation rate of 24%, and entered Khaz Bay during a period of intensive seining for pink salmon. The total harvest of coho salmon (of all stocks) within Slocum Arm reached a record 11.0 thousand fish in 2011. The result was an extremely high purse seine exploitation rate of 58%, and a record all-fishery exploitation rate of 82%. During 2012–2014, intensive purse seining on large pink salmon returns to Khaz Bay streams resulted in continued above-average purse seine exploitation rates ranging from 14–29%. Earlier-than-average timing may also have contributed to the higher purse seine exploitation rates in these years as well, particularly in 2012 when the coho salmon return was again observed to be early at the weir site. In 2015, the purse seine exploitation rate on the Ford Arm Creek coho salmon stock decreased to a more normal level of 5–6%, despite another substantial pink salmon harvest of nearly 1.1 million fish.</w:t>
      </w:r>
    </w:p>
    <w:p w:rsidR="006F3EA2" w:rsidRDefault="00F42EC5" w:rsidP="00F42EC5">
      <w:r w:rsidRPr="00421693">
        <w:t xml:space="preserve">The Hugh Smith Lake population is an example of a stock that traverses an extensive gauntlet of mixed-stock fisheries along the coast and is exposed to fisheries outside of state jurisdiction in Canada and around Annette Island. From 1982 to 1988, the Hugh Smith Lake stock was exploited at moderate rates for coho salmon, averaging 61% (Figure 21; Table 20). However, exploitation became markedly more intense during 1989–1999, at an average rate of 76% (range </w:t>
      </w:r>
      <w:r w:rsidRPr="00421693">
        <w:lastRenderedPageBreak/>
        <w:t>68–82%)</w:t>
      </w:r>
      <w:proofErr w:type="gramStart"/>
      <w:r w:rsidRPr="00421693">
        <w:t>,</w:t>
      </w:r>
      <w:proofErr w:type="gramEnd"/>
      <w:r w:rsidRPr="00421693">
        <w:t xml:space="preserve"> primarily as a result of an increase in average Alaska troll exploitation from 34% to 42% combined with an increase in average Alaska drift gillnet exploitation </w:t>
      </w:r>
      <w:r w:rsidR="00BB1D2B">
        <w:t>from 6% to 16%. During 2000–2017</w:t>
      </w:r>
      <w:r w:rsidRPr="00421693">
        <w:t xml:space="preserve">, however, the all-fishery exploitation rate decreased sharply to 53% (range 39–66%).The recent decrease was distributed across all commercial fisheries: with the Alaska troll exploitation rate decreasing from 42% </w:t>
      </w:r>
      <w:r w:rsidR="006F3EA2">
        <w:t>in 1989–1999 to 27% in 2000–2017</w:t>
      </w:r>
      <w:r w:rsidRPr="00421693">
        <w:t>, the Alaska purse seine rate decreased from 10% to 7%, and the Alaska gillnet rate decreased from 16% to 13%. The average Alaska sport exploitation rate remained about the same at 2% after 1999</w:t>
      </w:r>
      <w:r w:rsidR="006F3EA2">
        <w:t>.</w:t>
      </w:r>
    </w:p>
    <w:p w:rsidR="0067747B" w:rsidRDefault="00F42EC5" w:rsidP="0067747B">
      <w:r w:rsidRPr="00421693">
        <w:t>The troll fishery in British Columbia was a substantial factor through the mid-1990s, with an average exploitation rate on the Hugh Smith Lake stock of 7% from 1982 through 1997, after which Canadian exploitation decreased to zero for several years due to fishing restrictions on coho salmon. Although the troll fleet in northern British Columbia was substantially reduced in the late-1990s, relaxation of fishery restrictions that were aimed primarily at conserving upper Skeena coho salmon has increased the Canadian troll exploitation rate on the Hugh Smith Lake s</w:t>
      </w:r>
      <w:r w:rsidR="006F3EA2">
        <w:t>tock to an average of 4% in 2008-2017</w:t>
      </w:r>
      <w:r w:rsidRPr="00421693">
        <w:t xml:space="preserve">. The marine sport fishery has become a larger component of Canadian exploitation of the stock, averaging </w:t>
      </w:r>
      <w:r w:rsidR="006F3EA2">
        <w:t>2–3% in 2008–2017</w:t>
      </w:r>
      <w:r w:rsidRPr="00421693">
        <w:t xml:space="preserve">, while the average total exploitation rate by all northern British Columbia fisheries decreased slightly from 6% in 1982–1997 (prior to restructuring of Canadian fisheries) to 5% </w:t>
      </w:r>
      <w:r w:rsidR="006F3EA2">
        <w:t>in the most recent decade (200</w:t>
      </w:r>
      <w:r w:rsidR="006F3EA2">
        <w:softHyphen/>
        <w:t>8–2017</w:t>
      </w:r>
      <w:r w:rsidRPr="00421693">
        <w:t>).</w:t>
      </w:r>
    </w:p>
    <w:p w:rsidR="0067747B" w:rsidRDefault="0067747B" w:rsidP="0067747B">
      <w:pPr>
        <w:pStyle w:val="Heading3"/>
      </w:pPr>
      <w:r>
        <w:t>Alaska Troll Fishery Exploitation Index</w:t>
      </w:r>
    </w:p>
    <w:p w:rsidR="0067747B" w:rsidRDefault="0067747B" w:rsidP="0067747B">
      <w:r>
        <w:t xml:space="preserve">Exploitation of coho salmon returns </w:t>
      </w:r>
      <w:r w:rsidR="002B5161">
        <w:t xml:space="preserve">by the Alaska troll fishery </w:t>
      </w:r>
      <w:r>
        <w:t xml:space="preserve">has been tracked through a weighted average of troll exploitation rates for wild indicator stocks. </w:t>
      </w:r>
      <w:r w:rsidR="002B5161">
        <w:t>The primary purpose of the index has been as a tool, when combined with the total troll harvest of wild coho salmon</w:t>
      </w:r>
      <w:proofErr w:type="gramStart"/>
      <w:r w:rsidR="002B5161">
        <w:t>,  to</w:t>
      </w:r>
      <w:proofErr w:type="gramEnd"/>
      <w:r w:rsidR="002B5161">
        <w:t xml:space="preserve"> estimate total abundance of wild coho salmon available in Southeast Alaska waters fished by the troll fishery.</w:t>
      </w:r>
    </w:p>
    <w:p w:rsidR="00AA3CF5" w:rsidRDefault="002B5161" w:rsidP="0067747B">
      <w:r>
        <w:t xml:space="preserve">Prior to 1989, the Alaska troll fishery exploitation index gave a weighting of 40% each to </w:t>
      </w:r>
      <w:r w:rsidR="00AA3CF5">
        <w:t>Auke Creek and the Hugh Smith Lake</w:t>
      </w:r>
      <w:r>
        <w:t xml:space="preserve">, and 20% to Ford Arm Creek. The lower weighting for Ford Arm Creek is based primarily on recognition that it </w:t>
      </w:r>
      <w:r w:rsidR="00AA3CF5">
        <w:t xml:space="preserve">increased representation in northern Southeast and </w:t>
      </w:r>
      <w:r>
        <w:t>is a milling stock centrally located in the area of most intensive troll fishery exploitation on the outer coast, and therefore is subject to substantially higher troll exploitation compared with larger producing areas in inside areas of the region. The 40% weighting g</w:t>
      </w:r>
      <w:r w:rsidR="00AA3CF5">
        <w:t>iven to Auke Creek during 1982–1988 was thereafter equally apportioned between Auke Creek and the Berners River (20% each). Interpolations (based on Brown 1974) have been made based on the relationship in exploitation rates across all stocks and years to fill in missing values for Ford Arm Creek for 1984 and 2016–2017 (following discontinuation of the Ford Arm Creek assessment project)</w:t>
      </w:r>
      <w:r w:rsidR="00FA35F8">
        <w:t>.</w:t>
      </w:r>
    </w:p>
    <w:p w:rsidR="00FA35F8" w:rsidRDefault="00FA35F8" w:rsidP="0067747B">
      <w:r>
        <w:t xml:space="preserve">The Alaska troll fishery exploitation index </w:t>
      </w:r>
      <w:r w:rsidR="00C44BB4">
        <w:t xml:space="preserve">averaged 35% during 1982–2017, and </w:t>
      </w:r>
      <w:r>
        <w:t xml:space="preserve">shows an increase from 34–37% in 1982–1984 to </w:t>
      </w:r>
      <w:r w:rsidR="006F2E5A">
        <w:t>a peak 10-year average of 41% (range 32–52%) in 1989–1998 before trending lower to an average of 28% (range 22–34%) in 2008–2017</w:t>
      </w:r>
      <w:r w:rsidR="00554E9B">
        <w:t xml:space="preserve"> (Figure and Table )</w:t>
      </w:r>
      <w:r w:rsidR="006F2E5A">
        <w:t>.</w:t>
      </w:r>
      <w:r w:rsidR="00554E9B">
        <w:t xml:space="preserve"> There appear to be varied reasons for the decrease, including an overall decrease in the number of (power troll equivalent) boat-days fished and climatic changes, including a period of colder years with negative PDO index values that </w:t>
      </w:r>
      <w:r w:rsidR="00D3040D">
        <w:t xml:space="preserve">may have resulted in a shift in a southward shift in landfall during return migration and decreased exposure by more southern stocks to the area of most intensive trolling in northern Southeast. Beginning in 2008, there was a marked decrease in Alaska troll exploitation on the Hugh Smith Lake stock that was most pronounced in </w:t>
      </w:r>
      <w:r w:rsidR="00D3040D">
        <w:lastRenderedPageBreak/>
        <w:t>northern Southeast Alaska, where troll fishery exploitation had increased between the 1982–1988 and the 1990s. Ford Arm Creek has shown proportionately less change compared with inside indicator stocks, with Alaska troll exploitation rates averaging 46% during 2012–2015, a 15% reduction from the 1990s average of 55%.</w:t>
      </w:r>
      <w:r w:rsidR="00FA077E">
        <w:t xml:space="preserve"> By comparison Alaska troll exploitation rates decreased between these periods by 32% for Auke Creek and the Berners River and 43% for Hugh Smith Lake. The presence of feeding Ford Arm Creek fish throughout the summer troll season in the area of </w:t>
      </w:r>
      <w:r w:rsidR="00C44BB4">
        <w:t xml:space="preserve">consistently </w:t>
      </w:r>
      <w:r w:rsidR="00FA077E">
        <w:t>most intensive fishin</w:t>
      </w:r>
      <w:r w:rsidR="00C44BB4">
        <w:t>g from Cross Sound to Sitka Sound</w:t>
      </w:r>
      <w:r w:rsidR="00FA077E">
        <w:t xml:space="preserve"> likely increases the probability of individua</w:t>
      </w:r>
      <w:r w:rsidR="00FC1871">
        <w:t xml:space="preserve">l fish being caught even under </w:t>
      </w:r>
      <w:r w:rsidR="00FA077E">
        <w:t xml:space="preserve">lower </w:t>
      </w:r>
      <w:r w:rsidR="00044748">
        <w:t>region-wide</w:t>
      </w:r>
      <w:r w:rsidR="00FA077E">
        <w:t xml:space="preserve"> troll effort or </w:t>
      </w:r>
      <w:r w:rsidR="00FC1871">
        <w:t xml:space="preserve">under </w:t>
      </w:r>
      <w:r w:rsidR="00FA077E">
        <w:t>clima</w:t>
      </w:r>
      <w:r w:rsidR="00FC1871">
        <w:t>tic</w:t>
      </w:r>
      <w:r w:rsidR="00FA077E">
        <w:t xml:space="preserve"> conditions that affect the return migration </w:t>
      </w:r>
      <w:r w:rsidR="00FC1871">
        <w:t xml:space="preserve">and exposure to the troll fishery </w:t>
      </w:r>
      <w:r w:rsidR="00FA077E">
        <w:t>of other</w:t>
      </w:r>
      <w:r w:rsidR="00044748">
        <w:t>, more migratory</w:t>
      </w:r>
      <w:r w:rsidR="00FA077E">
        <w:t xml:space="preserve"> stocks.</w:t>
      </w:r>
    </w:p>
    <w:p w:rsidR="002B5161" w:rsidRPr="0067747B" w:rsidRDefault="007368DB" w:rsidP="0067747B">
      <w:r>
        <w:t>The trend in the troll catch of wild coho salmon has been relatively l</w:t>
      </w:r>
      <w:r w:rsidR="007B440B">
        <w:t>evel in the 40-year period following</w:t>
      </w:r>
      <w:r>
        <w:t xml:space="preserve"> the 1977 North Pacific regime shift (</w:t>
      </w:r>
      <w:proofErr w:type="gramStart"/>
      <w:r>
        <w:t>Figure )</w:t>
      </w:r>
      <w:proofErr w:type="gramEnd"/>
      <w:r>
        <w:t>. There has been a declining trend in the Alaska troll exploitation rate index</w:t>
      </w:r>
      <w:r w:rsidR="00EC2BA7">
        <w:t xml:space="preserve"> during most of this period,</w:t>
      </w:r>
      <w:r>
        <w:t xml:space="preserve"> from an average of 38.5% in the first 10-year period (1982–1991)</w:t>
      </w:r>
      <w:r w:rsidR="00EC2BA7">
        <w:t xml:space="preserve"> to 27.7% in the most recent period</w:t>
      </w:r>
      <w:r>
        <w:t xml:space="preserve"> (2008–</w:t>
      </w:r>
      <w:r>
        <w:softHyphen/>
        <w:t>2017).</w:t>
      </w:r>
      <w:r w:rsidR="00EC2BA7">
        <w:t xml:space="preserve"> This decline in troll exploitation appears related to increasing cost pressures on the fishery, resulting in a decrease in troll effort in boat-days. However, fishery restrictions have</w:t>
      </w:r>
      <w:r w:rsidR="00D95A67">
        <w:t xml:space="preserve"> not been a factor in the decrease</w:t>
      </w:r>
      <w:r w:rsidR="007B440B">
        <w:t xml:space="preserve">, as a </w:t>
      </w:r>
      <w:r w:rsidR="00D95A67">
        <w:t xml:space="preserve">region-wide troll fishery closure </w:t>
      </w:r>
      <w:r w:rsidR="007B440B">
        <w:t xml:space="preserve">of at least 10 days (23 days total in 1988) </w:t>
      </w:r>
      <w:r w:rsidR="00D95A67">
        <w:t>was implemented every year during the main summer fishery period (July 1–September 20)</w:t>
      </w:r>
      <w:r w:rsidR="007B440B">
        <w:t xml:space="preserve"> during 1982–1991</w:t>
      </w:r>
      <w:r w:rsidR="00D95A67">
        <w:t>, while the mid-season closure</w:t>
      </w:r>
      <w:r w:rsidR="009C75F6">
        <w:t xml:space="preserve"> during 2008–2017 has averaged only 3 days (range 0–5 days). In addition, </w:t>
      </w:r>
      <w:r w:rsidR="007B440B">
        <w:t xml:space="preserve">a provision allowing extension of </w:t>
      </w:r>
      <w:r w:rsidR="007D4F73">
        <w:t xml:space="preserve">the summer troll </w:t>
      </w:r>
      <w:r w:rsidR="007B440B">
        <w:t xml:space="preserve">season for up to 10 </w:t>
      </w:r>
      <w:r w:rsidR="007D4F73">
        <w:t>days (</w:t>
      </w:r>
      <w:r w:rsidR="007B440B">
        <w:t xml:space="preserve">during </w:t>
      </w:r>
      <w:r w:rsidR="007D4F73">
        <w:t xml:space="preserve">September 21–30) </w:t>
      </w:r>
      <w:r w:rsidR="007B440B">
        <w:t xml:space="preserve">was established in 1994 and has been implemented in </w:t>
      </w:r>
      <w:r w:rsidR="007D4F73">
        <w:t>7 of the most recent 10 years, while the earliest data for legal re</w:t>
      </w:r>
      <w:r w:rsidR="007B440B">
        <w:t>tention of coho salmon was changed</w:t>
      </w:r>
      <w:r w:rsidR="007D4F73">
        <w:t xml:space="preserve"> from June 15 to June 1</w:t>
      </w:r>
      <w:r w:rsidR="007B440B">
        <w:t xml:space="preserve"> beginning in 2012</w:t>
      </w:r>
      <w:r w:rsidR="007D4F73">
        <w:t xml:space="preserve">. In 2013, 2015 and 2017, coho salmon harvest and retention was allowed in the troll fishery for a full 4 month period from June 1 through September 30, a </w:t>
      </w:r>
      <w:r w:rsidR="007B440B">
        <w:t xml:space="preserve">troll </w:t>
      </w:r>
      <w:r w:rsidR="007D4F73">
        <w:t>coho salmon season that was longer than any since the 1930s.</w:t>
      </w:r>
    </w:p>
    <w:p w:rsidR="00421693" w:rsidRPr="00421693" w:rsidRDefault="00F2154C" w:rsidP="003B0277">
      <w:pPr>
        <w:jc w:val="center"/>
      </w:pPr>
      <w:r w:rsidRPr="00F2154C">
        <w:rPr>
          <w:noProof/>
        </w:rPr>
        <w:lastRenderedPageBreak/>
        <w:drawing>
          <wp:inline distT="0" distB="0" distL="0" distR="0" wp14:anchorId="7AEE0C44" wp14:editId="195996E0">
            <wp:extent cx="5607721" cy="7256206"/>
            <wp:effectExtent l="19050" t="19050" r="12065" b="209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2">
                      <a:extLst>
                        <a:ext uri="{28A0092B-C50C-407E-A947-70E740481C1C}">
                          <a14:useLocalDpi xmlns:a14="http://schemas.microsoft.com/office/drawing/2010/main" val="0"/>
                        </a:ext>
                      </a:extLst>
                    </a:blip>
                    <a:srcRect b="942"/>
                    <a:stretch/>
                  </pic:blipFill>
                  <pic:spPr bwMode="auto">
                    <a:xfrm>
                      <a:off x="0" y="0"/>
                      <a:ext cx="5638843" cy="7296477"/>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21693" w:rsidRPr="00421693" w:rsidRDefault="00421693" w:rsidP="00421693">
      <w:pPr>
        <w:keepLines/>
        <w:tabs>
          <w:tab w:val="right" w:pos="9360"/>
        </w:tabs>
        <w:suppressAutoHyphens/>
        <w:ind w:firstLine="288"/>
        <w:rPr>
          <w:sz w:val="22"/>
          <w:szCs w:val="20"/>
        </w:rPr>
      </w:pPr>
      <w:bookmarkStart w:id="63" w:name="_Toc487183714"/>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7C0681">
        <w:rPr>
          <w:noProof/>
          <w:sz w:val="22"/>
          <w:szCs w:val="20"/>
        </w:rPr>
        <w:t>14</w:t>
      </w:r>
      <w:r w:rsidRPr="00421693">
        <w:rPr>
          <w:noProof/>
          <w:sz w:val="22"/>
          <w:szCs w:val="20"/>
        </w:rPr>
        <w:fldChar w:fldCharType="end"/>
      </w:r>
      <w:r w:rsidRPr="00421693">
        <w:rPr>
          <w:sz w:val="22"/>
          <w:szCs w:val="20"/>
        </w:rPr>
        <w:t>.–Estimated exploitation rates by the Alaska troll fishery for four coded-wire-tagged Southeast Alas</w:t>
      </w:r>
      <w:r w:rsidR="00F95F65">
        <w:rPr>
          <w:sz w:val="22"/>
          <w:szCs w:val="20"/>
        </w:rPr>
        <w:t>ka coho salmon stocks, 1982–2017</w:t>
      </w:r>
      <w:r w:rsidRPr="00421693">
        <w:rPr>
          <w:sz w:val="22"/>
          <w:szCs w:val="20"/>
        </w:rPr>
        <w:t xml:space="preserve">. Weightings given to individual stocks in the </w:t>
      </w:r>
      <w:r w:rsidR="00F95F65">
        <w:rPr>
          <w:sz w:val="22"/>
          <w:szCs w:val="20"/>
        </w:rPr>
        <w:t>Alaska troll index are 2</w:t>
      </w:r>
      <w:r w:rsidRPr="00421693">
        <w:rPr>
          <w:sz w:val="22"/>
          <w:szCs w:val="20"/>
        </w:rPr>
        <w:t>0% each for Auke Creek</w:t>
      </w:r>
      <w:r w:rsidR="00F95F65">
        <w:rPr>
          <w:sz w:val="22"/>
          <w:szCs w:val="20"/>
        </w:rPr>
        <w:t>, Berners River, and Ford Arm Creek</w:t>
      </w:r>
      <w:r w:rsidRPr="00421693">
        <w:rPr>
          <w:sz w:val="22"/>
          <w:szCs w:val="20"/>
        </w:rPr>
        <w:t xml:space="preserve"> and </w:t>
      </w:r>
      <w:r w:rsidR="00F95F65">
        <w:rPr>
          <w:sz w:val="22"/>
          <w:szCs w:val="20"/>
        </w:rPr>
        <w:t xml:space="preserve">40% for </w:t>
      </w:r>
      <w:r w:rsidRPr="00421693">
        <w:rPr>
          <w:sz w:val="22"/>
          <w:szCs w:val="20"/>
        </w:rPr>
        <w:t>Hugh Smith Lake</w:t>
      </w:r>
      <w:bookmarkEnd w:id="63"/>
      <w:r w:rsidR="00F95F65">
        <w:rPr>
          <w:sz w:val="22"/>
          <w:szCs w:val="20"/>
        </w:rPr>
        <w:t xml:space="preserve"> (</w:t>
      </w:r>
      <w:r w:rsidR="00E266E9">
        <w:rPr>
          <w:sz w:val="22"/>
          <w:szCs w:val="20"/>
        </w:rPr>
        <w:t xml:space="preserve">prior to 1989, </w:t>
      </w:r>
      <w:r w:rsidR="00F95F65">
        <w:rPr>
          <w:sz w:val="22"/>
          <w:szCs w:val="20"/>
        </w:rPr>
        <w:t>Auk</w:t>
      </w:r>
      <w:r w:rsidR="00E266E9">
        <w:rPr>
          <w:sz w:val="22"/>
          <w:szCs w:val="20"/>
        </w:rPr>
        <w:t>e Creek is given a 40% weighting and Berners River 0%</w:t>
      </w:r>
      <w:r w:rsidR="00F95F65">
        <w:rPr>
          <w:sz w:val="22"/>
          <w:szCs w:val="20"/>
        </w:rPr>
        <w:t>).</w:t>
      </w:r>
      <w:r w:rsidR="00E266E9">
        <w:rPr>
          <w:sz w:val="22"/>
          <w:szCs w:val="20"/>
        </w:rPr>
        <w:t xml:space="preserve"> Interpolations were made based on Brown (1974) for years when estimates were unavailable.</w:t>
      </w:r>
    </w:p>
    <w:p w:rsidR="00421693" w:rsidRPr="00421693" w:rsidRDefault="00421693" w:rsidP="00421693"/>
    <w:p w:rsidR="00421693" w:rsidRPr="00421693" w:rsidRDefault="003B0277" w:rsidP="003B0277">
      <w:pPr>
        <w:jc w:val="center"/>
      </w:pPr>
      <w:r>
        <w:rPr>
          <w:noProof/>
        </w:rPr>
        <w:drawing>
          <wp:inline distT="0" distB="0" distL="0" distR="0" wp14:anchorId="06169783" wp14:editId="67F3E78E">
            <wp:extent cx="5685503" cy="4954771"/>
            <wp:effectExtent l="19050" t="19050" r="10795" b="17780"/>
            <wp:docPr id="20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rotWithShape="1">
                    <a:blip r:embed="rId53">
                      <a:extLst>
                        <a:ext uri="{28A0092B-C50C-407E-A947-70E740481C1C}">
                          <a14:useLocalDpi xmlns:a14="http://schemas.microsoft.com/office/drawing/2010/main" val="0"/>
                        </a:ext>
                      </a:extLst>
                    </a:blip>
                    <a:srcRect b="4150"/>
                    <a:stretch/>
                  </pic:blipFill>
                  <pic:spPr bwMode="auto">
                    <a:xfrm>
                      <a:off x="0" y="0"/>
                      <a:ext cx="5716490" cy="4981776"/>
                    </a:xfrm>
                    <a:prstGeom prst="rect">
                      <a:avLst/>
                    </a:prstGeom>
                    <a:noFill/>
                    <a:ln w="9525">
                      <a:solidFill>
                        <a:schemeClr val="tx1"/>
                      </a:solidFill>
                      <a:miter lim="800000"/>
                      <a:headEnd/>
                      <a:tailEnd/>
                    </a:ln>
                    <a:effectLst/>
                    <a:extLst/>
                  </pic:spPr>
                </pic:pic>
              </a:graphicData>
            </a:graphic>
          </wp:inline>
        </w:drawing>
      </w:r>
    </w:p>
    <w:p w:rsidR="00421693" w:rsidRDefault="00421693" w:rsidP="00421693">
      <w:pPr>
        <w:keepLines/>
        <w:tabs>
          <w:tab w:val="right" w:pos="9360"/>
        </w:tabs>
        <w:suppressAutoHyphens/>
        <w:ind w:firstLine="288"/>
        <w:rPr>
          <w:sz w:val="22"/>
          <w:szCs w:val="20"/>
        </w:rPr>
      </w:pPr>
      <w:bookmarkStart w:id="64" w:name="_Toc487183715"/>
      <w:r w:rsidRPr="00421693">
        <w:rPr>
          <w:sz w:val="22"/>
          <w:szCs w:val="20"/>
        </w:rPr>
        <w:t xml:space="preserve">Figure </w:t>
      </w:r>
      <w:r w:rsidRPr="00421693">
        <w:rPr>
          <w:sz w:val="22"/>
          <w:szCs w:val="20"/>
        </w:rPr>
        <w:fldChar w:fldCharType="begin"/>
      </w:r>
      <w:r w:rsidRPr="00421693">
        <w:rPr>
          <w:sz w:val="22"/>
          <w:szCs w:val="20"/>
        </w:rPr>
        <w:instrText xml:space="preserve"> SEQ Figure \* ARABIC </w:instrText>
      </w:r>
      <w:r w:rsidRPr="00421693">
        <w:rPr>
          <w:sz w:val="22"/>
          <w:szCs w:val="20"/>
        </w:rPr>
        <w:fldChar w:fldCharType="separate"/>
      </w:r>
      <w:r w:rsidR="007C0681">
        <w:rPr>
          <w:noProof/>
          <w:sz w:val="22"/>
          <w:szCs w:val="20"/>
        </w:rPr>
        <w:t>15</w:t>
      </w:r>
      <w:r w:rsidRPr="00421693">
        <w:rPr>
          <w:noProof/>
          <w:sz w:val="22"/>
          <w:szCs w:val="20"/>
        </w:rPr>
        <w:fldChar w:fldCharType="end"/>
      </w:r>
      <w:r w:rsidRPr="00421693">
        <w:rPr>
          <w:sz w:val="22"/>
          <w:szCs w:val="20"/>
        </w:rPr>
        <w:t>.–Estimated total exploitation rates by all fisheries for 4 coded-wire-tagged Southeast Alas</w:t>
      </w:r>
      <w:r w:rsidR="00F95F65">
        <w:rPr>
          <w:sz w:val="22"/>
          <w:szCs w:val="20"/>
        </w:rPr>
        <w:t>ka coho salmon stocks, 1982–2017</w:t>
      </w:r>
      <w:r w:rsidRPr="00421693">
        <w:rPr>
          <w:sz w:val="22"/>
          <w:szCs w:val="20"/>
        </w:rPr>
        <w:t>. Estimates are unavailable for the Berners River in 1982–1988 and for Ford Arm Creek in 1984 and 2016</w:t>
      </w:r>
      <w:r w:rsidR="00F95F65">
        <w:rPr>
          <w:sz w:val="22"/>
          <w:szCs w:val="20"/>
        </w:rPr>
        <w:t>–2017</w:t>
      </w:r>
      <w:r w:rsidRPr="00421693">
        <w:rPr>
          <w:sz w:val="22"/>
          <w:szCs w:val="20"/>
        </w:rPr>
        <w:t>. Berners River estimates are based on expanded escapement survey counts.</w:t>
      </w:r>
      <w:bookmarkEnd w:id="64"/>
    </w:p>
    <w:p w:rsidR="00E41B0C" w:rsidRPr="00421693" w:rsidRDefault="00E50049" w:rsidP="00E41B0C">
      <w:pPr>
        <w:keepLines/>
        <w:tabs>
          <w:tab w:val="right" w:pos="9360"/>
        </w:tabs>
        <w:suppressAutoHyphens/>
        <w:rPr>
          <w:sz w:val="22"/>
          <w:szCs w:val="20"/>
        </w:rPr>
      </w:pPr>
      <w:r w:rsidRPr="00E50049">
        <w:rPr>
          <w:noProof/>
        </w:rPr>
        <w:lastRenderedPageBreak/>
        <w:drawing>
          <wp:inline distT="0" distB="0" distL="0" distR="0" wp14:anchorId="0E5AC565" wp14:editId="4B5359C1">
            <wp:extent cx="5943600" cy="4186064"/>
            <wp:effectExtent l="0" t="0" r="0" b="508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186064"/>
                    </a:xfrm>
                    <a:prstGeom prst="rect">
                      <a:avLst/>
                    </a:prstGeom>
                    <a:noFill/>
                    <a:ln>
                      <a:noFill/>
                    </a:ln>
                  </pic:spPr>
                </pic:pic>
              </a:graphicData>
            </a:graphic>
          </wp:inline>
        </w:drawing>
      </w:r>
    </w:p>
    <w:p w:rsidR="00421693" w:rsidRPr="00421693" w:rsidRDefault="00E41B0C" w:rsidP="00E41B0C">
      <w:pPr>
        <w:pStyle w:val="Caption"/>
      </w:pPr>
      <w:proofErr w:type="gramStart"/>
      <w:r w:rsidRPr="00E41B0C">
        <w:t>Figure  .</w:t>
      </w:r>
      <w:proofErr w:type="gramEnd"/>
      <w:r w:rsidRPr="00E41B0C">
        <w:t xml:space="preserve"> Alaska troll catch of wild and hatchery coho salmon </w:t>
      </w:r>
      <w:r w:rsidR="00E50049">
        <w:t xml:space="preserve">that entered the sea as smolts </w:t>
      </w:r>
      <w:r w:rsidRPr="00E41B0C">
        <w:t>following the 1977 regime shift, compared with an index of the Alaska troll fishery exploitation rate based on estimates from three wild indicator stocks.</w:t>
      </w:r>
    </w:p>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5" w:name="_Toc487183681"/>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7C0681">
        <w:rPr>
          <w:noProof/>
          <w:sz w:val="22"/>
          <w:szCs w:val="20"/>
        </w:rPr>
        <w:t>17</w:t>
      </w:r>
      <w:r w:rsidRPr="00421693">
        <w:rPr>
          <w:noProof/>
          <w:sz w:val="22"/>
          <w:szCs w:val="20"/>
        </w:rPr>
        <w:fldChar w:fldCharType="end"/>
      </w:r>
      <w:r w:rsidRPr="00421693">
        <w:rPr>
          <w:sz w:val="22"/>
          <w:szCs w:val="20"/>
        </w:rPr>
        <w:t>.</w:t>
      </w:r>
      <w:r w:rsidRPr="00944255">
        <w:rPr>
          <w:sz w:val="22"/>
          <w:szCs w:val="20"/>
        </w:rPr>
        <w:t>–Estimated</w:t>
      </w:r>
      <w:r w:rsidRPr="00421693">
        <w:rPr>
          <w:sz w:val="22"/>
          <w:szCs w:val="20"/>
        </w:rPr>
        <w:t xml:space="preserve"> harvest (by gear type) and escapement as a percent of the total Auke </w:t>
      </w:r>
      <w:r w:rsidR="00944255">
        <w:rPr>
          <w:sz w:val="22"/>
          <w:szCs w:val="20"/>
        </w:rPr>
        <w:t>Creek coho salmon run, 1980–2017</w:t>
      </w:r>
      <w:r w:rsidRPr="00421693">
        <w:rPr>
          <w:sz w:val="22"/>
          <w:szCs w:val="20"/>
        </w:rPr>
        <w:t>.</w:t>
      </w:r>
      <w:bookmarkEnd w:id="65"/>
    </w:p>
    <w:tbl>
      <w:tblPr>
        <w:tblW w:w="9466" w:type="dxa"/>
        <w:tblInd w:w="88" w:type="dxa"/>
        <w:tblLook w:val="04A0" w:firstRow="1" w:lastRow="0" w:firstColumn="1" w:lastColumn="0" w:noHBand="0" w:noVBand="1"/>
      </w:tblPr>
      <w:tblGrid>
        <w:gridCol w:w="544"/>
        <w:gridCol w:w="1187"/>
        <w:gridCol w:w="1080"/>
        <w:gridCol w:w="1080"/>
        <w:gridCol w:w="1080"/>
        <w:gridCol w:w="1080"/>
        <w:gridCol w:w="1096"/>
        <w:gridCol w:w="1340"/>
        <w:gridCol w:w="995"/>
      </w:tblGrid>
      <w:tr w:rsidR="00421693" w:rsidRPr="00421693" w:rsidTr="00C95EF7">
        <w:trPr>
          <w:trHeight w:val="259"/>
        </w:trPr>
        <w:tc>
          <w:tcPr>
            <w:tcW w:w="544"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1179" w:type="dxa"/>
            <w:tcBorders>
              <w:top w:val="single" w:sz="6" w:space="0" w:color="auto"/>
              <w:left w:val="nil"/>
              <w:bottom w:val="nil"/>
              <w:right w:val="nil"/>
            </w:tcBorders>
            <w:shd w:val="clear" w:color="auto" w:fill="auto"/>
            <w:noWrap/>
            <w:tcMar>
              <w:left w:w="432" w:type="dxa"/>
              <w:right w:w="0" w:type="dxa"/>
            </w:tcMar>
            <w:vAlign w:val="bottom"/>
            <w:hideMark/>
          </w:tcPr>
          <w:p w:rsidR="00421693" w:rsidRPr="00421693" w:rsidRDefault="00421693" w:rsidP="00421693">
            <w:pPr>
              <w:spacing w:after="0"/>
              <w:ind w:left="-416"/>
              <w:jc w:val="center"/>
              <w:rPr>
                <w:sz w:val="20"/>
                <w:szCs w:val="20"/>
              </w:rPr>
            </w:pPr>
            <w:r w:rsidRPr="00421693">
              <w:rPr>
                <w:sz w:val="20"/>
                <w:szCs w:val="20"/>
              </w:rPr>
              <w:t>Fishery</w:t>
            </w:r>
          </w:p>
        </w:tc>
        <w:tc>
          <w:tcPr>
            <w:tcW w:w="7743" w:type="dxa"/>
            <w:gridSpan w:val="7"/>
            <w:tcBorders>
              <w:top w:val="single" w:sz="6" w:space="0" w:color="auto"/>
              <w:left w:val="nil"/>
              <w:bottom w:val="single" w:sz="6" w:space="0" w:color="auto"/>
              <w:right w:val="nil"/>
            </w:tcBorders>
            <w:shd w:val="clear" w:color="auto" w:fill="auto"/>
            <w:vAlign w:val="bottom"/>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 xml:space="preserve"> </w:t>
            </w:r>
          </w:p>
        </w:tc>
        <w:tc>
          <w:tcPr>
            <w:tcW w:w="1179" w:type="dxa"/>
            <w:tcBorders>
              <w:top w:val="nil"/>
              <w:left w:val="nil"/>
              <w:bottom w:val="nil"/>
              <w:right w:val="nil"/>
            </w:tcBorders>
            <w:shd w:val="clear" w:color="auto" w:fill="auto"/>
            <w:noWrap/>
            <w:tcMar>
              <w:left w:w="432" w:type="dxa"/>
              <w:right w:w="0" w:type="dxa"/>
            </w:tcMar>
            <w:vAlign w:val="bottom"/>
            <w:hideMark/>
          </w:tcPr>
          <w:p w:rsidR="00421693" w:rsidRPr="00421693" w:rsidRDefault="00421693" w:rsidP="00421693">
            <w:pPr>
              <w:spacing w:after="0"/>
              <w:ind w:left="-416"/>
              <w:jc w:val="center"/>
              <w:rPr>
                <w:sz w:val="20"/>
                <w:szCs w:val="20"/>
              </w:rPr>
            </w:pPr>
            <w:r w:rsidRPr="00421693">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Drift</w:t>
            </w:r>
          </w:p>
        </w:tc>
        <w:tc>
          <w:tcPr>
            <w:tcW w:w="1080"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Total</w:t>
            </w:r>
          </w:p>
        </w:tc>
        <w:tc>
          <w:tcPr>
            <w:tcW w:w="1332" w:type="dxa"/>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Total</w:t>
            </w:r>
          </w:p>
        </w:tc>
      </w:tr>
      <w:tr w:rsidR="00421693" w:rsidRPr="00421693" w:rsidTr="00C95EF7">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 xml:space="preserve">Year </w:t>
            </w:r>
          </w:p>
        </w:tc>
        <w:tc>
          <w:tcPr>
            <w:tcW w:w="1179" w:type="dxa"/>
            <w:tcBorders>
              <w:top w:val="nil"/>
              <w:left w:val="nil"/>
              <w:bottom w:val="single" w:sz="4" w:space="0" w:color="auto"/>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Harvest</w:t>
            </w:r>
          </w:p>
        </w:tc>
        <w:tc>
          <w:tcPr>
            <w:tcW w:w="1332" w:type="dxa"/>
            <w:tcBorders>
              <w:top w:val="nil"/>
              <w:left w:val="nil"/>
              <w:bottom w:val="single" w:sz="4" w:space="0" w:color="auto"/>
              <w:right w:val="nil"/>
            </w:tcBorders>
            <w:shd w:val="clear" w:color="auto" w:fill="auto"/>
            <w:noWrap/>
            <w:tcMar>
              <w:left w:w="115" w:type="dxa"/>
              <w:right w:w="0" w:type="dxa"/>
            </w:tcMar>
            <w:vAlign w:val="bottom"/>
            <w:hideMark/>
          </w:tcPr>
          <w:p w:rsidR="00421693" w:rsidRPr="00421693" w:rsidRDefault="00421693" w:rsidP="00421693">
            <w:pPr>
              <w:spacing w:after="0"/>
              <w:jc w:val="center"/>
              <w:rPr>
                <w:sz w:val="20"/>
                <w:szCs w:val="20"/>
              </w:rPr>
            </w:pPr>
            <w:r w:rsidRPr="00421693">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13.5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1981</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70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33.8</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1982</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15.8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1983</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31.1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9.8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1984</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4.7</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1985</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177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35.3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1986</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53.4</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1987</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1988</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4.6</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37.1</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1989</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182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42.8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1991</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31.5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1992</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53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1993</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45.9</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1994</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1995</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82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43.9</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1996</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54.9</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1997</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6.6</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1998</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157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1999</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41.1</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103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2001</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149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2002</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125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26.5</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2003</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97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35.3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2004</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26.6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9.5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44.4</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2005</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66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38.1</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2006</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80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8.8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34.0</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2007</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2.6</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34.3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2008</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29.9</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2009</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75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30.2</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1.3</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39.3</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2010</w:t>
            </w:r>
          </w:p>
        </w:tc>
        <w:tc>
          <w:tcPr>
            <w:tcW w:w="1179" w:type="dxa"/>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C95EF7">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25.3</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17.5</w:t>
            </w:r>
          </w:p>
        </w:tc>
        <w:tc>
          <w:tcPr>
            <w:tcW w:w="1080"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2011</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17.3</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3.9</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34.9</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2012</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19.7</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1.6</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22.3</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2013</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128</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32.1</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5.5</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2.1</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41.9</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2014</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13.8</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20.4</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2015</w:t>
            </w:r>
          </w:p>
        </w:tc>
        <w:tc>
          <w:tcPr>
            <w:tcW w:w="1179" w:type="dxa"/>
            <w:tcBorders>
              <w:top w:val="nil"/>
              <w:left w:val="nil"/>
              <w:bottom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44</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20.3</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2.0</w:t>
            </w:r>
          </w:p>
        </w:tc>
        <w:tc>
          <w:tcPr>
            <w:tcW w:w="1080"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25.1</w:t>
            </w:r>
          </w:p>
        </w:tc>
        <w:tc>
          <w:tcPr>
            <w:tcW w:w="1332" w:type="dxa"/>
            <w:tcBorders>
              <w:top w:val="nil"/>
              <w:left w:val="nil"/>
              <w:bottom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C95EF7">
        <w:trPr>
          <w:trHeight w:val="259"/>
        </w:trPr>
        <w:tc>
          <w:tcPr>
            <w:tcW w:w="544" w:type="dxa"/>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2016</w:t>
            </w:r>
          </w:p>
        </w:tc>
        <w:tc>
          <w:tcPr>
            <w:tcW w:w="1179" w:type="dxa"/>
            <w:tcBorders>
              <w:top w:val="nil"/>
              <w:left w:val="nil"/>
              <w:right w:val="nil"/>
            </w:tcBorders>
            <w:shd w:val="clear" w:color="auto" w:fill="auto"/>
            <w:noWrap/>
            <w:tcMar>
              <w:left w:w="115" w:type="dxa"/>
              <w:right w:w="202" w:type="dxa"/>
            </w:tcMar>
            <w:vAlign w:val="bottom"/>
          </w:tcPr>
          <w:p w:rsidR="00421693" w:rsidRPr="00421693" w:rsidRDefault="00421693" w:rsidP="00C95EF7">
            <w:pPr>
              <w:spacing w:after="0"/>
              <w:jc w:val="center"/>
              <w:rPr>
                <w:sz w:val="20"/>
                <w:szCs w:val="20"/>
              </w:rPr>
            </w:pPr>
            <w:r w:rsidRPr="00421693">
              <w:rPr>
                <w:sz w:val="20"/>
                <w:szCs w:val="20"/>
              </w:rPr>
              <w:t>22</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7.3</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17.9</w:t>
            </w:r>
          </w:p>
        </w:tc>
        <w:tc>
          <w:tcPr>
            <w:tcW w:w="1080"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1096" w:type="dxa"/>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25.3</w:t>
            </w:r>
          </w:p>
        </w:tc>
        <w:tc>
          <w:tcPr>
            <w:tcW w:w="1332" w:type="dxa"/>
            <w:tcBorders>
              <w:top w:val="nil"/>
              <w:left w:val="nil"/>
              <w:right w:val="nil"/>
            </w:tcBorders>
            <w:shd w:val="clear" w:color="auto" w:fill="auto"/>
            <w:noWrap/>
            <w:tcMar>
              <w:left w:w="115" w:type="dxa"/>
              <w:right w:w="274" w:type="dxa"/>
            </w:tcMar>
            <w:vAlign w:val="bottom"/>
          </w:tcPr>
          <w:p w:rsidR="00421693" w:rsidRPr="00421693" w:rsidRDefault="00421693" w:rsidP="00421693">
            <w:pPr>
              <w:spacing w:after="0"/>
              <w:jc w:val="center"/>
              <w:rPr>
                <w:sz w:val="20"/>
                <w:szCs w:val="20"/>
              </w:rPr>
            </w:pPr>
            <w:r w:rsidRPr="00421693">
              <w:rPr>
                <w:sz w:val="20"/>
                <w:szCs w:val="20"/>
              </w:rPr>
              <w:t>74.7</w:t>
            </w:r>
          </w:p>
        </w:tc>
        <w:tc>
          <w:tcPr>
            <w:tcW w:w="995" w:type="dxa"/>
            <w:tcBorders>
              <w:top w:val="nil"/>
              <w:left w:val="nil"/>
              <w:right w:val="nil"/>
            </w:tcBorders>
            <w:shd w:val="clear" w:color="auto" w:fill="auto"/>
            <w:noWrap/>
            <w:tcMar>
              <w:left w:w="29"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C95EF7" w:rsidRPr="00421693" w:rsidTr="00086BFF">
        <w:trPr>
          <w:trHeight w:hRule="exact" w:val="331"/>
        </w:trPr>
        <w:tc>
          <w:tcPr>
            <w:tcW w:w="544" w:type="dxa"/>
            <w:tcBorders>
              <w:left w:val="nil"/>
              <w:bottom w:val="single" w:sz="4" w:space="0" w:color="auto"/>
              <w:right w:val="nil"/>
            </w:tcBorders>
            <w:shd w:val="clear" w:color="auto" w:fill="auto"/>
            <w:noWrap/>
            <w:tcMar>
              <w:left w:w="29" w:type="dxa"/>
              <w:right w:w="115" w:type="dxa"/>
            </w:tcMar>
            <w:vAlign w:val="center"/>
          </w:tcPr>
          <w:p w:rsidR="00C95EF7" w:rsidRPr="00421693" w:rsidRDefault="00C95EF7" w:rsidP="00421693">
            <w:pPr>
              <w:spacing w:after="0"/>
              <w:jc w:val="left"/>
              <w:rPr>
                <w:sz w:val="20"/>
                <w:szCs w:val="20"/>
              </w:rPr>
            </w:pPr>
            <w:r>
              <w:rPr>
                <w:sz w:val="20"/>
                <w:szCs w:val="20"/>
              </w:rPr>
              <w:t>2017</w:t>
            </w:r>
          </w:p>
        </w:tc>
        <w:tc>
          <w:tcPr>
            <w:tcW w:w="1179" w:type="dxa"/>
            <w:tcBorders>
              <w:left w:val="nil"/>
              <w:bottom w:val="single" w:sz="4" w:space="0" w:color="auto"/>
              <w:right w:val="nil"/>
            </w:tcBorders>
            <w:shd w:val="clear" w:color="auto" w:fill="auto"/>
            <w:tcMar>
              <w:left w:w="115" w:type="dxa"/>
              <w:right w:w="202" w:type="dxa"/>
            </w:tcMar>
            <w:vAlign w:val="center"/>
          </w:tcPr>
          <w:p w:rsidR="00C95EF7" w:rsidRPr="00421693" w:rsidRDefault="00C95EF7" w:rsidP="00C95EF7">
            <w:pPr>
              <w:spacing w:after="0"/>
              <w:jc w:val="center"/>
              <w:rPr>
                <w:sz w:val="20"/>
                <w:szCs w:val="20"/>
              </w:rPr>
            </w:pPr>
            <w:r>
              <w:rPr>
                <w:sz w:val="20"/>
                <w:szCs w:val="20"/>
              </w:rPr>
              <w:t>39</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34.0</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0.0</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4.0</w:t>
            </w:r>
          </w:p>
        </w:tc>
        <w:tc>
          <w:tcPr>
            <w:tcW w:w="1080"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2.9</w:t>
            </w:r>
          </w:p>
        </w:tc>
        <w:tc>
          <w:tcPr>
            <w:tcW w:w="1096" w:type="dxa"/>
            <w:tcBorders>
              <w:left w:val="nil"/>
              <w:bottom w:val="single" w:sz="4" w:space="0" w:color="auto"/>
              <w:right w:val="nil"/>
            </w:tcBorders>
            <w:shd w:val="clear" w:color="auto" w:fill="auto"/>
            <w:noWrap/>
            <w:vAlign w:val="center"/>
          </w:tcPr>
          <w:p w:rsidR="00C95EF7" w:rsidRPr="00421693" w:rsidRDefault="00C95EF7" w:rsidP="00421693">
            <w:pPr>
              <w:spacing w:after="0"/>
              <w:jc w:val="center"/>
              <w:rPr>
                <w:sz w:val="20"/>
                <w:szCs w:val="20"/>
              </w:rPr>
            </w:pPr>
            <w:r>
              <w:rPr>
                <w:sz w:val="20"/>
                <w:szCs w:val="20"/>
              </w:rPr>
              <w:t>40.9</w:t>
            </w:r>
          </w:p>
        </w:tc>
        <w:tc>
          <w:tcPr>
            <w:tcW w:w="1332" w:type="dxa"/>
            <w:tcBorders>
              <w:left w:val="nil"/>
              <w:bottom w:val="single" w:sz="4" w:space="0" w:color="auto"/>
              <w:right w:val="nil"/>
            </w:tcBorders>
            <w:shd w:val="clear" w:color="auto" w:fill="auto"/>
            <w:noWrap/>
            <w:tcMar>
              <w:left w:w="115" w:type="dxa"/>
              <w:right w:w="274" w:type="dxa"/>
            </w:tcMar>
            <w:vAlign w:val="center"/>
          </w:tcPr>
          <w:p w:rsidR="00C95EF7" w:rsidRPr="00421693" w:rsidRDefault="00C95EF7" w:rsidP="00421693">
            <w:pPr>
              <w:spacing w:after="0"/>
              <w:jc w:val="center"/>
              <w:rPr>
                <w:sz w:val="20"/>
                <w:szCs w:val="20"/>
              </w:rPr>
            </w:pPr>
            <w:r>
              <w:rPr>
                <w:sz w:val="20"/>
                <w:szCs w:val="20"/>
              </w:rPr>
              <w:t>59.1</w:t>
            </w:r>
          </w:p>
        </w:tc>
        <w:tc>
          <w:tcPr>
            <w:tcW w:w="995" w:type="dxa"/>
            <w:tcBorders>
              <w:left w:val="nil"/>
              <w:bottom w:val="single" w:sz="4" w:space="0" w:color="auto"/>
              <w:right w:val="nil"/>
            </w:tcBorders>
            <w:shd w:val="clear" w:color="auto" w:fill="auto"/>
            <w:noWrap/>
            <w:tcMar>
              <w:left w:w="29" w:type="dxa"/>
              <w:right w:w="58" w:type="dxa"/>
            </w:tcMar>
            <w:vAlign w:val="center"/>
          </w:tcPr>
          <w:p w:rsidR="00C95EF7" w:rsidRPr="00421693" w:rsidRDefault="00C95EF7" w:rsidP="00421693">
            <w:pPr>
              <w:spacing w:after="0"/>
              <w:jc w:val="center"/>
              <w:rPr>
                <w:sz w:val="20"/>
                <w:szCs w:val="20"/>
              </w:rPr>
            </w:pPr>
            <w:r>
              <w:rPr>
                <w:sz w:val="20"/>
                <w:szCs w:val="20"/>
              </w:rPr>
              <w:t>100.0</w:t>
            </w:r>
          </w:p>
        </w:tc>
      </w:tr>
      <w:tr w:rsidR="00421693" w:rsidRPr="00421693" w:rsidTr="00C95EF7">
        <w:trPr>
          <w:trHeight w:hRule="exact" w:val="331"/>
        </w:trPr>
        <w:tc>
          <w:tcPr>
            <w:tcW w:w="172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rsidR="00421693" w:rsidRPr="00421693" w:rsidRDefault="00C95EF7" w:rsidP="00421693">
            <w:pPr>
              <w:spacing w:after="0"/>
              <w:jc w:val="center"/>
              <w:rPr>
                <w:sz w:val="20"/>
                <w:szCs w:val="20"/>
              </w:rPr>
            </w:pPr>
            <w:r>
              <w:rPr>
                <w:sz w:val="20"/>
                <w:szCs w:val="20"/>
              </w:rPr>
              <w:t>28.0</w:t>
            </w:r>
          </w:p>
        </w:tc>
        <w:tc>
          <w:tcPr>
            <w:tcW w:w="1080" w:type="dxa"/>
            <w:tcBorders>
              <w:top w:val="single" w:sz="4" w:space="0" w:color="auto"/>
              <w:left w:val="nil"/>
              <w:bottom w:val="single" w:sz="4" w:space="0" w:color="auto"/>
              <w:right w:val="nil"/>
            </w:tcBorders>
            <w:shd w:val="clear" w:color="auto" w:fill="auto"/>
            <w:noWrap/>
            <w:vAlign w:val="center"/>
          </w:tcPr>
          <w:p w:rsidR="00421693" w:rsidRPr="00421693" w:rsidRDefault="00C95EF7" w:rsidP="00421693">
            <w:pPr>
              <w:spacing w:after="0"/>
              <w:jc w:val="center"/>
              <w:rPr>
                <w:sz w:val="20"/>
                <w:szCs w:val="20"/>
              </w:rPr>
            </w:pPr>
            <w:r>
              <w:rPr>
                <w:sz w:val="20"/>
                <w:szCs w:val="20"/>
              </w:rPr>
              <w:t>0.0</w:t>
            </w:r>
          </w:p>
        </w:tc>
        <w:tc>
          <w:tcPr>
            <w:tcW w:w="1080" w:type="dxa"/>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5.9</w:t>
            </w:r>
          </w:p>
        </w:tc>
        <w:tc>
          <w:tcPr>
            <w:tcW w:w="1080" w:type="dxa"/>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3.1</w:t>
            </w:r>
          </w:p>
        </w:tc>
        <w:tc>
          <w:tcPr>
            <w:tcW w:w="1096" w:type="dxa"/>
            <w:tcBorders>
              <w:top w:val="single" w:sz="4" w:space="0" w:color="auto"/>
              <w:left w:val="nil"/>
              <w:bottom w:val="single" w:sz="4" w:space="0" w:color="auto"/>
              <w:right w:val="nil"/>
            </w:tcBorders>
            <w:shd w:val="clear" w:color="auto" w:fill="auto"/>
            <w:noWrap/>
            <w:vAlign w:val="center"/>
          </w:tcPr>
          <w:p w:rsidR="00421693" w:rsidRPr="00421693" w:rsidRDefault="00C95EF7" w:rsidP="00421693">
            <w:pPr>
              <w:spacing w:after="0"/>
              <w:jc w:val="center"/>
              <w:rPr>
                <w:sz w:val="20"/>
                <w:szCs w:val="20"/>
              </w:rPr>
            </w:pPr>
            <w:r>
              <w:rPr>
                <w:sz w:val="20"/>
                <w:szCs w:val="20"/>
              </w:rPr>
              <w:t>38.2</w:t>
            </w:r>
          </w:p>
        </w:tc>
        <w:tc>
          <w:tcPr>
            <w:tcW w:w="1332" w:type="dxa"/>
            <w:tcBorders>
              <w:top w:val="single" w:sz="4" w:space="0" w:color="auto"/>
              <w:left w:val="nil"/>
              <w:bottom w:val="single" w:sz="4" w:space="0" w:color="auto"/>
              <w:right w:val="nil"/>
            </w:tcBorders>
            <w:shd w:val="clear" w:color="auto" w:fill="auto"/>
            <w:noWrap/>
            <w:tcMar>
              <w:left w:w="115" w:type="dxa"/>
              <w:right w:w="274" w:type="dxa"/>
            </w:tcMar>
            <w:vAlign w:val="center"/>
          </w:tcPr>
          <w:p w:rsidR="00421693" w:rsidRPr="00421693" w:rsidRDefault="00C95EF7" w:rsidP="00421693">
            <w:pPr>
              <w:spacing w:after="0"/>
              <w:jc w:val="center"/>
              <w:rPr>
                <w:sz w:val="20"/>
                <w:szCs w:val="20"/>
              </w:rPr>
            </w:pPr>
            <w:r>
              <w:rPr>
                <w:sz w:val="20"/>
                <w:szCs w:val="20"/>
              </w:rPr>
              <w:t>61.8</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6" w:name="_Toc487183682"/>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7C0681">
        <w:rPr>
          <w:noProof/>
          <w:sz w:val="22"/>
          <w:szCs w:val="20"/>
        </w:rPr>
        <w:t>18</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Berners River coho salmon run based on the unadjusted es</w:t>
      </w:r>
      <w:r w:rsidR="00944255">
        <w:rPr>
          <w:sz w:val="22"/>
          <w:szCs w:val="20"/>
        </w:rPr>
        <w:t>capement survey count, 1982–2017</w:t>
      </w:r>
      <w:r w:rsidRPr="00421693">
        <w:rPr>
          <w:sz w:val="22"/>
          <w:szCs w:val="20"/>
        </w:rPr>
        <w:t>.</w:t>
      </w:r>
      <w:bookmarkEnd w:id="66"/>
    </w:p>
    <w:tbl>
      <w:tblPr>
        <w:tblW w:w="5000" w:type="pct"/>
        <w:tblLook w:val="04A0" w:firstRow="1" w:lastRow="0" w:firstColumn="1" w:lastColumn="0" w:noHBand="0" w:noVBand="1"/>
      </w:tblPr>
      <w:tblGrid>
        <w:gridCol w:w="665"/>
        <w:gridCol w:w="1017"/>
        <w:gridCol w:w="753"/>
        <w:gridCol w:w="757"/>
        <w:gridCol w:w="892"/>
        <w:gridCol w:w="707"/>
        <w:gridCol w:w="624"/>
        <w:gridCol w:w="1095"/>
        <w:gridCol w:w="839"/>
        <w:gridCol w:w="1448"/>
        <w:gridCol w:w="779"/>
      </w:tblGrid>
      <w:tr w:rsidR="00421693" w:rsidRPr="00421693" w:rsidTr="00907F89">
        <w:trPr>
          <w:trHeight w:val="245"/>
        </w:trPr>
        <w:tc>
          <w:tcPr>
            <w:tcW w:w="347"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rsidR="00421693" w:rsidRPr="00421693" w:rsidRDefault="00421693" w:rsidP="00421693">
            <w:pPr>
              <w:spacing w:after="0"/>
              <w:ind w:left="-144" w:right="144"/>
              <w:jc w:val="center"/>
              <w:rPr>
                <w:sz w:val="20"/>
                <w:szCs w:val="20"/>
              </w:rPr>
            </w:pPr>
            <w:r w:rsidRPr="00421693">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907F89">
        <w:trPr>
          <w:trHeight w:val="245"/>
        </w:trPr>
        <w:tc>
          <w:tcPr>
            <w:tcW w:w="347" w:type="pct"/>
            <w:tcBorders>
              <w:top w:val="nil"/>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rsidR="00421693" w:rsidRPr="00421693" w:rsidRDefault="00421693" w:rsidP="00421693">
            <w:pPr>
              <w:spacing w:after="0"/>
              <w:ind w:left="-144" w:right="144"/>
              <w:jc w:val="center"/>
              <w:rPr>
                <w:sz w:val="20"/>
                <w:szCs w:val="20"/>
              </w:rPr>
            </w:pPr>
            <w:r w:rsidRPr="00421693">
              <w:rPr>
                <w:sz w:val="20"/>
                <w:szCs w:val="20"/>
              </w:rPr>
              <w:t>Sample</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Drift</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Cost</w:t>
            </w:r>
          </w:p>
        </w:tc>
        <w:tc>
          <w:tcPr>
            <w:tcW w:w="438"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Total</w:t>
            </w:r>
          </w:p>
        </w:tc>
        <w:tc>
          <w:tcPr>
            <w:tcW w:w="75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07"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Total</w:t>
            </w:r>
          </w:p>
        </w:tc>
      </w:tr>
      <w:tr w:rsidR="00421693" w:rsidRPr="00421693" w:rsidTr="00907F89">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rsidR="00421693" w:rsidRPr="00421693" w:rsidRDefault="00421693" w:rsidP="00421693">
            <w:pPr>
              <w:spacing w:after="0"/>
              <w:ind w:left="-144" w:right="144"/>
              <w:jc w:val="center"/>
              <w:rPr>
                <w:sz w:val="20"/>
                <w:szCs w:val="20"/>
              </w:rPr>
            </w:pPr>
            <w:r w:rsidRPr="00421693">
              <w:rPr>
                <w:sz w:val="20"/>
                <w:szCs w:val="20"/>
              </w:rPr>
              <w:t>Size</w:t>
            </w:r>
          </w:p>
        </w:tc>
        <w:tc>
          <w:tcPr>
            <w:tcW w:w="393"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Sport</w:t>
            </w:r>
          </w:p>
        </w:tc>
        <w:tc>
          <w:tcPr>
            <w:tcW w:w="326"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rsidR="00421693" w:rsidRPr="00421693" w:rsidRDefault="00421693" w:rsidP="00421693">
            <w:pPr>
              <w:spacing w:after="0"/>
              <w:jc w:val="center"/>
              <w:rPr>
                <w:sz w:val="20"/>
                <w:szCs w:val="20"/>
              </w:rPr>
            </w:pPr>
            <w:r w:rsidRPr="00421693">
              <w:rPr>
                <w:sz w:val="20"/>
                <w:szCs w:val="20"/>
              </w:rPr>
              <w:t>Recovery</w:t>
            </w:r>
          </w:p>
        </w:tc>
        <w:tc>
          <w:tcPr>
            <w:tcW w:w="438"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Harvest</w:t>
            </w:r>
          </w:p>
        </w:tc>
        <w:tc>
          <w:tcPr>
            <w:tcW w:w="756"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Escapement</w:t>
            </w:r>
          </w:p>
        </w:tc>
        <w:tc>
          <w:tcPr>
            <w:tcW w:w="407" w:type="pct"/>
            <w:tcBorders>
              <w:top w:val="nil"/>
              <w:left w:val="nil"/>
              <w:bottom w:val="single" w:sz="4" w:space="0" w:color="auto"/>
              <w:right w:val="nil"/>
            </w:tcBorders>
            <w:shd w:val="clear" w:color="auto" w:fill="auto"/>
            <w:noWrap/>
            <w:tcMar>
              <w:left w:w="0" w:type="dxa"/>
              <w:right w:w="29" w:type="dxa"/>
            </w:tcMar>
            <w:vAlign w:val="bottom"/>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095BA3">
        <w:trPr>
          <w:trHeight w:val="288"/>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157</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50.1</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25.1</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22.6</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pPr>
            <w:r w:rsidRPr="00421693">
              <w:t>–</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pPr>
            <w:r w:rsidRPr="00421693">
              <w:t>–</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124</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49.8</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28.6</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21.6</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84</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46.0</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3.9</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16.7</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0.9</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421693" w:rsidRPr="00421693" w:rsidRDefault="00421693" w:rsidP="00421693">
            <w:pPr>
              <w:spacing w:after="0"/>
              <w:jc w:val="center"/>
            </w:pPr>
            <w:r w:rsidRPr="00421693">
              <w:t>–</w:t>
            </w:r>
          </w:p>
        </w:tc>
        <w:tc>
          <w:tcPr>
            <w:tcW w:w="393"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95"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46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69"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326" w:type="pct"/>
            <w:tcBorders>
              <w:top w:val="nil"/>
              <w:left w:val="nil"/>
              <w:bottom w:val="nil"/>
              <w:right w:val="nil"/>
            </w:tcBorders>
            <w:shd w:val="clear" w:color="auto" w:fill="auto"/>
            <w:noWrap/>
            <w:vAlign w:val="bottom"/>
          </w:tcPr>
          <w:p w:rsidR="00421693" w:rsidRPr="00421693" w:rsidRDefault="00421693" w:rsidP="00421693">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421693" w:rsidRPr="00421693" w:rsidRDefault="00421693" w:rsidP="00421693">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421693" w:rsidRPr="00421693" w:rsidRDefault="00421693" w:rsidP="00421693">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pPr>
            <w:r w:rsidRPr="00421693">
              <w:t>–</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23.0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125</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49.9</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20.3</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28.6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ind w:left="-144" w:right="-209"/>
              <w:jc w:val="center"/>
              <w:rPr>
                <w:sz w:val="20"/>
                <w:szCs w:val="20"/>
              </w:rPr>
            </w:pPr>
            <w:r w:rsidRPr="00421693">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395"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369"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326"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438" w:type="pct"/>
            <w:tcBorders>
              <w:top w:val="nil"/>
              <w:left w:val="nil"/>
              <w:bottom w:val="nil"/>
              <w:right w:val="nil"/>
            </w:tcBorders>
            <w:shd w:val="clear" w:color="auto" w:fill="auto"/>
            <w:noWrap/>
            <w:tcMar>
              <w:left w:w="115" w:type="dxa"/>
              <w:right w:w="259"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rsidR="00421693" w:rsidRPr="00421693" w:rsidRDefault="00421693" w:rsidP="00421693">
            <w:pPr>
              <w:spacing w:after="0"/>
              <w:jc w:val="center"/>
              <w:rPr>
                <w:sz w:val="20"/>
                <w:szCs w:val="20"/>
              </w:rPr>
            </w:pPr>
            <w:r w:rsidRPr="00421693">
              <w:rPr>
                <w:sz w:val="20"/>
                <w:szCs w:val="20"/>
              </w:rPr>
              <w:t>–</w:t>
            </w:r>
          </w:p>
        </w:tc>
        <w:tc>
          <w:tcPr>
            <w:tcW w:w="407"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jc w:val="center"/>
              <w:rPr>
                <w:sz w:val="20"/>
                <w:szCs w:val="20"/>
              </w:rPr>
            </w:pPr>
            <w:r w:rsidRPr="00421693">
              <w:rPr>
                <w:sz w:val="20"/>
                <w:szCs w:val="20"/>
              </w:rPr>
              <w:t>–</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93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44.6</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25.3</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159</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54.9</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35.7</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7.1</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51.7</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23.4</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102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40.0</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40.9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18.0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58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53.6</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8.4</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38.0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471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44.2</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21.6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1,025</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47.6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33.0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33.3</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31.9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33.3</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1,498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38.9</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31.6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2,644</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37.3</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38.0</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21.7</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1,383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0.1</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17.2</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601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44.5</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27.2</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25.6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312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16.0</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1.5</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14.7</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0.1</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65.8</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613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45.1</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22.6</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1.3</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29.4</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948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38.8</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28.9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29.9</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692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24.8</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49.6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747</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27.4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11.0</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60.0</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787</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17.4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24.2</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55.6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1,328</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23.4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0.9</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39.1</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34.7</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756</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32.5</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22.2</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1.5</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43.6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392</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36.4</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20.0</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40.9</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25.8</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38.9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34.6</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293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33.7</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19.1</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44.9</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423</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27.0</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24.1</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1.0</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47.8</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201</w:t>
            </w:r>
          </w:p>
        </w:tc>
        <w:tc>
          <w:tcPr>
            <w:tcW w:w="39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30.1</w:t>
            </w:r>
          </w:p>
        </w:tc>
        <w:tc>
          <w:tcPr>
            <w:tcW w:w="39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0.7</w:t>
            </w:r>
          </w:p>
        </w:tc>
        <w:tc>
          <w:tcPr>
            <w:tcW w:w="46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21.9</w:t>
            </w:r>
          </w:p>
        </w:tc>
        <w:tc>
          <w:tcPr>
            <w:tcW w:w="369"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45.4</w:t>
            </w:r>
          </w:p>
        </w:tc>
        <w:tc>
          <w:tcPr>
            <w:tcW w:w="407"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324</w:t>
            </w:r>
          </w:p>
        </w:tc>
        <w:tc>
          <w:tcPr>
            <w:tcW w:w="393"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29.6</w:t>
            </w:r>
          </w:p>
        </w:tc>
        <w:tc>
          <w:tcPr>
            <w:tcW w:w="395"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0.5</w:t>
            </w:r>
          </w:p>
        </w:tc>
        <w:tc>
          <w:tcPr>
            <w:tcW w:w="466"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33.3</w:t>
            </w:r>
          </w:p>
        </w:tc>
        <w:tc>
          <w:tcPr>
            <w:tcW w:w="369"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2.2</w:t>
            </w:r>
          </w:p>
        </w:tc>
        <w:tc>
          <w:tcPr>
            <w:tcW w:w="326" w:type="pct"/>
            <w:tcBorders>
              <w:top w:val="nil"/>
              <w:left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hideMark/>
          </w:tcPr>
          <w:p w:rsidR="00421693" w:rsidRPr="00421693" w:rsidRDefault="00421693" w:rsidP="00421693">
            <w:pPr>
              <w:spacing w:after="0"/>
              <w:jc w:val="center"/>
              <w:rPr>
                <w:sz w:val="20"/>
                <w:szCs w:val="20"/>
              </w:rPr>
            </w:pPr>
            <w:r w:rsidRPr="00421693">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rsidR="00421693" w:rsidRPr="00421693" w:rsidRDefault="00421693" w:rsidP="00421693">
            <w:pPr>
              <w:spacing w:after="0"/>
              <w:jc w:val="center"/>
              <w:rPr>
                <w:sz w:val="20"/>
                <w:szCs w:val="20"/>
              </w:rPr>
            </w:pPr>
            <w:r w:rsidRPr="00421693">
              <w:rPr>
                <w:sz w:val="20"/>
                <w:szCs w:val="20"/>
              </w:rPr>
              <w:t>34.5</w:t>
            </w:r>
          </w:p>
        </w:tc>
        <w:tc>
          <w:tcPr>
            <w:tcW w:w="407" w:type="pct"/>
            <w:tcBorders>
              <w:top w:val="nil"/>
              <w:left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2011</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174</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30.9</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2.1</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15.8</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0.9</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49.7</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50.3</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2012</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159</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24.3</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10.9</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0.6</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35.8</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64.2</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2013</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374</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35.7</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1.8</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29.9</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2.9</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70.2</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29.8</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2014</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287</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16.1</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23.4</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2.3</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41.9</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58.1</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2015</w:t>
            </w:r>
          </w:p>
        </w:tc>
        <w:tc>
          <w:tcPr>
            <w:tcW w:w="531" w:type="pct"/>
            <w:tcBorders>
              <w:top w:val="nil"/>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306</w:t>
            </w:r>
          </w:p>
        </w:tc>
        <w:tc>
          <w:tcPr>
            <w:tcW w:w="393"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22.6</w:t>
            </w:r>
          </w:p>
        </w:tc>
        <w:tc>
          <w:tcPr>
            <w:tcW w:w="395"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0.8</w:t>
            </w:r>
          </w:p>
        </w:tc>
        <w:tc>
          <w:tcPr>
            <w:tcW w:w="46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11.9</w:t>
            </w:r>
          </w:p>
        </w:tc>
        <w:tc>
          <w:tcPr>
            <w:tcW w:w="369"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1.1</w:t>
            </w:r>
          </w:p>
        </w:tc>
        <w:tc>
          <w:tcPr>
            <w:tcW w:w="326" w:type="pct"/>
            <w:tcBorders>
              <w:top w:val="nil"/>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36.5</w:t>
            </w:r>
          </w:p>
        </w:tc>
        <w:tc>
          <w:tcPr>
            <w:tcW w:w="756" w:type="pct"/>
            <w:tcBorders>
              <w:top w:val="nil"/>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63.5</w:t>
            </w:r>
          </w:p>
        </w:tc>
        <w:tc>
          <w:tcPr>
            <w:tcW w:w="407" w:type="pct"/>
            <w:tcBorders>
              <w:top w:val="nil"/>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907F89">
        <w:trPr>
          <w:trHeight w:val="245"/>
        </w:trPr>
        <w:tc>
          <w:tcPr>
            <w:tcW w:w="347" w:type="pct"/>
            <w:tcBorders>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2016</w:t>
            </w:r>
          </w:p>
        </w:tc>
        <w:tc>
          <w:tcPr>
            <w:tcW w:w="531" w:type="pct"/>
            <w:tcBorders>
              <w:left w:val="nil"/>
              <w:right w:val="nil"/>
            </w:tcBorders>
            <w:shd w:val="clear" w:color="auto" w:fill="auto"/>
            <w:noWrap/>
            <w:tcMar>
              <w:left w:w="115" w:type="dxa"/>
              <w:right w:w="144" w:type="dxa"/>
            </w:tcMar>
            <w:vAlign w:val="bottom"/>
          </w:tcPr>
          <w:p w:rsidR="00421693" w:rsidRPr="00421693" w:rsidRDefault="00421693" w:rsidP="00421693">
            <w:pPr>
              <w:spacing w:after="0"/>
              <w:jc w:val="center"/>
              <w:rPr>
                <w:sz w:val="20"/>
                <w:szCs w:val="20"/>
              </w:rPr>
            </w:pPr>
            <w:r w:rsidRPr="00421693">
              <w:rPr>
                <w:sz w:val="20"/>
                <w:szCs w:val="20"/>
              </w:rPr>
              <w:t>173</w:t>
            </w:r>
          </w:p>
        </w:tc>
        <w:tc>
          <w:tcPr>
            <w:tcW w:w="393"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9.2</w:t>
            </w:r>
          </w:p>
        </w:tc>
        <w:tc>
          <w:tcPr>
            <w:tcW w:w="395"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0.1</w:t>
            </w:r>
          </w:p>
        </w:tc>
        <w:tc>
          <w:tcPr>
            <w:tcW w:w="466"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22.1</w:t>
            </w:r>
          </w:p>
        </w:tc>
        <w:tc>
          <w:tcPr>
            <w:tcW w:w="369"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0.9</w:t>
            </w:r>
          </w:p>
        </w:tc>
        <w:tc>
          <w:tcPr>
            <w:tcW w:w="326" w:type="pct"/>
            <w:tcBorders>
              <w:left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572" w:type="pct"/>
            <w:tcBorders>
              <w:left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38" w:type="pct"/>
            <w:tcBorders>
              <w:left w:val="nil"/>
              <w:right w:val="nil"/>
            </w:tcBorders>
            <w:shd w:val="clear" w:color="auto" w:fill="auto"/>
            <w:noWrap/>
            <w:tcMar>
              <w:left w:w="115" w:type="dxa"/>
              <w:right w:w="158" w:type="dxa"/>
            </w:tcMar>
            <w:vAlign w:val="bottom"/>
          </w:tcPr>
          <w:p w:rsidR="00421693" w:rsidRPr="00421693" w:rsidRDefault="00421693" w:rsidP="00421693">
            <w:pPr>
              <w:spacing w:after="0"/>
              <w:jc w:val="center"/>
              <w:rPr>
                <w:sz w:val="20"/>
                <w:szCs w:val="20"/>
              </w:rPr>
            </w:pPr>
            <w:r w:rsidRPr="00421693">
              <w:rPr>
                <w:sz w:val="20"/>
                <w:szCs w:val="20"/>
              </w:rPr>
              <w:t>32.3</w:t>
            </w:r>
          </w:p>
        </w:tc>
        <w:tc>
          <w:tcPr>
            <w:tcW w:w="756" w:type="pct"/>
            <w:tcBorders>
              <w:left w:val="nil"/>
              <w:right w:val="nil"/>
            </w:tcBorders>
            <w:shd w:val="clear" w:color="auto" w:fill="auto"/>
            <w:noWrap/>
            <w:tcMar>
              <w:left w:w="115" w:type="dxa"/>
              <w:right w:w="346" w:type="dxa"/>
            </w:tcMar>
            <w:vAlign w:val="bottom"/>
          </w:tcPr>
          <w:p w:rsidR="00421693" w:rsidRPr="00421693" w:rsidRDefault="00421693" w:rsidP="00421693">
            <w:pPr>
              <w:spacing w:after="0"/>
              <w:jc w:val="center"/>
              <w:rPr>
                <w:sz w:val="20"/>
                <w:szCs w:val="20"/>
              </w:rPr>
            </w:pPr>
            <w:r w:rsidRPr="00421693">
              <w:rPr>
                <w:sz w:val="20"/>
                <w:szCs w:val="20"/>
              </w:rPr>
              <w:t>67.7</w:t>
            </w:r>
          </w:p>
        </w:tc>
        <w:tc>
          <w:tcPr>
            <w:tcW w:w="407" w:type="pct"/>
            <w:tcBorders>
              <w:left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100.0</w:t>
            </w:r>
          </w:p>
        </w:tc>
      </w:tr>
      <w:tr w:rsidR="00907F89" w:rsidRPr="00421693" w:rsidTr="00944255">
        <w:trPr>
          <w:trHeight w:hRule="exact" w:val="302"/>
        </w:trPr>
        <w:tc>
          <w:tcPr>
            <w:tcW w:w="347" w:type="pct"/>
            <w:tcBorders>
              <w:left w:val="nil"/>
              <w:bottom w:val="single" w:sz="4" w:space="0" w:color="auto"/>
              <w:right w:val="nil"/>
            </w:tcBorders>
            <w:shd w:val="clear" w:color="auto" w:fill="auto"/>
            <w:noWrap/>
            <w:tcMar>
              <w:left w:w="29" w:type="dxa"/>
              <w:right w:w="115" w:type="dxa"/>
            </w:tcMar>
            <w:vAlign w:val="center"/>
          </w:tcPr>
          <w:p w:rsidR="00907F89" w:rsidRPr="00421693" w:rsidRDefault="00907F89" w:rsidP="00421693">
            <w:pPr>
              <w:spacing w:after="0"/>
              <w:jc w:val="left"/>
              <w:rPr>
                <w:sz w:val="20"/>
                <w:szCs w:val="20"/>
              </w:rPr>
            </w:pPr>
            <w:r>
              <w:rPr>
                <w:sz w:val="20"/>
                <w:szCs w:val="20"/>
              </w:rPr>
              <w:t>2017</w:t>
            </w:r>
          </w:p>
        </w:tc>
        <w:tc>
          <w:tcPr>
            <w:tcW w:w="531" w:type="pct"/>
            <w:tcBorders>
              <w:left w:val="nil"/>
              <w:bottom w:val="single" w:sz="4" w:space="0" w:color="auto"/>
              <w:right w:val="nil"/>
            </w:tcBorders>
            <w:shd w:val="clear" w:color="auto" w:fill="auto"/>
            <w:tcMar>
              <w:left w:w="115" w:type="dxa"/>
              <w:right w:w="144" w:type="dxa"/>
            </w:tcMar>
            <w:vAlign w:val="center"/>
          </w:tcPr>
          <w:p w:rsidR="00907F89" w:rsidRPr="00421693" w:rsidRDefault="00907F89" w:rsidP="00907F89">
            <w:pPr>
              <w:spacing w:after="0"/>
              <w:jc w:val="center"/>
              <w:rPr>
                <w:sz w:val="20"/>
                <w:szCs w:val="20"/>
              </w:rPr>
            </w:pPr>
            <w:r>
              <w:rPr>
                <w:sz w:val="20"/>
                <w:szCs w:val="20"/>
              </w:rPr>
              <w:t>153</w:t>
            </w:r>
          </w:p>
        </w:tc>
        <w:tc>
          <w:tcPr>
            <w:tcW w:w="393"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31.2</w:t>
            </w:r>
          </w:p>
        </w:tc>
        <w:tc>
          <w:tcPr>
            <w:tcW w:w="395"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6</w:t>
            </w:r>
            <w:r w:rsidR="00944255">
              <w:rPr>
                <w:sz w:val="20"/>
                <w:szCs w:val="20"/>
              </w:rPr>
              <w:t>.0</w:t>
            </w:r>
          </w:p>
        </w:tc>
        <w:tc>
          <w:tcPr>
            <w:tcW w:w="466"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11.9</w:t>
            </w:r>
          </w:p>
        </w:tc>
        <w:tc>
          <w:tcPr>
            <w:tcW w:w="369"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1.6</w:t>
            </w:r>
          </w:p>
        </w:tc>
        <w:tc>
          <w:tcPr>
            <w:tcW w:w="326" w:type="pct"/>
            <w:tcBorders>
              <w:left w:val="nil"/>
              <w:bottom w:val="single" w:sz="4" w:space="0" w:color="auto"/>
              <w:right w:val="nil"/>
            </w:tcBorders>
            <w:shd w:val="clear" w:color="auto" w:fill="auto"/>
            <w:noWrap/>
            <w:vAlign w:val="center"/>
          </w:tcPr>
          <w:p w:rsidR="00907F89" w:rsidRPr="00421693" w:rsidRDefault="00907F89" w:rsidP="00421693">
            <w:pPr>
              <w:spacing w:after="0"/>
              <w:jc w:val="center"/>
              <w:rPr>
                <w:sz w:val="20"/>
                <w:szCs w:val="20"/>
              </w:rPr>
            </w:pPr>
            <w:r>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center"/>
          </w:tcPr>
          <w:p w:rsidR="00907F89" w:rsidRPr="00421693" w:rsidRDefault="00907F89" w:rsidP="00421693">
            <w:pPr>
              <w:spacing w:after="0"/>
              <w:jc w:val="center"/>
              <w:rPr>
                <w:sz w:val="20"/>
                <w:szCs w:val="20"/>
              </w:rPr>
            </w:pPr>
            <w:r>
              <w:rPr>
                <w:sz w:val="20"/>
                <w:szCs w:val="20"/>
              </w:rPr>
              <w:t>0.0</w:t>
            </w:r>
          </w:p>
        </w:tc>
        <w:tc>
          <w:tcPr>
            <w:tcW w:w="438" w:type="pct"/>
            <w:tcBorders>
              <w:left w:val="nil"/>
              <w:bottom w:val="single" w:sz="4" w:space="0" w:color="auto"/>
              <w:right w:val="nil"/>
            </w:tcBorders>
            <w:shd w:val="clear" w:color="auto" w:fill="auto"/>
            <w:noWrap/>
            <w:tcMar>
              <w:left w:w="115" w:type="dxa"/>
              <w:right w:w="158" w:type="dxa"/>
            </w:tcMar>
            <w:vAlign w:val="center"/>
          </w:tcPr>
          <w:p w:rsidR="00907F89" w:rsidRPr="00421693" w:rsidRDefault="00907F89" w:rsidP="00421693">
            <w:pPr>
              <w:spacing w:after="0"/>
              <w:jc w:val="center"/>
              <w:rPr>
                <w:sz w:val="20"/>
                <w:szCs w:val="20"/>
              </w:rPr>
            </w:pPr>
            <w:r>
              <w:rPr>
                <w:sz w:val="20"/>
                <w:szCs w:val="20"/>
              </w:rPr>
              <w:t>50.8</w:t>
            </w:r>
          </w:p>
        </w:tc>
        <w:tc>
          <w:tcPr>
            <w:tcW w:w="756" w:type="pct"/>
            <w:tcBorders>
              <w:left w:val="nil"/>
              <w:bottom w:val="single" w:sz="4" w:space="0" w:color="auto"/>
              <w:right w:val="nil"/>
            </w:tcBorders>
            <w:shd w:val="clear" w:color="auto" w:fill="auto"/>
            <w:noWrap/>
            <w:tcMar>
              <w:left w:w="115" w:type="dxa"/>
              <w:right w:w="346" w:type="dxa"/>
            </w:tcMar>
            <w:vAlign w:val="center"/>
          </w:tcPr>
          <w:p w:rsidR="00907F89" w:rsidRPr="00421693" w:rsidRDefault="00907F89" w:rsidP="00421693">
            <w:pPr>
              <w:spacing w:after="0"/>
              <w:jc w:val="center"/>
              <w:rPr>
                <w:sz w:val="20"/>
                <w:szCs w:val="20"/>
              </w:rPr>
            </w:pPr>
            <w:r>
              <w:rPr>
                <w:sz w:val="20"/>
                <w:szCs w:val="20"/>
              </w:rPr>
              <w:t>49.2</w:t>
            </w:r>
          </w:p>
        </w:tc>
        <w:tc>
          <w:tcPr>
            <w:tcW w:w="407" w:type="pct"/>
            <w:tcBorders>
              <w:left w:val="nil"/>
              <w:bottom w:val="single" w:sz="4" w:space="0" w:color="auto"/>
              <w:right w:val="nil"/>
            </w:tcBorders>
            <w:shd w:val="clear" w:color="auto" w:fill="auto"/>
            <w:noWrap/>
            <w:tcMar>
              <w:left w:w="115" w:type="dxa"/>
              <w:right w:w="58" w:type="dxa"/>
            </w:tcMar>
            <w:vAlign w:val="center"/>
          </w:tcPr>
          <w:p w:rsidR="00907F89" w:rsidRPr="00421693" w:rsidRDefault="00944255" w:rsidP="00421693">
            <w:pPr>
              <w:spacing w:after="0"/>
              <w:jc w:val="center"/>
              <w:rPr>
                <w:sz w:val="20"/>
                <w:szCs w:val="20"/>
              </w:rPr>
            </w:pPr>
            <w:r>
              <w:rPr>
                <w:sz w:val="20"/>
                <w:szCs w:val="20"/>
              </w:rPr>
              <w:t>100.0</w:t>
            </w:r>
          </w:p>
        </w:tc>
      </w:tr>
      <w:tr w:rsidR="00421693" w:rsidRPr="00421693" w:rsidTr="00907F89">
        <w:trPr>
          <w:trHeight w:hRule="exact" w:val="331"/>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393" w:type="pct"/>
            <w:tcBorders>
              <w:top w:val="single" w:sz="4" w:space="0" w:color="auto"/>
              <w:left w:val="nil"/>
              <w:bottom w:val="single" w:sz="4" w:space="0" w:color="auto"/>
              <w:right w:val="nil"/>
            </w:tcBorders>
            <w:shd w:val="clear" w:color="auto" w:fill="auto"/>
            <w:noWrap/>
            <w:vAlign w:val="center"/>
            <w:hideMark/>
          </w:tcPr>
          <w:p w:rsidR="00421693" w:rsidRPr="00421693" w:rsidRDefault="00907F89" w:rsidP="00421693">
            <w:pPr>
              <w:spacing w:after="0"/>
              <w:jc w:val="center"/>
              <w:rPr>
                <w:sz w:val="20"/>
                <w:szCs w:val="20"/>
              </w:rPr>
            </w:pPr>
            <w:r>
              <w:rPr>
                <w:sz w:val="20"/>
                <w:szCs w:val="20"/>
              </w:rPr>
              <w:t>34.4</w:t>
            </w:r>
          </w:p>
        </w:tc>
        <w:tc>
          <w:tcPr>
            <w:tcW w:w="395" w:type="pct"/>
            <w:tcBorders>
              <w:top w:val="single" w:sz="4" w:space="0" w:color="auto"/>
              <w:left w:val="nil"/>
              <w:bottom w:val="single" w:sz="4" w:space="0" w:color="auto"/>
              <w:right w:val="nil"/>
            </w:tcBorders>
            <w:shd w:val="clear" w:color="auto" w:fill="auto"/>
            <w:noWrap/>
            <w:vAlign w:val="center"/>
          </w:tcPr>
          <w:p w:rsidR="00421693" w:rsidRPr="00421693" w:rsidRDefault="00907F89" w:rsidP="00421693">
            <w:pPr>
              <w:spacing w:after="0"/>
              <w:jc w:val="center"/>
              <w:rPr>
                <w:sz w:val="20"/>
                <w:szCs w:val="20"/>
              </w:rPr>
            </w:pPr>
            <w:r>
              <w:rPr>
                <w:sz w:val="20"/>
                <w:szCs w:val="20"/>
              </w:rPr>
              <w:t>0.9</w:t>
            </w:r>
          </w:p>
        </w:tc>
        <w:tc>
          <w:tcPr>
            <w:tcW w:w="466" w:type="pct"/>
            <w:tcBorders>
              <w:top w:val="single" w:sz="4" w:space="0" w:color="auto"/>
              <w:left w:val="nil"/>
              <w:bottom w:val="single" w:sz="4" w:space="0" w:color="auto"/>
              <w:right w:val="nil"/>
            </w:tcBorders>
            <w:shd w:val="clear" w:color="auto" w:fill="auto"/>
            <w:noWrap/>
            <w:vAlign w:val="center"/>
          </w:tcPr>
          <w:p w:rsidR="00421693" w:rsidRPr="00421693" w:rsidRDefault="00907F89" w:rsidP="00421693">
            <w:pPr>
              <w:spacing w:after="0"/>
              <w:jc w:val="center"/>
              <w:rPr>
                <w:sz w:val="20"/>
                <w:szCs w:val="20"/>
              </w:rPr>
            </w:pPr>
            <w:r>
              <w:rPr>
                <w:sz w:val="20"/>
                <w:szCs w:val="20"/>
              </w:rPr>
              <w:t>25.8</w:t>
            </w:r>
          </w:p>
        </w:tc>
        <w:tc>
          <w:tcPr>
            <w:tcW w:w="369" w:type="pct"/>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1.2</w:t>
            </w:r>
          </w:p>
        </w:tc>
        <w:tc>
          <w:tcPr>
            <w:tcW w:w="326" w:type="pct"/>
            <w:tcBorders>
              <w:top w:val="single" w:sz="4" w:space="0" w:color="auto"/>
              <w:left w:val="nil"/>
              <w:bottom w:val="single" w:sz="4" w:space="0" w:color="auto"/>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0.0</w:t>
            </w:r>
          </w:p>
        </w:tc>
        <w:tc>
          <w:tcPr>
            <w:tcW w:w="572" w:type="pct"/>
            <w:tcBorders>
              <w:top w:val="single" w:sz="4" w:space="0" w:color="auto"/>
              <w:left w:val="nil"/>
              <w:bottom w:val="single" w:sz="4" w:space="0" w:color="auto"/>
              <w:right w:val="nil"/>
            </w:tcBorders>
            <w:shd w:val="clear" w:color="auto" w:fill="auto"/>
            <w:noWrap/>
            <w:tcMar>
              <w:left w:w="115" w:type="dxa"/>
              <w:right w:w="202" w:type="dxa"/>
            </w:tcMar>
            <w:vAlign w:val="center"/>
          </w:tcPr>
          <w:p w:rsidR="00421693" w:rsidRPr="00421693" w:rsidRDefault="00421693" w:rsidP="00421693">
            <w:pPr>
              <w:spacing w:after="0"/>
              <w:jc w:val="center"/>
              <w:rPr>
                <w:sz w:val="20"/>
                <w:szCs w:val="20"/>
              </w:rPr>
            </w:pPr>
            <w:r w:rsidRPr="00421693">
              <w:rPr>
                <w:sz w:val="20"/>
                <w:szCs w:val="20"/>
              </w:rPr>
              <w:t>0.0</w:t>
            </w:r>
          </w:p>
        </w:tc>
        <w:tc>
          <w:tcPr>
            <w:tcW w:w="438" w:type="pct"/>
            <w:tcBorders>
              <w:top w:val="single" w:sz="4" w:space="0" w:color="auto"/>
              <w:left w:val="nil"/>
              <w:bottom w:val="single" w:sz="4" w:space="0" w:color="auto"/>
              <w:right w:val="nil"/>
            </w:tcBorders>
            <w:shd w:val="clear" w:color="auto" w:fill="auto"/>
            <w:noWrap/>
            <w:tcMar>
              <w:left w:w="115" w:type="dxa"/>
              <w:right w:w="158" w:type="dxa"/>
            </w:tcMar>
            <w:vAlign w:val="center"/>
          </w:tcPr>
          <w:p w:rsidR="00421693" w:rsidRPr="00421693" w:rsidRDefault="00907F89" w:rsidP="00421693">
            <w:pPr>
              <w:spacing w:after="0"/>
              <w:jc w:val="center"/>
              <w:rPr>
                <w:sz w:val="20"/>
                <w:szCs w:val="20"/>
              </w:rPr>
            </w:pPr>
            <w:r>
              <w:rPr>
                <w:sz w:val="20"/>
                <w:szCs w:val="20"/>
              </w:rPr>
              <w:t>62.3</w:t>
            </w:r>
          </w:p>
        </w:tc>
        <w:tc>
          <w:tcPr>
            <w:tcW w:w="756" w:type="pct"/>
            <w:tcBorders>
              <w:top w:val="single" w:sz="4" w:space="0" w:color="auto"/>
              <w:left w:val="nil"/>
              <w:bottom w:val="single" w:sz="4" w:space="0" w:color="auto"/>
              <w:right w:val="nil"/>
            </w:tcBorders>
            <w:shd w:val="clear" w:color="auto" w:fill="auto"/>
            <w:noWrap/>
            <w:tcMar>
              <w:left w:w="115" w:type="dxa"/>
              <w:right w:w="346" w:type="dxa"/>
            </w:tcMar>
            <w:vAlign w:val="center"/>
          </w:tcPr>
          <w:p w:rsidR="00421693" w:rsidRPr="00421693" w:rsidRDefault="00907F89" w:rsidP="00421693">
            <w:pPr>
              <w:spacing w:after="0"/>
              <w:jc w:val="center"/>
              <w:rPr>
                <w:sz w:val="20"/>
                <w:szCs w:val="20"/>
              </w:rPr>
            </w:pPr>
            <w:r>
              <w:rPr>
                <w:sz w:val="20"/>
                <w:szCs w:val="20"/>
              </w:rPr>
              <w:t>37.7</w:t>
            </w:r>
          </w:p>
        </w:tc>
        <w:tc>
          <w:tcPr>
            <w:tcW w:w="407" w:type="pct"/>
            <w:tcBorders>
              <w:top w:val="single" w:sz="4" w:space="0" w:color="auto"/>
              <w:left w:val="nil"/>
              <w:bottom w:val="single" w:sz="4" w:space="0" w:color="auto"/>
              <w:right w:val="nil"/>
            </w:tcBorders>
            <w:shd w:val="clear" w:color="auto" w:fill="auto"/>
            <w:noWrap/>
            <w:tcMar>
              <w:left w:w="115" w:type="dxa"/>
              <w:right w:w="58" w:type="dxa"/>
            </w:tcMar>
            <w:vAlign w:val="center"/>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7" w:name="_Toc487183683"/>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7C0681">
        <w:rPr>
          <w:noProof/>
          <w:sz w:val="22"/>
          <w:szCs w:val="20"/>
        </w:rPr>
        <w:t>19</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Berners River coho salmon run based on the unadjusted es</w:t>
      </w:r>
      <w:r w:rsidR="00944255">
        <w:rPr>
          <w:sz w:val="22"/>
          <w:szCs w:val="20"/>
        </w:rPr>
        <w:t>capement survey count, 1982–2017</w:t>
      </w:r>
      <w:r w:rsidRPr="00421693">
        <w:rPr>
          <w:sz w:val="22"/>
          <w:szCs w:val="20"/>
        </w:rPr>
        <w:t>.</w:t>
      </w:r>
      <w:bookmarkEnd w:id="67"/>
    </w:p>
    <w:tbl>
      <w:tblPr>
        <w:tblW w:w="0" w:type="auto"/>
        <w:tblInd w:w="93" w:type="dxa"/>
        <w:tblLook w:val="04A0" w:firstRow="1" w:lastRow="0" w:firstColumn="1" w:lastColumn="0" w:noHBand="0" w:noVBand="1"/>
      </w:tblPr>
      <w:tblGrid>
        <w:gridCol w:w="621"/>
        <w:gridCol w:w="829"/>
        <w:gridCol w:w="822"/>
        <w:gridCol w:w="732"/>
        <w:gridCol w:w="898"/>
        <w:gridCol w:w="703"/>
        <w:gridCol w:w="609"/>
        <w:gridCol w:w="1176"/>
        <w:gridCol w:w="786"/>
        <w:gridCol w:w="1315"/>
        <w:gridCol w:w="776"/>
      </w:tblGrid>
      <w:tr w:rsidR="00421693" w:rsidRPr="00421693" w:rsidTr="00944255">
        <w:trPr>
          <w:trHeight w:val="331"/>
        </w:trPr>
        <w:tc>
          <w:tcPr>
            <w:tcW w:w="638" w:type="dxa"/>
            <w:tcBorders>
              <w:top w:val="single" w:sz="4" w:space="0" w:color="auto"/>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 </w:t>
            </w:r>
          </w:p>
        </w:tc>
        <w:tc>
          <w:tcPr>
            <w:tcW w:w="0" w:type="auto"/>
            <w:tcBorders>
              <w:top w:val="single" w:sz="4" w:space="0" w:color="auto"/>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Fishery</w:t>
            </w:r>
          </w:p>
        </w:tc>
        <w:tc>
          <w:tcPr>
            <w:tcW w:w="84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91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3379"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Percent of Total Run</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Sample</w:t>
            </w:r>
          </w:p>
        </w:tc>
        <w:tc>
          <w:tcPr>
            <w:tcW w:w="84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916"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Drift</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B.C.</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Cost</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Total</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Total</w:t>
            </w:r>
          </w:p>
        </w:tc>
      </w:tr>
      <w:tr w:rsidR="00421693" w:rsidRPr="00421693" w:rsidTr="00944255">
        <w:trPr>
          <w:trHeight w:hRule="exact" w:val="331"/>
        </w:trPr>
        <w:tc>
          <w:tcPr>
            <w:tcW w:w="638"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left"/>
              <w:rPr>
                <w:sz w:val="22"/>
                <w:szCs w:val="22"/>
              </w:rPr>
            </w:pPr>
            <w:r w:rsidRPr="00421693">
              <w:rPr>
                <w:sz w:val="22"/>
                <w:szCs w:val="22"/>
              </w:rPr>
              <w:t>Year</w:t>
            </w:r>
          </w:p>
        </w:tc>
        <w:tc>
          <w:tcPr>
            <w:tcW w:w="0" w:type="auto"/>
            <w:tcBorders>
              <w:top w:val="nil"/>
              <w:left w:val="nil"/>
              <w:bottom w:val="single" w:sz="4" w:space="0" w:color="auto"/>
              <w:right w:val="nil"/>
            </w:tcBorders>
            <w:shd w:val="clear" w:color="auto" w:fill="auto"/>
            <w:tcMar>
              <w:left w:w="43" w:type="dxa"/>
              <w:right w:w="43" w:type="dxa"/>
            </w:tcMar>
            <w:vAlign w:val="center"/>
            <w:hideMark/>
          </w:tcPr>
          <w:p w:rsidR="00421693" w:rsidRPr="00421693" w:rsidRDefault="00421693" w:rsidP="00421693">
            <w:pPr>
              <w:spacing w:after="0"/>
              <w:ind w:right="-134"/>
              <w:jc w:val="center"/>
              <w:rPr>
                <w:sz w:val="22"/>
                <w:szCs w:val="22"/>
              </w:rPr>
            </w:pPr>
            <w:r w:rsidRPr="00421693">
              <w:rPr>
                <w:sz w:val="22"/>
                <w:szCs w:val="22"/>
              </w:rPr>
              <w:t>Size</w:t>
            </w:r>
          </w:p>
        </w:tc>
        <w:tc>
          <w:tcPr>
            <w:tcW w:w="847" w:type="dxa"/>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944255">
            <w:pPr>
              <w:spacing w:after="0"/>
              <w:jc w:val="center"/>
              <w:rPr>
                <w:sz w:val="22"/>
                <w:szCs w:val="22"/>
              </w:rPr>
            </w:pPr>
            <w:r w:rsidRPr="00421693">
              <w:rPr>
                <w:sz w:val="22"/>
                <w:szCs w:val="22"/>
              </w:rPr>
              <w:t>Troll</w:t>
            </w:r>
          </w:p>
        </w:tc>
        <w:tc>
          <w:tcPr>
            <w:tcW w:w="754"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Seine</w:t>
            </w:r>
          </w:p>
        </w:tc>
        <w:tc>
          <w:tcPr>
            <w:tcW w:w="916"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Gillnet</w:t>
            </w:r>
          </w:p>
        </w:tc>
        <w:tc>
          <w:tcPr>
            <w:tcW w:w="723"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Sport</w:t>
            </w:r>
          </w:p>
        </w:tc>
        <w:tc>
          <w:tcPr>
            <w:tcW w:w="624"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Net</w:t>
            </w:r>
          </w:p>
        </w:tc>
        <w:tc>
          <w:tcPr>
            <w:tcW w:w="1221"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Recovery</w:t>
            </w:r>
          </w:p>
        </w:tc>
        <w:tc>
          <w:tcPr>
            <w:tcW w:w="811"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Harvest</w:t>
            </w:r>
          </w:p>
        </w:tc>
        <w:tc>
          <w:tcPr>
            <w:tcW w:w="1367"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Escapement</w:t>
            </w:r>
          </w:p>
        </w:tc>
        <w:tc>
          <w:tcPr>
            <w:tcW w:w="800" w:type="dxa"/>
            <w:tcBorders>
              <w:top w:val="nil"/>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Run</w:t>
            </w:r>
          </w:p>
        </w:tc>
      </w:tr>
      <w:tr w:rsidR="00421693" w:rsidRPr="00421693" w:rsidTr="00944255">
        <w:trPr>
          <w:trHeight w:val="331"/>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1989</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58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49.1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7.7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56.8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43.2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1990</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471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41.0</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62.6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37.4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1991</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1,025</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17.1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44.1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0.2</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62.1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37.9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1992</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30.8</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29.5</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0.4</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61.8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38.2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1993</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1,498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0.3</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26.8</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0.3</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63.6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36.4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1994</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2,644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35.4</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1.8</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74.4</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25.6</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1995</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1,383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29.2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0.1</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49.6</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79.5</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20.5</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1996</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601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41.9</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25.6</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70.1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29.9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1997</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312</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13.9</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1.3</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12.7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0.1</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29.6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70.4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1998</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613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42.1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21.1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1.2</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65.9</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34.1</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1999</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948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26.9</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65.4</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34.6</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2000</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692</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20.0</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22.2</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45.0</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55.0</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2001</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747</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23.9</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9.6</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34.9</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65.1</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2002</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787</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15.3</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21.4</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1.9</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2003</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1,328</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21.6</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60.2</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39.8</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2004</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756</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29.4</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0.2</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1.4</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51.1</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48.9</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2005</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392</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33.1</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18.2</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53.8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46.2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2006</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23.8</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35.9</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60.4</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39.6</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2007</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293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30.4</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0.4</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17.3</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49.7</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50.3</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2008</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423</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24.2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21.7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46.8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53.2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2009</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201</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27.2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19.7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49.2</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50.8</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2010</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324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27.3</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30.7</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60.5</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39.5</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2011</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174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27.6</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1.9</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14.1</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44.3</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55.7</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2012</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421693" w:rsidP="00421693">
            <w:pPr>
              <w:spacing w:after="0"/>
              <w:ind w:right="-134"/>
              <w:jc w:val="center"/>
              <w:rPr>
                <w:sz w:val="22"/>
                <w:szCs w:val="22"/>
              </w:rPr>
            </w:pPr>
            <w:r w:rsidRPr="00421693">
              <w:rPr>
                <w:sz w:val="22"/>
                <w:szCs w:val="22"/>
              </w:rPr>
              <w:t>159</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21.0</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9.4</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0.5</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31.0</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69.0</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2013</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374</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33.3</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27.8</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2.7</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65.5</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34.5</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2014</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287</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14.2</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20.5</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36.8</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63.2</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421693" w:rsidRPr="00421693" w:rsidTr="00944255">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2015</w:t>
            </w:r>
          </w:p>
        </w:tc>
        <w:tc>
          <w:tcPr>
            <w:tcW w:w="0" w:type="auto"/>
            <w:tcBorders>
              <w:top w:val="nil"/>
              <w:left w:val="nil"/>
              <w:bottom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306</w:t>
            </w:r>
          </w:p>
        </w:tc>
        <w:tc>
          <w:tcPr>
            <w:tcW w:w="847"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19.6</w:t>
            </w:r>
          </w:p>
        </w:tc>
        <w:tc>
          <w:tcPr>
            <w:tcW w:w="75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10.4</w:t>
            </w:r>
          </w:p>
        </w:tc>
        <w:tc>
          <w:tcPr>
            <w:tcW w:w="723"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31.6</w:t>
            </w:r>
          </w:p>
        </w:tc>
        <w:tc>
          <w:tcPr>
            <w:tcW w:w="1367"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68.4</w:t>
            </w:r>
          </w:p>
        </w:tc>
        <w:tc>
          <w:tcPr>
            <w:tcW w:w="800" w:type="dxa"/>
            <w:tcBorders>
              <w:top w:val="nil"/>
              <w:left w:val="nil"/>
              <w:bottom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944255" w:rsidRPr="00421693" w:rsidTr="00944255">
        <w:trPr>
          <w:trHeight w:hRule="exact" w:val="259"/>
        </w:trPr>
        <w:tc>
          <w:tcPr>
            <w:tcW w:w="638"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left"/>
              <w:rPr>
                <w:sz w:val="22"/>
                <w:szCs w:val="22"/>
              </w:rPr>
            </w:pPr>
            <w:r w:rsidRPr="00421693">
              <w:rPr>
                <w:sz w:val="22"/>
                <w:szCs w:val="22"/>
              </w:rPr>
              <w:t>2016</w:t>
            </w:r>
          </w:p>
        </w:tc>
        <w:tc>
          <w:tcPr>
            <w:tcW w:w="0" w:type="auto"/>
            <w:tcBorders>
              <w:top w:val="nil"/>
              <w:left w:val="nil"/>
              <w:right w:val="nil"/>
            </w:tcBorders>
            <w:shd w:val="clear" w:color="auto" w:fill="auto"/>
            <w:tcMar>
              <w:left w:w="43" w:type="dxa"/>
              <w:right w:w="43" w:type="dxa"/>
            </w:tcMar>
            <w:vAlign w:val="bottom"/>
            <w:hideMark/>
          </w:tcPr>
          <w:p w:rsidR="00421693" w:rsidRPr="00421693" w:rsidRDefault="00907F89" w:rsidP="00907F89">
            <w:pPr>
              <w:spacing w:after="0"/>
              <w:ind w:right="-134"/>
              <w:jc w:val="center"/>
              <w:rPr>
                <w:sz w:val="22"/>
                <w:szCs w:val="22"/>
              </w:rPr>
            </w:pPr>
            <w:r>
              <w:rPr>
                <w:sz w:val="22"/>
                <w:szCs w:val="22"/>
              </w:rPr>
              <w:t>173</w:t>
            </w:r>
          </w:p>
        </w:tc>
        <w:tc>
          <w:tcPr>
            <w:tcW w:w="847" w:type="dxa"/>
            <w:tcBorders>
              <w:top w:val="nil"/>
              <w:left w:val="nil"/>
              <w:right w:val="nil"/>
            </w:tcBorders>
            <w:shd w:val="clear" w:color="auto" w:fill="auto"/>
            <w:noWrap/>
            <w:tcMar>
              <w:left w:w="14" w:type="dxa"/>
              <w:right w:w="14" w:type="dxa"/>
            </w:tcMar>
            <w:vAlign w:val="bottom"/>
            <w:hideMark/>
          </w:tcPr>
          <w:p w:rsidR="00421693" w:rsidRPr="00421693" w:rsidRDefault="00421693" w:rsidP="00944255">
            <w:pPr>
              <w:spacing w:after="0"/>
              <w:jc w:val="center"/>
              <w:rPr>
                <w:sz w:val="22"/>
                <w:szCs w:val="22"/>
              </w:rPr>
            </w:pPr>
            <w:r w:rsidRPr="00421693">
              <w:rPr>
                <w:sz w:val="22"/>
                <w:szCs w:val="22"/>
              </w:rPr>
              <w:t>7.9</w:t>
            </w:r>
          </w:p>
        </w:tc>
        <w:tc>
          <w:tcPr>
            <w:tcW w:w="754"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0.1</w:t>
            </w:r>
          </w:p>
        </w:tc>
        <w:tc>
          <w:tcPr>
            <w:tcW w:w="916" w:type="dxa"/>
            <w:tcBorders>
              <w:top w:val="nil"/>
              <w:left w:val="nil"/>
              <w:right w:val="nil"/>
            </w:tcBorders>
            <w:shd w:val="clear" w:color="auto" w:fill="auto"/>
            <w:noWrap/>
            <w:tcMar>
              <w:left w:w="0" w:type="dxa"/>
              <w:right w:w="230" w:type="dxa"/>
            </w:tcMar>
            <w:vAlign w:val="bottom"/>
            <w:hideMark/>
          </w:tcPr>
          <w:p w:rsidR="00421693" w:rsidRPr="00421693" w:rsidRDefault="00421693" w:rsidP="00421693">
            <w:pPr>
              <w:spacing w:after="0"/>
              <w:jc w:val="center"/>
              <w:rPr>
                <w:sz w:val="22"/>
                <w:szCs w:val="22"/>
              </w:rPr>
            </w:pPr>
            <w:r w:rsidRPr="00421693">
              <w:rPr>
                <w:sz w:val="22"/>
                <w:szCs w:val="22"/>
              </w:rPr>
              <w:t>19.0</w:t>
            </w:r>
          </w:p>
        </w:tc>
        <w:tc>
          <w:tcPr>
            <w:tcW w:w="723"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0.8</w:t>
            </w:r>
          </w:p>
        </w:tc>
        <w:tc>
          <w:tcPr>
            <w:tcW w:w="624"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27.8</w:t>
            </w:r>
          </w:p>
        </w:tc>
        <w:tc>
          <w:tcPr>
            <w:tcW w:w="1367"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72.2</w:t>
            </w:r>
          </w:p>
        </w:tc>
        <w:tc>
          <w:tcPr>
            <w:tcW w:w="800" w:type="dxa"/>
            <w:tcBorders>
              <w:top w:val="nil"/>
              <w:left w:val="nil"/>
              <w:right w:val="nil"/>
            </w:tcBorders>
            <w:shd w:val="clear" w:color="auto" w:fill="auto"/>
            <w:noWrap/>
            <w:tcMar>
              <w:left w:w="0" w:type="dxa"/>
              <w:right w:w="0" w:type="dxa"/>
            </w:tcMar>
            <w:vAlign w:val="bottom"/>
            <w:hideMark/>
          </w:tcPr>
          <w:p w:rsidR="00421693" w:rsidRPr="00421693" w:rsidRDefault="00421693" w:rsidP="00421693">
            <w:pPr>
              <w:spacing w:after="0"/>
              <w:jc w:val="center"/>
              <w:rPr>
                <w:sz w:val="22"/>
                <w:szCs w:val="22"/>
              </w:rPr>
            </w:pPr>
            <w:r w:rsidRPr="00421693">
              <w:rPr>
                <w:sz w:val="22"/>
                <w:szCs w:val="22"/>
              </w:rPr>
              <w:t>100.0</w:t>
            </w:r>
          </w:p>
        </w:tc>
      </w:tr>
      <w:tr w:rsidR="00944255" w:rsidRPr="00421693" w:rsidTr="00944255">
        <w:trPr>
          <w:trHeight w:hRule="exact" w:val="331"/>
        </w:trPr>
        <w:tc>
          <w:tcPr>
            <w:tcW w:w="638" w:type="dxa"/>
            <w:tcBorders>
              <w:left w:val="nil"/>
              <w:bottom w:val="single" w:sz="4" w:space="0" w:color="auto"/>
              <w:right w:val="nil"/>
            </w:tcBorders>
            <w:shd w:val="clear" w:color="auto" w:fill="auto"/>
            <w:noWrap/>
            <w:tcMar>
              <w:left w:w="0" w:type="dxa"/>
              <w:right w:w="0" w:type="dxa"/>
            </w:tcMar>
            <w:vAlign w:val="center"/>
          </w:tcPr>
          <w:p w:rsidR="00907F89" w:rsidRPr="00421693" w:rsidRDefault="00907F89" w:rsidP="00421693">
            <w:pPr>
              <w:spacing w:after="0"/>
              <w:jc w:val="left"/>
              <w:rPr>
                <w:sz w:val="22"/>
                <w:szCs w:val="22"/>
              </w:rPr>
            </w:pPr>
            <w:r>
              <w:rPr>
                <w:sz w:val="22"/>
                <w:szCs w:val="22"/>
              </w:rPr>
              <w:t>2017</w:t>
            </w:r>
          </w:p>
        </w:tc>
        <w:tc>
          <w:tcPr>
            <w:tcW w:w="0" w:type="auto"/>
            <w:tcBorders>
              <w:left w:val="nil"/>
              <w:bottom w:val="single" w:sz="4" w:space="0" w:color="auto"/>
              <w:right w:val="nil"/>
            </w:tcBorders>
            <w:shd w:val="clear" w:color="auto" w:fill="auto"/>
            <w:tcMar>
              <w:left w:w="43" w:type="dxa"/>
              <w:right w:w="43" w:type="dxa"/>
            </w:tcMar>
            <w:vAlign w:val="center"/>
          </w:tcPr>
          <w:p w:rsidR="00907F89" w:rsidRPr="00421693" w:rsidRDefault="00944255" w:rsidP="00907F89">
            <w:pPr>
              <w:spacing w:after="0"/>
              <w:jc w:val="center"/>
              <w:rPr>
                <w:sz w:val="22"/>
                <w:szCs w:val="22"/>
              </w:rPr>
            </w:pPr>
            <w:r>
              <w:rPr>
                <w:sz w:val="22"/>
                <w:szCs w:val="22"/>
              </w:rPr>
              <w:t xml:space="preserve">  </w:t>
            </w:r>
            <w:r w:rsidR="00907F89">
              <w:rPr>
                <w:sz w:val="22"/>
                <w:szCs w:val="22"/>
              </w:rPr>
              <w:t>153</w:t>
            </w:r>
          </w:p>
        </w:tc>
        <w:tc>
          <w:tcPr>
            <w:tcW w:w="847" w:type="dxa"/>
            <w:tcBorders>
              <w:left w:val="nil"/>
              <w:bottom w:val="single" w:sz="4" w:space="0" w:color="auto"/>
              <w:right w:val="nil"/>
            </w:tcBorders>
            <w:shd w:val="clear" w:color="auto" w:fill="auto"/>
            <w:noWrap/>
            <w:tcMar>
              <w:left w:w="14" w:type="dxa"/>
              <w:right w:w="14" w:type="dxa"/>
            </w:tcMar>
            <w:vAlign w:val="center"/>
          </w:tcPr>
          <w:p w:rsidR="00907F89" w:rsidRPr="00421693" w:rsidRDefault="00944255" w:rsidP="00944255">
            <w:pPr>
              <w:spacing w:after="0"/>
              <w:jc w:val="center"/>
              <w:rPr>
                <w:sz w:val="22"/>
                <w:szCs w:val="22"/>
              </w:rPr>
            </w:pPr>
            <w:r>
              <w:rPr>
                <w:sz w:val="22"/>
                <w:szCs w:val="22"/>
              </w:rPr>
              <w:t>27.9</w:t>
            </w:r>
          </w:p>
        </w:tc>
        <w:tc>
          <w:tcPr>
            <w:tcW w:w="754"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5.4</w:t>
            </w:r>
          </w:p>
        </w:tc>
        <w:tc>
          <w:tcPr>
            <w:tcW w:w="916" w:type="dxa"/>
            <w:tcBorders>
              <w:left w:val="nil"/>
              <w:bottom w:val="single" w:sz="4" w:space="0" w:color="auto"/>
              <w:right w:val="nil"/>
            </w:tcBorders>
            <w:shd w:val="clear" w:color="auto" w:fill="auto"/>
            <w:noWrap/>
            <w:tcMar>
              <w:left w:w="0" w:type="dxa"/>
              <w:right w:w="230" w:type="dxa"/>
            </w:tcMar>
            <w:vAlign w:val="center"/>
          </w:tcPr>
          <w:p w:rsidR="00907F89" w:rsidRPr="00421693" w:rsidRDefault="00944255" w:rsidP="00421693">
            <w:pPr>
              <w:spacing w:after="0"/>
              <w:jc w:val="center"/>
              <w:rPr>
                <w:sz w:val="22"/>
                <w:szCs w:val="22"/>
              </w:rPr>
            </w:pPr>
            <w:r>
              <w:rPr>
                <w:sz w:val="22"/>
                <w:szCs w:val="22"/>
              </w:rPr>
              <w:t>10.7</w:t>
            </w:r>
          </w:p>
        </w:tc>
        <w:tc>
          <w:tcPr>
            <w:tcW w:w="723"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1.5</w:t>
            </w:r>
          </w:p>
        </w:tc>
        <w:tc>
          <w:tcPr>
            <w:tcW w:w="624"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0.0</w:t>
            </w:r>
          </w:p>
        </w:tc>
        <w:tc>
          <w:tcPr>
            <w:tcW w:w="1221"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0.0</w:t>
            </w:r>
          </w:p>
        </w:tc>
        <w:tc>
          <w:tcPr>
            <w:tcW w:w="811"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45.4</w:t>
            </w:r>
          </w:p>
        </w:tc>
        <w:tc>
          <w:tcPr>
            <w:tcW w:w="1367"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54.6</w:t>
            </w:r>
          </w:p>
        </w:tc>
        <w:tc>
          <w:tcPr>
            <w:tcW w:w="800" w:type="dxa"/>
            <w:tcBorders>
              <w:left w:val="nil"/>
              <w:bottom w:val="single" w:sz="4" w:space="0" w:color="auto"/>
              <w:right w:val="nil"/>
            </w:tcBorders>
            <w:shd w:val="clear" w:color="auto" w:fill="auto"/>
            <w:noWrap/>
            <w:tcMar>
              <w:left w:w="0" w:type="dxa"/>
              <w:right w:w="0" w:type="dxa"/>
            </w:tcMar>
            <w:vAlign w:val="center"/>
          </w:tcPr>
          <w:p w:rsidR="00907F89" w:rsidRPr="00421693" w:rsidRDefault="00944255" w:rsidP="00421693">
            <w:pPr>
              <w:spacing w:after="0"/>
              <w:jc w:val="center"/>
              <w:rPr>
                <w:sz w:val="22"/>
                <w:szCs w:val="22"/>
              </w:rPr>
            </w:pPr>
            <w:r>
              <w:rPr>
                <w:sz w:val="22"/>
                <w:szCs w:val="22"/>
              </w:rPr>
              <w:t>100.0</w:t>
            </w:r>
          </w:p>
        </w:tc>
      </w:tr>
      <w:tr w:rsidR="00421693" w:rsidRPr="00421693" w:rsidTr="00944255">
        <w:trPr>
          <w:trHeight w:val="331"/>
        </w:trPr>
        <w:tc>
          <w:tcPr>
            <w:tcW w:w="1505"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left"/>
              <w:rPr>
                <w:sz w:val="22"/>
                <w:szCs w:val="22"/>
              </w:rPr>
            </w:pPr>
            <w:r w:rsidRPr="00421693">
              <w:rPr>
                <w:sz w:val="22"/>
                <w:szCs w:val="22"/>
              </w:rPr>
              <w:t>Average</w:t>
            </w:r>
          </w:p>
        </w:tc>
        <w:tc>
          <w:tcPr>
            <w:tcW w:w="847" w:type="dxa"/>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944255">
            <w:pPr>
              <w:spacing w:after="0"/>
              <w:jc w:val="center"/>
              <w:rPr>
                <w:sz w:val="22"/>
                <w:szCs w:val="22"/>
              </w:rPr>
            </w:pPr>
            <w:r w:rsidRPr="00421693">
              <w:rPr>
                <w:sz w:val="22"/>
                <w:szCs w:val="22"/>
              </w:rPr>
              <w:t>27.6</w:t>
            </w: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944255" w:rsidP="00421693">
            <w:pPr>
              <w:spacing w:after="0"/>
              <w:jc w:val="center"/>
              <w:rPr>
                <w:sz w:val="22"/>
                <w:szCs w:val="22"/>
              </w:rPr>
            </w:pPr>
            <w:r>
              <w:rPr>
                <w:sz w:val="22"/>
                <w:szCs w:val="22"/>
              </w:rPr>
              <w:t>0.8</w:t>
            </w:r>
          </w:p>
        </w:tc>
        <w:tc>
          <w:tcPr>
            <w:tcW w:w="916" w:type="dxa"/>
            <w:tcBorders>
              <w:top w:val="single" w:sz="4" w:space="0" w:color="auto"/>
              <w:left w:val="nil"/>
              <w:bottom w:val="single" w:sz="4" w:space="0" w:color="auto"/>
              <w:right w:val="nil"/>
            </w:tcBorders>
            <w:shd w:val="clear" w:color="auto" w:fill="auto"/>
            <w:noWrap/>
            <w:tcMar>
              <w:left w:w="0" w:type="dxa"/>
              <w:right w:w="230" w:type="dxa"/>
            </w:tcMar>
            <w:vAlign w:val="center"/>
            <w:hideMark/>
          </w:tcPr>
          <w:p w:rsidR="00421693" w:rsidRPr="00421693" w:rsidRDefault="00944255" w:rsidP="00421693">
            <w:pPr>
              <w:spacing w:after="0"/>
              <w:jc w:val="center"/>
              <w:rPr>
                <w:sz w:val="22"/>
                <w:szCs w:val="22"/>
              </w:rPr>
            </w:pPr>
            <w:r>
              <w:rPr>
                <w:sz w:val="22"/>
                <w:szCs w:val="22"/>
              </w:rPr>
              <w:t>22.9</w:t>
            </w:r>
          </w:p>
        </w:tc>
        <w:tc>
          <w:tcPr>
            <w:tcW w:w="723"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1.2</w:t>
            </w:r>
          </w:p>
        </w:tc>
        <w:tc>
          <w:tcPr>
            <w:tcW w:w="62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0.0</w:t>
            </w:r>
          </w:p>
        </w:tc>
        <w:tc>
          <w:tcPr>
            <w:tcW w:w="122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0.0</w:t>
            </w:r>
          </w:p>
        </w:tc>
        <w:tc>
          <w:tcPr>
            <w:tcW w:w="81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944255" w:rsidP="00421693">
            <w:pPr>
              <w:spacing w:after="0"/>
              <w:jc w:val="center"/>
              <w:rPr>
                <w:sz w:val="22"/>
                <w:szCs w:val="22"/>
              </w:rPr>
            </w:pPr>
            <w:r>
              <w:rPr>
                <w:sz w:val="22"/>
                <w:szCs w:val="22"/>
              </w:rPr>
              <w:t>52.6</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4</w:t>
            </w:r>
            <w:r w:rsidR="00944255">
              <w:rPr>
                <w:sz w:val="22"/>
                <w:szCs w:val="22"/>
              </w:rPr>
              <w:t>7.4</w:t>
            </w: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421693" w:rsidRDefault="00421693" w:rsidP="00421693">
            <w:pPr>
              <w:spacing w:after="0"/>
              <w:jc w:val="center"/>
              <w:rPr>
                <w:sz w:val="22"/>
                <w:szCs w:val="22"/>
              </w:rPr>
            </w:pPr>
            <w:r w:rsidRPr="00421693">
              <w:rPr>
                <w:sz w:val="22"/>
                <w:szCs w:val="22"/>
              </w:rPr>
              <w:t>100.0</w:t>
            </w:r>
          </w:p>
        </w:tc>
      </w:tr>
    </w:tbl>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8" w:name="_Toc487183684"/>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7C0681">
        <w:rPr>
          <w:noProof/>
          <w:sz w:val="22"/>
          <w:szCs w:val="20"/>
        </w:rPr>
        <w:t>20</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Ford Arm Creek coho salmon run, 1982–2016.</w:t>
      </w:r>
      <w:bookmarkEnd w:id="68"/>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421693" w:rsidRPr="00421693" w:rsidTr="00421693">
        <w:trPr>
          <w:trHeight w:val="259"/>
        </w:trPr>
        <w:tc>
          <w:tcPr>
            <w:tcW w:w="377"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421693">
        <w:trPr>
          <w:trHeight w:val="259"/>
        </w:trPr>
        <w:tc>
          <w:tcPr>
            <w:tcW w:w="377"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Sample</w:t>
            </w:r>
          </w:p>
        </w:tc>
        <w:tc>
          <w:tcPr>
            <w:tcW w:w="535"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Alaska</w:t>
            </w:r>
          </w:p>
        </w:tc>
        <w:tc>
          <w:tcPr>
            <w:tcW w:w="447"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Drift</w:t>
            </w:r>
          </w:p>
        </w:tc>
        <w:tc>
          <w:tcPr>
            <w:tcW w:w="400"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jc w:val="center"/>
              <w:rPr>
                <w:sz w:val="20"/>
                <w:szCs w:val="20"/>
              </w:rPr>
            </w:pPr>
            <w:r w:rsidRPr="00421693">
              <w:rPr>
                <w:sz w:val="20"/>
                <w:szCs w:val="20"/>
              </w:rPr>
              <w:t>Total</w:t>
            </w:r>
          </w:p>
        </w:tc>
        <w:tc>
          <w:tcPr>
            <w:tcW w:w="819"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Total</w:t>
            </w:r>
          </w:p>
        </w:tc>
      </w:tr>
      <w:tr w:rsidR="00421693" w:rsidRPr="00421693" w:rsidTr="00421693">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Troll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rsidR="00421693" w:rsidRPr="00421693" w:rsidRDefault="00421693" w:rsidP="00421693">
            <w:pPr>
              <w:spacing w:after="0"/>
              <w:jc w:val="center"/>
              <w:rPr>
                <w:sz w:val="20"/>
                <w:szCs w:val="20"/>
              </w:rPr>
            </w:pPr>
            <w:r w:rsidRPr="00421693">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Troll</w:t>
            </w:r>
          </w:p>
        </w:tc>
        <w:tc>
          <w:tcPr>
            <w:tcW w:w="473"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Harvest</w:t>
            </w:r>
          </w:p>
        </w:tc>
        <w:tc>
          <w:tcPr>
            <w:tcW w:w="819" w:type="pct"/>
            <w:tcBorders>
              <w:top w:val="nil"/>
              <w:left w:val="nil"/>
              <w:bottom w:val="single" w:sz="4" w:space="0" w:color="auto"/>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ind w:left="-144" w:right="-140"/>
              <w:jc w:val="center"/>
              <w:rPr>
                <w:sz w:val="20"/>
                <w:szCs w:val="20"/>
              </w:rPr>
            </w:pPr>
            <w:r w:rsidRPr="00421693">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14.7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rsidR="00421693" w:rsidRPr="00421693" w:rsidRDefault="00421693" w:rsidP="00421693">
            <w:pPr>
              <w:spacing w:after="0"/>
              <w:ind w:left="-144" w:right="-197"/>
              <w:jc w:val="center"/>
              <w:rPr>
                <w:sz w:val="20"/>
                <w:szCs w:val="20"/>
              </w:rPr>
            </w:pPr>
            <w:r w:rsidRPr="00421693">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85" w:type="pct"/>
            <w:tcBorders>
              <w:top w:val="nil"/>
              <w:left w:val="nil"/>
              <w:bottom w:val="nil"/>
              <w:right w:val="nil"/>
            </w:tcBorders>
            <w:shd w:val="clear" w:color="auto" w:fill="auto"/>
            <w:noWrap/>
            <w:tcMar>
              <w:right w:w="173"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rsidR="00421693" w:rsidRPr="00421693" w:rsidRDefault="00421693" w:rsidP="00421693">
            <w:pPr>
              <w:spacing w:after="0"/>
              <w:ind w:right="-197"/>
              <w:jc w:val="center"/>
              <w:rPr>
                <w:sz w:val="20"/>
                <w:szCs w:val="20"/>
              </w:rPr>
            </w:pPr>
            <w:r w:rsidRPr="00421693">
              <w:rPr>
                <w:sz w:val="20"/>
                <w:szCs w:val="20"/>
              </w:rPr>
              <w:t>–</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0.8</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0.5</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8.9</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11.2</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11.4</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8.3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3.8</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3.7</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9.5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center"/>
              <w:rPr>
                <w:sz w:val="20"/>
                <w:szCs w:val="20"/>
              </w:rPr>
            </w:pPr>
            <w:r w:rsidRPr="00421693">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rsidR="00421693" w:rsidRPr="00421693" w:rsidRDefault="00421693" w:rsidP="00421693">
            <w:pPr>
              <w:spacing w:after="0"/>
              <w:jc w:val="center"/>
              <w:rPr>
                <w:sz w:val="20"/>
                <w:szCs w:val="20"/>
              </w:rPr>
            </w:pPr>
            <w:r w:rsidRPr="00421693">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rsidR="00421693" w:rsidRPr="00421693" w:rsidRDefault="00421693" w:rsidP="00421693">
            <w:pPr>
              <w:spacing w:after="0"/>
              <w:jc w:val="center"/>
              <w:rPr>
                <w:sz w:val="20"/>
                <w:szCs w:val="20"/>
              </w:rPr>
            </w:pPr>
            <w:r w:rsidRPr="00421693">
              <w:rPr>
                <w:sz w:val="20"/>
                <w:szCs w:val="20"/>
              </w:rPr>
              <w:t>13.0</w:t>
            </w:r>
          </w:p>
        </w:tc>
        <w:tc>
          <w:tcPr>
            <w:tcW w:w="485"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421693" w:rsidRPr="00421693" w:rsidRDefault="00421693" w:rsidP="00421693">
            <w:pPr>
              <w:spacing w:after="0"/>
              <w:jc w:val="center"/>
              <w:rPr>
                <w:sz w:val="20"/>
                <w:szCs w:val="20"/>
              </w:rPr>
            </w:pPr>
            <w:r w:rsidRPr="00421693">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421693" w:rsidRPr="00421693" w:rsidRDefault="00421693" w:rsidP="00421693">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421693" w:rsidRPr="00421693" w:rsidRDefault="00421693" w:rsidP="00421693">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57.6</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14.5</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28.3</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421693">
        <w:trPr>
          <w:trHeight w:val="259"/>
        </w:trPr>
        <w:tc>
          <w:tcPr>
            <w:tcW w:w="377" w:type="pct"/>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center"/>
              <w:rPr>
                <w:sz w:val="20"/>
                <w:szCs w:val="20"/>
              </w:rPr>
            </w:pPr>
            <w:r w:rsidRPr="00421693">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rsidR="00421693" w:rsidRPr="00421693" w:rsidRDefault="00421693" w:rsidP="00421693">
            <w:pPr>
              <w:spacing w:after="0"/>
              <w:jc w:val="center"/>
              <w:rPr>
                <w:sz w:val="20"/>
                <w:szCs w:val="20"/>
              </w:rPr>
            </w:pPr>
            <w:r w:rsidRPr="00421693">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rsidR="00421693" w:rsidRPr="00421693" w:rsidRDefault="00421693" w:rsidP="00421693">
            <w:pPr>
              <w:spacing w:after="0"/>
              <w:jc w:val="center"/>
              <w:rPr>
                <w:sz w:val="20"/>
                <w:szCs w:val="20"/>
              </w:rPr>
            </w:pPr>
            <w:r w:rsidRPr="00421693">
              <w:rPr>
                <w:sz w:val="20"/>
                <w:szCs w:val="20"/>
              </w:rPr>
              <w:t>22.3</w:t>
            </w:r>
          </w:p>
        </w:tc>
        <w:tc>
          <w:tcPr>
            <w:tcW w:w="485"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421693" w:rsidRPr="00421693" w:rsidRDefault="00421693" w:rsidP="00421693">
            <w:pPr>
              <w:spacing w:after="0"/>
              <w:jc w:val="center"/>
              <w:rPr>
                <w:sz w:val="20"/>
                <w:szCs w:val="20"/>
              </w:rPr>
            </w:pPr>
            <w:r w:rsidRPr="00421693">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421693" w:rsidRPr="00421693" w:rsidRDefault="00421693" w:rsidP="00421693">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rsidR="00421693" w:rsidRPr="00421693" w:rsidRDefault="00421693" w:rsidP="00421693">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hRule="exact" w:val="302"/>
        </w:trPr>
        <w:tc>
          <w:tcPr>
            <w:tcW w:w="377" w:type="pct"/>
            <w:tcBorders>
              <w:top w:val="nil"/>
              <w:left w:val="nil"/>
              <w:bottom w:val="nil"/>
              <w:right w:val="nil"/>
            </w:tcBorders>
            <w:shd w:val="clear" w:color="auto" w:fill="auto"/>
            <w:noWrap/>
            <w:tcMar>
              <w:left w:w="29" w:type="dxa"/>
              <w:right w:w="115" w:type="dxa"/>
            </w:tcMar>
            <w:vAlign w:val="center"/>
          </w:tcPr>
          <w:p w:rsidR="00421693" w:rsidRPr="00421693" w:rsidRDefault="00421693" w:rsidP="00421693">
            <w:pPr>
              <w:spacing w:after="0"/>
              <w:jc w:val="center"/>
              <w:rPr>
                <w:sz w:val="20"/>
                <w:szCs w:val="20"/>
              </w:rPr>
            </w:pPr>
            <w:r w:rsidRPr="00421693">
              <w:rPr>
                <w:sz w:val="20"/>
                <w:szCs w:val="20"/>
              </w:rPr>
              <w:t>2015</w:t>
            </w:r>
          </w:p>
        </w:tc>
        <w:tc>
          <w:tcPr>
            <w:tcW w:w="407" w:type="pct"/>
            <w:tcBorders>
              <w:top w:val="nil"/>
              <w:left w:val="nil"/>
              <w:bottom w:val="nil"/>
              <w:right w:val="nil"/>
            </w:tcBorders>
            <w:shd w:val="clear" w:color="auto" w:fill="auto"/>
            <w:noWrap/>
            <w:tcMar>
              <w:left w:w="115" w:type="dxa"/>
              <w:right w:w="173" w:type="dxa"/>
            </w:tcMar>
            <w:vAlign w:val="center"/>
          </w:tcPr>
          <w:p w:rsidR="00421693" w:rsidRPr="00421693" w:rsidRDefault="00421693" w:rsidP="00421693">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center"/>
          </w:tcPr>
          <w:p w:rsidR="00421693" w:rsidRPr="00421693" w:rsidRDefault="00421693" w:rsidP="00421693">
            <w:pPr>
              <w:spacing w:after="0"/>
              <w:jc w:val="center"/>
              <w:rPr>
                <w:sz w:val="20"/>
                <w:szCs w:val="20"/>
              </w:rPr>
            </w:pPr>
            <w:r w:rsidRPr="00421693">
              <w:rPr>
                <w:sz w:val="20"/>
                <w:szCs w:val="20"/>
              </w:rPr>
              <w:t>44.9</w:t>
            </w:r>
          </w:p>
        </w:tc>
        <w:tc>
          <w:tcPr>
            <w:tcW w:w="447" w:type="pct"/>
            <w:tcBorders>
              <w:top w:val="nil"/>
              <w:left w:val="nil"/>
              <w:bottom w:val="nil"/>
              <w:right w:val="nil"/>
            </w:tcBorders>
            <w:shd w:val="clear" w:color="auto" w:fill="auto"/>
            <w:noWrap/>
            <w:tcMar>
              <w:left w:w="115" w:type="dxa"/>
              <w:right w:w="86" w:type="dxa"/>
            </w:tcMar>
            <w:vAlign w:val="center"/>
          </w:tcPr>
          <w:p w:rsidR="00421693" w:rsidRPr="00421693" w:rsidRDefault="00421693" w:rsidP="00421693">
            <w:pPr>
              <w:spacing w:after="0"/>
              <w:jc w:val="center"/>
              <w:rPr>
                <w:sz w:val="20"/>
                <w:szCs w:val="20"/>
              </w:rPr>
            </w:pPr>
            <w:r w:rsidRPr="00421693">
              <w:rPr>
                <w:sz w:val="20"/>
                <w:szCs w:val="20"/>
              </w:rPr>
              <w:t>5.5</w:t>
            </w:r>
          </w:p>
        </w:tc>
        <w:tc>
          <w:tcPr>
            <w:tcW w:w="485" w:type="pct"/>
            <w:tcBorders>
              <w:top w:val="nil"/>
              <w:left w:val="nil"/>
              <w:bottom w:val="nil"/>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center"/>
          </w:tcPr>
          <w:p w:rsidR="00421693" w:rsidRPr="00421693" w:rsidRDefault="00421693" w:rsidP="00421693">
            <w:pPr>
              <w:spacing w:after="0"/>
              <w:jc w:val="center"/>
              <w:rPr>
                <w:sz w:val="20"/>
                <w:szCs w:val="20"/>
              </w:rPr>
            </w:pPr>
            <w:r w:rsidRPr="00421693">
              <w:rPr>
                <w:sz w:val="20"/>
                <w:szCs w:val="20"/>
              </w:rPr>
              <w:t>1.7</w:t>
            </w:r>
          </w:p>
        </w:tc>
        <w:tc>
          <w:tcPr>
            <w:tcW w:w="623" w:type="pct"/>
            <w:tcBorders>
              <w:top w:val="nil"/>
              <w:left w:val="nil"/>
              <w:bottom w:val="nil"/>
              <w:right w:val="nil"/>
            </w:tcBorders>
            <w:shd w:val="clear" w:color="auto" w:fill="auto"/>
            <w:noWrap/>
            <w:tcMar>
              <w:left w:w="115" w:type="dxa"/>
              <w:right w:w="202" w:type="dxa"/>
            </w:tcMar>
            <w:vAlign w:val="center"/>
          </w:tcPr>
          <w:p w:rsidR="00421693" w:rsidRPr="00421693" w:rsidRDefault="00421693" w:rsidP="00421693">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center"/>
          </w:tcPr>
          <w:p w:rsidR="00421693" w:rsidRPr="00421693" w:rsidRDefault="00421693" w:rsidP="00421693">
            <w:pPr>
              <w:spacing w:after="0"/>
              <w:jc w:val="center"/>
              <w:rPr>
                <w:sz w:val="20"/>
                <w:szCs w:val="20"/>
              </w:rPr>
            </w:pPr>
            <w:r w:rsidRPr="00421693">
              <w:rPr>
                <w:sz w:val="20"/>
                <w:szCs w:val="20"/>
              </w:rPr>
              <w:t>52.2</w:t>
            </w:r>
          </w:p>
        </w:tc>
        <w:tc>
          <w:tcPr>
            <w:tcW w:w="819" w:type="pct"/>
            <w:tcBorders>
              <w:top w:val="nil"/>
              <w:left w:val="nil"/>
              <w:bottom w:val="nil"/>
              <w:right w:val="nil"/>
            </w:tcBorders>
            <w:shd w:val="clear" w:color="auto" w:fill="auto"/>
            <w:noWrap/>
            <w:tcMar>
              <w:left w:w="115" w:type="dxa"/>
              <w:right w:w="374" w:type="dxa"/>
            </w:tcMar>
            <w:vAlign w:val="center"/>
          </w:tcPr>
          <w:p w:rsidR="00421693" w:rsidRPr="00421693" w:rsidRDefault="00421693" w:rsidP="00421693">
            <w:pPr>
              <w:spacing w:after="0"/>
              <w:jc w:val="center"/>
              <w:rPr>
                <w:sz w:val="20"/>
                <w:szCs w:val="20"/>
              </w:rPr>
            </w:pPr>
            <w:r w:rsidRPr="00421693">
              <w:rPr>
                <w:sz w:val="20"/>
                <w:szCs w:val="20"/>
              </w:rPr>
              <w:t>47.8</w:t>
            </w:r>
          </w:p>
        </w:tc>
        <w:tc>
          <w:tcPr>
            <w:tcW w:w="434" w:type="pct"/>
            <w:tcBorders>
              <w:top w:val="nil"/>
              <w:left w:val="nil"/>
              <w:bottom w:val="nil"/>
              <w:right w:val="nil"/>
            </w:tcBorders>
            <w:shd w:val="clear" w:color="auto" w:fill="auto"/>
            <w:noWrap/>
            <w:tcMar>
              <w:left w:w="29" w:type="dxa"/>
              <w:right w:w="86" w:type="dxa"/>
            </w:tcMar>
            <w:vAlign w:val="center"/>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hRule="exact" w:val="331"/>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421693" w:rsidRPr="00421693" w:rsidRDefault="00421693" w:rsidP="00421693">
            <w:pPr>
              <w:spacing w:after="0"/>
              <w:jc w:val="center"/>
              <w:rPr>
                <w:sz w:val="20"/>
                <w:szCs w:val="20"/>
              </w:rPr>
            </w:pPr>
            <w:r w:rsidRPr="00421693">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421693" w:rsidRPr="00421693" w:rsidRDefault="00421693" w:rsidP="00421693">
            <w:pPr>
              <w:spacing w:after="0"/>
              <w:jc w:val="center"/>
              <w:rPr>
                <w:sz w:val="20"/>
                <w:szCs w:val="20"/>
              </w:rPr>
            </w:pPr>
            <w:r w:rsidRPr="00421693">
              <w:rPr>
                <w:sz w:val="20"/>
                <w:szCs w:val="20"/>
              </w:rPr>
              <w:t>7.5</w:t>
            </w:r>
          </w:p>
        </w:tc>
        <w:tc>
          <w:tcPr>
            <w:tcW w:w="485" w:type="pct"/>
            <w:tcBorders>
              <w:top w:val="single" w:sz="4" w:space="0" w:color="auto"/>
              <w:left w:val="nil"/>
              <w:bottom w:val="single" w:sz="4" w:space="0" w:color="auto"/>
              <w:right w:val="nil"/>
            </w:tcBorders>
            <w:shd w:val="clear" w:color="auto" w:fill="auto"/>
            <w:noWrap/>
            <w:vAlign w:val="center"/>
            <w:hideMark/>
          </w:tcPr>
          <w:p w:rsidR="00421693" w:rsidRPr="00421693" w:rsidRDefault="00421693" w:rsidP="00421693">
            <w:pPr>
              <w:spacing w:after="0"/>
              <w:jc w:val="center"/>
              <w:rPr>
                <w:sz w:val="20"/>
                <w:szCs w:val="20"/>
              </w:rPr>
            </w:pPr>
            <w:r w:rsidRPr="00421693">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421693" w:rsidRPr="00421693" w:rsidRDefault="00421693" w:rsidP="00421693">
            <w:pPr>
              <w:spacing w:after="0"/>
              <w:jc w:val="center"/>
              <w:rPr>
                <w:sz w:val="20"/>
                <w:szCs w:val="20"/>
              </w:rPr>
            </w:pPr>
            <w:r w:rsidRPr="00421693">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421693" w:rsidRPr="00421693" w:rsidRDefault="00421693" w:rsidP="00421693">
            <w:pPr>
              <w:spacing w:after="0"/>
              <w:jc w:val="center"/>
              <w:rPr>
                <w:sz w:val="20"/>
                <w:szCs w:val="20"/>
              </w:rPr>
            </w:pPr>
            <w:r w:rsidRPr="00421693">
              <w:rPr>
                <w:sz w:val="20"/>
                <w:szCs w:val="20"/>
              </w:rPr>
              <w:t>0.0</w:t>
            </w:r>
          </w:p>
        </w:tc>
        <w:tc>
          <w:tcPr>
            <w:tcW w:w="473" w:type="pct"/>
            <w:tcBorders>
              <w:top w:val="single" w:sz="4" w:space="0" w:color="auto"/>
              <w:left w:val="nil"/>
              <w:bottom w:val="single" w:sz="4" w:space="0" w:color="auto"/>
              <w:right w:val="nil"/>
            </w:tcBorders>
            <w:shd w:val="clear" w:color="auto" w:fill="auto"/>
            <w:noWrap/>
            <w:vAlign w:val="center"/>
            <w:hideMark/>
          </w:tcPr>
          <w:p w:rsidR="00421693" w:rsidRPr="00421693" w:rsidRDefault="00421693" w:rsidP="00421693">
            <w:pPr>
              <w:spacing w:after="0"/>
              <w:jc w:val="center"/>
              <w:rPr>
                <w:sz w:val="20"/>
                <w:szCs w:val="20"/>
              </w:rPr>
            </w:pPr>
            <w:r w:rsidRPr="00421693">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421693" w:rsidRPr="00421693" w:rsidRDefault="00421693" w:rsidP="00421693">
            <w:pPr>
              <w:spacing w:after="0"/>
              <w:jc w:val="center"/>
              <w:rPr>
                <w:sz w:val="20"/>
                <w:szCs w:val="20"/>
              </w:rPr>
            </w:pPr>
            <w:r w:rsidRPr="00421693">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69" w:name="_Toc487183685"/>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7C0681">
        <w:rPr>
          <w:noProof/>
          <w:sz w:val="22"/>
          <w:szCs w:val="20"/>
        </w:rPr>
        <w:t>21</w:t>
      </w:r>
      <w:r w:rsidRPr="00421693">
        <w:rPr>
          <w:noProof/>
          <w:sz w:val="22"/>
          <w:szCs w:val="20"/>
        </w:rPr>
        <w:fldChar w:fldCharType="end"/>
      </w:r>
      <w:r w:rsidRPr="00421693">
        <w:rPr>
          <w:sz w:val="22"/>
          <w:szCs w:val="20"/>
        </w:rPr>
        <w:t>.–</w:t>
      </w:r>
      <w:r w:rsidRPr="00944255">
        <w:rPr>
          <w:sz w:val="22"/>
          <w:szCs w:val="20"/>
        </w:rPr>
        <w:t>Estimated</w:t>
      </w:r>
      <w:r w:rsidRPr="00421693">
        <w:rPr>
          <w:sz w:val="22"/>
          <w:szCs w:val="20"/>
        </w:rPr>
        <w:t xml:space="preserve"> harvest (by gear type) and escapement as a percent of the total Hugh Smith</w:t>
      </w:r>
      <w:r w:rsidR="00944255">
        <w:rPr>
          <w:sz w:val="22"/>
          <w:szCs w:val="20"/>
        </w:rPr>
        <w:t xml:space="preserve"> Lake coho salmon run, 1982–2017</w:t>
      </w:r>
      <w:r w:rsidRPr="00421693">
        <w:rPr>
          <w:sz w:val="22"/>
          <w:szCs w:val="20"/>
        </w:rPr>
        <w:t>.</w:t>
      </w:r>
      <w:bookmarkEnd w:id="69"/>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421693" w:rsidRPr="00421693" w:rsidTr="00421693">
        <w:trPr>
          <w:trHeight w:val="259"/>
        </w:trPr>
        <w:tc>
          <w:tcPr>
            <w:tcW w:w="504"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left"/>
              <w:rPr>
                <w:sz w:val="18"/>
                <w:szCs w:val="18"/>
              </w:rPr>
            </w:pPr>
            <w:r w:rsidRPr="00421693">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Percent of Total Return</w:t>
            </w:r>
          </w:p>
        </w:tc>
      </w:tr>
      <w:tr w:rsidR="00421693" w:rsidRPr="00421693" w:rsidTr="00421693">
        <w:trPr>
          <w:trHeight w:val="259"/>
        </w:trPr>
        <w:tc>
          <w:tcPr>
            <w:tcW w:w="504" w:type="dxa"/>
            <w:tcBorders>
              <w:top w:val="nil"/>
              <w:left w:val="nil"/>
              <w:bottom w:val="nil"/>
              <w:right w:val="nil"/>
            </w:tcBorders>
            <w:shd w:val="clear" w:color="000000" w:fill="FFFFFF"/>
            <w:noWrap/>
            <w:vAlign w:val="bottom"/>
            <w:hideMark/>
          </w:tcPr>
          <w:p w:rsidR="00421693" w:rsidRPr="00421693" w:rsidRDefault="00421693" w:rsidP="00421693">
            <w:pPr>
              <w:spacing w:after="0"/>
              <w:jc w:val="left"/>
              <w:rPr>
                <w:sz w:val="18"/>
                <w:szCs w:val="18"/>
              </w:rPr>
            </w:pPr>
            <w:r w:rsidRPr="00421693">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421693" w:rsidRPr="00421693" w:rsidRDefault="00421693" w:rsidP="00421693">
            <w:pPr>
              <w:spacing w:after="0"/>
              <w:jc w:val="center"/>
              <w:rPr>
                <w:sz w:val="18"/>
                <w:szCs w:val="18"/>
              </w:rPr>
            </w:pPr>
            <w:r w:rsidRPr="00421693">
              <w:rPr>
                <w:sz w:val="18"/>
                <w:szCs w:val="18"/>
              </w:rPr>
              <w:t>Total</w:t>
            </w:r>
          </w:p>
        </w:tc>
      </w:tr>
      <w:tr w:rsidR="00421693" w:rsidRPr="00421693" w:rsidTr="00421693">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421693" w:rsidRPr="00421693" w:rsidRDefault="00421693" w:rsidP="00421693">
            <w:pPr>
              <w:spacing w:after="0"/>
              <w:jc w:val="center"/>
              <w:rPr>
                <w:sz w:val="18"/>
                <w:szCs w:val="18"/>
              </w:rPr>
            </w:pPr>
            <w:r w:rsidRPr="00421693">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421693" w:rsidRPr="00421693" w:rsidRDefault="00421693" w:rsidP="00421693">
            <w:pPr>
              <w:spacing w:after="0"/>
              <w:jc w:val="center"/>
              <w:rPr>
                <w:sz w:val="18"/>
                <w:szCs w:val="18"/>
              </w:rPr>
            </w:pPr>
            <w:r w:rsidRPr="00421693">
              <w:rPr>
                <w:sz w:val="18"/>
                <w:szCs w:val="18"/>
              </w:rPr>
              <w:t>Sport</w:t>
            </w:r>
          </w:p>
        </w:tc>
        <w:tc>
          <w:tcPr>
            <w:tcW w:w="70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421693" w:rsidRPr="00421693" w:rsidRDefault="00421693" w:rsidP="00421693">
            <w:pPr>
              <w:spacing w:after="0"/>
              <w:jc w:val="center"/>
              <w:rPr>
                <w:sz w:val="18"/>
                <w:szCs w:val="18"/>
              </w:rPr>
            </w:pPr>
            <w:r w:rsidRPr="00421693">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421693" w:rsidRPr="00421693" w:rsidRDefault="00421693" w:rsidP="00421693">
            <w:pPr>
              <w:spacing w:after="0"/>
              <w:jc w:val="center"/>
              <w:rPr>
                <w:sz w:val="18"/>
                <w:szCs w:val="18"/>
              </w:rPr>
            </w:pPr>
            <w:r w:rsidRPr="00421693">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421693" w:rsidRPr="00421693" w:rsidRDefault="00421693" w:rsidP="00421693">
            <w:pPr>
              <w:spacing w:after="0"/>
              <w:jc w:val="center"/>
              <w:rPr>
                <w:sz w:val="18"/>
                <w:szCs w:val="18"/>
              </w:rPr>
            </w:pPr>
            <w:r w:rsidRPr="00421693">
              <w:rPr>
                <w:sz w:val="18"/>
                <w:szCs w:val="18"/>
              </w:rPr>
              <w:t>Return</w:t>
            </w:r>
          </w:p>
        </w:tc>
      </w:tr>
      <w:tr w:rsidR="00421693" w:rsidRPr="00421693" w:rsidTr="00421693">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1982</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45.0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1983</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185</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35.5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1984</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31.5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1985</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213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35.6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1986</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1987</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99</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29.3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1988</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27.6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1989</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50.6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1990</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263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1991</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399</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1992</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497</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37.9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13.8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1993</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155</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52.5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1994</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838</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0.1</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1995</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432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30.1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1996</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502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15.8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1997</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480</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1998</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668</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0.3</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1999</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623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2000</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161</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2001</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314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2002</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434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2003</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335</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2004</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7.9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2.8</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2005</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2006</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169</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3.0</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2007</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294</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38.1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5.6</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2008</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302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6.5</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5.1</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2009</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253</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23.9</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6.1</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421693" w:rsidRPr="00421693" w:rsidRDefault="00421693" w:rsidP="00421693">
            <w:pPr>
              <w:spacing w:after="0"/>
              <w:jc w:val="left"/>
              <w:rPr>
                <w:sz w:val="18"/>
                <w:szCs w:val="18"/>
              </w:rPr>
            </w:pPr>
            <w:r w:rsidRPr="00421693">
              <w:rPr>
                <w:sz w:val="18"/>
                <w:szCs w:val="18"/>
              </w:rPr>
              <w:t>2010</w:t>
            </w:r>
          </w:p>
        </w:tc>
        <w:tc>
          <w:tcPr>
            <w:tcW w:w="69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632</w:t>
            </w:r>
          </w:p>
        </w:tc>
        <w:tc>
          <w:tcPr>
            <w:tcW w:w="763"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22.2</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1.9</w:t>
            </w:r>
          </w:p>
        </w:tc>
        <w:tc>
          <w:tcPr>
            <w:tcW w:w="769" w:type="dxa"/>
            <w:tcBorders>
              <w:top w:val="nil"/>
              <w:left w:val="nil"/>
              <w:bottom w:val="nil"/>
              <w:right w:val="nil"/>
            </w:tcBorders>
            <w:shd w:val="clear" w:color="000000" w:fill="FFFFFF"/>
            <w:noWrap/>
            <w:vAlign w:val="bottom"/>
            <w:hideMark/>
          </w:tcPr>
          <w:p w:rsidR="00421693" w:rsidRPr="00421693" w:rsidRDefault="00421693" w:rsidP="00421693">
            <w:pPr>
              <w:spacing w:after="0"/>
              <w:jc w:val="center"/>
              <w:rPr>
                <w:sz w:val="18"/>
                <w:szCs w:val="18"/>
              </w:rPr>
            </w:pPr>
            <w:r w:rsidRPr="00421693">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rsidR="00421693" w:rsidRPr="00421693" w:rsidRDefault="00421693" w:rsidP="00421693">
            <w:pPr>
              <w:spacing w:after="0"/>
              <w:jc w:val="center"/>
              <w:rPr>
                <w:sz w:val="18"/>
                <w:szCs w:val="18"/>
              </w:rPr>
            </w:pPr>
            <w:r w:rsidRPr="00421693">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2011</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376</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19.8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6.1</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2012</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542</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19.7</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8.4</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4.2</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2013</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552</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25.4</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11.1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1.8</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2014</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566</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2.8</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2.4</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2015</w:t>
            </w:r>
          </w:p>
        </w:tc>
        <w:tc>
          <w:tcPr>
            <w:tcW w:w="69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203</w:t>
            </w:r>
          </w:p>
        </w:tc>
        <w:tc>
          <w:tcPr>
            <w:tcW w:w="763"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5.7</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0.6</w:t>
            </w:r>
          </w:p>
        </w:tc>
        <w:tc>
          <w:tcPr>
            <w:tcW w:w="769" w:type="dxa"/>
            <w:tcBorders>
              <w:top w:val="nil"/>
              <w:left w:val="nil"/>
              <w:bottom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421693" w:rsidRPr="00421693" w:rsidTr="009F5B8B">
        <w:trPr>
          <w:trHeight w:hRule="exact" w:val="259"/>
        </w:trPr>
        <w:tc>
          <w:tcPr>
            <w:tcW w:w="504" w:type="dxa"/>
            <w:tcBorders>
              <w:top w:val="nil"/>
              <w:left w:val="nil"/>
              <w:right w:val="nil"/>
            </w:tcBorders>
            <w:shd w:val="clear" w:color="000000" w:fill="FFFFFF"/>
            <w:noWrap/>
            <w:tcMar>
              <w:left w:w="29" w:type="dxa"/>
              <w:right w:w="115" w:type="dxa"/>
            </w:tcMar>
            <w:vAlign w:val="bottom"/>
          </w:tcPr>
          <w:p w:rsidR="00421693" w:rsidRPr="00421693" w:rsidRDefault="00421693" w:rsidP="00421693">
            <w:pPr>
              <w:spacing w:after="0"/>
              <w:jc w:val="left"/>
              <w:rPr>
                <w:sz w:val="18"/>
                <w:szCs w:val="18"/>
              </w:rPr>
            </w:pPr>
            <w:r w:rsidRPr="00421693">
              <w:rPr>
                <w:sz w:val="18"/>
                <w:szCs w:val="18"/>
              </w:rPr>
              <w:t>2016</w:t>
            </w:r>
          </w:p>
        </w:tc>
        <w:tc>
          <w:tcPr>
            <w:tcW w:w="69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123</w:t>
            </w:r>
          </w:p>
        </w:tc>
        <w:tc>
          <w:tcPr>
            <w:tcW w:w="763"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31.1</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6.1</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17.4</w:t>
            </w:r>
          </w:p>
        </w:tc>
        <w:tc>
          <w:tcPr>
            <w:tcW w:w="706" w:type="dxa"/>
            <w:tcBorders>
              <w:top w:val="nil"/>
              <w:left w:val="nil"/>
              <w:right w:val="nil"/>
            </w:tcBorders>
            <w:shd w:val="clear" w:color="000000" w:fill="FFFFFF"/>
            <w:noWrap/>
            <w:tcMar>
              <w:left w:w="115" w:type="dxa"/>
              <w:right w:w="130" w:type="dxa"/>
            </w:tcMar>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3.6</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1.6</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1.7</w:t>
            </w:r>
          </w:p>
        </w:tc>
        <w:tc>
          <w:tcPr>
            <w:tcW w:w="769" w:type="dxa"/>
            <w:tcBorders>
              <w:top w:val="nil"/>
              <w:left w:val="nil"/>
              <w:right w:val="nil"/>
            </w:tcBorders>
            <w:shd w:val="clear" w:color="000000" w:fill="FFFFFF"/>
            <w:noWrap/>
            <w:vAlign w:val="bottom"/>
          </w:tcPr>
          <w:p w:rsidR="00421693" w:rsidRPr="00421693" w:rsidRDefault="00421693" w:rsidP="00421693">
            <w:pPr>
              <w:spacing w:after="0"/>
              <w:jc w:val="center"/>
              <w:rPr>
                <w:sz w:val="18"/>
                <w:szCs w:val="18"/>
              </w:rPr>
            </w:pPr>
            <w:r w:rsidRPr="00421693">
              <w:rPr>
                <w:sz w:val="18"/>
                <w:szCs w:val="18"/>
              </w:rPr>
              <w:t>61.6</w:t>
            </w:r>
          </w:p>
        </w:tc>
        <w:tc>
          <w:tcPr>
            <w:tcW w:w="956" w:type="dxa"/>
            <w:tcBorders>
              <w:top w:val="nil"/>
              <w:left w:val="nil"/>
              <w:right w:val="nil"/>
            </w:tcBorders>
            <w:shd w:val="clear" w:color="000000" w:fill="FFFFFF"/>
            <w:noWrap/>
            <w:tcMar>
              <w:left w:w="115" w:type="dxa"/>
              <w:right w:w="259" w:type="dxa"/>
            </w:tcMar>
            <w:vAlign w:val="bottom"/>
          </w:tcPr>
          <w:p w:rsidR="00421693" w:rsidRPr="00421693" w:rsidRDefault="00421693" w:rsidP="00421693">
            <w:pPr>
              <w:spacing w:after="0"/>
              <w:jc w:val="center"/>
              <w:rPr>
                <w:sz w:val="18"/>
                <w:szCs w:val="18"/>
              </w:rPr>
            </w:pPr>
            <w:r w:rsidRPr="00421693">
              <w:rPr>
                <w:sz w:val="18"/>
                <w:szCs w:val="18"/>
              </w:rPr>
              <w:t>38.4</w:t>
            </w:r>
          </w:p>
        </w:tc>
        <w:tc>
          <w:tcPr>
            <w:tcW w:w="706" w:type="dxa"/>
            <w:tcBorders>
              <w:top w:val="nil"/>
              <w:left w:val="nil"/>
              <w:right w:val="nil"/>
            </w:tcBorders>
            <w:shd w:val="clear" w:color="000000" w:fill="FFFFFF"/>
            <w:noWrap/>
            <w:tcMar>
              <w:left w:w="115" w:type="dxa"/>
              <w:right w:w="43" w:type="dxa"/>
            </w:tcMar>
            <w:vAlign w:val="bottom"/>
          </w:tcPr>
          <w:p w:rsidR="00421693" w:rsidRPr="00421693" w:rsidRDefault="00421693" w:rsidP="00421693">
            <w:pPr>
              <w:spacing w:after="0"/>
              <w:jc w:val="center"/>
              <w:rPr>
                <w:sz w:val="18"/>
                <w:szCs w:val="18"/>
              </w:rPr>
            </w:pPr>
            <w:r w:rsidRPr="00421693">
              <w:rPr>
                <w:sz w:val="18"/>
                <w:szCs w:val="18"/>
              </w:rPr>
              <w:t>100.0</w:t>
            </w:r>
          </w:p>
        </w:tc>
      </w:tr>
      <w:tr w:rsidR="009F5B8B" w:rsidRPr="00421693" w:rsidTr="009F5B8B">
        <w:trPr>
          <w:trHeight w:hRule="exact" w:val="331"/>
        </w:trPr>
        <w:tc>
          <w:tcPr>
            <w:tcW w:w="504" w:type="dxa"/>
            <w:tcBorders>
              <w:left w:val="nil"/>
              <w:bottom w:val="single" w:sz="4" w:space="0" w:color="auto"/>
              <w:right w:val="nil"/>
            </w:tcBorders>
            <w:shd w:val="clear" w:color="000000" w:fill="FFFFFF"/>
            <w:noWrap/>
            <w:tcMar>
              <w:left w:w="29" w:type="dxa"/>
              <w:right w:w="115" w:type="dxa"/>
            </w:tcMar>
            <w:vAlign w:val="center"/>
          </w:tcPr>
          <w:p w:rsidR="009F5B8B" w:rsidRPr="00421693" w:rsidRDefault="009F5B8B" w:rsidP="00421693">
            <w:pPr>
              <w:spacing w:after="0"/>
              <w:jc w:val="left"/>
              <w:rPr>
                <w:sz w:val="18"/>
                <w:szCs w:val="18"/>
              </w:rPr>
            </w:pPr>
            <w:r>
              <w:rPr>
                <w:sz w:val="18"/>
                <w:szCs w:val="18"/>
              </w:rPr>
              <w:t>2017</w:t>
            </w:r>
          </w:p>
        </w:tc>
        <w:tc>
          <w:tcPr>
            <w:tcW w:w="696" w:type="dxa"/>
            <w:tcBorders>
              <w:left w:val="nil"/>
              <w:bottom w:val="single" w:sz="4" w:space="0" w:color="auto"/>
              <w:right w:val="nil"/>
            </w:tcBorders>
            <w:shd w:val="clear" w:color="000000" w:fill="FFFFFF"/>
            <w:vAlign w:val="center"/>
          </w:tcPr>
          <w:p w:rsidR="009F5B8B" w:rsidRPr="00421693" w:rsidRDefault="009F5B8B" w:rsidP="009F5B8B">
            <w:pPr>
              <w:spacing w:after="0"/>
              <w:jc w:val="center"/>
              <w:rPr>
                <w:sz w:val="18"/>
                <w:szCs w:val="18"/>
              </w:rPr>
            </w:pPr>
            <w:r>
              <w:rPr>
                <w:sz w:val="18"/>
                <w:szCs w:val="18"/>
              </w:rPr>
              <w:t>93</w:t>
            </w:r>
          </w:p>
        </w:tc>
        <w:tc>
          <w:tcPr>
            <w:tcW w:w="763"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27.8</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2.1</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11.3</w:t>
            </w:r>
          </w:p>
        </w:tc>
        <w:tc>
          <w:tcPr>
            <w:tcW w:w="706" w:type="dxa"/>
            <w:tcBorders>
              <w:left w:val="nil"/>
              <w:bottom w:val="single" w:sz="4" w:space="0" w:color="auto"/>
              <w:right w:val="nil"/>
            </w:tcBorders>
            <w:shd w:val="clear" w:color="000000" w:fill="FFFFFF"/>
            <w:noWrap/>
            <w:tcMar>
              <w:left w:w="115" w:type="dxa"/>
              <w:right w:w="130" w:type="dxa"/>
            </w:tcMar>
            <w:vAlign w:val="center"/>
          </w:tcPr>
          <w:p w:rsidR="009F5B8B" w:rsidRPr="00421693" w:rsidRDefault="009F5B8B" w:rsidP="00421693">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2.3</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4.4</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0.0</w:t>
            </w:r>
          </w:p>
        </w:tc>
        <w:tc>
          <w:tcPr>
            <w:tcW w:w="769" w:type="dxa"/>
            <w:tcBorders>
              <w:left w:val="nil"/>
              <w:bottom w:val="single" w:sz="4" w:space="0" w:color="auto"/>
              <w:right w:val="nil"/>
            </w:tcBorders>
            <w:shd w:val="clear" w:color="000000" w:fill="FFFFFF"/>
            <w:noWrap/>
            <w:vAlign w:val="center"/>
          </w:tcPr>
          <w:p w:rsidR="009F5B8B" w:rsidRPr="00421693" w:rsidRDefault="009F5B8B" w:rsidP="00421693">
            <w:pPr>
              <w:spacing w:after="0"/>
              <w:jc w:val="center"/>
              <w:rPr>
                <w:sz w:val="18"/>
                <w:szCs w:val="18"/>
              </w:rPr>
            </w:pPr>
            <w:r>
              <w:rPr>
                <w:sz w:val="18"/>
                <w:szCs w:val="18"/>
              </w:rPr>
              <w:t>47.8</w:t>
            </w:r>
          </w:p>
        </w:tc>
        <w:tc>
          <w:tcPr>
            <w:tcW w:w="956" w:type="dxa"/>
            <w:tcBorders>
              <w:left w:val="nil"/>
              <w:bottom w:val="single" w:sz="4" w:space="0" w:color="auto"/>
              <w:right w:val="nil"/>
            </w:tcBorders>
            <w:shd w:val="clear" w:color="000000" w:fill="FFFFFF"/>
            <w:noWrap/>
            <w:tcMar>
              <w:left w:w="115" w:type="dxa"/>
              <w:right w:w="259" w:type="dxa"/>
            </w:tcMar>
            <w:vAlign w:val="center"/>
          </w:tcPr>
          <w:p w:rsidR="009F5B8B" w:rsidRPr="00421693" w:rsidRDefault="009F5B8B" w:rsidP="00421693">
            <w:pPr>
              <w:spacing w:after="0"/>
              <w:jc w:val="center"/>
              <w:rPr>
                <w:sz w:val="18"/>
                <w:szCs w:val="18"/>
              </w:rPr>
            </w:pPr>
            <w:r>
              <w:rPr>
                <w:sz w:val="18"/>
                <w:szCs w:val="18"/>
              </w:rPr>
              <w:t>52.2</w:t>
            </w:r>
          </w:p>
        </w:tc>
        <w:tc>
          <w:tcPr>
            <w:tcW w:w="706" w:type="dxa"/>
            <w:tcBorders>
              <w:left w:val="nil"/>
              <w:bottom w:val="single" w:sz="4" w:space="0" w:color="auto"/>
              <w:right w:val="nil"/>
            </w:tcBorders>
            <w:shd w:val="clear" w:color="000000" w:fill="FFFFFF"/>
            <w:noWrap/>
            <w:tcMar>
              <w:left w:w="115" w:type="dxa"/>
              <w:right w:w="43" w:type="dxa"/>
            </w:tcMar>
            <w:vAlign w:val="center"/>
          </w:tcPr>
          <w:p w:rsidR="009F5B8B" w:rsidRPr="00421693" w:rsidRDefault="009F5B8B" w:rsidP="00421693">
            <w:pPr>
              <w:spacing w:after="0"/>
              <w:jc w:val="center"/>
              <w:rPr>
                <w:sz w:val="18"/>
                <w:szCs w:val="18"/>
              </w:rPr>
            </w:pPr>
            <w:r>
              <w:rPr>
                <w:sz w:val="18"/>
                <w:szCs w:val="18"/>
              </w:rPr>
              <w:t>100.0</w:t>
            </w:r>
          </w:p>
        </w:tc>
      </w:tr>
      <w:tr w:rsidR="00421693" w:rsidRPr="00421693" w:rsidTr="009F5B8B">
        <w:trPr>
          <w:trHeight w:hRule="exact" w:val="331"/>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rsidR="00421693" w:rsidRPr="00421693" w:rsidRDefault="00421693" w:rsidP="00421693">
            <w:pPr>
              <w:spacing w:after="0"/>
              <w:jc w:val="left"/>
              <w:rPr>
                <w:sz w:val="18"/>
                <w:szCs w:val="18"/>
              </w:rPr>
            </w:pPr>
            <w:r w:rsidRPr="00421693">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33.0</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8.4</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12.3</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rsidR="00421693" w:rsidRPr="00421693" w:rsidRDefault="00421693" w:rsidP="00421693">
            <w:pPr>
              <w:spacing w:after="0"/>
              <w:jc w:val="center"/>
              <w:rPr>
                <w:sz w:val="18"/>
                <w:szCs w:val="18"/>
              </w:rPr>
            </w:pPr>
            <w:r w:rsidRPr="00421693">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4.6</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0.5</w:t>
            </w:r>
          </w:p>
        </w:tc>
        <w:tc>
          <w:tcPr>
            <w:tcW w:w="706" w:type="dxa"/>
            <w:tcBorders>
              <w:top w:val="single" w:sz="4" w:space="0" w:color="auto"/>
              <w:left w:val="nil"/>
              <w:bottom w:val="single" w:sz="4" w:space="0" w:color="auto"/>
              <w:right w:val="nil"/>
            </w:tcBorders>
            <w:shd w:val="clear" w:color="000000" w:fill="FFFFFF"/>
            <w:noWrap/>
            <w:vAlign w:val="center"/>
            <w:hideMark/>
          </w:tcPr>
          <w:p w:rsidR="00421693" w:rsidRPr="00421693" w:rsidRDefault="00421693" w:rsidP="00421693">
            <w:pPr>
              <w:spacing w:after="0"/>
              <w:jc w:val="center"/>
              <w:rPr>
                <w:sz w:val="18"/>
                <w:szCs w:val="18"/>
              </w:rPr>
            </w:pPr>
            <w:r w:rsidRPr="00421693">
              <w:rPr>
                <w:sz w:val="18"/>
                <w:szCs w:val="18"/>
              </w:rPr>
              <w:t>1.1</w:t>
            </w:r>
          </w:p>
        </w:tc>
        <w:tc>
          <w:tcPr>
            <w:tcW w:w="769" w:type="dxa"/>
            <w:tcBorders>
              <w:top w:val="single" w:sz="4" w:space="0" w:color="auto"/>
              <w:left w:val="nil"/>
              <w:bottom w:val="single" w:sz="4" w:space="0" w:color="auto"/>
              <w:right w:val="nil"/>
            </w:tcBorders>
            <w:shd w:val="clear" w:color="000000" w:fill="FFFFFF"/>
            <w:noWrap/>
            <w:vAlign w:val="center"/>
            <w:hideMark/>
          </w:tcPr>
          <w:p w:rsidR="00421693" w:rsidRPr="00421693" w:rsidRDefault="009F5B8B" w:rsidP="00421693">
            <w:pPr>
              <w:spacing w:after="0"/>
              <w:jc w:val="center"/>
              <w:rPr>
                <w:sz w:val="18"/>
                <w:szCs w:val="18"/>
              </w:rPr>
            </w:pPr>
            <w:r>
              <w:rPr>
                <w:sz w:val="18"/>
                <w:szCs w:val="18"/>
              </w:rPr>
              <w:t>61.5</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rsidR="00421693" w:rsidRPr="00421693" w:rsidRDefault="009F5B8B" w:rsidP="00421693">
            <w:pPr>
              <w:spacing w:after="0"/>
              <w:jc w:val="center"/>
              <w:rPr>
                <w:sz w:val="18"/>
                <w:szCs w:val="18"/>
              </w:rPr>
            </w:pPr>
            <w:r>
              <w:rPr>
                <w:sz w:val="18"/>
                <w:szCs w:val="18"/>
              </w:rPr>
              <w:t>38.5</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rsidR="00421693" w:rsidRPr="00421693" w:rsidRDefault="00421693" w:rsidP="00421693">
            <w:pPr>
              <w:spacing w:after="0"/>
              <w:jc w:val="center"/>
              <w:rPr>
                <w:sz w:val="18"/>
                <w:szCs w:val="18"/>
              </w:rPr>
            </w:pPr>
            <w:r w:rsidRPr="00421693">
              <w:rPr>
                <w:sz w:val="18"/>
                <w:szCs w:val="18"/>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70" w:name="_Toc487183686"/>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7C0681">
        <w:rPr>
          <w:noProof/>
          <w:sz w:val="22"/>
          <w:szCs w:val="20"/>
        </w:rPr>
        <w:t>22</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Taku River coho salmon run above Canyon Island, 1992–20</w:t>
      </w:r>
      <w:r w:rsidR="009271B4">
        <w:rPr>
          <w:sz w:val="22"/>
          <w:szCs w:val="20"/>
        </w:rPr>
        <w:t>17</w:t>
      </w:r>
      <w:r w:rsidRPr="00421693">
        <w:rPr>
          <w:sz w:val="22"/>
          <w:szCs w:val="20"/>
        </w:rPr>
        <w:t>.</w:t>
      </w:r>
      <w:bookmarkEnd w:id="70"/>
    </w:p>
    <w:tbl>
      <w:tblPr>
        <w:tblW w:w="4952" w:type="pct"/>
        <w:tblCellMar>
          <w:left w:w="43" w:type="dxa"/>
          <w:right w:w="43" w:type="dxa"/>
        </w:tblCellMar>
        <w:tblLook w:val="04A0" w:firstRow="1" w:lastRow="0" w:firstColumn="1" w:lastColumn="0" w:noHBand="0" w:noVBand="1"/>
      </w:tblPr>
      <w:tblGrid>
        <w:gridCol w:w="1052"/>
        <w:gridCol w:w="928"/>
        <w:gridCol w:w="752"/>
        <w:gridCol w:w="922"/>
        <w:gridCol w:w="751"/>
        <w:gridCol w:w="946"/>
        <w:gridCol w:w="1378"/>
        <w:gridCol w:w="1345"/>
        <w:gridCol w:w="1239"/>
      </w:tblGrid>
      <w:tr w:rsidR="00421693" w:rsidRPr="00421693" w:rsidTr="00421693">
        <w:trPr>
          <w:trHeight w:val="259"/>
        </w:trPr>
        <w:tc>
          <w:tcPr>
            <w:tcW w:w="565" w:type="pct"/>
            <w:tcBorders>
              <w:top w:val="single" w:sz="6" w:space="0" w:color="auto"/>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4435" w:type="pct"/>
            <w:gridSpan w:val="8"/>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095BA3">
        <w:trPr>
          <w:trHeight w:val="259"/>
        </w:trPr>
        <w:tc>
          <w:tcPr>
            <w:tcW w:w="565" w:type="pct"/>
            <w:tcBorders>
              <w:top w:val="nil"/>
              <w:left w:val="nil"/>
              <w:bottom w:val="nil"/>
              <w:right w:val="nil"/>
            </w:tcBorders>
            <w:shd w:val="clear" w:color="auto" w:fill="auto"/>
            <w:noWrap/>
            <w:vAlign w:val="bottom"/>
            <w:hideMark/>
          </w:tcPr>
          <w:p w:rsidR="00421693" w:rsidRPr="00421693" w:rsidRDefault="00421693" w:rsidP="00421693">
            <w:pPr>
              <w:spacing w:after="0"/>
              <w:jc w:val="left"/>
              <w:rPr>
                <w:sz w:val="20"/>
                <w:szCs w:val="20"/>
              </w:rPr>
            </w:pPr>
          </w:p>
        </w:tc>
        <w:tc>
          <w:tcPr>
            <w:tcW w:w="498" w:type="pct"/>
            <w:tcBorders>
              <w:top w:val="single" w:sz="6" w:space="0" w:color="auto"/>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p>
        </w:tc>
        <w:tc>
          <w:tcPr>
            <w:tcW w:w="403" w:type="pct"/>
            <w:tcBorders>
              <w:top w:val="single" w:sz="6" w:space="0" w:color="auto"/>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Marine</w:t>
            </w:r>
          </w:p>
        </w:tc>
        <w:tc>
          <w:tcPr>
            <w:tcW w:w="508" w:type="pct"/>
            <w:tcBorders>
              <w:top w:val="single" w:sz="6" w:space="0" w:color="auto"/>
              <w:left w:val="nil"/>
              <w:bottom w:val="nil"/>
              <w:right w:val="nil"/>
            </w:tcBorders>
            <w:shd w:val="clear" w:color="auto" w:fill="auto"/>
            <w:noWrap/>
            <w:tcMar>
              <w:left w:w="288" w:type="dxa"/>
              <w:right w:w="29" w:type="dxa"/>
            </w:tcMar>
            <w:vAlign w:val="bottom"/>
            <w:hideMark/>
          </w:tcPr>
          <w:p w:rsidR="00421693" w:rsidRPr="00421693" w:rsidRDefault="00421693" w:rsidP="00421693">
            <w:pPr>
              <w:spacing w:after="0"/>
              <w:jc w:val="center"/>
              <w:rPr>
                <w:sz w:val="20"/>
                <w:szCs w:val="20"/>
              </w:rPr>
            </w:pPr>
          </w:p>
        </w:tc>
        <w:tc>
          <w:tcPr>
            <w:tcW w:w="740" w:type="pct"/>
            <w:tcBorders>
              <w:top w:val="single" w:sz="6" w:space="0" w:color="auto"/>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Total</w:t>
            </w:r>
          </w:p>
        </w:tc>
        <w:tc>
          <w:tcPr>
            <w:tcW w:w="722" w:type="pct"/>
            <w:tcBorders>
              <w:top w:val="single" w:sz="6" w:space="0" w:color="auto"/>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p>
        </w:tc>
        <w:tc>
          <w:tcPr>
            <w:tcW w:w="665" w:type="pct"/>
            <w:tcBorders>
              <w:top w:val="single" w:sz="6" w:space="0" w:color="auto"/>
              <w:left w:val="nil"/>
              <w:bottom w:val="nil"/>
              <w:right w:val="nil"/>
            </w:tcBorders>
            <w:shd w:val="clear" w:color="auto" w:fill="auto"/>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Total</w:t>
            </w:r>
          </w:p>
        </w:tc>
      </w:tr>
      <w:tr w:rsidR="00421693" w:rsidRPr="00421693" w:rsidTr="00095BA3">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left"/>
              <w:rPr>
                <w:sz w:val="20"/>
                <w:szCs w:val="20"/>
              </w:rPr>
            </w:pPr>
            <w:r w:rsidRPr="00421693">
              <w:rPr>
                <w:sz w:val="20"/>
                <w:szCs w:val="20"/>
              </w:rPr>
              <w:t>Year</w:t>
            </w:r>
          </w:p>
        </w:tc>
        <w:tc>
          <w:tcPr>
            <w:tcW w:w="498"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Troll</w:t>
            </w:r>
          </w:p>
        </w:tc>
        <w:tc>
          <w:tcPr>
            <w:tcW w:w="404"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Seine</w:t>
            </w:r>
          </w:p>
        </w:tc>
        <w:tc>
          <w:tcPr>
            <w:tcW w:w="495" w:type="pct"/>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421693">
            <w:pPr>
              <w:spacing w:after="0"/>
              <w:jc w:val="center"/>
              <w:rPr>
                <w:sz w:val="20"/>
                <w:szCs w:val="20"/>
              </w:rPr>
            </w:pPr>
            <w:r w:rsidRPr="00421693">
              <w:rPr>
                <w:sz w:val="20"/>
                <w:szCs w:val="20"/>
              </w:rPr>
              <w:t>Gillnet</w:t>
            </w:r>
          </w:p>
        </w:tc>
        <w:tc>
          <w:tcPr>
            <w:tcW w:w="403" w:type="pct"/>
            <w:tcBorders>
              <w:top w:val="nil"/>
              <w:left w:val="nil"/>
              <w:bottom w:val="single" w:sz="4" w:space="0" w:color="auto"/>
              <w:right w:val="nil"/>
            </w:tcBorders>
            <w:shd w:val="clear" w:color="auto" w:fill="auto"/>
            <w:noWrap/>
            <w:tcMar>
              <w:left w:w="144" w:type="dxa"/>
              <w:right w:w="0" w:type="dxa"/>
            </w:tcMar>
            <w:vAlign w:val="center"/>
            <w:hideMark/>
          </w:tcPr>
          <w:p w:rsidR="00421693" w:rsidRPr="00421693" w:rsidRDefault="00421693" w:rsidP="00421693">
            <w:pPr>
              <w:spacing w:after="0"/>
              <w:jc w:val="center"/>
              <w:rPr>
                <w:sz w:val="20"/>
                <w:szCs w:val="20"/>
              </w:rPr>
            </w:pPr>
            <w:r w:rsidRPr="00421693">
              <w:rPr>
                <w:sz w:val="20"/>
                <w:szCs w:val="20"/>
              </w:rPr>
              <w:t>Sport</w:t>
            </w:r>
          </w:p>
        </w:tc>
        <w:tc>
          <w:tcPr>
            <w:tcW w:w="508" w:type="pct"/>
            <w:tcBorders>
              <w:top w:val="nil"/>
              <w:left w:val="nil"/>
              <w:bottom w:val="single" w:sz="4" w:space="0" w:color="auto"/>
              <w:right w:val="nil"/>
            </w:tcBorders>
            <w:shd w:val="clear" w:color="auto" w:fill="auto"/>
            <w:noWrap/>
            <w:tcMar>
              <w:left w:w="288" w:type="dxa"/>
              <w:right w:w="0" w:type="dxa"/>
            </w:tcMar>
            <w:vAlign w:val="center"/>
            <w:hideMark/>
          </w:tcPr>
          <w:p w:rsidR="00421693" w:rsidRPr="00421693" w:rsidRDefault="00421693" w:rsidP="00421693">
            <w:pPr>
              <w:spacing w:after="0"/>
              <w:jc w:val="center"/>
              <w:rPr>
                <w:sz w:val="20"/>
                <w:szCs w:val="20"/>
              </w:rPr>
            </w:pPr>
            <w:r w:rsidRPr="00421693">
              <w:rPr>
                <w:sz w:val="20"/>
                <w:szCs w:val="20"/>
              </w:rPr>
              <w:t>Inriver</w:t>
            </w:r>
          </w:p>
        </w:tc>
        <w:tc>
          <w:tcPr>
            <w:tcW w:w="740" w:type="pct"/>
            <w:tcBorders>
              <w:top w:val="nil"/>
              <w:left w:val="nil"/>
              <w:bottom w:val="single" w:sz="4" w:space="0" w:color="auto"/>
              <w:right w:val="nil"/>
            </w:tcBorders>
            <w:shd w:val="clear" w:color="auto" w:fill="auto"/>
            <w:noWrap/>
            <w:tcMar>
              <w:left w:w="202" w:type="dxa"/>
              <w:right w:w="0" w:type="dxa"/>
            </w:tcMar>
            <w:vAlign w:val="center"/>
            <w:hideMark/>
          </w:tcPr>
          <w:p w:rsidR="00421693" w:rsidRPr="00421693" w:rsidRDefault="00421693" w:rsidP="00421693">
            <w:pPr>
              <w:spacing w:after="0"/>
              <w:jc w:val="center"/>
              <w:rPr>
                <w:sz w:val="20"/>
                <w:szCs w:val="20"/>
              </w:rPr>
            </w:pPr>
            <w:r w:rsidRPr="00421693">
              <w:rPr>
                <w:sz w:val="20"/>
                <w:szCs w:val="20"/>
              </w:rPr>
              <w:t>Harvest</w:t>
            </w:r>
          </w:p>
        </w:tc>
        <w:tc>
          <w:tcPr>
            <w:tcW w:w="722"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Escapement</w:t>
            </w:r>
          </w:p>
        </w:tc>
        <w:tc>
          <w:tcPr>
            <w:tcW w:w="665" w:type="pct"/>
            <w:tcBorders>
              <w:top w:val="nil"/>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Return</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1992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19.6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37.1</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0.2</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60.7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39.3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1993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31.4</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52.1</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47.9</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1994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28.6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7.8</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25.4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4.4</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71.6</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28.4</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1995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24.9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31.4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7.6</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69.2</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30.8</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1996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26.3</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0.2</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18.1</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5.4</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52.7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47.3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1997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17.3</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2.9</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9.8</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36.4</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63.6</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1998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24.0</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0.6</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3.7</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48.8</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51.2</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1999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30.9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2.5</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6.4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4.8</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48.1</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51.9</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2000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19.5</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2.0</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10.5</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3.8</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5.0</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40.7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59.3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2001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23.5</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7.2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35.9</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64.1</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2002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12.9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10.2</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2.2</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27.7</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72.3</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2003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13.7</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10.4</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4.0</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1.4</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30.9</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69.1</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2004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24.6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12.3</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3.9</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48.6</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51.4</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2005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20.9</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1.9</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10.6</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2.1</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3.8</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39.2</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60.8</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2006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21.8</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0.3</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16.7</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2.0</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5.2</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46.0</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54.0</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2007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17.6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4.9</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14.1</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1.6</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6.1</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44.3</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55.7</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2008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27.6</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0.0</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14.5</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0.9</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2.3</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45.3</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54.7</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2009 </w:t>
            </w:r>
          </w:p>
        </w:tc>
        <w:tc>
          <w:tcPr>
            <w:tcW w:w="498"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23.1</w:t>
            </w:r>
          </w:p>
        </w:tc>
        <w:tc>
          <w:tcPr>
            <w:tcW w:w="404"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20.9</w:t>
            </w:r>
          </w:p>
        </w:tc>
        <w:tc>
          <w:tcPr>
            <w:tcW w:w="403" w:type="pct"/>
            <w:tcBorders>
              <w:top w:val="nil"/>
              <w:left w:val="nil"/>
              <w:bottom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3.0</w:t>
            </w:r>
          </w:p>
        </w:tc>
        <w:tc>
          <w:tcPr>
            <w:tcW w:w="508" w:type="pct"/>
            <w:tcBorders>
              <w:top w:val="nil"/>
              <w:left w:val="nil"/>
              <w:bottom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4.5</w:t>
            </w:r>
          </w:p>
        </w:tc>
        <w:tc>
          <w:tcPr>
            <w:tcW w:w="740" w:type="pct"/>
            <w:tcBorders>
              <w:top w:val="nil"/>
              <w:left w:val="nil"/>
              <w:bottom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53.6</w:t>
            </w:r>
          </w:p>
        </w:tc>
        <w:tc>
          <w:tcPr>
            <w:tcW w:w="722"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46.4</w:t>
            </w:r>
          </w:p>
        </w:tc>
        <w:tc>
          <w:tcPr>
            <w:tcW w:w="665" w:type="pct"/>
            <w:tcBorders>
              <w:top w:val="nil"/>
              <w:left w:val="nil"/>
              <w:bottom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left"/>
              <w:rPr>
                <w:sz w:val="20"/>
                <w:szCs w:val="20"/>
              </w:rPr>
            </w:pPr>
            <w:r w:rsidRPr="00421693">
              <w:rPr>
                <w:sz w:val="20"/>
                <w:szCs w:val="20"/>
              </w:rPr>
              <w:t xml:space="preserve">2010 </w:t>
            </w:r>
          </w:p>
        </w:tc>
        <w:tc>
          <w:tcPr>
            <w:tcW w:w="498"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14.0</w:t>
            </w:r>
          </w:p>
        </w:tc>
        <w:tc>
          <w:tcPr>
            <w:tcW w:w="404"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1.6</w:t>
            </w:r>
          </w:p>
        </w:tc>
        <w:tc>
          <w:tcPr>
            <w:tcW w:w="495" w:type="pct"/>
            <w:tcBorders>
              <w:top w:val="nil"/>
              <w:left w:val="nil"/>
              <w:right w:val="nil"/>
            </w:tcBorders>
            <w:shd w:val="clear" w:color="auto" w:fill="auto"/>
            <w:noWrap/>
            <w:tcMar>
              <w:left w:w="14" w:type="dxa"/>
              <w:right w:w="14" w:type="dxa"/>
            </w:tcMar>
            <w:vAlign w:val="bottom"/>
            <w:hideMark/>
          </w:tcPr>
          <w:p w:rsidR="00421693" w:rsidRPr="00421693" w:rsidRDefault="00421693" w:rsidP="00421693">
            <w:pPr>
              <w:spacing w:after="0"/>
              <w:jc w:val="center"/>
              <w:rPr>
                <w:sz w:val="20"/>
                <w:szCs w:val="20"/>
              </w:rPr>
            </w:pPr>
            <w:r w:rsidRPr="00421693">
              <w:rPr>
                <w:sz w:val="20"/>
                <w:szCs w:val="20"/>
              </w:rPr>
              <w:t>21.3</w:t>
            </w:r>
          </w:p>
        </w:tc>
        <w:tc>
          <w:tcPr>
            <w:tcW w:w="403" w:type="pct"/>
            <w:tcBorders>
              <w:top w:val="nil"/>
              <w:left w:val="nil"/>
              <w:right w:val="nil"/>
            </w:tcBorders>
            <w:shd w:val="clear" w:color="auto" w:fill="auto"/>
            <w:noWrap/>
            <w:tcMar>
              <w:left w:w="144" w:type="dxa"/>
              <w:right w:w="0" w:type="dxa"/>
            </w:tcMar>
            <w:vAlign w:val="bottom"/>
            <w:hideMark/>
          </w:tcPr>
          <w:p w:rsidR="00421693" w:rsidRPr="00421693" w:rsidRDefault="00421693" w:rsidP="00421693">
            <w:pPr>
              <w:spacing w:after="0"/>
              <w:jc w:val="center"/>
              <w:rPr>
                <w:sz w:val="20"/>
                <w:szCs w:val="20"/>
              </w:rPr>
            </w:pPr>
            <w:r w:rsidRPr="00421693">
              <w:rPr>
                <w:sz w:val="20"/>
                <w:szCs w:val="20"/>
              </w:rPr>
              <w:t>5.8</w:t>
            </w:r>
          </w:p>
        </w:tc>
        <w:tc>
          <w:tcPr>
            <w:tcW w:w="508" w:type="pct"/>
            <w:tcBorders>
              <w:top w:val="nil"/>
              <w:left w:val="nil"/>
              <w:right w:val="nil"/>
            </w:tcBorders>
            <w:shd w:val="clear" w:color="auto" w:fill="auto"/>
            <w:noWrap/>
            <w:tcMar>
              <w:left w:w="288" w:type="dxa"/>
              <w:right w:w="0" w:type="dxa"/>
            </w:tcMar>
            <w:vAlign w:val="bottom"/>
            <w:hideMark/>
          </w:tcPr>
          <w:p w:rsidR="00421693" w:rsidRPr="00421693" w:rsidRDefault="00421693" w:rsidP="00421693">
            <w:pPr>
              <w:spacing w:after="0"/>
              <w:jc w:val="center"/>
              <w:rPr>
                <w:sz w:val="20"/>
                <w:szCs w:val="20"/>
              </w:rPr>
            </w:pPr>
            <w:r w:rsidRPr="00421693">
              <w:rPr>
                <w:sz w:val="20"/>
                <w:szCs w:val="20"/>
              </w:rPr>
              <w:t>5.9</w:t>
            </w:r>
          </w:p>
        </w:tc>
        <w:tc>
          <w:tcPr>
            <w:tcW w:w="740" w:type="pct"/>
            <w:tcBorders>
              <w:top w:val="nil"/>
              <w:left w:val="nil"/>
              <w:right w:val="nil"/>
            </w:tcBorders>
            <w:shd w:val="clear" w:color="auto" w:fill="auto"/>
            <w:noWrap/>
            <w:tcMar>
              <w:left w:w="202" w:type="dxa"/>
              <w:right w:w="0" w:type="dxa"/>
            </w:tcMar>
            <w:vAlign w:val="bottom"/>
            <w:hideMark/>
          </w:tcPr>
          <w:p w:rsidR="00421693" w:rsidRPr="00421693" w:rsidRDefault="00421693" w:rsidP="00421693">
            <w:pPr>
              <w:spacing w:after="0"/>
              <w:jc w:val="center"/>
              <w:rPr>
                <w:sz w:val="20"/>
                <w:szCs w:val="20"/>
              </w:rPr>
            </w:pPr>
            <w:r w:rsidRPr="00421693">
              <w:rPr>
                <w:sz w:val="20"/>
                <w:szCs w:val="20"/>
              </w:rPr>
              <w:t>48.6</w:t>
            </w:r>
          </w:p>
        </w:tc>
        <w:tc>
          <w:tcPr>
            <w:tcW w:w="722"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51.4</w:t>
            </w:r>
          </w:p>
        </w:tc>
        <w:tc>
          <w:tcPr>
            <w:tcW w:w="665" w:type="pct"/>
            <w:tcBorders>
              <w:top w:val="nil"/>
              <w:left w:val="nil"/>
              <w:right w:val="nil"/>
            </w:tcBorders>
            <w:shd w:val="clear" w:color="auto" w:fill="auto"/>
            <w:noWrap/>
            <w:tcMar>
              <w:left w:w="29" w:type="dxa"/>
              <w:right w:w="29" w:type="dxa"/>
            </w:tcMar>
            <w:vAlign w:val="bottom"/>
            <w:hideMark/>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2011</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18.3</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4.9</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8.7</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3.7</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9.8</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45.5</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54.5</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2012</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13.0</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0.0</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10.7</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1.1</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12.6</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37.3</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62.7</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2013</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24.3</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1.7</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17.4</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1.7</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7.4</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52.5</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47.5</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2014</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6.4</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0.4</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16.9</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1.9</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8.9</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34.5</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65.5</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val="259"/>
        </w:trPr>
        <w:tc>
          <w:tcPr>
            <w:tcW w:w="5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2015</w:t>
            </w:r>
          </w:p>
        </w:tc>
        <w:tc>
          <w:tcPr>
            <w:tcW w:w="498"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15.7</w:t>
            </w:r>
          </w:p>
        </w:tc>
        <w:tc>
          <w:tcPr>
            <w:tcW w:w="404"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5.4</w:t>
            </w:r>
          </w:p>
        </w:tc>
        <w:tc>
          <w:tcPr>
            <w:tcW w:w="495" w:type="pct"/>
            <w:tcBorders>
              <w:top w:val="nil"/>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8.4</w:t>
            </w:r>
          </w:p>
        </w:tc>
        <w:tc>
          <w:tcPr>
            <w:tcW w:w="403" w:type="pct"/>
            <w:tcBorders>
              <w:top w:val="nil"/>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2.9</w:t>
            </w:r>
          </w:p>
        </w:tc>
        <w:tc>
          <w:tcPr>
            <w:tcW w:w="508" w:type="pct"/>
            <w:tcBorders>
              <w:top w:val="nil"/>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10.0</w:t>
            </w:r>
          </w:p>
        </w:tc>
        <w:tc>
          <w:tcPr>
            <w:tcW w:w="740" w:type="pct"/>
            <w:tcBorders>
              <w:top w:val="nil"/>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42.4</w:t>
            </w:r>
          </w:p>
        </w:tc>
        <w:tc>
          <w:tcPr>
            <w:tcW w:w="722"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57.6</w:t>
            </w:r>
          </w:p>
        </w:tc>
        <w:tc>
          <w:tcPr>
            <w:tcW w:w="665" w:type="pct"/>
            <w:tcBorders>
              <w:top w:val="nil"/>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421693" w:rsidRPr="00421693" w:rsidTr="00095BA3">
        <w:trPr>
          <w:trHeight w:hRule="exact" w:val="259"/>
        </w:trPr>
        <w:tc>
          <w:tcPr>
            <w:tcW w:w="565"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left"/>
              <w:rPr>
                <w:sz w:val="20"/>
                <w:szCs w:val="20"/>
              </w:rPr>
            </w:pPr>
            <w:r w:rsidRPr="00421693">
              <w:rPr>
                <w:sz w:val="20"/>
                <w:szCs w:val="20"/>
              </w:rPr>
              <w:t>2016</w:t>
            </w:r>
          </w:p>
        </w:tc>
        <w:tc>
          <w:tcPr>
            <w:tcW w:w="498"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7.8</w:t>
            </w:r>
          </w:p>
        </w:tc>
        <w:tc>
          <w:tcPr>
            <w:tcW w:w="404"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0.3</w:t>
            </w:r>
          </w:p>
        </w:tc>
        <w:tc>
          <w:tcPr>
            <w:tcW w:w="495" w:type="pct"/>
            <w:tcBorders>
              <w:left w:val="nil"/>
              <w:right w:val="nil"/>
            </w:tcBorders>
            <w:shd w:val="clear" w:color="auto" w:fill="auto"/>
            <w:noWrap/>
            <w:tcMar>
              <w:left w:w="14" w:type="dxa"/>
              <w:right w:w="14" w:type="dxa"/>
            </w:tcMar>
            <w:vAlign w:val="bottom"/>
          </w:tcPr>
          <w:p w:rsidR="00421693" w:rsidRPr="00421693" w:rsidRDefault="00421693" w:rsidP="00421693">
            <w:pPr>
              <w:spacing w:after="0"/>
              <w:jc w:val="center"/>
              <w:rPr>
                <w:sz w:val="20"/>
                <w:szCs w:val="20"/>
              </w:rPr>
            </w:pPr>
            <w:r w:rsidRPr="00421693">
              <w:rPr>
                <w:sz w:val="20"/>
                <w:szCs w:val="20"/>
              </w:rPr>
              <w:t>11.8</w:t>
            </w:r>
          </w:p>
        </w:tc>
        <w:tc>
          <w:tcPr>
            <w:tcW w:w="403" w:type="pct"/>
            <w:tcBorders>
              <w:left w:val="nil"/>
              <w:right w:val="nil"/>
            </w:tcBorders>
            <w:shd w:val="clear" w:color="auto" w:fill="auto"/>
            <w:noWrap/>
            <w:tcMar>
              <w:left w:w="144" w:type="dxa"/>
              <w:right w:w="0" w:type="dxa"/>
            </w:tcMar>
            <w:vAlign w:val="bottom"/>
          </w:tcPr>
          <w:p w:rsidR="00421693" w:rsidRPr="00421693" w:rsidRDefault="00421693" w:rsidP="00421693">
            <w:pPr>
              <w:spacing w:after="0"/>
              <w:jc w:val="center"/>
              <w:rPr>
                <w:sz w:val="20"/>
                <w:szCs w:val="20"/>
              </w:rPr>
            </w:pPr>
            <w:r w:rsidRPr="00421693">
              <w:rPr>
                <w:sz w:val="20"/>
                <w:szCs w:val="20"/>
              </w:rPr>
              <w:t>1.0</w:t>
            </w:r>
          </w:p>
        </w:tc>
        <w:tc>
          <w:tcPr>
            <w:tcW w:w="508" w:type="pct"/>
            <w:tcBorders>
              <w:left w:val="nil"/>
              <w:right w:val="nil"/>
            </w:tcBorders>
            <w:shd w:val="clear" w:color="auto" w:fill="auto"/>
            <w:noWrap/>
            <w:tcMar>
              <w:left w:w="288" w:type="dxa"/>
              <w:right w:w="0" w:type="dxa"/>
            </w:tcMar>
            <w:vAlign w:val="bottom"/>
          </w:tcPr>
          <w:p w:rsidR="00421693" w:rsidRPr="00421693" w:rsidRDefault="00421693" w:rsidP="00421693">
            <w:pPr>
              <w:spacing w:after="0"/>
              <w:jc w:val="center"/>
              <w:rPr>
                <w:sz w:val="20"/>
                <w:szCs w:val="20"/>
              </w:rPr>
            </w:pPr>
            <w:r w:rsidRPr="00421693">
              <w:rPr>
                <w:sz w:val="20"/>
                <w:szCs w:val="20"/>
              </w:rPr>
              <w:t>9.3</w:t>
            </w:r>
          </w:p>
        </w:tc>
        <w:tc>
          <w:tcPr>
            <w:tcW w:w="740" w:type="pct"/>
            <w:tcBorders>
              <w:left w:val="nil"/>
              <w:right w:val="nil"/>
            </w:tcBorders>
            <w:shd w:val="clear" w:color="auto" w:fill="auto"/>
            <w:noWrap/>
            <w:tcMar>
              <w:left w:w="202" w:type="dxa"/>
              <w:right w:w="0" w:type="dxa"/>
            </w:tcMar>
            <w:vAlign w:val="bottom"/>
          </w:tcPr>
          <w:p w:rsidR="00421693" w:rsidRPr="00421693" w:rsidRDefault="00421693" w:rsidP="00421693">
            <w:pPr>
              <w:spacing w:after="0"/>
              <w:jc w:val="center"/>
              <w:rPr>
                <w:sz w:val="20"/>
                <w:szCs w:val="20"/>
              </w:rPr>
            </w:pPr>
            <w:r w:rsidRPr="00421693">
              <w:rPr>
                <w:sz w:val="20"/>
                <w:szCs w:val="20"/>
              </w:rPr>
              <w:t>30.1</w:t>
            </w:r>
          </w:p>
        </w:tc>
        <w:tc>
          <w:tcPr>
            <w:tcW w:w="722"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69.9</w:t>
            </w:r>
          </w:p>
        </w:tc>
        <w:tc>
          <w:tcPr>
            <w:tcW w:w="665" w:type="pct"/>
            <w:tcBorders>
              <w:left w:val="nil"/>
              <w:right w:val="nil"/>
            </w:tcBorders>
            <w:shd w:val="clear" w:color="auto" w:fill="auto"/>
            <w:noWrap/>
            <w:tcMar>
              <w:left w:w="29" w:type="dxa"/>
              <w:right w:w="29" w:type="dxa"/>
            </w:tcMar>
            <w:vAlign w:val="bottom"/>
          </w:tcPr>
          <w:p w:rsidR="00421693" w:rsidRPr="00421693" w:rsidRDefault="00421693" w:rsidP="00421693">
            <w:pPr>
              <w:spacing w:after="0"/>
              <w:jc w:val="center"/>
              <w:rPr>
                <w:sz w:val="20"/>
                <w:szCs w:val="20"/>
              </w:rPr>
            </w:pPr>
            <w:r w:rsidRPr="00421693">
              <w:rPr>
                <w:sz w:val="20"/>
                <w:szCs w:val="20"/>
              </w:rPr>
              <w:t>100.0</w:t>
            </w:r>
          </w:p>
        </w:tc>
      </w:tr>
      <w:tr w:rsidR="009271B4" w:rsidRPr="00421693" w:rsidTr="00095BA3">
        <w:trPr>
          <w:trHeight w:hRule="exact" w:val="331"/>
        </w:trPr>
        <w:tc>
          <w:tcPr>
            <w:tcW w:w="565" w:type="pct"/>
            <w:tcBorders>
              <w:top w:val="nil"/>
              <w:left w:val="nil"/>
              <w:bottom w:val="single" w:sz="4" w:space="0" w:color="auto"/>
              <w:right w:val="nil"/>
            </w:tcBorders>
            <w:shd w:val="clear" w:color="auto" w:fill="auto"/>
            <w:noWrap/>
            <w:tcMar>
              <w:left w:w="29" w:type="dxa"/>
              <w:right w:w="115" w:type="dxa"/>
            </w:tcMar>
            <w:vAlign w:val="center"/>
          </w:tcPr>
          <w:p w:rsidR="009271B4" w:rsidRPr="00421693" w:rsidRDefault="009271B4" w:rsidP="00421693">
            <w:pPr>
              <w:spacing w:after="0"/>
              <w:jc w:val="left"/>
              <w:rPr>
                <w:sz w:val="20"/>
                <w:szCs w:val="20"/>
              </w:rPr>
            </w:pPr>
            <w:r>
              <w:rPr>
                <w:sz w:val="20"/>
                <w:szCs w:val="20"/>
              </w:rPr>
              <w:t>2017</w:t>
            </w:r>
          </w:p>
        </w:tc>
        <w:tc>
          <w:tcPr>
            <w:tcW w:w="498"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18.4</w:t>
            </w:r>
          </w:p>
        </w:tc>
        <w:tc>
          <w:tcPr>
            <w:tcW w:w="404"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5.6</w:t>
            </w:r>
          </w:p>
        </w:tc>
        <w:tc>
          <w:tcPr>
            <w:tcW w:w="495" w:type="pct"/>
            <w:tcBorders>
              <w:top w:val="nil"/>
              <w:left w:val="nil"/>
              <w:bottom w:val="single" w:sz="4" w:space="0" w:color="auto"/>
              <w:right w:val="nil"/>
            </w:tcBorders>
            <w:shd w:val="clear" w:color="auto" w:fill="auto"/>
            <w:noWrap/>
            <w:tcMar>
              <w:left w:w="14" w:type="dxa"/>
              <w:right w:w="14" w:type="dxa"/>
            </w:tcMar>
            <w:vAlign w:val="center"/>
          </w:tcPr>
          <w:p w:rsidR="009271B4" w:rsidRPr="00421693" w:rsidRDefault="009271B4" w:rsidP="00421693">
            <w:pPr>
              <w:spacing w:after="0"/>
              <w:jc w:val="center"/>
              <w:rPr>
                <w:sz w:val="20"/>
                <w:szCs w:val="20"/>
              </w:rPr>
            </w:pPr>
            <w:r>
              <w:rPr>
                <w:sz w:val="20"/>
                <w:szCs w:val="20"/>
              </w:rPr>
              <w:t>9.6</w:t>
            </w:r>
          </w:p>
        </w:tc>
        <w:tc>
          <w:tcPr>
            <w:tcW w:w="403" w:type="pct"/>
            <w:tcBorders>
              <w:top w:val="nil"/>
              <w:left w:val="nil"/>
              <w:bottom w:val="single" w:sz="4" w:space="0" w:color="auto"/>
              <w:right w:val="nil"/>
            </w:tcBorders>
            <w:shd w:val="clear" w:color="auto" w:fill="auto"/>
            <w:noWrap/>
            <w:tcMar>
              <w:left w:w="144" w:type="dxa"/>
              <w:right w:w="0" w:type="dxa"/>
            </w:tcMar>
            <w:vAlign w:val="center"/>
          </w:tcPr>
          <w:p w:rsidR="009271B4" w:rsidRPr="00421693" w:rsidRDefault="009271B4" w:rsidP="00421693">
            <w:pPr>
              <w:spacing w:after="0"/>
              <w:jc w:val="center"/>
              <w:rPr>
                <w:sz w:val="20"/>
                <w:szCs w:val="20"/>
              </w:rPr>
            </w:pPr>
            <w:r>
              <w:rPr>
                <w:sz w:val="20"/>
                <w:szCs w:val="20"/>
              </w:rPr>
              <w:t>4.4</w:t>
            </w:r>
          </w:p>
        </w:tc>
        <w:tc>
          <w:tcPr>
            <w:tcW w:w="508" w:type="pct"/>
            <w:tcBorders>
              <w:top w:val="nil"/>
              <w:left w:val="nil"/>
              <w:bottom w:val="single" w:sz="4" w:space="0" w:color="auto"/>
              <w:right w:val="nil"/>
            </w:tcBorders>
            <w:shd w:val="clear" w:color="auto" w:fill="auto"/>
            <w:noWrap/>
            <w:tcMar>
              <w:left w:w="288" w:type="dxa"/>
              <w:right w:w="0" w:type="dxa"/>
            </w:tcMar>
            <w:vAlign w:val="center"/>
          </w:tcPr>
          <w:p w:rsidR="009271B4" w:rsidRPr="00421693" w:rsidRDefault="009271B4" w:rsidP="00421693">
            <w:pPr>
              <w:spacing w:after="0"/>
              <w:jc w:val="center"/>
              <w:rPr>
                <w:sz w:val="20"/>
                <w:szCs w:val="20"/>
              </w:rPr>
            </w:pPr>
            <w:r>
              <w:rPr>
                <w:sz w:val="20"/>
                <w:szCs w:val="20"/>
              </w:rPr>
              <w:t>7.5</w:t>
            </w:r>
          </w:p>
        </w:tc>
        <w:tc>
          <w:tcPr>
            <w:tcW w:w="740" w:type="pct"/>
            <w:tcBorders>
              <w:top w:val="nil"/>
              <w:left w:val="nil"/>
              <w:bottom w:val="single" w:sz="4" w:space="0" w:color="auto"/>
              <w:right w:val="nil"/>
            </w:tcBorders>
            <w:shd w:val="clear" w:color="auto" w:fill="auto"/>
            <w:noWrap/>
            <w:tcMar>
              <w:left w:w="202" w:type="dxa"/>
              <w:right w:w="0" w:type="dxa"/>
            </w:tcMar>
            <w:vAlign w:val="center"/>
          </w:tcPr>
          <w:p w:rsidR="009271B4" w:rsidRPr="00421693" w:rsidRDefault="009271B4" w:rsidP="00421693">
            <w:pPr>
              <w:spacing w:after="0"/>
              <w:jc w:val="center"/>
              <w:rPr>
                <w:sz w:val="20"/>
                <w:szCs w:val="20"/>
              </w:rPr>
            </w:pPr>
            <w:r>
              <w:rPr>
                <w:sz w:val="20"/>
                <w:szCs w:val="20"/>
              </w:rPr>
              <w:t>45.6</w:t>
            </w:r>
          </w:p>
        </w:tc>
        <w:tc>
          <w:tcPr>
            <w:tcW w:w="722"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54.4</w:t>
            </w:r>
          </w:p>
        </w:tc>
        <w:tc>
          <w:tcPr>
            <w:tcW w:w="665" w:type="pct"/>
            <w:tcBorders>
              <w:top w:val="nil"/>
              <w:left w:val="nil"/>
              <w:bottom w:val="single" w:sz="4" w:space="0" w:color="auto"/>
              <w:right w:val="nil"/>
            </w:tcBorders>
            <w:shd w:val="clear" w:color="auto" w:fill="auto"/>
            <w:noWrap/>
            <w:tcMar>
              <w:left w:w="29" w:type="dxa"/>
              <w:right w:w="29" w:type="dxa"/>
            </w:tcMar>
            <w:vAlign w:val="center"/>
          </w:tcPr>
          <w:p w:rsidR="009271B4" w:rsidRPr="00421693" w:rsidRDefault="009271B4" w:rsidP="00421693">
            <w:pPr>
              <w:spacing w:after="0"/>
              <w:jc w:val="center"/>
              <w:rPr>
                <w:sz w:val="20"/>
                <w:szCs w:val="20"/>
              </w:rPr>
            </w:pPr>
            <w:r>
              <w:rPr>
                <w:sz w:val="20"/>
                <w:szCs w:val="20"/>
              </w:rPr>
              <w:t>100.0</w:t>
            </w:r>
          </w:p>
        </w:tc>
      </w:tr>
      <w:tr w:rsidR="00421693" w:rsidRPr="00421693" w:rsidTr="00095BA3">
        <w:trPr>
          <w:trHeight w:hRule="exact" w:val="331"/>
        </w:trPr>
        <w:tc>
          <w:tcPr>
            <w:tcW w:w="565" w:type="pct"/>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Average</w:t>
            </w:r>
          </w:p>
        </w:tc>
        <w:tc>
          <w:tcPr>
            <w:tcW w:w="498"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9271B4" w:rsidP="00421693">
            <w:pPr>
              <w:spacing w:after="0"/>
              <w:jc w:val="center"/>
              <w:rPr>
                <w:sz w:val="20"/>
                <w:szCs w:val="20"/>
              </w:rPr>
            </w:pPr>
            <w:r>
              <w:rPr>
                <w:sz w:val="20"/>
                <w:szCs w:val="20"/>
              </w:rPr>
              <w:t>20.2</w:t>
            </w:r>
          </w:p>
        </w:tc>
        <w:tc>
          <w:tcPr>
            <w:tcW w:w="404"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9271B4" w:rsidP="00421693">
            <w:pPr>
              <w:spacing w:after="0"/>
              <w:jc w:val="center"/>
              <w:rPr>
                <w:sz w:val="20"/>
                <w:szCs w:val="20"/>
              </w:rPr>
            </w:pPr>
            <w:r>
              <w:rPr>
                <w:sz w:val="20"/>
                <w:szCs w:val="20"/>
              </w:rPr>
              <w:t>2.0</w:t>
            </w:r>
          </w:p>
        </w:tc>
        <w:tc>
          <w:tcPr>
            <w:tcW w:w="495" w:type="pct"/>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9271B4" w:rsidP="00421693">
            <w:pPr>
              <w:spacing w:after="0"/>
              <w:jc w:val="center"/>
              <w:rPr>
                <w:sz w:val="20"/>
                <w:szCs w:val="20"/>
              </w:rPr>
            </w:pPr>
            <w:r>
              <w:rPr>
                <w:sz w:val="20"/>
                <w:szCs w:val="20"/>
              </w:rPr>
              <w:t>14.8</w:t>
            </w:r>
          </w:p>
        </w:tc>
        <w:tc>
          <w:tcPr>
            <w:tcW w:w="403" w:type="pct"/>
            <w:tcBorders>
              <w:top w:val="single" w:sz="4" w:space="0" w:color="auto"/>
              <w:left w:val="nil"/>
              <w:bottom w:val="single" w:sz="4" w:space="0" w:color="auto"/>
              <w:right w:val="nil"/>
            </w:tcBorders>
            <w:shd w:val="clear" w:color="auto" w:fill="auto"/>
            <w:noWrap/>
            <w:tcMar>
              <w:left w:w="144" w:type="dxa"/>
              <w:right w:w="0" w:type="dxa"/>
            </w:tcMar>
            <w:vAlign w:val="center"/>
            <w:hideMark/>
          </w:tcPr>
          <w:p w:rsidR="00421693" w:rsidRPr="00421693" w:rsidRDefault="009271B4" w:rsidP="00421693">
            <w:pPr>
              <w:spacing w:after="0"/>
              <w:jc w:val="center"/>
              <w:rPr>
                <w:sz w:val="20"/>
                <w:szCs w:val="20"/>
              </w:rPr>
            </w:pPr>
            <w:r>
              <w:rPr>
                <w:sz w:val="20"/>
                <w:szCs w:val="20"/>
              </w:rPr>
              <w:t>3.1</w:t>
            </w:r>
          </w:p>
        </w:tc>
        <w:tc>
          <w:tcPr>
            <w:tcW w:w="508" w:type="pct"/>
            <w:tcBorders>
              <w:top w:val="single" w:sz="4" w:space="0" w:color="auto"/>
              <w:left w:val="nil"/>
              <w:bottom w:val="single" w:sz="4" w:space="0" w:color="auto"/>
              <w:right w:val="nil"/>
            </w:tcBorders>
            <w:shd w:val="clear" w:color="auto" w:fill="auto"/>
            <w:noWrap/>
            <w:tcMar>
              <w:left w:w="288" w:type="dxa"/>
              <w:right w:w="0" w:type="dxa"/>
            </w:tcMar>
            <w:vAlign w:val="center"/>
            <w:hideMark/>
          </w:tcPr>
          <w:p w:rsidR="00421693" w:rsidRPr="00421693" w:rsidRDefault="009271B4" w:rsidP="00421693">
            <w:pPr>
              <w:spacing w:after="0"/>
              <w:jc w:val="center"/>
              <w:rPr>
                <w:sz w:val="20"/>
                <w:szCs w:val="20"/>
              </w:rPr>
            </w:pPr>
            <w:r>
              <w:rPr>
                <w:sz w:val="20"/>
                <w:szCs w:val="20"/>
              </w:rPr>
              <w:t>5.5</w:t>
            </w:r>
          </w:p>
        </w:tc>
        <w:tc>
          <w:tcPr>
            <w:tcW w:w="740" w:type="pct"/>
            <w:tcBorders>
              <w:top w:val="single" w:sz="4" w:space="0" w:color="auto"/>
              <w:left w:val="nil"/>
              <w:bottom w:val="single" w:sz="4" w:space="0" w:color="auto"/>
              <w:right w:val="nil"/>
            </w:tcBorders>
            <w:shd w:val="clear" w:color="auto" w:fill="auto"/>
            <w:noWrap/>
            <w:tcMar>
              <w:left w:w="202" w:type="dxa"/>
              <w:right w:w="0" w:type="dxa"/>
            </w:tcMar>
            <w:vAlign w:val="center"/>
            <w:hideMark/>
          </w:tcPr>
          <w:p w:rsidR="00421693" w:rsidRPr="00421693" w:rsidRDefault="00421693" w:rsidP="00421693">
            <w:pPr>
              <w:spacing w:after="0"/>
              <w:jc w:val="center"/>
              <w:rPr>
                <w:sz w:val="20"/>
                <w:szCs w:val="20"/>
              </w:rPr>
            </w:pPr>
            <w:r w:rsidRPr="00421693">
              <w:rPr>
                <w:sz w:val="20"/>
                <w:szCs w:val="20"/>
              </w:rPr>
              <w:t>45.7</w:t>
            </w:r>
          </w:p>
        </w:tc>
        <w:tc>
          <w:tcPr>
            <w:tcW w:w="722"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54.3</w:t>
            </w:r>
          </w:p>
        </w:tc>
        <w:tc>
          <w:tcPr>
            <w:tcW w:w="665"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421693" w:rsidRPr="00421693" w:rsidRDefault="00421693" w:rsidP="00421693">
            <w:pPr>
              <w:spacing w:after="0"/>
              <w:jc w:val="center"/>
              <w:rPr>
                <w:sz w:val="20"/>
                <w:szCs w:val="20"/>
              </w:rPr>
            </w:pPr>
            <w:r w:rsidRPr="00421693">
              <w:rPr>
                <w:sz w:val="20"/>
                <w:szCs w:val="20"/>
              </w:rPr>
              <w:t>100.0</w:t>
            </w:r>
          </w:p>
        </w:tc>
      </w:tr>
    </w:tbl>
    <w:p w:rsidR="00421693" w:rsidRPr="00421693" w:rsidRDefault="00421693" w:rsidP="00421693"/>
    <w:p w:rsidR="00421693" w:rsidRPr="00421693" w:rsidRDefault="00421693" w:rsidP="00421693">
      <w:pPr>
        <w:spacing w:after="0"/>
        <w:jc w:val="left"/>
        <w:rPr>
          <w:sz w:val="22"/>
          <w:szCs w:val="20"/>
        </w:rPr>
      </w:pPr>
      <w:r w:rsidRPr="00421693">
        <w:br w:type="page"/>
      </w:r>
    </w:p>
    <w:p w:rsidR="00421693" w:rsidRPr="00421693" w:rsidRDefault="00421693" w:rsidP="00421693">
      <w:pPr>
        <w:keepLines/>
        <w:tabs>
          <w:tab w:val="right" w:pos="9360"/>
        </w:tabs>
        <w:suppressAutoHyphens/>
        <w:ind w:firstLine="288"/>
        <w:rPr>
          <w:sz w:val="22"/>
          <w:szCs w:val="20"/>
        </w:rPr>
      </w:pPr>
      <w:bookmarkStart w:id="71" w:name="_Toc487183687"/>
      <w:r w:rsidRPr="00421693">
        <w:rPr>
          <w:sz w:val="22"/>
          <w:szCs w:val="20"/>
        </w:rPr>
        <w:lastRenderedPageBreak/>
        <w:t xml:space="preserve">Table </w:t>
      </w:r>
      <w:r w:rsidRPr="00421693">
        <w:rPr>
          <w:sz w:val="22"/>
          <w:szCs w:val="20"/>
        </w:rPr>
        <w:fldChar w:fldCharType="begin"/>
      </w:r>
      <w:r w:rsidRPr="00421693">
        <w:rPr>
          <w:sz w:val="22"/>
          <w:szCs w:val="20"/>
        </w:rPr>
        <w:instrText xml:space="preserve"> SEQ Table \* ARABIC </w:instrText>
      </w:r>
      <w:r w:rsidRPr="00421693">
        <w:rPr>
          <w:sz w:val="22"/>
          <w:szCs w:val="20"/>
        </w:rPr>
        <w:fldChar w:fldCharType="separate"/>
      </w:r>
      <w:r w:rsidR="007C0681">
        <w:rPr>
          <w:noProof/>
          <w:sz w:val="22"/>
          <w:szCs w:val="20"/>
        </w:rPr>
        <w:t>23</w:t>
      </w:r>
      <w:r w:rsidRPr="00421693">
        <w:rPr>
          <w:noProof/>
          <w:sz w:val="22"/>
          <w:szCs w:val="20"/>
        </w:rPr>
        <w:fldChar w:fldCharType="end"/>
      </w:r>
      <w:r w:rsidRPr="00421693">
        <w:rPr>
          <w:sz w:val="22"/>
          <w:szCs w:val="20"/>
        </w:rPr>
        <w:t>.–</w:t>
      </w:r>
      <w:r w:rsidRPr="00AB48CC">
        <w:rPr>
          <w:sz w:val="22"/>
          <w:szCs w:val="20"/>
        </w:rPr>
        <w:t>Estimated</w:t>
      </w:r>
      <w:r w:rsidRPr="00421693">
        <w:rPr>
          <w:sz w:val="22"/>
          <w:szCs w:val="20"/>
        </w:rPr>
        <w:t xml:space="preserve"> harvest (by gear type) and escapement as a percent of the total Chilkat </w:t>
      </w:r>
      <w:r w:rsidR="00517ED0">
        <w:rPr>
          <w:sz w:val="22"/>
          <w:szCs w:val="20"/>
        </w:rPr>
        <w:t>River coho salmon run, 2000–2017</w:t>
      </w:r>
      <w:r w:rsidRPr="00421693">
        <w:rPr>
          <w:sz w:val="22"/>
          <w:szCs w:val="20"/>
        </w:rPr>
        <w:t>.</w:t>
      </w:r>
      <w:bookmarkEnd w:id="71"/>
    </w:p>
    <w:tbl>
      <w:tblPr>
        <w:tblW w:w="9360" w:type="dxa"/>
        <w:tblInd w:w="29" w:type="dxa"/>
        <w:tblLook w:val="04A0" w:firstRow="1" w:lastRow="0" w:firstColumn="1" w:lastColumn="0" w:noHBand="0" w:noVBand="1"/>
      </w:tblPr>
      <w:tblGrid>
        <w:gridCol w:w="707"/>
        <w:gridCol w:w="830"/>
        <w:gridCol w:w="800"/>
        <w:gridCol w:w="729"/>
        <w:gridCol w:w="759"/>
        <w:gridCol w:w="788"/>
        <w:gridCol w:w="600"/>
        <w:gridCol w:w="1264"/>
        <w:gridCol w:w="845"/>
        <w:gridCol w:w="1293"/>
        <w:gridCol w:w="745"/>
      </w:tblGrid>
      <w:tr w:rsidR="00421693" w:rsidRPr="00421693" w:rsidTr="00517ED0">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p>
        </w:tc>
        <w:tc>
          <w:tcPr>
            <w:tcW w:w="432" w:type="dxa"/>
            <w:tcBorders>
              <w:top w:val="single" w:sz="4" w:space="0" w:color="auto"/>
              <w:left w:val="nil"/>
              <w:bottom w:val="nil"/>
              <w:right w:val="nil"/>
            </w:tcBorders>
            <w:shd w:val="clear" w:color="auto" w:fill="auto"/>
            <w:noWrap/>
            <w:tcMar>
              <w:left w:w="230" w:type="dxa"/>
              <w:right w:w="0" w:type="dxa"/>
            </w:tcMar>
            <w:vAlign w:val="bottom"/>
          </w:tcPr>
          <w:p w:rsidR="00421693" w:rsidRPr="00421693" w:rsidRDefault="00421693" w:rsidP="00517ED0">
            <w:pPr>
              <w:spacing w:after="0"/>
              <w:ind w:left="-144" w:right="144"/>
              <w:jc w:val="center"/>
              <w:rPr>
                <w:sz w:val="20"/>
                <w:szCs w:val="20"/>
              </w:rPr>
            </w:pPr>
            <w:r w:rsidRPr="00421693">
              <w:rPr>
                <w:sz w:val="20"/>
                <w:szCs w:val="20"/>
              </w:rPr>
              <w:t>Fishery</w:t>
            </w:r>
          </w:p>
        </w:tc>
        <w:tc>
          <w:tcPr>
            <w:tcW w:w="0" w:type="auto"/>
            <w:gridSpan w:val="9"/>
            <w:tcBorders>
              <w:top w:val="single" w:sz="4" w:space="0" w:color="auto"/>
              <w:left w:val="nil"/>
              <w:bottom w:val="single" w:sz="4" w:space="0" w:color="auto"/>
              <w:right w:val="nil"/>
            </w:tcBorders>
            <w:shd w:val="clear" w:color="auto" w:fill="auto"/>
            <w:vAlign w:val="bottom"/>
          </w:tcPr>
          <w:p w:rsidR="00421693" w:rsidRPr="00421693" w:rsidRDefault="00421693" w:rsidP="00421693">
            <w:pPr>
              <w:spacing w:after="0"/>
              <w:jc w:val="center"/>
              <w:rPr>
                <w:sz w:val="20"/>
                <w:szCs w:val="20"/>
              </w:rPr>
            </w:pPr>
            <w:r w:rsidRPr="00421693">
              <w:rPr>
                <w:sz w:val="20"/>
                <w:szCs w:val="20"/>
              </w:rPr>
              <w:t>Percent of Total Return</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p>
        </w:tc>
        <w:tc>
          <w:tcPr>
            <w:tcW w:w="432" w:type="dxa"/>
            <w:tcBorders>
              <w:top w:val="nil"/>
              <w:left w:val="nil"/>
              <w:bottom w:val="nil"/>
              <w:right w:val="nil"/>
            </w:tcBorders>
            <w:shd w:val="clear" w:color="auto" w:fill="auto"/>
            <w:noWrap/>
            <w:tcMar>
              <w:left w:w="230" w:type="dxa"/>
              <w:right w:w="0" w:type="dxa"/>
            </w:tcMar>
            <w:vAlign w:val="bottom"/>
            <w:hideMark/>
          </w:tcPr>
          <w:p w:rsidR="00421693" w:rsidRPr="00421693" w:rsidRDefault="00421693" w:rsidP="00517ED0">
            <w:pPr>
              <w:spacing w:after="0"/>
              <w:ind w:left="-144" w:right="144"/>
              <w:jc w:val="center"/>
              <w:rPr>
                <w:sz w:val="20"/>
                <w:szCs w:val="20"/>
              </w:rPr>
            </w:pPr>
            <w:r w:rsidRPr="00421693">
              <w:rPr>
                <w:sz w:val="20"/>
                <w:szCs w:val="20"/>
              </w:rPr>
              <w:t>Sample</w:t>
            </w:r>
          </w:p>
        </w:tc>
        <w:tc>
          <w:tcPr>
            <w:tcW w:w="0" w:type="auto"/>
            <w:tcBorders>
              <w:top w:val="single" w:sz="4" w:space="0" w:color="auto"/>
              <w:left w:val="nil"/>
              <w:bottom w:val="nil"/>
              <w:right w:val="nil"/>
            </w:tcBorders>
            <w:shd w:val="clear" w:color="auto" w:fill="auto"/>
            <w:vAlign w:val="bottom"/>
          </w:tcPr>
          <w:p w:rsidR="00421693" w:rsidRPr="00421693" w:rsidRDefault="00421693" w:rsidP="00421693">
            <w:pPr>
              <w:spacing w:after="0"/>
              <w:ind w:left="-144" w:right="144"/>
              <w:rPr>
                <w:sz w:val="20"/>
                <w:szCs w:val="20"/>
              </w:rPr>
            </w:pPr>
          </w:p>
        </w:tc>
        <w:tc>
          <w:tcPr>
            <w:tcW w:w="0" w:type="auto"/>
            <w:tcBorders>
              <w:top w:val="single" w:sz="4" w:space="0" w:color="auto"/>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Drift</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Marine</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FW</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Total</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Total</w:t>
            </w:r>
          </w:p>
        </w:tc>
      </w:tr>
      <w:tr w:rsidR="00421693" w:rsidRPr="00421693" w:rsidTr="00517ED0">
        <w:trPr>
          <w:trHeight w:val="259"/>
        </w:trPr>
        <w:tc>
          <w:tcPr>
            <w:tcW w:w="0" w:type="auto"/>
            <w:tcBorders>
              <w:top w:val="nil"/>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421693">
            <w:pPr>
              <w:spacing w:after="0"/>
              <w:jc w:val="left"/>
              <w:rPr>
                <w:sz w:val="20"/>
                <w:szCs w:val="20"/>
              </w:rPr>
            </w:pPr>
            <w:r w:rsidRPr="00421693">
              <w:rPr>
                <w:sz w:val="20"/>
                <w:szCs w:val="20"/>
              </w:rPr>
              <w:t>Year</w:t>
            </w:r>
          </w:p>
        </w:tc>
        <w:tc>
          <w:tcPr>
            <w:tcW w:w="432" w:type="dxa"/>
            <w:tcBorders>
              <w:top w:val="nil"/>
              <w:left w:val="nil"/>
              <w:bottom w:val="single" w:sz="4" w:space="0" w:color="auto"/>
              <w:right w:val="nil"/>
            </w:tcBorders>
            <w:shd w:val="clear" w:color="auto" w:fill="auto"/>
            <w:noWrap/>
            <w:tcMar>
              <w:left w:w="230" w:type="dxa"/>
              <w:right w:w="0" w:type="dxa"/>
            </w:tcMar>
            <w:vAlign w:val="center"/>
            <w:hideMark/>
          </w:tcPr>
          <w:p w:rsidR="00421693" w:rsidRPr="00421693" w:rsidRDefault="00421693" w:rsidP="00517ED0">
            <w:pPr>
              <w:spacing w:after="0"/>
              <w:ind w:left="-144" w:right="144"/>
              <w:jc w:val="center"/>
              <w:rPr>
                <w:sz w:val="20"/>
                <w:szCs w:val="20"/>
              </w:rPr>
            </w:pPr>
            <w:r w:rsidRPr="00421693">
              <w:rPr>
                <w:sz w:val="20"/>
                <w:szCs w:val="20"/>
              </w:rPr>
              <w:t>Size</w:t>
            </w:r>
          </w:p>
        </w:tc>
        <w:tc>
          <w:tcPr>
            <w:tcW w:w="0" w:type="auto"/>
            <w:tcBorders>
              <w:top w:val="nil"/>
              <w:left w:val="nil"/>
              <w:bottom w:val="single" w:sz="4" w:space="0" w:color="auto"/>
              <w:right w:val="nil"/>
            </w:tcBorders>
            <w:shd w:val="clear" w:color="auto" w:fill="auto"/>
            <w:noWrap/>
            <w:vAlign w:val="center"/>
            <w:hideMark/>
          </w:tcPr>
          <w:p w:rsidR="00421693" w:rsidRPr="00421693" w:rsidRDefault="00421693" w:rsidP="00517ED0">
            <w:pPr>
              <w:spacing w:after="0"/>
              <w:jc w:val="center"/>
              <w:rPr>
                <w:sz w:val="20"/>
                <w:szCs w:val="20"/>
              </w:rPr>
            </w:pPr>
            <w:r w:rsidRPr="00421693">
              <w:rPr>
                <w:sz w:val="20"/>
                <w:szCs w:val="20"/>
              </w:rPr>
              <w:t>Troll</w:t>
            </w:r>
          </w:p>
        </w:tc>
        <w:tc>
          <w:tcPr>
            <w:tcW w:w="0" w:type="auto"/>
            <w:tcBorders>
              <w:top w:val="nil"/>
              <w:left w:val="nil"/>
              <w:bottom w:val="single" w:sz="4" w:space="0" w:color="auto"/>
              <w:right w:val="nil"/>
            </w:tcBorders>
            <w:shd w:val="clear" w:color="auto" w:fill="auto"/>
            <w:noWrap/>
            <w:tcMar>
              <w:left w:w="58" w:type="dxa"/>
              <w:right w:w="58" w:type="dxa"/>
            </w:tcMar>
            <w:vAlign w:val="center"/>
            <w:hideMark/>
          </w:tcPr>
          <w:p w:rsidR="00421693" w:rsidRPr="00421693" w:rsidRDefault="00421693" w:rsidP="00517ED0">
            <w:pPr>
              <w:spacing w:after="0"/>
              <w:jc w:val="center"/>
              <w:rPr>
                <w:sz w:val="20"/>
                <w:szCs w:val="20"/>
              </w:rPr>
            </w:pPr>
            <w:r w:rsidRPr="00421693">
              <w:rPr>
                <w:sz w:val="20"/>
                <w:szCs w:val="20"/>
              </w:rPr>
              <w:t>Seine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Gillnet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Subsistence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Harvest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Escapement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Return</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2000</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265</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16.0</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13.6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32.2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67.8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2001</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250</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19.5</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8.6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30.9</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69.1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2002</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325</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18.2</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19.6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39.7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60.3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2003</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426</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23.6</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39.3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2004</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254</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42.4</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18.4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65.7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34.3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2005</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141</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16.3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47.0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53.0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2006</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200</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25.5</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45.6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54.4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2007</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73</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24.3</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9.3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35.3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64.7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2008</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358</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19.4</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47.9</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52.1</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2009</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326</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15.3</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19.7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38.7</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61.3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421693" w:rsidRPr="00421693" w:rsidRDefault="00421693" w:rsidP="00421693">
            <w:pPr>
              <w:spacing w:after="0"/>
              <w:jc w:val="left"/>
              <w:rPr>
                <w:sz w:val="20"/>
                <w:szCs w:val="20"/>
              </w:rPr>
            </w:pPr>
            <w:r w:rsidRPr="00421693">
              <w:rPr>
                <w:sz w:val="20"/>
                <w:szCs w:val="20"/>
              </w:rPr>
              <w:t>2010</w:t>
            </w:r>
          </w:p>
        </w:tc>
        <w:tc>
          <w:tcPr>
            <w:tcW w:w="432" w:type="dxa"/>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427</w:t>
            </w:r>
          </w:p>
        </w:tc>
        <w:tc>
          <w:tcPr>
            <w:tcW w:w="0" w:type="auto"/>
            <w:tcBorders>
              <w:top w:val="nil"/>
              <w:left w:val="nil"/>
              <w:bottom w:val="nil"/>
              <w:right w:val="nil"/>
            </w:tcBorders>
            <w:shd w:val="clear" w:color="auto" w:fill="auto"/>
            <w:noWrap/>
            <w:vAlign w:val="bottom"/>
            <w:hideMark/>
          </w:tcPr>
          <w:p w:rsidR="00421693" w:rsidRPr="00421693" w:rsidRDefault="00421693" w:rsidP="00517ED0">
            <w:pPr>
              <w:spacing w:after="0"/>
              <w:jc w:val="center"/>
              <w:rPr>
                <w:sz w:val="20"/>
                <w:szCs w:val="20"/>
              </w:rPr>
            </w:pPr>
            <w:r w:rsidRPr="00421693">
              <w:rPr>
                <w:sz w:val="20"/>
                <w:szCs w:val="20"/>
              </w:rPr>
              <w:t>18.8</w:t>
            </w:r>
          </w:p>
        </w:tc>
        <w:tc>
          <w:tcPr>
            <w:tcW w:w="0" w:type="auto"/>
            <w:tcBorders>
              <w:top w:val="nil"/>
              <w:left w:val="nil"/>
              <w:bottom w:val="nil"/>
              <w:right w:val="nil"/>
            </w:tcBorders>
            <w:shd w:val="clear" w:color="auto" w:fill="auto"/>
            <w:noWrap/>
            <w:tcMar>
              <w:left w:w="58" w:type="dxa"/>
              <w:right w:w="58"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24.4</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45.0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55.0</w:t>
            </w:r>
          </w:p>
        </w:tc>
        <w:tc>
          <w:tcPr>
            <w:tcW w:w="0" w:type="auto"/>
            <w:tcBorders>
              <w:top w:val="nil"/>
              <w:left w:val="nil"/>
              <w:bottom w:val="nil"/>
              <w:right w:val="nil"/>
            </w:tcBorders>
            <w:shd w:val="clear" w:color="auto" w:fill="auto"/>
            <w:noWrap/>
            <w:tcMar>
              <w:left w:w="14" w:type="dxa"/>
              <w:right w:w="14" w:type="dxa"/>
            </w:tcMar>
            <w:vAlign w:val="bottom"/>
            <w:hideMark/>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2011</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219</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19.8</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14.2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37.5</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62.5</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2012</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164</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17.5</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23.7</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43.2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56.8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2013</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355</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20.9</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34.4</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57.8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42.2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2014</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6.9</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83.2</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bottom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2015</w:t>
            </w:r>
          </w:p>
        </w:tc>
        <w:tc>
          <w:tcPr>
            <w:tcW w:w="432" w:type="dxa"/>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90</w:t>
            </w:r>
          </w:p>
        </w:tc>
        <w:tc>
          <w:tcPr>
            <w:tcW w:w="0" w:type="auto"/>
            <w:tcBorders>
              <w:top w:val="nil"/>
              <w:left w:val="nil"/>
              <w:bottom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14.7</w:t>
            </w:r>
          </w:p>
        </w:tc>
        <w:tc>
          <w:tcPr>
            <w:tcW w:w="0" w:type="auto"/>
            <w:tcBorders>
              <w:top w:val="nil"/>
              <w:left w:val="nil"/>
              <w:bottom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16.1</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34.0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66.0</w:t>
            </w:r>
          </w:p>
        </w:tc>
        <w:tc>
          <w:tcPr>
            <w:tcW w:w="0" w:type="auto"/>
            <w:tcBorders>
              <w:top w:val="nil"/>
              <w:left w:val="nil"/>
              <w:bottom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421693" w:rsidRPr="00421693" w:rsidTr="00517ED0">
        <w:trPr>
          <w:trHeight w:val="259"/>
        </w:trPr>
        <w:tc>
          <w:tcPr>
            <w:tcW w:w="0" w:type="auto"/>
            <w:tcBorders>
              <w:top w:val="nil"/>
              <w:left w:val="nil"/>
              <w:right w:val="nil"/>
            </w:tcBorders>
            <w:shd w:val="clear" w:color="auto" w:fill="auto"/>
            <w:noWrap/>
            <w:tcMar>
              <w:left w:w="29" w:type="dxa"/>
              <w:right w:w="115" w:type="dxa"/>
            </w:tcMar>
            <w:vAlign w:val="bottom"/>
          </w:tcPr>
          <w:p w:rsidR="00421693" w:rsidRPr="00421693" w:rsidRDefault="00421693" w:rsidP="00421693">
            <w:pPr>
              <w:spacing w:after="0"/>
              <w:jc w:val="left"/>
              <w:rPr>
                <w:sz w:val="20"/>
                <w:szCs w:val="20"/>
              </w:rPr>
            </w:pPr>
            <w:r w:rsidRPr="00421693">
              <w:rPr>
                <w:sz w:val="20"/>
                <w:szCs w:val="20"/>
              </w:rPr>
              <w:t>2016</w:t>
            </w:r>
          </w:p>
        </w:tc>
        <w:tc>
          <w:tcPr>
            <w:tcW w:w="432" w:type="dxa"/>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56</w:t>
            </w:r>
          </w:p>
        </w:tc>
        <w:tc>
          <w:tcPr>
            <w:tcW w:w="0" w:type="auto"/>
            <w:tcBorders>
              <w:top w:val="nil"/>
              <w:left w:val="nil"/>
              <w:right w:val="nil"/>
            </w:tcBorders>
            <w:shd w:val="clear" w:color="auto" w:fill="auto"/>
            <w:noWrap/>
            <w:vAlign w:val="bottom"/>
          </w:tcPr>
          <w:p w:rsidR="00421693" w:rsidRPr="00421693" w:rsidRDefault="00421693" w:rsidP="00517ED0">
            <w:pPr>
              <w:spacing w:after="0"/>
              <w:jc w:val="center"/>
              <w:rPr>
                <w:sz w:val="20"/>
                <w:szCs w:val="20"/>
              </w:rPr>
            </w:pPr>
            <w:r w:rsidRPr="00421693">
              <w:rPr>
                <w:sz w:val="20"/>
                <w:szCs w:val="20"/>
              </w:rPr>
              <w:t>6.0</w:t>
            </w:r>
          </w:p>
        </w:tc>
        <w:tc>
          <w:tcPr>
            <w:tcW w:w="0" w:type="auto"/>
            <w:tcBorders>
              <w:top w:val="nil"/>
              <w:left w:val="nil"/>
              <w:right w:val="nil"/>
            </w:tcBorders>
            <w:shd w:val="clear" w:color="auto" w:fill="auto"/>
            <w:noWrap/>
            <w:tcMar>
              <w:left w:w="58" w:type="dxa"/>
              <w:right w:w="58" w:type="dxa"/>
            </w:tcMar>
            <w:vAlign w:val="bottom"/>
          </w:tcPr>
          <w:p w:rsidR="00421693" w:rsidRPr="00421693" w:rsidRDefault="00421693" w:rsidP="00517ED0">
            <w:pPr>
              <w:spacing w:after="0"/>
              <w:jc w:val="center"/>
              <w:rPr>
                <w:sz w:val="20"/>
                <w:szCs w:val="20"/>
              </w:rPr>
            </w:pPr>
            <w:r w:rsidRPr="00421693">
              <w:rPr>
                <w:sz w:val="20"/>
                <w:szCs w:val="20"/>
              </w:rPr>
              <w:t>0.0</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26.6</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0.6</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1.1</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0.8</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35.1</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64.9</w:t>
            </w:r>
          </w:p>
        </w:tc>
        <w:tc>
          <w:tcPr>
            <w:tcW w:w="0" w:type="auto"/>
            <w:tcBorders>
              <w:top w:val="nil"/>
              <w:left w:val="nil"/>
              <w:right w:val="nil"/>
            </w:tcBorders>
            <w:shd w:val="clear" w:color="auto" w:fill="auto"/>
            <w:noWrap/>
            <w:tcMar>
              <w:left w:w="14" w:type="dxa"/>
              <w:right w:w="14" w:type="dxa"/>
            </w:tcMar>
            <w:vAlign w:val="bottom"/>
          </w:tcPr>
          <w:p w:rsidR="00421693" w:rsidRPr="00421693" w:rsidRDefault="00421693" w:rsidP="00517ED0">
            <w:pPr>
              <w:spacing w:after="0"/>
              <w:jc w:val="center"/>
              <w:rPr>
                <w:sz w:val="20"/>
                <w:szCs w:val="20"/>
              </w:rPr>
            </w:pPr>
            <w:r w:rsidRPr="00421693">
              <w:rPr>
                <w:sz w:val="20"/>
                <w:szCs w:val="20"/>
              </w:rPr>
              <w:t>100.0</w:t>
            </w:r>
          </w:p>
        </w:tc>
      </w:tr>
      <w:tr w:rsidR="00915032" w:rsidRPr="00421693" w:rsidTr="00517ED0">
        <w:trPr>
          <w:trHeight w:hRule="exact" w:val="331"/>
        </w:trPr>
        <w:tc>
          <w:tcPr>
            <w:tcW w:w="0" w:type="auto"/>
            <w:tcBorders>
              <w:left w:val="nil"/>
              <w:bottom w:val="single" w:sz="4" w:space="0" w:color="auto"/>
              <w:right w:val="nil"/>
            </w:tcBorders>
            <w:shd w:val="clear" w:color="auto" w:fill="auto"/>
            <w:noWrap/>
            <w:tcMar>
              <w:left w:w="29" w:type="dxa"/>
              <w:right w:w="115" w:type="dxa"/>
            </w:tcMar>
            <w:vAlign w:val="center"/>
          </w:tcPr>
          <w:p w:rsidR="00915032" w:rsidRPr="00421693" w:rsidRDefault="00915032" w:rsidP="009E16FC">
            <w:pPr>
              <w:spacing w:after="0"/>
              <w:jc w:val="left"/>
              <w:rPr>
                <w:sz w:val="20"/>
                <w:szCs w:val="20"/>
              </w:rPr>
            </w:pPr>
            <w:r>
              <w:rPr>
                <w:sz w:val="20"/>
                <w:szCs w:val="20"/>
              </w:rPr>
              <w:t>2017</w:t>
            </w:r>
          </w:p>
        </w:tc>
        <w:tc>
          <w:tcPr>
            <w:tcW w:w="432" w:type="dxa"/>
            <w:tcBorders>
              <w:left w:val="nil"/>
              <w:bottom w:val="single" w:sz="4" w:space="0" w:color="auto"/>
              <w:right w:val="nil"/>
            </w:tcBorders>
            <w:shd w:val="clear" w:color="auto" w:fill="auto"/>
            <w:tcMar>
              <w:left w:w="14" w:type="dxa"/>
              <w:right w:w="14" w:type="dxa"/>
            </w:tcMar>
            <w:vAlign w:val="center"/>
          </w:tcPr>
          <w:p w:rsidR="00915032" w:rsidRPr="00421693" w:rsidRDefault="00915032" w:rsidP="00517ED0">
            <w:pPr>
              <w:spacing w:after="0"/>
              <w:jc w:val="center"/>
              <w:rPr>
                <w:sz w:val="20"/>
                <w:szCs w:val="20"/>
              </w:rPr>
            </w:pPr>
            <w:r>
              <w:rPr>
                <w:sz w:val="20"/>
                <w:szCs w:val="20"/>
              </w:rPr>
              <w:t>49</w:t>
            </w:r>
          </w:p>
        </w:tc>
        <w:tc>
          <w:tcPr>
            <w:tcW w:w="0" w:type="auto"/>
            <w:tcBorders>
              <w:left w:val="nil"/>
              <w:bottom w:val="single" w:sz="4" w:space="0" w:color="auto"/>
              <w:right w:val="nil"/>
            </w:tcBorders>
            <w:shd w:val="clear" w:color="auto" w:fill="auto"/>
            <w:noWrap/>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58" w:type="dxa"/>
              <w:right w:w="58"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c>
          <w:tcPr>
            <w:tcW w:w="0" w:type="auto"/>
            <w:tcBorders>
              <w:left w:val="nil"/>
              <w:bottom w:val="single" w:sz="4" w:space="0" w:color="auto"/>
              <w:right w:val="nil"/>
            </w:tcBorders>
            <w:shd w:val="clear" w:color="auto" w:fill="auto"/>
            <w:noWrap/>
            <w:tcMar>
              <w:left w:w="14" w:type="dxa"/>
              <w:right w:w="14" w:type="dxa"/>
            </w:tcMar>
            <w:vAlign w:val="center"/>
          </w:tcPr>
          <w:p w:rsidR="00915032" w:rsidRPr="00421693" w:rsidRDefault="00915032" w:rsidP="00517ED0">
            <w:pPr>
              <w:spacing w:after="0"/>
              <w:jc w:val="center"/>
              <w:rPr>
                <w:sz w:val="20"/>
                <w:szCs w:val="20"/>
              </w:rPr>
            </w:pPr>
          </w:p>
        </w:tc>
      </w:tr>
      <w:tr w:rsidR="00421693" w:rsidRPr="00421693" w:rsidTr="00517ED0">
        <w:trPr>
          <w:trHeight w:hRule="exact" w:val="331"/>
        </w:trPr>
        <w:tc>
          <w:tcPr>
            <w:tcW w:w="432"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421693" w:rsidRPr="00421693" w:rsidRDefault="00421693" w:rsidP="009E16FC">
            <w:pPr>
              <w:spacing w:after="0"/>
              <w:jc w:val="left"/>
              <w:rPr>
                <w:sz w:val="20"/>
                <w:szCs w:val="20"/>
              </w:rPr>
            </w:pPr>
            <w:r w:rsidRPr="00421693">
              <w:rPr>
                <w:sz w:val="20"/>
                <w:szCs w:val="20"/>
              </w:rPr>
              <w:t>Average</w:t>
            </w:r>
          </w:p>
        </w:tc>
        <w:tc>
          <w:tcPr>
            <w:tcW w:w="0" w:type="auto"/>
            <w:tcBorders>
              <w:top w:val="single" w:sz="4" w:space="0" w:color="auto"/>
              <w:left w:val="nil"/>
              <w:bottom w:val="single" w:sz="4" w:space="0" w:color="auto"/>
              <w:right w:val="nil"/>
            </w:tcBorders>
            <w:shd w:val="clear" w:color="auto" w:fill="auto"/>
            <w:noWrap/>
            <w:vAlign w:val="center"/>
            <w:hideMark/>
          </w:tcPr>
          <w:p w:rsidR="00421693" w:rsidRPr="00421693" w:rsidRDefault="00421693" w:rsidP="00517ED0">
            <w:pPr>
              <w:spacing w:after="0"/>
              <w:jc w:val="center"/>
              <w:rPr>
                <w:sz w:val="20"/>
                <w:szCs w:val="20"/>
              </w:rPr>
            </w:pPr>
            <w:r w:rsidRPr="00421693">
              <w:rPr>
                <w:sz w:val="20"/>
                <w:szCs w:val="20"/>
              </w:rPr>
              <w:t>19.7</w:t>
            </w:r>
          </w:p>
        </w:tc>
        <w:tc>
          <w:tcPr>
            <w:tcW w:w="0" w:type="auto"/>
            <w:tcBorders>
              <w:top w:val="single" w:sz="4" w:space="0" w:color="auto"/>
              <w:left w:val="nil"/>
              <w:bottom w:val="single" w:sz="4" w:space="0" w:color="auto"/>
              <w:right w:val="nil"/>
            </w:tcBorders>
            <w:shd w:val="clear" w:color="auto" w:fill="auto"/>
            <w:noWrap/>
            <w:tcMar>
              <w:left w:w="58" w:type="dxa"/>
              <w:right w:w="58" w:type="dxa"/>
            </w:tcMar>
            <w:vAlign w:val="center"/>
            <w:hideMark/>
          </w:tcPr>
          <w:p w:rsidR="00421693" w:rsidRPr="00421693" w:rsidRDefault="00421693" w:rsidP="00517ED0">
            <w:pPr>
              <w:spacing w:after="0"/>
              <w:jc w:val="center"/>
              <w:rPr>
                <w:sz w:val="20"/>
                <w:szCs w:val="20"/>
              </w:rPr>
            </w:pPr>
            <w:r w:rsidRPr="00421693">
              <w:rPr>
                <w:sz w:val="20"/>
                <w:szCs w:val="20"/>
              </w:rPr>
              <w:t>0.4</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18.2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0.9</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1.1</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40.7</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59.3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421693" w:rsidRPr="00421693" w:rsidRDefault="00421693" w:rsidP="00517ED0">
            <w:pPr>
              <w:spacing w:after="0"/>
              <w:jc w:val="center"/>
              <w:rPr>
                <w:sz w:val="20"/>
                <w:szCs w:val="20"/>
              </w:rPr>
            </w:pPr>
            <w:r w:rsidRPr="00421693">
              <w:rPr>
                <w:sz w:val="20"/>
                <w:szCs w:val="20"/>
              </w:rPr>
              <w:t>100.0</w:t>
            </w:r>
          </w:p>
        </w:tc>
      </w:tr>
    </w:tbl>
    <w:p w:rsidR="002578A4" w:rsidRDefault="002578A4" w:rsidP="002578A4">
      <w:pPr>
        <w:pStyle w:val="Heading2"/>
      </w:pPr>
      <w:bookmarkStart w:id="72" w:name="_Toc487183654"/>
      <w:r>
        <w:t>Length and Weight Trends</w:t>
      </w:r>
      <w:bookmarkEnd w:id="72"/>
    </w:p>
    <w:p w:rsidR="00B31720" w:rsidRPr="00B31720" w:rsidRDefault="00B31720" w:rsidP="00B31720">
      <w:r w:rsidRPr="00B31720">
        <w:t xml:space="preserve">Variation in growth and size-at-maturity of returning coho salmon has an economic effect on the total landed weight of the harvest, as well as important effects on survival and reproductive potential. Shaul et al. (2011) observed a marked change in the seasonal pattern of dressed weight of troll-caught coho salmon in the mid-1990s. Prior 1997, average weight during the summer fishing season increased at a relatively steady rate of about 4% per week from early-July to late-August, followed by a marked decline in the rate of increase in September. During 1997–2010, however, the average weekly rate of increase during early-July to mid-August fell by more than half from an average of 4.3% in 1970–1996 to 2.0% in 1997–2010. Weekly rates of increase remained similar between the periods during mid-to-late August while there was a dramatic increase in September rates in the latter period. </w:t>
      </w:r>
    </w:p>
    <w:p w:rsidR="00B31720" w:rsidRPr="00B31720" w:rsidRDefault="00B31720" w:rsidP="00B31720">
      <w:r w:rsidRPr="00B31720">
        <w:t>This change, combined with anecdotal observations of increasing variation in size of commercially caught fish late in the season, appeared consistent with a decline in growth in local waters while the more rapid weight increase later in the season appeared consistent with an influx of more migratory maturing fish that had experienced better growth on the high seas. This observation, combined with a proportionately larger size decline observed in the least migratory stock (Ford Arm Creek) led Shaul et al. (2011) to hypothesize that there had been a decrease in the quantity or quality of forage in outer coastal waters of Southeast Alaska while forage remained more abundant in more distant offshore feeding areas frequented by more migratory fish that appeared to display better growth.</w:t>
      </w:r>
    </w:p>
    <w:p w:rsidR="00B31720" w:rsidRPr="00B31720" w:rsidRDefault="00B31720" w:rsidP="00B31720">
      <w:r w:rsidRPr="00B31720">
        <w:lastRenderedPageBreak/>
        <w:t xml:space="preserve">One substantial challenge to this hypothesis was that the overall biomass of one major prey species of coho salmon in coastal waters (Pacific herring) showed a marked increase from the early-1980s to the 2000s (Hebert 2017), while conversations with veteran salmon trollers tended to support an increase (rather than decrease) in the overall forage fish complex in coastal waters during this period. After reviewing salmon research data from offshore waters of the Gulf of Alaska and Central North Pacific Ocean (Aydin 2000, Kaeriyama et al. 2004, Davis </w:t>
      </w:r>
      <w:r w:rsidRPr="00B31720">
        <w:rPr>
          <w:color w:val="000000" w:themeColor="text1"/>
        </w:rPr>
        <w:t>2003,</w:t>
      </w:r>
      <w:r w:rsidRPr="00B31720">
        <w:t xml:space="preserve"> and others), Shaul and Geiger (2016) concluded that these patterns were likely explained not by near-shore forage fish but by variation in offshore squid populations, which are the primary driver of the dramatic growth curve in coho salmon in their final season at sea. The richer distant feeding area that produces larger migratory fish likely encompasses waters of the squid-rich Subarctic Current which crosses the North Pacific from Japan toward Vancouver Island at the southern margins of the Western Subarctic Gyre and the Gulf of Alaska (Kaeriyama et al. 2004). Coho salmon that experience poor growth from winter to early-summer in offshore waters of the central and northern Alaska Gyre may be unable to compensate with increased after their arrival in fish-rich coastal waters. Based on the observed seasonal patterns described by Shaul et al. (2011), we now hypothesize that feeding conditions for coho salmon have declined in the vast offshore Alaska Gyre while remaining more favorable in both the distant Subarctic Current and in outer coastal waters of Southeast Alaska.</w:t>
      </w:r>
    </w:p>
    <w:p w:rsidR="00B31720" w:rsidRPr="00B31720" w:rsidRDefault="00B31720" w:rsidP="00B31720">
      <w:r w:rsidRPr="00B31720">
        <w:t>We examined temporal trends in Southeast Alaska for both the dressed weight in kg of troll-caught fish (1970–2017) and the mid-eye to fork (MEF) length of males and females sampled in escapements to 4 wild systems (1982–2016).</w:t>
      </w:r>
    </w:p>
    <w:p w:rsidR="00B31720" w:rsidRPr="00B31720" w:rsidRDefault="00B31720" w:rsidP="00B31720">
      <w:pPr>
        <w:keepNext/>
        <w:suppressAutoHyphens/>
        <w:jc w:val="left"/>
        <w:outlineLvl w:val="2"/>
        <w:rPr>
          <w:b/>
          <w:sz w:val="26"/>
          <w:szCs w:val="20"/>
        </w:rPr>
      </w:pPr>
      <w:bookmarkStart w:id="73" w:name="_Toc487183656"/>
      <w:r w:rsidRPr="00B31720">
        <w:rPr>
          <w:b/>
          <w:sz w:val="26"/>
          <w:szCs w:val="20"/>
        </w:rPr>
        <w:t>Adult Coho Salmon Length</w:t>
      </w:r>
      <w:bookmarkEnd w:id="73"/>
    </w:p>
    <w:p w:rsidR="00B31720" w:rsidRPr="00B31720" w:rsidRDefault="00B31720" w:rsidP="00B31720">
      <w:r w:rsidRPr="00B31720">
        <w:t>Trends in MEF length of male and female age-.1 adult coho salmon from the 4 long-term wild indicator stocks show a consistent pattern of decreasing size (Figures 26 and 27; Appendices A2 and A3). A decline involving a stepped decrease in length following the 1998 regime shift in North Pacific climate (Peterson and Schwing 2003) is evident for Auke Creek, Ford Arm Creek and Hugh Smith Lake. An even-year dominant size pattern is also evident, particularly for the Berners River and Ford Arm Creek. In all cases, size declines were greater in males compared with females (Shaul et al. 2011).</w:t>
      </w:r>
    </w:p>
    <w:p w:rsidR="00B31720" w:rsidRPr="00B31720" w:rsidRDefault="00B31720" w:rsidP="00B31720">
      <w:r w:rsidRPr="00B31720">
        <w:t xml:space="preserve">Over the entire series, adult females in the 4 systems have usually been longer than males, by an average of 1.5% for Auke Creek, 3.4% for Hugh Smith Lake, 5.2% for Berners River, and 5.4% for Ford Arm Creek (mean-average 3.9%). There have substantial differences among systems in the magnitude of degree of interannual variation in length. Males and females from the same system tended to show a similar pattern of change that was usually more exaggerated in males. </w:t>
      </w:r>
    </w:p>
    <w:p w:rsidR="00B31720" w:rsidRPr="00B31720" w:rsidRDefault="00B31720" w:rsidP="00B31720">
      <w:r w:rsidRPr="00B31720">
        <w:t>The most striking example of the difference between the sexes is found at Ford Arm Creek, where males displayed a remarkably steep 15% decrease in MEF length between the 1982–1986 and 2011-2013 while mean-average female length decreased by only 9%. The latter period coincided with a period of historically low average dressed weight for troll-caught coho salmon. When applying a length-to-weight conversion (Gray et al. 1981), males lost an estimated 43% of body mass between these periods, while females lost 29%. Interestingly, the latter period (2011–2013) when age 1-ocean adults reached their minimum in size-at-return also coincided with observations of exceptionally early return timing in Ford Arm Creek and related high purse seine exploitation rates (see Exploitation Rates). Average length of both sexes subsequently rebounded to near the long-term average in 2014 and 2015. During the early period of good growth (1982–</w:t>
      </w:r>
      <w:r w:rsidRPr="00B31720">
        <w:lastRenderedPageBreak/>
        <w:t>1986), both sexes returned at nearly equal average length with females averaging only slightly 0.8% (range 0.3–1.1%) longer than males, compared with a 7.6% (range 4.4–10.5%) difference during a period of much lower growth from 2000–2013.</w:t>
      </w:r>
    </w:p>
    <w:p w:rsidR="00B31720" w:rsidRPr="00B31720" w:rsidRDefault="00B31720" w:rsidP="00B31720">
      <w:r w:rsidRPr="00B31720">
        <w:t xml:space="preserve">Coincident with the downward trend in average length, some stocks showed significant increases variability in length among age 1-ocean individuals of the same sex (Shaul et al. 2011; </w:t>
      </w:r>
      <w:proofErr w:type="gramStart"/>
      <w:r w:rsidRPr="00B31720">
        <w:t>Figure )</w:t>
      </w:r>
      <w:proofErr w:type="gramEnd"/>
      <w:r w:rsidRPr="00B31720">
        <w:t>. In all cases, the average value for coefficient of variation (CV) of length was higher during 1999–2014 compared with 1982–1998, although the difference was significant (</w:t>
      </w:r>
      <w:r w:rsidRPr="00B31720">
        <w:rPr>
          <w:i/>
        </w:rPr>
        <w:t>p</w:t>
      </w:r>
      <w:r w:rsidRPr="00B31720">
        <w:t xml:space="preserve"> = 0.05) only for males at Ford Arm Creek and both sexes at Hugh Smith Lake. In most cases, variation in length decreased in 2015–2016, during the recent very warm period in the northeast Pacific (Figure 27 and Appendix A3). This decrease in variation in size may reflect greater homogeneity in the distribution of prey during this period.</w:t>
      </w:r>
    </w:p>
    <w:p w:rsidR="00B31720" w:rsidRPr="00B31720" w:rsidRDefault="00B31720" w:rsidP="00B31720">
      <w:pPr>
        <w:keepNext/>
        <w:jc w:val="center"/>
        <w:outlineLvl w:val="3"/>
        <w:rPr>
          <w:rFonts w:ascii="Times New Roman Bold" w:hAnsi="Times New Roman Bold"/>
          <w:b/>
          <w:bCs/>
          <w:i/>
          <w:szCs w:val="28"/>
        </w:rPr>
      </w:pPr>
      <w:r w:rsidRPr="00B31720">
        <w:rPr>
          <w:rFonts w:ascii="Times New Roman Bold" w:hAnsi="Times New Roman Bold"/>
          <w:b/>
          <w:bCs/>
          <w:i/>
          <w:szCs w:val="28"/>
        </w:rPr>
        <w:t>Auke Creek and Berners River Comparison</w:t>
      </w:r>
    </w:p>
    <w:p w:rsidR="00B31720" w:rsidRPr="00B31720" w:rsidRDefault="00B31720" w:rsidP="00B31720">
      <w:r w:rsidRPr="00B31720">
        <w:t>The Berners River and Auke Creek display classic features described by Holtby and Healey (1990) for type A and type B coho salmon populations, respectively. The mean-average length of age 1-ocean male spawners from both streams over a period of 34 years (1982–2016, excluding 1984) was exactly the same (610 mm), but the coefficient of variation (CV) among males returning in the same year was 33% greater for Berners River (</w:t>
      </w:r>
      <w:proofErr w:type="gramStart"/>
      <w:r w:rsidRPr="00B31720">
        <w:t>Figure )</w:t>
      </w:r>
      <w:proofErr w:type="gramEnd"/>
      <w:r w:rsidRPr="00B31720">
        <w:t xml:space="preserve"> while inter-annual variation in average length of males was 65% greater in the Berners River.</w:t>
      </w:r>
    </w:p>
    <w:p w:rsidR="00B31720" w:rsidRPr="00B31720" w:rsidRDefault="00B31720" w:rsidP="00B31720">
      <w:r w:rsidRPr="00B31720">
        <w:t>Size relationships between females were different, with Berners River females averaging 23 mm (3.7%) longer than Auke Creek females. Compared with those in Auke Creek, Berners River females displayed an average of 5% less variation in length among individuals but 18% more inter-annual variation in average length over the 34-year period. Mean-average length of Auke Creek females (619 mm) was only 1.5% longer than 1-ocean males, while Berners River females averaged 642 mm, or 5.2% longer than males from that system.</w:t>
      </w:r>
    </w:p>
    <w:p w:rsidR="00B31720" w:rsidRPr="00B31720" w:rsidRDefault="00B31720" w:rsidP="00B31720">
      <w:r w:rsidRPr="00B31720">
        <w:t>Jack returns are virtually nil in the Berners River, so nearly all of the stealth mating is done by 1-ocean males which tend toward a bimodal length distribution in poor growth years (usually even years), as more of the smaller and mid-size males appear to trade growth, and the chance to be a competitive dominant (alpha) spawner, for improved odds of survival (Shaul et al. 2018). In contrast, male stealth mating strategy is dominated by 0-ocean jacks in Auke Creek, where 1-ocean males typically return at a ratio to females that is below parity.</w:t>
      </w:r>
    </w:p>
    <w:p w:rsidR="00B31720" w:rsidRPr="00B31720" w:rsidRDefault="00B31720" w:rsidP="00B31720">
      <w:r w:rsidRPr="00B31720">
        <w:t>Holtby and Healy (1990) described sex and size ratio features typical of type A and type B populations. They propose conditions leading to size differences based on features of the spawning stream and the degree of competition, based on spawner density. They propose that conditions leading to type A populations (in which females average larger and are less abundant than age 1-ocean males) occur in streams where male competition is low (spawner densities are low) or spawning habitat is structurally complex, giving small and large males similar spawning success. In contrast, they propose that type B populations, characterized by a more even sex ratio and smaller size difference between the sexes, occur</w:t>
      </w:r>
      <w:r w:rsidRPr="00B31720">
        <w:rPr>
          <w:rFonts w:asciiTheme="minorHAnsi" w:eastAsiaTheme="minorHAnsi" w:hAnsiTheme="minorHAnsi" w:cstheme="minorBidi"/>
          <w:sz w:val="22"/>
          <w:szCs w:val="22"/>
        </w:rPr>
        <w:t xml:space="preserve"> </w:t>
      </w:r>
      <w:r w:rsidRPr="00B31720">
        <w:t>where competition between males is higher (spawner densities are high) or the spawning habitat is structurally simple, giving large males greater spawning success than small males.</w:t>
      </w:r>
    </w:p>
    <w:p w:rsidR="00B31720" w:rsidRPr="00B31720" w:rsidRDefault="00B31720" w:rsidP="00B31720">
      <w:r w:rsidRPr="00B31720">
        <w:t xml:space="preserve">Our observations from the Berners River and Auke Creek indicate that size and sex ratio relationships are, for the most part, closely consistent with population type classifications proposed by Holtby and Healy (1990). However, some differences between these populations </w:t>
      </w:r>
      <w:r w:rsidRPr="00B31720">
        <w:lastRenderedPageBreak/>
        <w:t xml:space="preserve">suggest that differentiating features may not be limited to the spawning environment as those authors propose, but also by conditions in the rearing environment that influence the growth of juveniles in each system and their subsequent maturity schedule. Greater size variation among age 1-ocean Berners River males and relatively greater competition among them for females is likely a direct result of the rarity of early-maturing age 0-ocean jacks. The fact that nearly all Berners River males remain at sea and mature at age 1-ocean, </w:t>
      </w:r>
      <w:proofErr w:type="gramStart"/>
      <w:r w:rsidRPr="00B31720">
        <w:t>relieves</w:t>
      </w:r>
      <w:proofErr w:type="gramEnd"/>
      <w:r w:rsidRPr="00B31720">
        <w:t xml:space="preserve"> them from competition by jacks employing a “sneaker” mating strategy. However, increased competition for females among older fish results in greater dependence upon stealth among smaller age 1-ocean males. Consequently, age 1-ocean males in the Berners River show far more variation in size as an apparent result of their dual primary mating strategies, compared with Auke Creek 1-ocean males that face less competition for mating and therefore can more broadly employ the dominance mating strategy that favors consistent size. These observations contrast with the hypothesis by Holtby and Healy (1990) that holds that there is less competition among males in Type A populations like the Berners River than in Type B populations like Auke Creek.</w:t>
      </w:r>
    </w:p>
    <w:p w:rsidR="00B31720" w:rsidRPr="00B31720" w:rsidRDefault="00B31720" w:rsidP="00B31720">
      <w:r w:rsidRPr="00B31720">
        <w:t xml:space="preserve">Indications that population type may be linked to the incidence of early-maturing males leads to an obvious question: why are jacks very common in Auke Creek but rare in the Berners River? Primary spawning areas within the Auke Creek system, including Lake Creek (the main inlet to Auke Lake), are small and likely confining in space for large spawners. These spatial limitations in spawning habitat likely also explain the smaller average size of females spawning in Auke Creek, and may provide a mobility advantage for age 0-ocean jacks over 1-ocean males of all sizes. However, habitat conditions in Auke Lake that lead to rapid growth and large smolt size may also be important in determining maturing in males. Smolts from the nearby Berners River are divided relatively evenly between ages 1 and 2, and have averaged 105 mm, with only 3% exceeding 125 mm (Shaul et al. 2011). At Auke Creek, however, smolts have averaged 115 mm, with the largest length class (&gt;125 mm) accounting for 31% of the smolt migration and producing 68% of the total jack return in 1993-1997 (Lum 2003). Auke Creek smolts are predominantly age-1 but many of the jacks are produced by very large age-2 smolts. At Auke Creek, jacks resulted mostly from the very large (&gt;125 mm) and large (111–125 mm) smolts that emigrated early (Lum 2003). Therefore, we suspect that freshwater growth conditions may be even more influential than features of the spawning habitat in determining average age-at-maturity of males, and therefore population type. </w:t>
      </w:r>
    </w:p>
    <w:p w:rsidR="00B31720" w:rsidRPr="00B31720" w:rsidRDefault="00302AC7" w:rsidP="00B31720">
      <w:r w:rsidRPr="00302AC7">
        <w:rPr>
          <w:noProof/>
        </w:rPr>
        <w:lastRenderedPageBreak/>
        <w:drawing>
          <wp:inline distT="0" distB="0" distL="0" distR="0" wp14:anchorId="209D528C" wp14:editId="4E748D8A">
            <wp:extent cx="5943600" cy="631696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316968"/>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rPr>
          <w:sz w:val="22"/>
          <w:szCs w:val="20"/>
        </w:rPr>
      </w:pPr>
      <w:bookmarkStart w:id="74" w:name="_Toc487183720"/>
      <w:r w:rsidRPr="00B31720">
        <w:rPr>
          <w:sz w:val="22"/>
          <w:szCs w:val="20"/>
        </w:rPr>
        <w:t xml:space="preserve">Figure </w:t>
      </w:r>
      <w:r w:rsidRPr="00B31720">
        <w:rPr>
          <w:sz w:val="22"/>
          <w:szCs w:val="20"/>
        </w:rPr>
        <w:fldChar w:fldCharType="begin"/>
      </w:r>
      <w:r w:rsidRPr="00B31720">
        <w:rPr>
          <w:sz w:val="22"/>
          <w:szCs w:val="20"/>
        </w:rPr>
        <w:instrText xml:space="preserve"> SEQ Figure \* ARABIC </w:instrText>
      </w:r>
      <w:r w:rsidRPr="00B31720">
        <w:rPr>
          <w:sz w:val="22"/>
          <w:szCs w:val="20"/>
        </w:rPr>
        <w:fldChar w:fldCharType="separate"/>
      </w:r>
      <w:r w:rsidR="007C0681">
        <w:rPr>
          <w:noProof/>
          <w:sz w:val="22"/>
          <w:szCs w:val="20"/>
        </w:rPr>
        <w:t>16</w:t>
      </w:r>
      <w:r w:rsidRPr="00B31720">
        <w:rPr>
          <w:noProof/>
          <w:sz w:val="22"/>
          <w:szCs w:val="20"/>
        </w:rPr>
        <w:fldChar w:fldCharType="end"/>
      </w:r>
      <w:r w:rsidRPr="00B31720">
        <w:rPr>
          <w:sz w:val="22"/>
          <w:szCs w:val="20"/>
        </w:rPr>
        <w:t>.–</w:t>
      </w:r>
      <w:r w:rsidRPr="004D37B1">
        <w:rPr>
          <w:sz w:val="22"/>
          <w:szCs w:val="20"/>
        </w:rPr>
        <w:t>Annual</w:t>
      </w:r>
      <w:r w:rsidRPr="00B31720">
        <w:rPr>
          <w:sz w:val="22"/>
          <w:szCs w:val="20"/>
        </w:rPr>
        <w:t xml:space="preserve"> average mid eye to fork length for age-.1 male and female coho salmon sampled in Auke Creek, Berners River, Ford Arm Creek</w:t>
      </w:r>
      <w:r w:rsidR="004D37B1">
        <w:rPr>
          <w:sz w:val="22"/>
          <w:szCs w:val="20"/>
        </w:rPr>
        <w:t>, and Hugh Smith Lake, 1982–2017</w:t>
      </w:r>
      <w:r w:rsidRPr="00B31720">
        <w:rPr>
          <w:sz w:val="22"/>
          <w:szCs w:val="20"/>
        </w:rPr>
        <w:t>.</w:t>
      </w:r>
      <w:bookmarkEnd w:id="74"/>
    </w:p>
    <w:p w:rsidR="00B31720" w:rsidRPr="00B31720" w:rsidRDefault="00B31720" w:rsidP="00B31720"/>
    <w:p w:rsidR="00B31720" w:rsidRPr="00B31720" w:rsidRDefault="00B31720" w:rsidP="00B31720"/>
    <w:p w:rsidR="00B31720" w:rsidRPr="00B31720" w:rsidRDefault="009931AF" w:rsidP="00B31720">
      <w:r w:rsidRPr="009931AF">
        <w:rPr>
          <w:noProof/>
        </w:rPr>
        <w:lastRenderedPageBreak/>
        <w:drawing>
          <wp:inline distT="0" distB="0" distL="0" distR="0" wp14:anchorId="31F50AB7" wp14:editId="20A8CDF2">
            <wp:extent cx="5943600" cy="6159338"/>
            <wp:effectExtent l="19050" t="19050" r="1905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159338"/>
                    </a:xfrm>
                    <a:prstGeom prst="rect">
                      <a:avLst/>
                    </a:prstGeom>
                    <a:noFill/>
                    <a:ln>
                      <a:solidFill>
                        <a:schemeClr val="tx1"/>
                      </a:solidFill>
                    </a:ln>
                  </pic:spPr>
                </pic:pic>
              </a:graphicData>
            </a:graphic>
          </wp:inline>
        </w:drawing>
      </w:r>
    </w:p>
    <w:p w:rsidR="00B31720" w:rsidRPr="00B31720" w:rsidRDefault="00B31720" w:rsidP="00B31720">
      <w:pPr>
        <w:keepLines/>
        <w:tabs>
          <w:tab w:val="right" w:pos="9360"/>
        </w:tabs>
        <w:suppressAutoHyphens/>
        <w:ind w:firstLine="288"/>
        <w:rPr>
          <w:sz w:val="22"/>
          <w:szCs w:val="20"/>
        </w:rPr>
      </w:pPr>
      <w:bookmarkStart w:id="75" w:name="_Toc487183721"/>
      <w:r w:rsidRPr="00B31720">
        <w:rPr>
          <w:sz w:val="22"/>
          <w:szCs w:val="20"/>
        </w:rPr>
        <w:t xml:space="preserve">Figure </w:t>
      </w:r>
      <w:r w:rsidRPr="00B31720">
        <w:rPr>
          <w:sz w:val="22"/>
          <w:szCs w:val="20"/>
        </w:rPr>
        <w:fldChar w:fldCharType="begin"/>
      </w:r>
      <w:r w:rsidRPr="00B31720">
        <w:rPr>
          <w:sz w:val="22"/>
          <w:szCs w:val="20"/>
        </w:rPr>
        <w:instrText xml:space="preserve"> SEQ Figure \* ARABIC </w:instrText>
      </w:r>
      <w:r w:rsidRPr="00B31720">
        <w:rPr>
          <w:sz w:val="22"/>
          <w:szCs w:val="20"/>
        </w:rPr>
        <w:fldChar w:fldCharType="separate"/>
      </w:r>
      <w:r w:rsidR="007C0681">
        <w:rPr>
          <w:noProof/>
          <w:sz w:val="22"/>
          <w:szCs w:val="20"/>
        </w:rPr>
        <w:t>17</w:t>
      </w:r>
      <w:r w:rsidRPr="00B31720">
        <w:rPr>
          <w:noProof/>
          <w:sz w:val="22"/>
          <w:szCs w:val="20"/>
        </w:rPr>
        <w:fldChar w:fldCharType="end"/>
      </w:r>
      <w:r w:rsidRPr="00B31720">
        <w:rPr>
          <w:sz w:val="22"/>
          <w:szCs w:val="20"/>
        </w:rPr>
        <w:t>.–</w:t>
      </w:r>
      <w:r w:rsidRPr="00B31720">
        <w:rPr>
          <w:sz w:val="22"/>
          <w:szCs w:val="20"/>
          <w:highlight w:val="lightGray"/>
        </w:rPr>
        <w:t>Coefficient</w:t>
      </w:r>
      <w:r w:rsidRPr="00B31720">
        <w:rPr>
          <w:sz w:val="22"/>
          <w:szCs w:val="20"/>
        </w:rPr>
        <w:t xml:space="preserve"> of variation in the mid eye to fork length and 9 pt LOESS trend for age-.1 male and female coho salmon sampled in Auke Creek, Berners River, Ford Arm Creek</w:t>
      </w:r>
      <w:r w:rsidR="004D37B1">
        <w:rPr>
          <w:sz w:val="22"/>
          <w:szCs w:val="20"/>
        </w:rPr>
        <w:t>, and Hugh Smith Lake, 1982–2017</w:t>
      </w:r>
      <w:r w:rsidRPr="00B31720">
        <w:rPr>
          <w:sz w:val="22"/>
          <w:szCs w:val="20"/>
        </w:rPr>
        <w:t>.</w:t>
      </w:r>
      <w:bookmarkEnd w:id="75"/>
    </w:p>
    <w:p w:rsidR="00B31720" w:rsidRPr="00B31720" w:rsidRDefault="00B31720" w:rsidP="00B31720">
      <w:pPr>
        <w:keepNext/>
        <w:suppressAutoHyphens/>
        <w:jc w:val="left"/>
        <w:outlineLvl w:val="2"/>
        <w:rPr>
          <w:b/>
          <w:sz w:val="26"/>
          <w:szCs w:val="20"/>
        </w:rPr>
      </w:pPr>
      <w:bookmarkStart w:id="76" w:name="_Toc487183655"/>
      <w:r w:rsidRPr="00B31720">
        <w:rPr>
          <w:b/>
          <w:sz w:val="26"/>
          <w:szCs w:val="20"/>
        </w:rPr>
        <w:t>Troll Fishery Average Weight</w:t>
      </w:r>
      <w:bookmarkEnd w:id="76"/>
    </w:p>
    <w:p w:rsidR="00B31720" w:rsidRPr="00B31720" w:rsidRDefault="00B31720" w:rsidP="00B31720">
      <w:r w:rsidRPr="00B31720">
        <w:t xml:space="preserve">The average weight of coho salmon caught in the Alaska troll fishery was used as an index of average adult size of maturing coho salmon returning to Southeast Alaska and northern British Columbia. Coho weight was calculated by dividing the weight of head-on, gutted coho salmon landed by the Southeast Alaska troll fishery by the associated number of fish reported on sales slips.  There is a seasonal trend of increasing average weight, as well as substantial inter-annual variation in the temporal distribution of the troll catch (Shaul et al. 2011).   Therefore, average </w:t>
      </w:r>
      <w:r w:rsidRPr="00B31720">
        <w:lastRenderedPageBreak/>
        <w:t>weight was calculated weekly and averaged across 11 statistical weeks (28–38), spanning a period from early July through mid-September, in order to obtain a temporally stable measure of average coho salmon weight in coastal waters.</w:t>
      </w:r>
    </w:p>
    <w:p w:rsidR="00B31720" w:rsidRPr="00B31720" w:rsidRDefault="00B31720" w:rsidP="00B31720">
      <w:r w:rsidRPr="00B31720">
        <w:t>With a few exceptions, weight of troll-caught fish tracked closely with mean-average length of male and female spawners returning to the four primary indicator systems in Southeast Alaska (</w:t>
      </w:r>
      <w:proofErr w:type="gramStart"/>
      <w:r w:rsidRPr="00B31720">
        <w:t>Figure  )</w:t>
      </w:r>
      <w:proofErr w:type="gramEnd"/>
      <w:r w:rsidRPr="00B31720">
        <w:t xml:space="preserve">. Both data series show an even-year dominant size pattern that became more pronounced and consistent after 1997. </w:t>
      </w:r>
    </w:p>
    <w:p w:rsidR="00B31720" w:rsidRPr="00B31720" w:rsidRDefault="00724ED6" w:rsidP="00B31720">
      <w:pPr>
        <w:spacing w:after="0"/>
        <w:jc w:val="center"/>
        <w:rPr>
          <w:rFonts w:asciiTheme="minorHAnsi" w:eastAsiaTheme="minorHAnsi" w:hAnsiTheme="minorHAnsi" w:cstheme="minorBidi"/>
          <w:sz w:val="22"/>
          <w:szCs w:val="22"/>
        </w:rPr>
      </w:pPr>
      <w:r w:rsidRPr="00724ED6">
        <w:rPr>
          <w:rFonts w:eastAsiaTheme="minorHAnsi"/>
          <w:noProof/>
        </w:rPr>
        <w:drawing>
          <wp:inline distT="0" distB="0" distL="0" distR="0">
            <wp:extent cx="5796280" cy="40335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96280" cy="4033520"/>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pPr>
      <w:proofErr w:type="gramStart"/>
      <w:r w:rsidRPr="00B31720">
        <w:rPr>
          <w:sz w:val="22"/>
          <w:szCs w:val="20"/>
        </w:rPr>
        <w:t>Figure  .</w:t>
      </w:r>
      <w:proofErr w:type="gramEnd"/>
      <w:r w:rsidRPr="00B31720">
        <w:rPr>
          <w:sz w:val="22"/>
          <w:szCs w:val="20"/>
        </w:rPr>
        <w:t xml:space="preserve"> Mean-Average Length of male and female coho salmon spawners returning to four wild indicator streams compared with the mean-average dressed weight of troll-caught coho salmon in Southeast Alaska during statistical weeks 28-38.</w:t>
      </w:r>
    </w:p>
    <w:p w:rsidR="00B31720" w:rsidRPr="00B31720" w:rsidRDefault="00B31720" w:rsidP="00B31720">
      <w:pPr>
        <w:keepNext/>
        <w:suppressAutoHyphens/>
        <w:jc w:val="left"/>
        <w:outlineLvl w:val="2"/>
        <w:rPr>
          <w:b/>
          <w:sz w:val="26"/>
          <w:szCs w:val="20"/>
        </w:rPr>
      </w:pPr>
      <w:r w:rsidRPr="00B31720">
        <w:rPr>
          <w:b/>
          <w:sz w:val="26"/>
          <w:szCs w:val="20"/>
        </w:rPr>
        <w:t>Causes of Variation in Size</w:t>
      </w:r>
    </w:p>
    <w:p w:rsidR="00B31720" w:rsidRPr="00B31720" w:rsidRDefault="00B31720" w:rsidP="00B31720">
      <w:r w:rsidRPr="00B31720">
        <w:t xml:space="preserve">A decreasing trend in size salmon and development of a consistent even-year dominant size pattern, particularly after 1998 (Figure  ), led us to suspect that these patterns were related to increasing numbers of pink salmon returning to streams and hatcheries in North America, particularly in odd years. We began to suspect that an increasing returns of pink salmon, which have a biennial life cycle (like </w:t>
      </w:r>
      <w:r w:rsidRPr="00B31720">
        <w:rPr>
          <w:i/>
        </w:rPr>
        <w:t>Berryteuthis anonychus</w:t>
      </w:r>
      <w:r w:rsidRPr="00B31720">
        <w:t xml:space="preserve">) and are known to exhibit competitive dominance over other salmonids (Ruggerone and Nielsen 2004), were placing increasing pressure on food resources used by returning coho salmon. </w:t>
      </w:r>
    </w:p>
    <w:p w:rsidR="00B31720" w:rsidRPr="00B31720" w:rsidRDefault="00B31720" w:rsidP="00B31720">
      <w:r w:rsidRPr="00B31720">
        <w:t xml:space="preserve">Shaul and Geiger (2016) found that about two-thirds of the variation in troll coho weight (mean-average head-on, gutted dressed weight in statistical weeks 28–38) during a 45-year period was explained by two lagged variables, the average harvest biomass of pink salmon in North America </w:t>
      </w:r>
      <w:r w:rsidRPr="00B31720">
        <w:lastRenderedPageBreak/>
        <w:t>(excluding the Bering Sea and Aleutian Islands) averaged at years -2 and -4 and the April–March PDO (Pacific Decadal Oscillation) index averaged across years 0, -2 and -4. Both pink salmon and the primary squid prey species (</w:t>
      </w:r>
      <w:r w:rsidRPr="00B31720">
        <w:rPr>
          <w:i/>
        </w:rPr>
        <w:t>Berryteuthis anonychus</w:t>
      </w:r>
      <w:r w:rsidRPr="00B31720">
        <w:t xml:space="preserve">) have 2-year lifespans, resulting in uneven top-down pressure on the two distinct squid lines by pink salmon predators that have exhibited increasing cyclic dominance. The lack of influence by pink salmon biomass in the current year appears to result from a relatively late transition from zooplankton to squid prey in the diet of pink salmon in their last year at sea, after coho salmon returning in the same year have achieved most of their growth from the same squid cohort. The fact that the average monthly PDO index is also influential only at 2-year lags for annual periods covering emergence and development of </w:t>
      </w:r>
      <w:r w:rsidRPr="00B31720">
        <w:rPr>
          <w:i/>
        </w:rPr>
        <w:t>B. anonychus</w:t>
      </w:r>
      <w:r w:rsidRPr="00B31720">
        <w:t xml:space="preserve"> suggests that North Pacific climate influences growth of coho salmon primarily through its effect on squid larval survival and recruitment.</w:t>
      </w:r>
    </w:p>
    <w:p w:rsidR="00B31720" w:rsidRPr="00B31720" w:rsidRDefault="00B31720" w:rsidP="00B31720">
      <w:r w:rsidRPr="00B31720">
        <w:t>The model developed by Shaul and Geiger (2016) has continued to track observed coho salmon weight with similar annual error through 2017 (Figure 28). Although 4.8% lower than the forecast of 2.59 kg, observed troll weight in 2017 (2.47 kg) was only slightly above the record low of weight of 2.45 kg in 2011. While positively influenced by a recent warm period of high PDO index values, the low average troll coho weight in 2017 was negatively influenced by the two largest pink salmon returns on record in the Gulf of Alaska that preyed upon the parents (2015) and grandparents (2013) of the squid cohort that fed coho salmon maturing in 2017. Harvest biomass was used to represent pink salmon in the Gulf of Alaska because the mass of fish landed contains elements of both abundance and average size, and the ability of individual pink salmon to prey on maturing squid is positively dependent upon fish size, beginning at a threshold weight of about 1,000 g (Davis 2003). In addition, landed weight represents a more accurate census of the harvest, because salmon are priced by landed weight, while numerical harvest estimates are based on limited samples for average weight.</w:t>
      </w:r>
    </w:p>
    <w:p w:rsidR="00B31720" w:rsidRPr="00B31720" w:rsidRDefault="00B31720" w:rsidP="00B31720">
      <w:r w:rsidRPr="00B31720">
        <w:rPr>
          <w:noProof/>
        </w:rPr>
        <w:lastRenderedPageBreak/>
        <w:drawing>
          <wp:inline distT="0" distB="0" distL="0" distR="0" wp14:anchorId="5B1AFD0A" wp14:editId="356A5EDF">
            <wp:extent cx="5943600" cy="3841153"/>
            <wp:effectExtent l="19050" t="19050" r="19050" b="260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41153"/>
                    </a:xfrm>
                    <a:prstGeom prst="rect">
                      <a:avLst/>
                    </a:prstGeom>
                    <a:noFill/>
                    <a:ln>
                      <a:solidFill>
                        <a:sysClr val="windowText" lastClr="000000"/>
                      </a:solidFill>
                    </a:ln>
                  </pic:spPr>
                </pic:pic>
              </a:graphicData>
            </a:graphic>
          </wp:inline>
        </w:drawing>
      </w:r>
    </w:p>
    <w:p w:rsidR="00B31720" w:rsidRPr="00B31720" w:rsidRDefault="00D27F44" w:rsidP="00D27F44">
      <w:pPr>
        <w:pStyle w:val="Caption"/>
        <w:rPr>
          <w:ins w:id="77" w:author="jb" w:date="2017-07-07T09:31:00Z"/>
          <w:vanish/>
        </w:rPr>
      </w:pPr>
      <w:bookmarkStart w:id="78" w:name="_Toc487183722"/>
      <w:r>
        <w:t xml:space="preserve">Figure </w:t>
      </w:r>
      <w:fldSimple w:instr=" SEQ Figure \* ARABIC ">
        <w:r w:rsidR="007C0681">
          <w:rPr>
            <w:noProof/>
          </w:rPr>
          <w:t>18</w:t>
        </w:r>
      </w:fldSimple>
      <w:r w:rsidR="00B31720" w:rsidRPr="00B31720">
        <w:t>.–Southeast Alaska troll-caught coho salmon average dressed weight compared with modeled weight</w:t>
      </w:r>
      <w:bookmarkEnd w:id="78"/>
    </w:p>
    <w:p w:rsidR="00B31720" w:rsidRPr="00B31720" w:rsidRDefault="00B31720" w:rsidP="00D27F44">
      <w:pPr>
        <w:pStyle w:val="Caption"/>
      </w:pPr>
      <w:r w:rsidRPr="00B31720">
        <w:t xml:space="preserve"> (A) based on a multiple regression model with two variables: the standardized April–March PDO Index (average for lag 0, 2, and 4 years; 0.473 weighting based on the regression coefficient) and the standardized average commercial catch of pink salmon in North America (excluding the Bering Sea and Aleutian Islands) lagged by 2 and 4 years (0.527 weighting). The model residual is shown (B), as well as partial residual plots for pink salmon (C) and the PDO index (D). The model developed by Shaul and Geiger (2016; using 1970–2014 data) is refitted for 1970–2017, with the 2017 data point indicated on the partial residual plots by a black dot. The average PDO index used in the model forecast of coh</w:t>
      </w:r>
      <w:r w:rsidR="00387018">
        <w:t>o weight in 2018 includes only 10</w:t>
      </w:r>
      <w:r w:rsidRPr="00B31720">
        <w:t xml:space="preserve"> months of the final 12 months.</w:t>
      </w:r>
    </w:p>
    <w:p w:rsidR="00B27775" w:rsidRDefault="00B31720" w:rsidP="00B31720">
      <w:pPr>
        <w:keepLines/>
        <w:tabs>
          <w:tab w:val="right" w:pos="9360"/>
        </w:tabs>
        <w:suppressAutoHyphens/>
        <w:rPr>
          <w:sz w:val="22"/>
          <w:szCs w:val="20"/>
        </w:rPr>
      </w:pPr>
      <w:r w:rsidRPr="00B31720">
        <w:rPr>
          <w:sz w:val="22"/>
          <w:szCs w:val="20"/>
        </w:rPr>
        <w:t>The model can be rearranged to express the climate variable as a climate-based capacity of the Gulf of Alaska to pasture pink salmon while achieving a constant target (1970–2014) average coho salmon weight of 3.09 kg (</w:t>
      </w:r>
      <w:r w:rsidR="00471A7B">
        <w:rPr>
          <w:sz w:val="22"/>
          <w:szCs w:val="20"/>
        </w:rPr>
        <w:t xml:space="preserve">Shaul and Geiger 2016; </w:t>
      </w:r>
      <w:proofErr w:type="gramStart"/>
      <w:r w:rsidRPr="00B31720">
        <w:rPr>
          <w:sz w:val="22"/>
          <w:szCs w:val="20"/>
        </w:rPr>
        <w:t>Figure  )</w:t>
      </w:r>
      <w:proofErr w:type="gramEnd"/>
      <w:r w:rsidRPr="00B31720">
        <w:rPr>
          <w:sz w:val="22"/>
          <w:szCs w:val="20"/>
        </w:rPr>
        <w:t xml:space="preserve">. With the model updated through 2017, capacity at the target coho weight at a constant neutral (0) PDO index value is estimated at 131.8 thousand metric tons of pink salmon harvested from Washington State to the south Alaska Peninsula. Pink salmon biomass tracked under capacity estimates based on variable climate in most years until 1990, but then began to trend higher while capacity decreased, reaching a low in 2009–2013 before rebounding during the very warm period beginning in 2014. The model forecasts </w:t>
      </w:r>
      <w:r w:rsidR="00471A7B">
        <w:rPr>
          <w:sz w:val="22"/>
          <w:szCs w:val="20"/>
        </w:rPr>
        <w:t>a large average coho weight</w:t>
      </w:r>
      <w:r w:rsidRPr="00B31720">
        <w:rPr>
          <w:sz w:val="22"/>
          <w:szCs w:val="20"/>
        </w:rPr>
        <w:t xml:space="preserve"> of 3.33 kg in 2018, when estimated climate-based capacity will have substantially exceeded the trailing pink salmon harvest biomass variable for the first time since 1998.</w:t>
      </w:r>
      <w:r w:rsidR="006713EF">
        <w:rPr>
          <w:sz w:val="22"/>
          <w:szCs w:val="20"/>
        </w:rPr>
        <w:t xml:space="preserve"> </w:t>
      </w:r>
    </w:p>
    <w:p w:rsidR="006713EF" w:rsidRDefault="006713EF" w:rsidP="00B31720">
      <w:pPr>
        <w:keepLines/>
        <w:tabs>
          <w:tab w:val="right" w:pos="9360"/>
        </w:tabs>
        <w:suppressAutoHyphens/>
        <w:rPr>
          <w:sz w:val="22"/>
          <w:szCs w:val="20"/>
        </w:rPr>
      </w:pPr>
      <w:r>
        <w:rPr>
          <w:sz w:val="22"/>
          <w:szCs w:val="20"/>
        </w:rPr>
        <w:t>Odd-year weight is also forecast to improve from from the second lowest weight on record in 2017 (2.47 kg) to 2.92 kg in 2019 (</w:t>
      </w:r>
      <w:proofErr w:type="gramStart"/>
      <w:r>
        <w:rPr>
          <w:sz w:val="22"/>
          <w:szCs w:val="20"/>
        </w:rPr>
        <w:t>Figure )</w:t>
      </w:r>
      <w:proofErr w:type="gramEnd"/>
      <w:r>
        <w:rPr>
          <w:sz w:val="22"/>
          <w:szCs w:val="20"/>
        </w:rPr>
        <w:t>. The forecast improvement over 2017 is a result of continued warming during squid emergence and development, and a 14% decrease in average pink salmon biomass in the parent and grandparent years for the 2019 squid cohort</w:t>
      </w:r>
      <w:r w:rsidR="00387018">
        <w:rPr>
          <w:sz w:val="22"/>
          <w:szCs w:val="20"/>
        </w:rPr>
        <w:t>, from the record high for 2017 (Figure  ).</w:t>
      </w:r>
      <w:r w:rsidR="00B27775">
        <w:rPr>
          <w:sz w:val="22"/>
          <w:szCs w:val="20"/>
        </w:rPr>
        <w:t xml:space="preserve"> The lagged PDO variable for the preliminary 2019 coho weight forecast includes April–March PDO for only lags 2 and 4, while the most recently available PDO values (April–January 2018) were used at Lag 0.  </w:t>
      </w:r>
    </w:p>
    <w:p w:rsidR="00E03E13" w:rsidRDefault="00B31720" w:rsidP="00B31720">
      <w:pPr>
        <w:keepLines/>
        <w:tabs>
          <w:tab w:val="right" w:pos="9360"/>
        </w:tabs>
        <w:suppressAutoHyphens/>
        <w:rPr>
          <w:sz w:val="22"/>
          <w:szCs w:val="20"/>
        </w:rPr>
      </w:pPr>
      <w:r w:rsidRPr="00B31720">
        <w:rPr>
          <w:sz w:val="22"/>
          <w:szCs w:val="20"/>
        </w:rPr>
        <w:lastRenderedPageBreak/>
        <w:t xml:space="preserve">With a couple of exceptional periods, </w:t>
      </w:r>
      <w:r w:rsidR="008D0CDB">
        <w:rPr>
          <w:sz w:val="22"/>
          <w:szCs w:val="20"/>
        </w:rPr>
        <w:t xml:space="preserve">the trend in </w:t>
      </w:r>
      <w:r w:rsidR="006713EF">
        <w:rPr>
          <w:sz w:val="22"/>
          <w:szCs w:val="20"/>
        </w:rPr>
        <w:t>even-year coho weight has been substantially more level compared with odd-year weight since 1970</w:t>
      </w:r>
      <w:r w:rsidRPr="00B31720">
        <w:rPr>
          <w:sz w:val="22"/>
          <w:szCs w:val="20"/>
        </w:rPr>
        <w:t xml:space="preserve">, suggesting that predation pressure on coho </w:t>
      </w:r>
      <w:r w:rsidR="008D0CDB">
        <w:rPr>
          <w:sz w:val="22"/>
          <w:szCs w:val="20"/>
        </w:rPr>
        <w:t xml:space="preserve">salmon </w:t>
      </w:r>
      <w:r w:rsidRPr="00B31720">
        <w:rPr>
          <w:sz w:val="22"/>
          <w:szCs w:val="20"/>
        </w:rPr>
        <w:t>prey has been sustainable on the even-year squid lin</w:t>
      </w:r>
      <w:r w:rsidR="008D0CDB">
        <w:rPr>
          <w:sz w:val="22"/>
          <w:szCs w:val="20"/>
        </w:rPr>
        <w:t>e.</w:t>
      </w:r>
      <w:r w:rsidR="008D0CDB" w:rsidRPr="008D0CDB">
        <w:rPr>
          <w:sz w:val="22"/>
          <w:szCs w:val="20"/>
        </w:rPr>
        <w:t xml:space="preserve"> </w:t>
      </w:r>
      <w:r w:rsidR="008D0CDB">
        <w:rPr>
          <w:sz w:val="22"/>
          <w:szCs w:val="20"/>
        </w:rPr>
        <w:t>A</w:t>
      </w:r>
      <w:r w:rsidR="008D0CDB" w:rsidRPr="00B31720">
        <w:rPr>
          <w:sz w:val="22"/>
          <w:szCs w:val="20"/>
        </w:rPr>
        <w:t xml:space="preserve"> series of high even-year weights in 1984, 1986 and 1988 (Figure ) coincided with the 3 years in 48 when estimated climate-based capacity exceeded the pink salmon harvest variable by the greatest amount</w:t>
      </w:r>
      <w:r w:rsidR="008D0CDB">
        <w:rPr>
          <w:sz w:val="22"/>
          <w:szCs w:val="20"/>
        </w:rPr>
        <w:t xml:space="preserve"> (Figure  )</w:t>
      </w:r>
      <w:r w:rsidR="008D0CDB" w:rsidRPr="00B31720">
        <w:rPr>
          <w:sz w:val="22"/>
          <w:szCs w:val="20"/>
        </w:rPr>
        <w:t>, with the record coho weight of 3.75 kg in 1984 coinciding with the greatest positive difference between estimated pink salmon capacity and estimated harvest biomass.</w:t>
      </w:r>
      <w:r w:rsidRPr="00B31720">
        <w:rPr>
          <w:sz w:val="22"/>
          <w:szCs w:val="20"/>
        </w:rPr>
        <w:t xml:space="preserve"> </w:t>
      </w:r>
    </w:p>
    <w:p w:rsidR="00B31720" w:rsidRPr="00B31720" w:rsidRDefault="00E03E13" w:rsidP="00B31720">
      <w:pPr>
        <w:keepLines/>
        <w:tabs>
          <w:tab w:val="right" w:pos="9360"/>
        </w:tabs>
        <w:suppressAutoHyphens/>
        <w:rPr>
          <w:sz w:val="22"/>
          <w:szCs w:val="20"/>
        </w:rPr>
      </w:pPr>
      <w:r>
        <w:rPr>
          <w:sz w:val="22"/>
          <w:szCs w:val="20"/>
        </w:rPr>
        <w:t>A second deviation from a stable even-year trend occurred when</w:t>
      </w:r>
      <w:r w:rsidR="00B31720" w:rsidRPr="00B31720">
        <w:rPr>
          <w:sz w:val="22"/>
          <w:szCs w:val="20"/>
        </w:rPr>
        <w:t xml:space="preserve"> coho weight </w:t>
      </w:r>
      <w:r>
        <w:rPr>
          <w:sz w:val="22"/>
          <w:szCs w:val="20"/>
        </w:rPr>
        <w:t>dropped t</w:t>
      </w:r>
      <w:r w:rsidR="00B31720" w:rsidRPr="00B31720">
        <w:rPr>
          <w:sz w:val="22"/>
          <w:szCs w:val="20"/>
        </w:rPr>
        <w:t>o a record low of 2.69 kg in 2012 (</w:t>
      </w:r>
      <w:proofErr w:type="gramStart"/>
      <w:r w:rsidR="00B31720" w:rsidRPr="00B31720">
        <w:rPr>
          <w:sz w:val="22"/>
          <w:szCs w:val="20"/>
        </w:rPr>
        <w:t>Figure )</w:t>
      </w:r>
      <w:proofErr w:type="gramEnd"/>
      <w:r w:rsidR="00B31720" w:rsidRPr="00B31720">
        <w:rPr>
          <w:sz w:val="22"/>
          <w:szCs w:val="20"/>
        </w:rPr>
        <w:t xml:space="preserve"> that was only 2% above the mean-average weight of 2.62 kg for four odd y</w:t>
      </w:r>
      <w:r w:rsidR="008D0CDB">
        <w:rPr>
          <w:sz w:val="22"/>
          <w:szCs w:val="20"/>
        </w:rPr>
        <w:t>ears during 2009–2015. In 2012, the gap</w:t>
      </w:r>
      <w:r w:rsidR="00B31720" w:rsidRPr="00B31720">
        <w:rPr>
          <w:sz w:val="22"/>
          <w:szCs w:val="20"/>
        </w:rPr>
        <w:t xml:space="preserve"> between trailing pink salmon biomass and estimated capacity was </w:t>
      </w:r>
      <w:r w:rsidR="008D0CDB">
        <w:rPr>
          <w:sz w:val="22"/>
          <w:szCs w:val="20"/>
        </w:rPr>
        <w:t xml:space="preserve">the </w:t>
      </w:r>
      <w:r w:rsidR="00B31720" w:rsidRPr="00B31720">
        <w:rPr>
          <w:sz w:val="22"/>
          <w:szCs w:val="20"/>
        </w:rPr>
        <w:t>largest observed</w:t>
      </w:r>
      <w:r w:rsidR="008D0CDB">
        <w:rPr>
          <w:sz w:val="22"/>
          <w:szCs w:val="20"/>
        </w:rPr>
        <w:t xml:space="preserve"> negative difference </w:t>
      </w:r>
      <w:r w:rsidR="00B31720" w:rsidRPr="00B31720">
        <w:rPr>
          <w:sz w:val="22"/>
          <w:szCs w:val="20"/>
        </w:rPr>
        <w:t>in an even year and was 6</w:t>
      </w:r>
      <w:r w:rsidR="00B31720" w:rsidRPr="00B31720">
        <w:rPr>
          <w:sz w:val="22"/>
          <w:szCs w:val="20"/>
          <w:vertAlign w:val="superscript"/>
        </w:rPr>
        <w:t>th</w:t>
      </w:r>
      <w:r w:rsidR="008D0CDB">
        <w:rPr>
          <w:sz w:val="22"/>
          <w:szCs w:val="20"/>
        </w:rPr>
        <w:t xml:space="preserve"> highest for all years</w:t>
      </w:r>
      <w:r w:rsidR="00B31720" w:rsidRPr="00B31720">
        <w:rPr>
          <w:sz w:val="22"/>
          <w:szCs w:val="20"/>
        </w:rPr>
        <w:t>, due primarily to a record harvest of 71.3 million pink salmon returning to Prince William Sound in 2010, of which 97% were of hatchery origin (Botz et al. 2012), combined with negative PDO index values at all three annual lags (0, -2, -4). The Prince William Sound hatchery contributi</w:t>
      </w:r>
      <w:r w:rsidR="008D0CDB">
        <w:rPr>
          <w:sz w:val="22"/>
          <w:szCs w:val="20"/>
        </w:rPr>
        <w:t xml:space="preserve">on alone comprised </w:t>
      </w:r>
      <w:r w:rsidR="00B31720" w:rsidRPr="00B31720">
        <w:rPr>
          <w:sz w:val="22"/>
          <w:szCs w:val="20"/>
        </w:rPr>
        <w:t xml:space="preserve">62% of the 181.71 thousand metric tons of pink salmon harvested from Washington State to the south Alaska Peninsula in 2010. Although not included in the model, an exceptional 2010 return of 28.3 million sockeye salmon to the Fraser River, the largest return since 1913 (Pacific Salmon Commission 2015), likely placed additional pressure on squid prey populations in the Gulf of Alaska. </w:t>
      </w:r>
    </w:p>
    <w:p w:rsidR="00B31720" w:rsidRPr="00B31720" w:rsidRDefault="008D0CDB" w:rsidP="00B31720">
      <w:pPr>
        <w:keepLines/>
        <w:tabs>
          <w:tab w:val="right" w:pos="9360"/>
        </w:tabs>
        <w:suppressAutoHyphens/>
        <w:rPr>
          <w:sz w:val="22"/>
          <w:szCs w:val="20"/>
        </w:rPr>
      </w:pPr>
      <w:r>
        <w:rPr>
          <w:sz w:val="22"/>
          <w:szCs w:val="20"/>
        </w:rPr>
        <w:t xml:space="preserve">Following the abrupt drop in 2012, even-year </w:t>
      </w:r>
      <w:r w:rsidR="00B31720" w:rsidRPr="00B31720">
        <w:rPr>
          <w:sz w:val="22"/>
          <w:szCs w:val="20"/>
        </w:rPr>
        <w:t>coho weight reco</w:t>
      </w:r>
      <w:r w:rsidR="00AE1B3E">
        <w:rPr>
          <w:sz w:val="22"/>
          <w:szCs w:val="20"/>
        </w:rPr>
        <w:t>vered partially in 2014 and reached 99% of the 1970–2010 median</w:t>
      </w:r>
      <w:r w:rsidR="00B31720" w:rsidRPr="00B31720">
        <w:rPr>
          <w:sz w:val="22"/>
          <w:szCs w:val="20"/>
        </w:rPr>
        <w:t xml:space="preserve"> even</w:t>
      </w:r>
      <w:r w:rsidR="00AE1B3E">
        <w:rPr>
          <w:sz w:val="22"/>
          <w:szCs w:val="20"/>
        </w:rPr>
        <w:t>-year weight (3.17</w:t>
      </w:r>
      <w:r w:rsidR="00B31720" w:rsidRPr="00B31720">
        <w:rPr>
          <w:sz w:val="22"/>
          <w:szCs w:val="20"/>
        </w:rPr>
        <w:t xml:space="preserve"> kg), suggesting </w:t>
      </w:r>
      <w:r w:rsidR="00A75DBE">
        <w:rPr>
          <w:sz w:val="22"/>
          <w:szCs w:val="20"/>
        </w:rPr>
        <w:t xml:space="preserve">that </w:t>
      </w:r>
      <w:r w:rsidR="00AE1B3E">
        <w:rPr>
          <w:sz w:val="22"/>
          <w:szCs w:val="20"/>
        </w:rPr>
        <w:t xml:space="preserve">the </w:t>
      </w:r>
      <w:r w:rsidR="00A75DBE">
        <w:rPr>
          <w:sz w:val="22"/>
          <w:szCs w:val="20"/>
        </w:rPr>
        <w:t>even-year squid line was</w:t>
      </w:r>
      <w:r w:rsidR="00AE1B3E">
        <w:rPr>
          <w:sz w:val="22"/>
          <w:szCs w:val="20"/>
        </w:rPr>
        <w:t xml:space="preserve"> near</w:t>
      </w:r>
      <w:r w:rsidR="00B31720" w:rsidRPr="00B31720">
        <w:rPr>
          <w:sz w:val="22"/>
          <w:szCs w:val="20"/>
        </w:rPr>
        <w:t xml:space="preserve"> full recovery</w:t>
      </w:r>
      <w:r w:rsidR="00A75DBE">
        <w:rPr>
          <w:sz w:val="22"/>
          <w:szCs w:val="20"/>
        </w:rPr>
        <w:t xml:space="preserve"> (Figure  )</w:t>
      </w:r>
      <w:r w:rsidR="00AE1B3E">
        <w:rPr>
          <w:sz w:val="22"/>
          <w:szCs w:val="20"/>
        </w:rPr>
        <w:t>. C</w:t>
      </w:r>
      <w:r>
        <w:rPr>
          <w:sz w:val="22"/>
          <w:szCs w:val="20"/>
        </w:rPr>
        <w:t xml:space="preserve">oho weight </w:t>
      </w:r>
      <w:r w:rsidR="00471A7B">
        <w:rPr>
          <w:sz w:val="22"/>
          <w:szCs w:val="20"/>
        </w:rPr>
        <w:t>forecast of 3.33 kg in</w:t>
      </w:r>
      <w:r w:rsidR="00AE1B3E">
        <w:rPr>
          <w:sz w:val="22"/>
          <w:szCs w:val="20"/>
        </w:rPr>
        <w:t xml:space="preserve"> 2018 is 5% above the 1970–2010 median even-year weight, reflecting</w:t>
      </w:r>
      <w:r w:rsidR="00B31720" w:rsidRPr="00B31720">
        <w:rPr>
          <w:sz w:val="22"/>
          <w:szCs w:val="20"/>
        </w:rPr>
        <w:t xml:space="preserve"> continued improvement in the climate va</w:t>
      </w:r>
      <w:r w:rsidR="00B50A4E">
        <w:rPr>
          <w:sz w:val="22"/>
          <w:szCs w:val="20"/>
        </w:rPr>
        <w:t>riable and consistent annual year-over-year decreases</w:t>
      </w:r>
      <w:r w:rsidR="00A75DBE">
        <w:rPr>
          <w:sz w:val="22"/>
          <w:szCs w:val="20"/>
        </w:rPr>
        <w:t xml:space="preserve"> </w:t>
      </w:r>
      <w:r w:rsidR="00471A7B">
        <w:rPr>
          <w:sz w:val="22"/>
          <w:szCs w:val="20"/>
        </w:rPr>
        <w:t xml:space="preserve">in </w:t>
      </w:r>
      <w:r w:rsidR="00B31720" w:rsidRPr="00B31720">
        <w:rPr>
          <w:sz w:val="22"/>
          <w:szCs w:val="20"/>
        </w:rPr>
        <w:t>even-year pink salmon biomass</w:t>
      </w:r>
      <w:r w:rsidR="00B50A4E">
        <w:rPr>
          <w:sz w:val="22"/>
          <w:szCs w:val="20"/>
        </w:rPr>
        <w:t xml:space="preserve"> since 2010 that</w:t>
      </w:r>
      <w:r w:rsidR="00B31720" w:rsidRPr="00B31720">
        <w:rPr>
          <w:sz w:val="22"/>
          <w:szCs w:val="20"/>
        </w:rPr>
        <w:t xml:space="preserve"> reache</w:t>
      </w:r>
      <w:r w:rsidR="00A75DBE">
        <w:rPr>
          <w:sz w:val="22"/>
          <w:szCs w:val="20"/>
        </w:rPr>
        <w:t xml:space="preserve">d a harvest of </w:t>
      </w:r>
      <w:r w:rsidR="00B31720" w:rsidRPr="00B31720">
        <w:rPr>
          <w:sz w:val="22"/>
          <w:szCs w:val="20"/>
        </w:rPr>
        <w:t>only 71.94 thousand tons in 2016 that was the lowest harvest since 1976.</w:t>
      </w:r>
    </w:p>
    <w:p w:rsidR="00B31720" w:rsidRPr="00B31720" w:rsidRDefault="00B31720" w:rsidP="00B31720">
      <w:pPr>
        <w:keepLines/>
        <w:tabs>
          <w:tab w:val="right" w:pos="9360"/>
        </w:tabs>
        <w:suppressAutoHyphens/>
        <w:jc w:val="center"/>
        <w:rPr>
          <w:sz w:val="22"/>
          <w:szCs w:val="20"/>
        </w:rPr>
      </w:pPr>
      <w:r w:rsidRPr="00B31720">
        <w:rPr>
          <w:noProof/>
          <w:sz w:val="22"/>
          <w:szCs w:val="20"/>
        </w:rPr>
        <w:lastRenderedPageBreak/>
        <w:drawing>
          <wp:inline distT="0" distB="0" distL="0" distR="0" wp14:anchorId="4CC6739E" wp14:editId="744E4FBC">
            <wp:extent cx="5689600" cy="4144609"/>
            <wp:effectExtent l="0" t="0" r="635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4463" cy="4148151"/>
                    </a:xfrm>
                    <a:prstGeom prst="rect">
                      <a:avLst/>
                    </a:prstGeom>
                    <a:noFill/>
                  </pic:spPr>
                </pic:pic>
              </a:graphicData>
            </a:graphic>
          </wp:inline>
        </w:drawing>
      </w:r>
    </w:p>
    <w:p w:rsidR="00B31720" w:rsidRPr="00B31720" w:rsidRDefault="00B31720" w:rsidP="00B31720">
      <w:pPr>
        <w:keepLines/>
        <w:tabs>
          <w:tab w:val="right" w:pos="9360"/>
        </w:tabs>
        <w:suppressAutoHyphens/>
        <w:ind w:firstLine="288"/>
        <w:rPr>
          <w:sz w:val="22"/>
          <w:szCs w:val="20"/>
        </w:rPr>
      </w:pPr>
      <w:proofErr w:type="gramStart"/>
      <w:r w:rsidRPr="00B31720">
        <w:rPr>
          <w:sz w:val="22"/>
          <w:szCs w:val="20"/>
        </w:rPr>
        <w:t>Figure .</w:t>
      </w:r>
      <w:proofErr w:type="gramEnd"/>
      <w:r w:rsidRPr="00B31720">
        <w:rPr>
          <w:sz w:val="22"/>
          <w:szCs w:val="20"/>
        </w:rPr>
        <w:t xml:space="preserve">  Average Gulf of Alaska pink salmon catch in the preceding two cycles (lag 2, 4) compared with the estimated catch at a constant target coho s</w:t>
      </w:r>
      <w:r w:rsidR="00AE1C2E">
        <w:rPr>
          <w:sz w:val="22"/>
          <w:szCs w:val="20"/>
        </w:rPr>
        <w:t>almon weight of 3.09 kg (1970–2014</w:t>
      </w:r>
      <w:r w:rsidRPr="00B31720">
        <w:rPr>
          <w:sz w:val="22"/>
          <w:szCs w:val="20"/>
        </w:rPr>
        <w:t xml:space="preserve">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p>
    <w:p w:rsidR="00B31720" w:rsidRDefault="00B31720" w:rsidP="00B31720">
      <w:pPr>
        <w:keepLines/>
        <w:tabs>
          <w:tab w:val="right" w:pos="9360"/>
        </w:tabs>
        <w:suppressAutoHyphens/>
        <w:rPr>
          <w:sz w:val="22"/>
          <w:szCs w:val="20"/>
        </w:rPr>
      </w:pPr>
      <w:r w:rsidRPr="00B31720">
        <w:rPr>
          <w:sz w:val="22"/>
          <w:szCs w:val="20"/>
        </w:rPr>
        <w:t xml:space="preserve">Standing in sharp contrast with a relatively level trend in even-year weights, is a long-term declining trend in odd-year weight following an annual peak at 3.64 kg in 1977 (and a 1981 peak of 3.31 kg in the </w:t>
      </w:r>
      <w:r w:rsidR="00444328">
        <w:rPr>
          <w:sz w:val="22"/>
          <w:szCs w:val="20"/>
        </w:rPr>
        <w:t xml:space="preserve">0.3 </w:t>
      </w:r>
      <w:r w:rsidRPr="00B31720">
        <w:rPr>
          <w:sz w:val="22"/>
          <w:szCs w:val="20"/>
        </w:rPr>
        <w:t>LOESS trend) to an average of 2.57 kg (range 2.45–2.76 kg) for the most recent odd years (2011, 2013, 2015</w:t>
      </w:r>
      <w:r w:rsidR="00A75DBE">
        <w:rPr>
          <w:sz w:val="22"/>
          <w:szCs w:val="20"/>
        </w:rPr>
        <w:t>,</w:t>
      </w:r>
      <w:r w:rsidRPr="00B31720">
        <w:rPr>
          <w:sz w:val="22"/>
          <w:szCs w:val="20"/>
        </w:rPr>
        <w:t xml:space="preserve"> and 2017). This represents a decline of 22% in odd-year weight. Average weight of troll-caught coho salmon shifted from odd-year </w:t>
      </w:r>
      <w:r w:rsidR="00444328">
        <w:rPr>
          <w:sz w:val="22"/>
          <w:szCs w:val="20"/>
        </w:rPr>
        <w:t xml:space="preserve">dominance </w:t>
      </w:r>
      <w:r w:rsidRPr="00B31720">
        <w:rPr>
          <w:sz w:val="22"/>
          <w:szCs w:val="20"/>
        </w:rPr>
        <w:t>to even-year dominance in 1982–1983 (Figure ), two cycles after an oppos</w:t>
      </w:r>
      <w:r w:rsidR="00444328">
        <w:rPr>
          <w:sz w:val="22"/>
          <w:szCs w:val="20"/>
        </w:rPr>
        <w:t>ite shift in cyclic dominance for</w:t>
      </w:r>
      <w:r w:rsidRPr="00B31720">
        <w:rPr>
          <w:sz w:val="22"/>
          <w:szCs w:val="20"/>
        </w:rPr>
        <w:t xml:space="preserve"> the commercial harvest of pink salmon populations in the Gulf of Alaska (Shaul and Geiger 2016). The lagged response by coho weight to pink salmon harvest biomass is remarkably consistent, when the influence of climatic variation is taken into account.</w:t>
      </w:r>
    </w:p>
    <w:p w:rsidR="005A6193" w:rsidRPr="00B31720" w:rsidRDefault="00A648C0" w:rsidP="00066DFA">
      <w:pPr>
        <w:keepLines/>
        <w:tabs>
          <w:tab w:val="right" w:pos="9360"/>
        </w:tabs>
        <w:suppressAutoHyphens/>
        <w:jc w:val="center"/>
        <w:rPr>
          <w:sz w:val="22"/>
          <w:szCs w:val="20"/>
        </w:rPr>
      </w:pPr>
      <w:r w:rsidRPr="00A648C0">
        <w:rPr>
          <w:noProof/>
        </w:rPr>
        <w:lastRenderedPageBreak/>
        <w:drawing>
          <wp:inline distT="0" distB="0" distL="0" distR="0" wp14:anchorId="13B10429" wp14:editId="08F94C86">
            <wp:extent cx="5943600" cy="450722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4507221"/>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rPr>
          <w:sz w:val="22"/>
          <w:szCs w:val="20"/>
        </w:rPr>
      </w:pPr>
      <w:proofErr w:type="gramStart"/>
      <w:r w:rsidRPr="00B31720">
        <w:rPr>
          <w:sz w:val="22"/>
          <w:szCs w:val="20"/>
        </w:rPr>
        <w:t>Figure .</w:t>
      </w:r>
      <w:proofErr w:type="gramEnd"/>
      <w:r w:rsidRPr="00B31720">
        <w:rPr>
          <w:sz w:val="22"/>
          <w:szCs w:val="20"/>
        </w:rPr>
        <w:t xml:space="preserve"> The dressed weight of troll caught coho salmon in Southeast Alaska in even and odd years with 0.3 LOESS trends</w:t>
      </w:r>
      <w:r w:rsidR="004D469E">
        <w:rPr>
          <w:sz w:val="22"/>
          <w:szCs w:val="20"/>
        </w:rPr>
        <w:t xml:space="preserve"> and forecasts for 2018 and 2019</w:t>
      </w:r>
      <w:r w:rsidR="00A648C0">
        <w:rPr>
          <w:sz w:val="22"/>
          <w:szCs w:val="20"/>
        </w:rPr>
        <w:t xml:space="preserve"> (with 90% confidence bounds)</w:t>
      </w:r>
      <w:r w:rsidRPr="00B31720">
        <w:rPr>
          <w:sz w:val="22"/>
          <w:szCs w:val="20"/>
        </w:rPr>
        <w:t>.</w:t>
      </w:r>
      <w:r w:rsidR="005A6193">
        <w:rPr>
          <w:sz w:val="22"/>
          <w:szCs w:val="20"/>
        </w:rPr>
        <w:t xml:space="preserve"> Recent even years are marked with dots to highlight </w:t>
      </w:r>
      <w:r w:rsidR="007E2CC4">
        <w:rPr>
          <w:sz w:val="22"/>
          <w:szCs w:val="20"/>
        </w:rPr>
        <w:t xml:space="preserve">progressive </w:t>
      </w:r>
      <w:r w:rsidR="005A6193">
        <w:rPr>
          <w:sz w:val="22"/>
          <w:szCs w:val="20"/>
        </w:rPr>
        <w:t>recovery of coho weight on the even-year squid line from a record low in 2012.</w:t>
      </w:r>
    </w:p>
    <w:p w:rsidR="00B31720" w:rsidRPr="00B31720" w:rsidRDefault="00B31720" w:rsidP="00B31720">
      <w:pPr>
        <w:rPr>
          <w:b/>
          <w:sz w:val="26"/>
          <w:szCs w:val="20"/>
        </w:rPr>
      </w:pPr>
      <w:r w:rsidRPr="00B31720">
        <w:rPr>
          <w:b/>
          <w:sz w:val="26"/>
          <w:szCs w:val="20"/>
        </w:rPr>
        <w:t xml:space="preserve">Size Comparison with Chinook </w:t>
      </w:r>
      <w:proofErr w:type="gramStart"/>
      <w:r w:rsidRPr="00B31720">
        <w:rPr>
          <w:b/>
          <w:sz w:val="26"/>
          <w:szCs w:val="20"/>
        </w:rPr>
        <w:t>Salmon</w:t>
      </w:r>
      <w:proofErr w:type="gramEnd"/>
    </w:p>
    <w:p w:rsidR="00721666" w:rsidRDefault="00B31720" w:rsidP="00B31720">
      <w:pPr>
        <w:spacing w:after="200" w:line="276" w:lineRule="auto"/>
        <w:jc w:val="left"/>
        <w:rPr>
          <w:rFonts w:eastAsiaTheme="minorHAnsi"/>
          <w:sz w:val="22"/>
          <w:szCs w:val="22"/>
        </w:rPr>
      </w:pPr>
      <w:r w:rsidRPr="00B31720">
        <w:rPr>
          <w:rFonts w:eastAsiaTheme="minorHAnsi"/>
          <w:sz w:val="22"/>
          <w:szCs w:val="22"/>
        </w:rPr>
        <w:t xml:space="preserve">When feeding in offshore waters, Chinook salmon have a diet very similar to coho salmon that consists primarily of squid, and in particular the species </w:t>
      </w:r>
      <w:r w:rsidRPr="00B31720">
        <w:rPr>
          <w:rFonts w:eastAsiaTheme="minorHAnsi"/>
          <w:i/>
          <w:sz w:val="22"/>
          <w:szCs w:val="22"/>
        </w:rPr>
        <w:t>B. anonychus</w:t>
      </w:r>
      <w:r w:rsidRPr="00B31720">
        <w:rPr>
          <w:rFonts w:eastAsiaTheme="minorHAnsi"/>
          <w:sz w:val="22"/>
          <w:szCs w:val="22"/>
        </w:rPr>
        <w:t xml:space="preserve"> (Davis 2003; Kaeriyama et al. 2004). </w:t>
      </w:r>
      <w:r w:rsidR="007F62FD">
        <w:rPr>
          <w:rFonts w:eastAsiaTheme="minorHAnsi"/>
          <w:sz w:val="22"/>
          <w:szCs w:val="22"/>
        </w:rPr>
        <w:t xml:space="preserve">Chinook salmon stocks from Alaska and north-migrating stocks to the south </w:t>
      </w:r>
      <w:r w:rsidRPr="00B31720">
        <w:rPr>
          <w:rFonts w:eastAsiaTheme="minorHAnsi"/>
          <w:sz w:val="22"/>
          <w:szCs w:val="22"/>
        </w:rPr>
        <w:t xml:space="preserve">have </w:t>
      </w:r>
      <w:r w:rsidR="007F62FD">
        <w:rPr>
          <w:rFonts w:eastAsiaTheme="minorHAnsi"/>
          <w:sz w:val="22"/>
          <w:szCs w:val="22"/>
        </w:rPr>
        <w:t>showing a pattern of decreasing</w:t>
      </w:r>
      <w:r w:rsidRPr="00B31720">
        <w:rPr>
          <w:rFonts w:eastAsiaTheme="minorHAnsi"/>
          <w:sz w:val="22"/>
          <w:szCs w:val="22"/>
        </w:rPr>
        <w:t xml:space="preserve"> size-at</w:t>
      </w:r>
      <w:r w:rsidR="007F62FD">
        <w:rPr>
          <w:rFonts w:eastAsiaTheme="minorHAnsi"/>
          <w:sz w:val="22"/>
          <w:szCs w:val="22"/>
        </w:rPr>
        <w:t>-age (in older fish) and in age</w:t>
      </w:r>
      <w:r w:rsidRPr="00B31720">
        <w:rPr>
          <w:rFonts w:eastAsiaTheme="minorHAnsi"/>
          <w:sz w:val="22"/>
          <w:szCs w:val="22"/>
        </w:rPr>
        <w:t>-at-maturity (</w:t>
      </w:r>
      <w:r w:rsidR="00B11F9B">
        <w:rPr>
          <w:rFonts w:eastAsiaTheme="minorHAnsi"/>
          <w:sz w:val="22"/>
          <w:szCs w:val="22"/>
        </w:rPr>
        <w:t xml:space="preserve">Kendall and Quinn 2011; </w:t>
      </w:r>
      <w:r w:rsidRPr="00B31720">
        <w:rPr>
          <w:rFonts w:eastAsiaTheme="minorHAnsi"/>
          <w:sz w:val="22"/>
          <w:szCs w:val="22"/>
        </w:rPr>
        <w:t>Lewis et al. 2015</w:t>
      </w:r>
      <w:r w:rsidR="007F62FD">
        <w:rPr>
          <w:rFonts w:eastAsiaTheme="minorHAnsi"/>
          <w:sz w:val="22"/>
          <w:szCs w:val="22"/>
        </w:rPr>
        <w:t xml:space="preserve">; </w:t>
      </w:r>
      <w:r w:rsidR="007F62FD" w:rsidRPr="007F62FD">
        <w:rPr>
          <w:rFonts w:eastAsiaTheme="minorHAnsi"/>
          <w:sz w:val="22"/>
          <w:szCs w:val="22"/>
        </w:rPr>
        <w:t>Ohlberger</w:t>
      </w:r>
      <w:r w:rsidR="007F62FD">
        <w:rPr>
          <w:rFonts w:eastAsiaTheme="minorHAnsi"/>
          <w:sz w:val="22"/>
          <w:szCs w:val="22"/>
        </w:rPr>
        <w:t xml:space="preserve"> et al. 2018</w:t>
      </w:r>
      <w:r w:rsidRPr="00B31720">
        <w:rPr>
          <w:rFonts w:eastAsiaTheme="minorHAnsi"/>
          <w:sz w:val="22"/>
          <w:szCs w:val="22"/>
        </w:rPr>
        <w:t xml:space="preserve">). </w:t>
      </w:r>
      <w:r w:rsidR="00B11F9B">
        <w:rPr>
          <w:rFonts w:eastAsiaTheme="minorHAnsi"/>
          <w:sz w:val="22"/>
          <w:szCs w:val="22"/>
        </w:rPr>
        <w:t xml:space="preserve">However, </w:t>
      </w:r>
      <w:r w:rsidR="00721666">
        <w:rPr>
          <w:rFonts w:eastAsiaTheme="minorHAnsi"/>
          <w:sz w:val="22"/>
          <w:szCs w:val="22"/>
        </w:rPr>
        <w:t xml:space="preserve">a level or increasing trend has been prevalent in </w:t>
      </w:r>
      <w:r w:rsidR="00B11F9B">
        <w:rPr>
          <w:rFonts w:eastAsiaTheme="minorHAnsi"/>
          <w:sz w:val="22"/>
          <w:szCs w:val="22"/>
        </w:rPr>
        <w:t>you</w:t>
      </w:r>
      <w:r w:rsidR="00721666">
        <w:rPr>
          <w:rFonts w:eastAsiaTheme="minorHAnsi"/>
          <w:sz w:val="22"/>
          <w:szCs w:val="22"/>
        </w:rPr>
        <w:t>nger Chinook salmon</w:t>
      </w:r>
      <w:r w:rsidR="00B11F9B">
        <w:rPr>
          <w:rFonts w:eastAsiaTheme="minorHAnsi"/>
          <w:sz w:val="22"/>
          <w:szCs w:val="22"/>
        </w:rPr>
        <w:t xml:space="preserve"> </w:t>
      </w:r>
      <w:r w:rsidR="00721666">
        <w:rPr>
          <w:rFonts w:eastAsiaTheme="minorHAnsi"/>
          <w:sz w:val="22"/>
          <w:szCs w:val="22"/>
        </w:rPr>
        <w:t xml:space="preserve">of ages 1- and 2-ocean. </w:t>
      </w:r>
    </w:p>
    <w:p w:rsidR="00B31720" w:rsidRPr="00B31720" w:rsidRDefault="00721666" w:rsidP="00B31720">
      <w:pPr>
        <w:spacing w:after="200" w:line="276" w:lineRule="auto"/>
        <w:jc w:val="left"/>
        <w:rPr>
          <w:rFonts w:eastAsiaTheme="minorHAnsi"/>
          <w:sz w:val="22"/>
          <w:szCs w:val="22"/>
        </w:rPr>
      </w:pPr>
      <w:r>
        <w:rPr>
          <w:rFonts w:eastAsiaTheme="minorHAnsi"/>
          <w:sz w:val="22"/>
          <w:szCs w:val="22"/>
        </w:rPr>
        <w:t>A</w:t>
      </w:r>
      <w:r w:rsidR="00B31720" w:rsidRPr="00B31720">
        <w:rPr>
          <w:rFonts w:eastAsiaTheme="minorHAnsi"/>
          <w:sz w:val="22"/>
          <w:szCs w:val="22"/>
        </w:rPr>
        <w:t>ge 4-ocean chinook salmon from mixed stocks that were landed in the traditional July troll fishery (statistical weeks 27–29) have shown a similar but steeper decline in length compared with coho salmon since 1982</w:t>
      </w:r>
      <w:r w:rsidR="00205B1B">
        <w:rPr>
          <w:rFonts w:eastAsiaTheme="minorHAnsi"/>
          <w:sz w:val="22"/>
          <w:szCs w:val="22"/>
        </w:rPr>
        <w:t>, as indicated by mean-average length of male and female spawners in Ford Arm Creek and the Berners River</w:t>
      </w:r>
      <w:r w:rsidR="00B31720" w:rsidRPr="00B31720">
        <w:rPr>
          <w:rFonts w:eastAsiaTheme="minorHAnsi"/>
          <w:sz w:val="22"/>
          <w:szCs w:val="22"/>
        </w:rPr>
        <w:t xml:space="preserve"> (Figure </w:t>
      </w:r>
      <w:r>
        <w:rPr>
          <w:rFonts w:eastAsiaTheme="minorHAnsi"/>
          <w:sz w:val="22"/>
          <w:szCs w:val="22"/>
        </w:rPr>
        <w:t xml:space="preserve"> </w:t>
      </w:r>
      <w:r w:rsidR="00B31720" w:rsidRPr="00B31720">
        <w:rPr>
          <w:rFonts w:eastAsiaTheme="minorHAnsi"/>
          <w:sz w:val="22"/>
          <w:szCs w:val="22"/>
        </w:rPr>
        <w:t>). There has been a divergence during the recent very warm period beginning in 2014 when coho salmon have rebounded in size (consistent with the coho weight model) while less thermally tolerant Chinook salmon (Abdul-Aziz et al. 2011) have continued to decline in size during this period. Prior to the mid-2000s, declining size was limited primarily to older age 4-ocean fish, but age 3-</w:t>
      </w:r>
      <w:r w:rsidR="00B31720" w:rsidRPr="00B31720">
        <w:rPr>
          <w:rFonts w:eastAsiaTheme="minorHAnsi"/>
          <w:sz w:val="22"/>
          <w:szCs w:val="22"/>
        </w:rPr>
        <w:lastRenderedPageBreak/>
        <w:t>ocean Chinook salmon have also shown steep declines in size sinc</w:t>
      </w:r>
      <w:r>
        <w:rPr>
          <w:rFonts w:eastAsiaTheme="minorHAnsi"/>
          <w:sz w:val="22"/>
          <w:szCs w:val="22"/>
        </w:rPr>
        <w:t>e 2006, particularly after 2010 (Figure  ).</w:t>
      </w:r>
    </w:p>
    <w:p w:rsidR="00B31720" w:rsidRPr="00B31720" w:rsidRDefault="00B31720" w:rsidP="00B31720">
      <w:pPr>
        <w:spacing w:after="200" w:line="276" w:lineRule="auto"/>
        <w:jc w:val="left"/>
        <w:rPr>
          <w:rFonts w:eastAsiaTheme="minorHAnsi"/>
          <w:sz w:val="22"/>
          <w:szCs w:val="22"/>
        </w:rPr>
      </w:pPr>
      <w:r w:rsidRPr="00B31720">
        <w:rPr>
          <w:rFonts w:eastAsiaTheme="minorHAnsi"/>
          <w:sz w:val="22"/>
          <w:szCs w:val="22"/>
        </w:rPr>
        <w:t xml:space="preserve">We suspect that declining size of older </w:t>
      </w:r>
      <w:proofErr w:type="gramStart"/>
      <w:r w:rsidRPr="00B31720">
        <w:rPr>
          <w:rFonts w:eastAsiaTheme="minorHAnsi"/>
          <w:sz w:val="22"/>
          <w:szCs w:val="22"/>
        </w:rPr>
        <w:t>chinook</w:t>
      </w:r>
      <w:proofErr w:type="gramEnd"/>
      <w:r w:rsidRPr="00B31720">
        <w:rPr>
          <w:rFonts w:eastAsiaTheme="minorHAnsi"/>
          <w:sz w:val="22"/>
          <w:szCs w:val="22"/>
        </w:rPr>
        <w:t xml:space="preserve"> salmon has, as in coho salmon, also been closely linked to abundance of offshore squid prey populations and to the same climatic and top-down</w:t>
      </w:r>
      <w:r w:rsidR="00205B1B">
        <w:rPr>
          <w:rFonts w:eastAsiaTheme="minorHAnsi"/>
          <w:sz w:val="22"/>
          <w:szCs w:val="22"/>
        </w:rPr>
        <w:t xml:space="preserve"> controls on those populations.</w:t>
      </w:r>
      <w:r w:rsidR="00954D7A">
        <w:rPr>
          <w:rFonts w:eastAsiaTheme="minorHAnsi"/>
          <w:sz w:val="22"/>
          <w:szCs w:val="22"/>
        </w:rPr>
        <w:t xml:space="preserve"> The stronger biennial pattern in coho salmon likely reflects that species dependence on a single even- or odd-year squid line, while older Chinook salmon likely feed to some extent on both squid lines. The increasing size trend in younger Chinook salmon (Ohlberger et al. 2018) may reflect trends coastal forage fish populations that, in some cases have increased since the early-1980s (e.g. herring in Southeast Alaska ; Hebert 2017)  while the trend coho salmon adult size indicates that a key offshore prey species of Chinook salmon i</w:t>
      </w:r>
      <w:r w:rsidR="00D23E2C">
        <w:rPr>
          <w:rFonts w:eastAsiaTheme="minorHAnsi"/>
          <w:sz w:val="22"/>
          <w:szCs w:val="22"/>
        </w:rPr>
        <w:t>n offshore waters has decreased, a trend that is more likely to affect older Chinook salmon that move beyond the inshore forage fish community utilized by smaller “feeder kings”.</w:t>
      </w:r>
    </w:p>
    <w:p w:rsidR="00B31720" w:rsidRPr="00B31720" w:rsidRDefault="00D723DA" w:rsidP="00B31720">
      <w:r w:rsidRPr="00D723DA">
        <w:rPr>
          <w:noProof/>
        </w:rPr>
        <w:drawing>
          <wp:inline distT="0" distB="0" distL="0" distR="0" wp14:anchorId="3FF4871F" wp14:editId="22F080E3">
            <wp:extent cx="5943600" cy="4398031"/>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4398031"/>
                    </a:xfrm>
                    <a:prstGeom prst="rect">
                      <a:avLst/>
                    </a:prstGeom>
                    <a:noFill/>
                    <a:ln>
                      <a:noFill/>
                    </a:ln>
                  </pic:spPr>
                </pic:pic>
              </a:graphicData>
            </a:graphic>
          </wp:inline>
        </w:drawing>
      </w:r>
    </w:p>
    <w:p w:rsidR="00B31720" w:rsidRPr="00B31720" w:rsidRDefault="00B31720" w:rsidP="00B31720">
      <w:pPr>
        <w:keepLines/>
        <w:tabs>
          <w:tab w:val="right" w:pos="9360"/>
        </w:tabs>
        <w:suppressAutoHyphens/>
        <w:ind w:firstLine="288"/>
        <w:rPr>
          <w:sz w:val="22"/>
          <w:szCs w:val="20"/>
        </w:rPr>
      </w:pPr>
      <w:bookmarkStart w:id="79" w:name="_Toc487183719"/>
      <w:r w:rsidRPr="00B31720">
        <w:rPr>
          <w:sz w:val="22"/>
          <w:szCs w:val="20"/>
        </w:rPr>
        <w:t xml:space="preserve">Figure </w:t>
      </w:r>
      <w:r w:rsidRPr="00B31720">
        <w:rPr>
          <w:sz w:val="22"/>
          <w:szCs w:val="20"/>
        </w:rPr>
        <w:fldChar w:fldCharType="begin"/>
      </w:r>
      <w:r w:rsidRPr="00B31720">
        <w:rPr>
          <w:sz w:val="22"/>
          <w:szCs w:val="20"/>
        </w:rPr>
        <w:instrText xml:space="preserve"> SEQ Figure \* ARABIC </w:instrText>
      </w:r>
      <w:r w:rsidRPr="00B31720">
        <w:rPr>
          <w:sz w:val="22"/>
          <w:szCs w:val="20"/>
        </w:rPr>
        <w:fldChar w:fldCharType="separate"/>
      </w:r>
      <w:r w:rsidR="007C0681">
        <w:rPr>
          <w:noProof/>
          <w:sz w:val="22"/>
          <w:szCs w:val="20"/>
        </w:rPr>
        <w:t>19</w:t>
      </w:r>
      <w:r w:rsidRPr="00B31720">
        <w:rPr>
          <w:noProof/>
          <w:sz w:val="22"/>
          <w:szCs w:val="20"/>
        </w:rPr>
        <w:fldChar w:fldCharType="end"/>
      </w:r>
      <w:r w:rsidRPr="00B31720">
        <w:rPr>
          <w:sz w:val="22"/>
          <w:szCs w:val="20"/>
        </w:rPr>
        <w:t>.–Mean-average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bookmarkEnd w:id="79"/>
    </w:p>
    <w:p w:rsidR="00DC6532" w:rsidRDefault="00DC6532" w:rsidP="00DC6532">
      <w:pPr>
        <w:pStyle w:val="Heading2"/>
      </w:pPr>
      <w:bookmarkStart w:id="80" w:name="_Toc487183659"/>
      <w:r>
        <w:t>Escapement Goal Development</w:t>
      </w:r>
      <w:bookmarkEnd w:id="80"/>
    </w:p>
    <w:p w:rsidR="00F5223D" w:rsidRPr="00F5223D" w:rsidRDefault="00F5223D" w:rsidP="00F5223D">
      <w:bookmarkStart w:id="81" w:name="_Toc487183662"/>
      <w:r w:rsidRPr="00F5223D">
        <w:t xml:space="preserve">Biological escapement goals were established for the 4 long-term indicator stocks in 1994 using Ricker analysis (Clark et al. 1994). Using the same technique, Clark (1995) developed goals for </w:t>
      </w:r>
      <w:r w:rsidRPr="00F5223D">
        <w:lastRenderedPageBreak/>
        <w:t xml:space="preserve">the 5 surveyed roadside streams in the Juneau area, while Clark and Clark (1994) developed escapement goals for 7 streams in the Yakutat area. These goal ranges were designed to maintain wild stocks at high levels of productivity and to maintain yields near maximum. The goals represent a range of escapements that were estimated to produce 90% or more of </w:t>
      </w:r>
      <w:r w:rsidRPr="00F5223D">
        <w:rPr>
          <w:i/>
        </w:rPr>
        <w:t>MSY</w:t>
      </w:r>
      <w:r w:rsidRPr="00F5223D">
        <w:t>.</w:t>
      </w:r>
    </w:p>
    <w:p w:rsidR="00F5223D" w:rsidRPr="00F5223D" w:rsidRDefault="00F5223D" w:rsidP="00F5223D">
      <w:r w:rsidRPr="00F5223D">
        <w:t xml:space="preserve">The more recently, </w:t>
      </w:r>
      <w:r w:rsidRPr="00F5223D">
        <w:rPr>
          <w:i/>
        </w:rPr>
        <w:t>BEG</w:t>
      </w:r>
      <w:r w:rsidRPr="00F5223D">
        <w:t xml:space="preserve">s based on Ricker model analysis were developed for mark-recapture estimates of escapement in the Chilkat River (30,000–70,000 spawners; Ericksen and Fleischman 2006) and transboundary Taku River (70,000–90,000 spawners; Pestal and Johnston 2015). Goals for aggregate peak counts for groups of surveyed streams in the Ketchikan and Sitka areas were developed by Shaul and Tydingco (2006) based on hockey stick model estimates of coho salmon spawner productivity from the literature. </w:t>
      </w:r>
    </w:p>
    <w:p w:rsidR="00F5223D" w:rsidRPr="00F5223D" w:rsidRDefault="00F5223D" w:rsidP="00F5223D">
      <w:r w:rsidRPr="00F5223D">
        <w:rPr>
          <w:noProof/>
        </w:rPr>
        <w:drawing>
          <wp:inline distT="0" distB="0" distL="0" distR="0" wp14:anchorId="109DAA39" wp14:editId="0B98134B">
            <wp:extent cx="2849880" cy="28575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pic:spPr>
                </pic:pic>
              </a:graphicData>
            </a:graphic>
          </wp:inline>
        </w:drawing>
      </w:r>
      <w:r w:rsidRPr="00F5223D">
        <w:rPr>
          <w:noProof/>
        </w:rPr>
        <w:drawing>
          <wp:inline distT="0" distB="0" distL="0" distR="0" wp14:anchorId="6428DBC4" wp14:editId="0E83DEE6">
            <wp:extent cx="2796540" cy="27736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6540" cy="2773680"/>
                    </a:xfrm>
                    <a:prstGeom prst="rect">
                      <a:avLst/>
                    </a:prstGeom>
                    <a:noFill/>
                  </pic:spPr>
                </pic:pic>
              </a:graphicData>
            </a:graphic>
          </wp:inline>
        </w:drawing>
      </w:r>
    </w:p>
    <w:p w:rsidR="00F5223D" w:rsidRPr="00F5223D" w:rsidRDefault="00F5223D" w:rsidP="00F5223D">
      <w:pPr>
        <w:keepLines/>
        <w:tabs>
          <w:tab w:val="right" w:pos="9360"/>
        </w:tabs>
        <w:suppressAutoHyphens/>
        <w:ind w:firstLine="288"/>
        <w:rPr>
          <w:rFonts w:asciiTheme="minorHAnsi" w:eastAsiaTheme="minorHAnsi" w:hAnsiTheme="minorHAnsi" w:cstheme="minorBidi"/>
          <w:noProof/>
          <w:sz w:val="22"/>
          <w:szCs w:val="22"/>
        </w:rPr>
      </w:pPr>
      <w:bookmarkStart w:id="82" w:name="_Toc487183727"/>
      <w:r w:rsidRPr="00F5223D">
        <w:rPr>
          <w:sz w:val="22"/>
          <w:szCs w:val="20"/>
        </w:rPr>
        <w:t xml:space="preserve">Figure </w:t>
      </w:r>
      <w:r w:rsidRPr="00F5223D">
        <w:rPr>
          <w:sz w:val="22"/>
          <w:szCs w:val="20"/>
        </w:rPr>
        <w:fldChar w:fldCharType="begin"/>
      </w:r>
      <w:r w:rsidRPr="00F5223D">
        <w:rPr>
          <w:sz w:val="22"/>
          <w:szCs w:val="20"/>
        </w:rPr>
        <w:instrText xml:space="preserve"> SEQ Figure \* ARABIC </w:instrText>
      </w:r>
      <w:r w:rsidRPr="00F5223D">
        <w:rPr>
          <w:sz w:val="22"/>
          <w:szCs w:val="20"/>
        </w:rPr>
        <w:fldChar w:fldCharType="separate"/>
      </w:r>
      <w:r w:rsidR="007C0681">
        <w:rPr>
          <w:noProof/>
          <w:sz w:val="22"/>
          <w:szCs w:val="20"/>
        </w:rPr>
        <w:t>20</w:t>
      </w:r>
      <w:r w:rsidRPr="00F5223D">
        <w:rPr>
          <w:noProof/>
          <w:sz w:val="22"/>
          <w:szCs w:val="20"/>
        </w:rPr>
        <w:fldChar w:fldCharType="end"/>
      </w:r>
      <w:r w:rsidRPr="00F5223D">
        <w:rPr>
          <w:sz w:val="22"/>
          <w:szCs w:val="20"/>
        </w:rPr>
        <w:t>.–</w:t>
      </w:r>
      <w:bookmarkEnd w:id="82"/>
      <w:r w:rsidRPr="00F5223D">
        <w:rPr>
          <w:sz w:val="22"/>
          <w:szCs w:val="20"/>
        </w:rPr>
        <w:t>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r w:rsidRPr="00F5223D">
        <w:rPr>
          <w:rFonts w:asciiTheme="minorHAnsi" w:eastAsiaTheme="minorHAnsi" w:hAnsiTheme="minorHAnsi" w:cstheme="minorBidi"/>
          <w:sz w:val="22"/>
          <w:szCs w:val="22"/>
        </w:rPr>
        <w:t xml:space="preserve"> </w:t>
      </w:r>
    </w:p>
    <w:p w:rsidR="00F5223D" w:rsidRPr="00F5223D" w:rsidRDefault="00F5223D" w:rsidP="00F5223D">
      <w:r w:rsidRPr="00F5223D">
        <w:t xml:space="preserve">Shaul et al. (2009) used Beverton-Holt analysis to revise the </w:t>
      </w:r>
      <w:r w:rsidRPr="00F5223D">
        <w:rPr>
          <w:i/>
        </w:rPr>
        <w:t>BEG</w:t>
      </w:r>
      <w:r w:rsidRPr="00F5223D">
        <w:t xml:space="preserve"> for Hugh Smith Lake to 500–1,600 spawners. Shaul et al. (2014) reviewed the </w:t>
      </w:r>
      <w:r w:rsidRPr="00F5223D">
        <w:rPr>
          <w:i/>
        </w:rPr>
        <w:t>BEG</w:t>
      </w:r>
      <w:r w:rsidRPr="00F5223D">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 Spawner-recruit analysis for two of the long-term indicator stocks, Hugh Smith Lake and Ford Arm Creek, indicates a positive relationship between brood year escapement and production over the range of observations, with no evidence of the over-compensation feature prominent in the widely employed Ricker spawner-recruit model. </w:t>
      </w:r>
    </w:p>
    <w:p w:rsidR="00F5223D" w:rsidRPr="00F5223D" w:rsidRDefault="00F5223D" w:rsidP="00F5223D">
      <w:r w:rsidRPr="00F5223D">
        <w:t xml:space="preserve">Although these features are reasonably encompassed in the Beverton-Holt Model, Shaul et al. (2013) proposed a modification of the hockey stock (HS) model called the bent hockey stick (BHS) model which also encompasses the positive relationship between spawners and recruits above </w:t>
      </w:r>
      <w:r w:rsidRPr="00F5223D">
        <w:rPr>
          <w:i/>
        </w:rPr>
        <w:t>S</w:t>
      </w:r>
      <w:r w:rsidRPr="00F5223D">
        <w:rPr>
          <w:i/>
          <w:vertAlign w:val="subscript"/>
        </w:rPr>
        <w:t>msy</w:t>
      </w:r>
      <w:r w:rsidRPr="00F5223D">
        <w:t xml:space="preserve"> for these two systems without the assumption of very high intrinsic productivity </w:t>
      </w:r>
      <w:r w:rsidRPr="00F5223D">
        <w:lastRenderedPageBreak/>
        <w:t>inherent in the Beverton-Holt model (</w:t>
      </w:r>
      <w:proofErr w:type="gramStart"/>
      <w:r w:rsidRPr="00F5223D">
        <w:t>Figure  )</w:t>
      </w:r>
      <w:proofErr w:type="gramEnd"/>
      <w:r w:rsidRPr="00F5223D">
        <w:t xml:space="preserve">. Shaul et al. (2013) hypothesized that this positive relationship represents the contribution by marine rearing nomad fry that are surplus to freshwater rearing capacity. A small but relatively constant fraction of these “surplus” fry survive are believed to grow in marine waters. They provide a buffer to population shocks and enable populations to produce yield near </w:t>
      </w:r>
      <w:r w:rsidRPr="00F5223D">
        <w:rPr>
          <w:i/>
        </w:rPr>
        <w:t>MSY</w:t>
      </w:r>
      <w:r w:rsidRPr="00F5223D">
        <w:t xml:space="preserve"> over a broader range including higher spawning escapements.</w:t>
      </w:r>
    </w:p>
    <w:p w:rsidR="00F5223D" w:rsidRPr="00F5223D" w:rsidRDefault="00F5223D" w:rsidP="00F5223D">
      <w:pPr>
        <w:rPr>
          <w:color w:val="000000" w:themeColor="text1"/>
        </w:rPr>
      </w:pPr>
      <w:r w:rsidRPr="00F5223D">
        <w:rPr>
          <w:color w:val="000000" w:themeColor="text1"/>
        </w:rPr>
        <w:t xml:space="preserve">The </w:t>
      </w:r>
      <w:r w:rsidRPr="00F5223D">
        <w:rPr>
          <w:i/>
          <w:color w:val="000000" w:themeColor="text1"/>
        </w:rPr>
        <w:t>BEG</w:t>
      </w:r>
      <w:r w:rsidRPr="00F5223D">
        <w:rPr>
          <w:color w:val="000000" w:themeColor="text1"/>
        </w:rPr>
        <w:t xml:space="preserve"> for the Berners River was recently revised slightly lower (Shaul et al. 2018). The analysis was based on estimated escapements and returns for the 1989–2010 brood years. The analysis was limited to this later period because escapement survey efficiency appeared to have stabilized after 1988 and because a transition from coded-wire tagging of presmolts (with over 10 months of freshwater residence remaining) to tagging of migrating smolts after 1988 resulted in dramatic improvement in the precision of harvest estimates and a clear delineation between freshwater and marine effects. Adult runs to the Berners River have been highly variable, decreasing sharply from a 15-year period of high smolt production coincident with high marine survival during 1990–2004 to a post-2004 period when both smolt abundance and marine survival averaged substantially lower. Brood year production during both periods appeared largely unaffected by variation in escapement.</w:t>
      </w:r>
    </w:p>
    <w:p w:rsidR="00F5223D" w:rsidRPr="00F5223D" w:rsidRDefault="00F5223D" w:rsidP="00F5223D">
      <w:pPr>
        <w:rPr>
          <w:color w:val="000000" w:themeColor="text1"/>
        </w:rPr>
      </w:pPr>
      <w:r w:rsidRPr="00F5223D">
        <w:rPr>
          <w:color w:val="000000" w:themeColor="text1"/>
        </w:rPr>
        <w:t>Marine survival was standardized to a constant rate for all brood years under the assumption that marine survival is independent of spawner abundance, a common assumption for coho salmon but not all species. A hockey stick production model (Bradford et al. 2000) was fit to both freshwater “regimes” including an earlier warm period (1989–1999) and a later cool period (2000–2010), as well as the full series, at constant marine survival rates that simulate varying ocean regimes including low marine survival (bottom quintile: 9.5%), high survival (top quintile: 25.4%), and average survival (16.3%).</w:t>
      </w:r>
    </w:p>
    <w:p w:rsidR="00F5223D" w:rsidRPr="00F5223D" w:rsidRDefault="00F5223D" w:rsidP="00F5223D">
      <w:pPr>
        <w:rPr>
          <w:color w:val="000000" w:themeColor="text1"/>
        </w:rPr>
      </w:pPr>
      <w:r w:rsidRPr="00F5223D">
        <w:rPr>
          <w:color w:val="000000" w:themeColor="text1"/>
        </w:rPr>
        <w:t>Annual estimates of the number of spawners (i.e., nominal escapement) were standardized to a constant average per capita reproductive capacity in order to estimate “effective escapement” for each brood year. Per capita egg biomass was used to represent per capita reproductive potential, and was computed as a function of (a) the proportion of females in the spawning escapement and (b) their average egg biomass (a function of female size). Per capita reproductive potential of spawners has been highly variable and positively correlated with marine survival, leading to greater variation in effective spawning escapement compared with nominal escapement (Shaul and Geiger 2016; Shaul et al. 2018).</w:t>
      </w:r>
    </w:p>
    <w:p w:rsidR="00F5223D" w:rsidRPr="00F5223D" w:rsidRDefault="00F5223D" w:rsidP="00F5223D">
      <w:pPr>
        <w:rPr>
          <w:color w:val="000000" w:themeColor="text1"/>
        </w:rPr>
      </w:pPr>
      <w:r w:rsidRPr="00F5223D">
        <w:rPr>
          <w:color w:val="000000" w:themeColor="text1"/>
        </w:rPr>
        <w:t>Although the intent was to compare only unadjusted nominal estimates of escapement against the biological escapement goal, the recommended lower goal bound was increased by 26% to account for a pattern of lower per capita egg biomass in years when returns (and potential escapements) were low. The recommended upper goal bound is based on analysis for a period of favorable freshwater conditions (1989–1999 brood years) combined with assumed high marine survival (average for the upper quintile) to insure that the biological escapement goal will encompass optimal escapement during a period of favorable conditions. The recommended biological escapement goal for the expanded survey count is 4,500–10,000 spawners. After adjusting for the survey expansion factor, the biological escapement goal for the unexpanded survey count is 3,600–8,100 spawners.</w:t>
      </w:r>
    </w:p>
    <w:p w:rsidR="00F5223D" w:rsidRPr="00F5223D" w:rsidRDefault="00F5223D" w:rsidP="00F5223D">
      <w:pPr>
        <w:rPr>
          <w:color w:val="000000" w:themeColor="text1"/>
        </w:rPr>
      </w:pPr>
      <w:r w:rsidRPr="00F5223D">
        <w:rPr>
          <w:color w:val="000000" w:themeColor="text1"/>
        </w:rPr>
        <w:t>During 1990–2013, the Berners River population followed a very significant odd-year dominant pattern in female size, the ratio of females to males, and per capita egg biomass (PCEB) in age 1-</w:t>
      </w:r>
      <w:r w:rsidRPr="00F5223D">
        <w:rPr>
          <w:color w:val="000000" w:themeColor="text1"/>
        </w:rPr>
        <w:lastRenderedPageBreak/>
        <w:t xml:space="preserve">ocean spawners (Shaul et al. 2018; </w:t>
      </w:r>
      <w:proofErr w:type="gramStart"/>
      <w:r w:rsidRPr="00F5223D">
        <w:rPr>
          <w:color w:val="000000" w:themeColor="text1"/>
        </w:rPr>
        <w:t>Figure )</w:t>
      </w:r>
      <w:proofErr w:type="gramEnd"/>
      <w:r w:rsidRPr="00F5223D">
        <w:rPr>
          <w:color w:val="000000" w:themeColor="text1"/>
        </w:rPr>
        <w:t>. However, this relationship changed for 2014–2016 returns influenced by the warm water “Blob” in the northeast Pacific (Bond et al. 2015) and the 2017 return that experienced an impact on its primary prey populations (odd-year squid) from the two largest North American pink salmon harvests on record, in 2013 and 2015 that were expected to exert maximum influence on coho salmon growth in 2017 (</w:t>
      </w:r>
      <w:proofErr w:type="gramStart"/>
      <w:r w:rsidRPr="00F5223D">
        <w:rPr>
          <w:color w:val="000000" w:themeColor="text1"/>
        </w:rPr>
        <w:t>Figure  ;</w:t>
      </w:r>
      <w:proofErr w:type="gramEnd"/>
      <w:r w:rsidRPr="00F5223D">
        <w:rPr>
          <w:color w:val="000000" w:themeColor="text1"/>
        </w:rPr>
        <w:t xml:space="preserve"> Shaul and Geiger 2016). Female size rebounded in 2014–2016 from historic lows for both odd- and even-year cycle phases in 2011–2013, largely in line with the model forecast based on the PDO index and pink salmon biomass in the Gulf of Alaska (Figure A). </w:t>
      </w:r>
    </w:p>
    <w:p w:rsidR="00F5223D" w:rsidRPr="00F5223D" w:rsidRDefault="00F5223D" w:rsidP="00F5223D">
      <w:pPr>
        <w:rPr>
          <w:color w:val="000000" w:themeColor="text1"/>
        </w:rPr>
      </w:pPr>
      <w:r w:rsidRPr="00F5223D">
        <w:rPr>
          <w:color w:val="000000" w:themeColor="text1"/>
        </w:rPr>
        <w:t xml:space="preserve">However, the ratio of females to males declined substantially after 2013 (Figure B) despite the improvement in growth. We hypothesize that the proportionate decrease in females may have been in part a sex-specific response to increased metabolic stress from elevated ocean temperatures during the “Blob”. However, female size declined yet again in 2017, while the sex ratio reached a record low 0.44 females per male. In, 2017, the combination of small female size, in line with the model forecast, and a record low sex ratio resulted in record low per capita egg biomass among Berners River spawners. Although the warm water Blob had largely abated by early-2017, sea surface temperature maps indicated that anomalously high suface temperatures remained over much of the Gulf of </w:t>
      </w:r>
      <w:proofErr w:type="gramStart"/>
      <w:r w:rsidRPr="00F5223D">
        <w:rPr>
          <w:color w:val="000000" w:themeColor="text1"/>
        </w:rPr>
        <w:t>Alaska, that</w:t>
      </w:r>
      <w:proofErr w:type="gramEnd"/>
      <w:r w:rsidRPr="00F5223D">
        <w:rPr>
          <w:color w:val="000000" w:themeColor="text1"/>
        </w:rPr>
        <w:t xml:space="preserve"> may have added some level of continued metabolic stress to at a time when availability of offshore squid prey impacted by back-to-back record pink salmon returns. </w:t>
      </w:r>
    </w:p>
    <w:p w:rsidR="00F5223D" w:rsidRPr="00F5223D" w:rsidRDefault="00F5223D" w:rsidP="00F5223D">
      <w:pPr>
        <w:rPr>
          <w:color w:val="000000" w:themeColor="text1"/>
        </w:rPr>
      </w:pPr>
      <w:r w:rsidRPr="00F5223D">
        <w:rPr>
          <w:color w:val="000000" w:themeColor="text1"/>
        </w:rPr>
        <w:t xml:space="preserve">The decrease to record low per capita egg biomass occurred as overall marine survival for both sexes continued a pattern of decline from an early-1990s peak, reaching a new low of 4.9% in 2017. Fortunately, the record low marine survival rate experienced by 2016 smolts (returning as adults in 2017) was substantially offset in adult returns by a record 2016 smolt migration, that was positively influenced by record summer-fall rainfall in 2015 (Figure  ) followed by an exceptionally mild winter in 2015–2016. The expanded escapement count of 7,040 spawners was above the mid-point of the </w:t>
      </w:r>
      <w:r w:rsidRPr="00F5223D">
        <w:rPr>
          <w:i/>
          <w:color w:val="000000" w:themeColor="text1"/>
        </w:rPr>
        <w:t>BEG</w:t>
      </w:r>
      <w:r w:rsidRPr="00F5223D">
        <w:rPr>
          <w:color w:val="000000" w:themeColor="text1"/>
        </w:rPr>
        <w:t xml:space="preserve"> (4,500–10,000 spawners) as was the effective spawning escapement estimated at 5,410 spawners (adjusted for low per capita egg biomass; </w:t>
      </w:r>
      <w:proofErr w:type="gramStart"/>
      <w:r w:rsidRPr="00F5223D">
        <w:rPr>
          <w:color w:val="000000" w:themeColor="text1"/>
        </w:rPr>
        <w:t>Figure  )</w:t>
      </w:r>
      <w:proofErr w:type="gramEnd"/>
      <w:r w:rsidRPr="00F5223D">
        <w:rPr>
          <w:color w:val="000000" w:themeColor="text1"/>
        </w:rPr>
        <w:t>.</w:t>
      </w:r>
    </w:p>
    <w:p w:rsidR="00F5223D" w:rsidRPr="00F5223D" w:rsidRDefault="00F5223D" w:rsidP="00F5223D">
      <w:pPr>
        <w:rPr>
          <w:color w:val="000000" w:themeColor="text1"/>
        </w:rPr>
      </w:pPr>
      <w:r w:rsidRPr="00F5223D">
        <w:rPr>
          <w:color w:val="000000" w:themeColor="text1"/>
        </w:rPr>
        <w:t>Adjusting nominal escapement (number of fish) to effective escapement (based on constant per capita reproductive potential) can be useful when there is evidence of growth-related and sex-specific mortality, as in populations like the Berners River coho salmon stock and other coho and chinook salmon populations in the region. The combined effect of adult female size and differential late-ocean mortality in females can increase variation in total effective spawning escapement because lower survival rates tend to produce both a smaller number of returning salmon and surviving spawners. Females returning under these conditions are typically smaller on average (with lower egg biomass) and comprise a smaller proportion of the spawning population compared with males when growth and survival are good.</w:t>
      </w:r>
    </w:p>
    <w:p w:rsidR="00F5223D" w:rsidRPr="00F5223D" w:rsidRDefault="00F5223D" w:rsidP="00F5223D">
      <w:pPr>
        <w:keepLines/>
        <w:tabs>
          <w:tab w:val="right" w:pos="9360"/>
        </w:tabs>
        <w:suppressAutoHyphens/>
        <w:rPr>
          <w:sz w:val="22"/>
          <w:szCs w:val="20"/>
        </w:rPr>
      </w:pPr>
    </w:p>
    <w:p w:rsidR="00F5223D" w:rsidRPr="00F5223D" w:rsidRDefault="00F5223D" w:rsidP="00F5223D">
      <w:pPr>
        <w:keepLines/>
        <w:tabs>
          <w:tab w:val="right" w:pos="9360"/>
        </w:tabs>
        <w:suppressAutoHyphens/>
        <w:ind w:firstLine="288"/>
        <w:rPr>
          <w:sz w:val="22"/>
          <w:szCs w:val="20"/>
        </w:rPr>
      </w:pPr>
      <w:r w:rsidRPr="00F5223D">
        <w:rPr>
          <w:rFonts w:asciiTheme="minorHAnsi" w:eastAsiaTheme="minorHAnsi" w:hAnsiTheme="minorHAnsi" w:cstheme="minorBidi"/>
          <w:noProof/>
          <w:sz w:val="22"/>
          <w:szCs w:val="22"/>
        </w:rPr>
        <w:lastRenderedPageBreak/>
        <w:drawing>
          <wp:inline distT="0" distB="0" distL="0" distR="0" wp14:anchorId="740AD838" wp14:editId="5F15E529">
            <wp:extent cx="5943600" cy="758143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81438"/>
                    </a:xfrm>
                    <a:prstGeom prst="rect">
                      <a:avLst/>
                    </a:prstGeom>
                    <a:noFill/>
                    <a:ln>
                      <a:noFill/>
                    </a:ln>
                  </pic:spPr>
                </pic:pic>
              </a:graphicData>
            </a:graphic>
          </wp:inline>
        </w:drawing>
      </w:r>
    </w:p>
    <w:p w:rsidR="00F5223D" w:rsidRPr="00F5223D" w:rsidRDefault="00F5223D" w:rsidP="00F5223D">
      <w:pPr>
        <w:keepLines/>
        <w:tabs>
          <w:tab w:val="right" w:pos="9360"/>
        </w:tabs>
        <w:suppressAutoHyphens/>
        <w:ind w:firstLine="288"/>
        <w:rPr>
          <w:sz w:val="22"/>
          <w:szCs w:val="20"/>
        </w:rPr>
      </w:pPr>
      <w:r w:rsidRPr="00F5223D">
        <w:rPr>
          <w:sz w:val="22"/>
          <w:szCs w:val="20"/>
        </w:rPr>
        <w:t xml:space="preserve">Figure </w:t>
      </w:r>
      <w:r w:rsidRPr="00F5223D">
        <w:rPr>
          <w:sz w:val="22"/>
          <w:szCs w:val="20"/>
        </w:rPr>
        <w:fldChar w:fldCharType="begin"/>
      </w:r>
      <w:r w:rsidRPr="00F5223D">
        <w:rPr>
          <w:sz w:val="22"/>
          <w:szCs w:val="20"/>
        </w:rPr>
        <w:instrText xml:space="preserve"> SEQ Figure \* ARABIC </w:instrText>
      </w:r>
      <w:r w:rsidRPr="00F5223D">
        <w:rPr>
          <w:sz w:val="22"/>
          <w:szCs w:val="20"/>
        </w:rPr>
        <w:fldChar w:fldCharType="separate"/>
      </w:r>
      <w:r w:rsidR="007C0681">
        <w:rPr>
          <w:noProof/>
          <w:sz w:val="22"/>
          <w:szCs w:val="20"/>
        </w:rPr>
        <w:t>21</w:t>
      </w:r>
      <w:r w:rsidRPr="00F5223D">
        <w:rPr>
          <w:noProof/>
          <w:sz w:val="22"/>
          <w:szCs w:val="20"/>
        </w:rPr>
        <w:fldChar w:fldCharType="end"/>
      </w:r>
      <w:r w:rsidRPr="00F5223D">
        <w:rPr>
          <w:sz w:val="22"/>
          <w:szCs w:val="20"/>
        </w:rPr>
        <w:t>.–Average female spawner length (A), ratio of female spawners to males (B), per capita egg biomass (PCEB) index for spawners (C), and marine survival from smolt to age 1-ocean returning adult for the coho salmon population in the Berners River, 1989–2017.</w:t>
      </w:r>
    </w:p>
    <w:p w:rsidR="00F5223D" w:rsidRPr="00F5223D" w:rsidRDefault="00F5223D" w:rsidP="00F5223D">
      <w:pPr>
        <w:keepLines/>
        <w:tabs>
          <w:tab w:val="right" w:pos="9360"/>
        </w:tabs>
        <w:suppressAutoHyphens/>
        <w:ind w:firstLine="288"/>
        <w:rPr>
          <w:sz w:val="22"/>
          <w:szCs w:val="20"/>
        </w:rPr>
      </w:pPr>
    </w:p>
    <w:p w:rsidR="00F5223D" w:rsidRPr="00F5223D" w:rsidRDefault="00F5223D" w:rsidP="00F5223D">
      <w:pPr>
        <w:keepLines/>
        <w:tabs>
          <w:tab w:val="right" w:pos="9360"/>
        </w:tabs>
        <w:suppressAutoHyphens/>
        <w:rPr>
          <w:rFonts w:asciiTheme="minorHAnsi" w:eastAsiaTheme="minorHAnsi" w:hAnsiTheme="minorHAnsi" w:cstheme="minorBidi"/>
          <w:noProof/>
          <w:sz w:val="22"/>
          <w:szCs w:val="22"/>
        </w:rPr>
      </w:pPr>
      <w:r w:rsidRPr="00F5223D">
        <w:rPr>
          <w:rFonts w:asciiTheme="minorHAnsi" w:eastAsiaTheme="minorHAnsi" w:hAnsiTheme="minorHAnsi" w:cstheme="minorBidi"/>
          <w:noProof/>
          <w:sz w:val="22"/>
          <w:szCs w:val="22"/>
        </w:rPr>
        <w:drawing>
          <wp:inline distT="0" distB="0" distL="0" distR="0" wp14:anchorId="660549A8" wp14:editId="73E7A438">
            <wp:extent cx="5943600" cy="3803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r w:rsidRPr="00F5223D">
        <w:rPr>
          <w:rFonts w:asciiTheme="minorHAnsi" w:eastAsiaTheme="minorHAnsi" w:hAnsiTheme="minorHAnsi" w:cstheme="minorBidi"/>
          <w:sz w:val="22"/>
          <w:szCs w:val="22"/>
        </w:rPr>
        <w:t xml:space="preserve"> </w:t>
      </w:r>
    </w:p>
    <w:p w:rsidR="00F5223D" w:rsidRPr="00F5223D" w:rsidRDefault="00F5223D" w:rsidP="00F5223D">
      <w:pPr>
        <w:keepLines/>
        <w:tabs>
          <w:tab w:val="right" w:pos="9360"/>
        </w:tabs>
        <w:suppressAutoHyphens/>
        <w:ind w:firstLine="288"/>
        <w:rPr>
          <w:sz w:val="22"/>
          <w:szCs w:val="20"/>
        </w:rPr>
      </w:pPr>
      <w:r w:rsidRPr="00F5223D">
        <w:rPr>
          <w:sz w:val="22"/>
          <w:szCs w:val="20"/>
        </w:rPr>
        <w:t>Figure 29.–Nominal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p>
    <w:p w:rsidR="00F5223D" w:rsidRPr="00F5223D" w:rsidRDefault="00F5223D" w:rsidP="00F5223D">
      <w:pPr>
        <w:spacing w:after="200" w:line="276" w:lineRule="auto"/>
        <w:jc w:val="left"/>
      </w:pPr>
      <w:r w:rsidRPr="00F5223D">
        <w:br w:type="page"/>
      </w:r>
    </w:p>
    <w:p w:rsidR="00F5223D" w:rsidRDefault="00F5223D" w:rsidP="00F5223D"/>
    <w:p w:rsidR="00D05B1C" w:rsidRDefault="00D05B1C" w:rsidP="00D05B1C">
      <w:pPr>
        <w:pStyle w:val="Heading1"/>
      </w:pPr>
      <w:r>
        <w:t>DISCUSSION</w:t>
      </w:r>
      <w:bookmarkEnd w:id="81"/>
    </w:p>
    <w:p w:rsidR="00D05B1C" w:rsidRDefault="00D05B1C" w:rsidP="00D05B1C">
      <w:r>
        <w:t>Southeast Alaska coho salmon stocks appear to be in excellent condition as a whole. We found no stocks of concern from a fishery management perspective. Stocks that have BEGs have been within or above target ranges in the vast majority of cases.</w:t>
      </w:r>
    </w:p>
    <w:p w:rsidR="00D05B1C" w:rsidRDefault="00D05B1C" w:rsidP="00D05B1C">
      <w:r>
        <w:t>Shaul et al. (2008) raised concerns about a substantial decline in marine survival during 2005 2007 compared with the 1982–2004 average in most indicator systems. This decline raised the possibility of a change in ocean conditions, possibly a “regime shift”, toward a period of conditions less favorable for salmon survival in Southeast Alaska than have been experienced since the early 1980s. Furthermore, a poorly-understood decline in smolt production resulted in exceptionally low total returns to some systems, including the Berners and Chilkat rivers, where escapements fell below goal in 2007.</w:t>
      </w:r>
    </w:p>
    <w:p w:rsidR="00D05B1C" w:rsidRDefault="00D05B1C" w:rsidP="00D05B1C">
      <w:r>
        <w:t>Average survival of all monitored wild stocks during 2008–2010, however, has shown improvement over the prior 3-year period (2005–2007), with a 40% average relative increase between the periods, with the overall mean-average survival rate across all stocks increasing from 9.5% to 12.8%. The relative increase ranged from 3% for Ford Arm Creek to 111% for Hugh Smith Lake. The recent improvement in average survival provides some assurance that there has not been another fundamental regime shift toward an extended period of poor survival in Southeast Alaska (coincident with higher survival southward along the coast), similar to the period from 1956–1981 (Shaul et al. 2007). However, within Southeast Alaska there has been a recent shift in survival in favor of wild and hatchery stocks in the southern part of the region compared to the north that has persisted for 4 years so far (2007–2010).</w:t>
      </w:r>
    </w:p>
    <w:p w:rsidR="00312D25" w:rsidRDefault="00312D25" w:rsidP="00312D25">
      <w:pPr>
        <w:pStyle w:val="Heading2"/>
      </w:pPr>
      <w:r>
        <w:t>Marine Survival</w:t>
      </w:r>
    </w:p>
    <w:p w:rsidR="00E73FB4" w:rsidRPr="003F1F44" w:rsidRDefault="00E73FB4" w:rsidP="00D05B1C">
      <w:pPr>
        <w:rPr>
          <w:b/>
          <w:color w:val="0070C0"/>
          <w:u w:val="single"/>
        </w:rPr>
      </w:pPr>
      <w:r w:rsidRPr="008D50FB">
        <w:rPr>
          <w:color w:val="0070C0"/>
        </w:rPr>
        <w:t>Marine survival of northern inside stocks has exhibited a long decline from a peak in the 1990s, followed by a sharp drop in the 2016 return year</w:t>
      </w:r>
      <w:r w:rsidR="008D50FB">
        <w:rPr>
          <w:color w:val="0070C0"/>
        </w:rPr>
        <w:t xml:space="preserve"> and a predicted </w:t>
      </w:r>
      <w:r w:rsidRPr="008D50FB">
        <w:rPr>
          <w:color w:val="0070C0"/>
        </w:rPr>
        <w:t xml:space="preserve">low survival </w:t>
      </w:r>
      <w:r w:rsidR="008D50FB">
        <w:rPr>
          <w:color w:val="0070C0"/>
        </w:rPr>
        <w:t xml:space="preserve">again </w:t>
      </w:r>
      <w:r w:rsidRPr="008D50FB">
        <w:rPr>
          <w:color w:val="0070C0"/>
        </w:rPr>
        <w:t xml:space="preserve">in 2017 based on the Auke Creek jack indicator. This trend appears to be largely limited to inside waters, and is particularly concerning in light of more advanced </w:t>
      </w:r>
      <w:r w:rsidR="00312D25" w:rsidRPr="008D50FB">
        <w:rPr>
          <w:color w:val="0070C0"/>
        </w:rPr>
        <w:t xml:space="preserve">and protracted </w:t>
      </w:r>
      <w:r w:rsidRPr="008D50FB">
        <w:rPr>
          <w:color w:val="0070C0"/>
        </w:rPr>
        <w:t>patterns of decline in inland waters to the south in the Salish Sea</w:t>
      </w:r>
      <w:r w:rsidR="00D73A1E" w:rsidRPr="008D50FB">
        <w:rPr>
          <w:color w:val="0070C0"/>
        </w:rPr>
        <w:t>, particularly in the Georgia Strait basin</w:t>
      </w:r>
      <w:r w:rsidRPr="008D50FB">
        <w:rPr>
          <w:color w:val="0070C0"/>
        </w:rPr>
        <w:t xml:space="preserve"> (Beamish</w:t>
      </w:r>
      <w:r w:rsidR="00312D25" w:rsidRPr="008D50FB">
        <w:rPr>
          <w:color w:val="0070C0"/>
        </w:rPr>
        <w:t xml:space="preserve"> et al. 2010; Zimmerman et al. 2015)</w:t>
      </w:r>
      <w:r w:rsidR="00D73A1E" w:rsidRPr="008D50FB">
        <w:rPr>
          <w:color w:val="0070C0"/>
        </w:rPr>
        <w:t>. Inland waters were salmon rear for a period of months before migrating to the open sea can serve as important nursery areas that can result in substantially higher marine survival compared with streams</w:t>
      </w:r>
      <w:r w:rsidR="008D50FB">
        <w:rPr>
          <w:color w:val="0070C0"/>
        </w:rPr>
        <w:t xml:space="preserve"> that drain more</w:t>
      </w:r>
      <w:r w:rsidR="00D73A1E" w:rsidRPr="008D50FB">
        <w:rPr>
          <w:color w:val="0070C0"/>
        </w:rPr>
        <w:t xml:space="preserve"> directly into the</w:t>
      </w:r>
      <w:r w:rsidR="00D22E18" w:rsidRPr="008D50FB">
        <w:rPr>
          <w:color w:val="0070C0"/>
        </w:rPr>
        <w:t xml:space="preserve"> oceanic waters. For example, coho salmon smolts entering inside waters from Auke Creek, Berners River and Taku River in 2004 and 2005 survived to adulthood at a mean-average rate of 13% (range 6–21%) compared with a survival rate estimated at 5% in both years for smolt the entered the Situk-Ahrnklin Lagoon before passing directly over the bar into oceanic waters (Shaul et al. 2010).</w:t>
      </w:r>
      <w:r w:rsidR="00CC72D4" w:rsidRPr="008D50FB">
        <w:rPr>
          <w:color w:val="0070C0"/>
        </w:rPr>
        <w:t xml:space="preserve"> A similar survival </w:t>
      </w:r>
      <w:r w:rsidR="000B15BB" w:rsidRPr="008D50FB">
        <w:rPr>
          <w:color w:val="0070C0"/>
        </w:rPr>
        <w:t xml:space="preserve">advantage </w:t>
      </w:r>
      <w:r w:rsidR="004B4B87" w:rsidRPr="008D50FB">
        <w:rPr>
          <w:color w:val="0070C0"/>
        </w:rPr>
        <w:t>has been</w:t>
      </w:r>
      <w:r w:rsidR="00CC72D4" w:rsidRPr="008D50FB">
        <w:rPr>
          <w:color w:val="0070C0"/>
        </w:rPr>
        <w:t xml:space="preserve"> experienced in most years by coho salmon stocks rearing in Puget Sound </w:t>
      </w:r>
      <w:r w:rsidR="00271392" w:rsidRPr="008D50FB">
        <w:rPr>
          <w:color w:val="0070C0"/>
        </w:rPr>
        <w:t xml:space="preserve">where marine survival averaged 12% </w:t>
      </w:r>
      <w:r w:rsidR="00CC72D4" w:rsidRPr="008D50FB">
        <w:rPr>
          <w:color w:val="0070C0"/>
        </w:rPr>
        <w:t xml:space="preserve">compared with </w:t>
      </w:r>
      <w:r w:rsidR="00271392" w:rsidRPr="008D50FB">
        <w:rPr>
          <w:color w:val="0070C0"/>
        </w:rPr>
        <w:t>4–6% for stocks</w:t>
      </w:r>
      <w:r w:rsidR="00CC72D4" w:rsidRPr="008D50FB">
        <w:rPr>
          <w:color w:val="0070C0"/>
        </w:rPr>
        <w:t xml:space="preserve"> on the Washington Coast (Shaul et al 2007).</w:t>
      </w:r>
      <w:r w:rsidR="003F1F44">
        <w:rPr>
          <w:color w:val="0070C0"/>
        </w:rPr>
        <w:t xml:space="preserve"> </w:t>
      </w:r>
      <w:r w:rsidR="003F1F44">
        <w:rPr>
          <w:b/>
          <w:color w:val="0070C0"/>
          <w:u w:val="single"/>
        </w:rPr>
        <w:t>Deschutes Information</w:t>
      </w:r>
    </w:p>
    <w:p w:rsidR="00271392" w:rsidRDefault="008D50FB" w:rsidP="00D05B1C">
      <w:pPr>
        <w:rPr>
          <w:color w:val="0070C0"/>
        </w:rPr>
      </w:pPr>
      <w:r>
        <w:rPr>
          <w:color w:val="0070C0"/>
        </w:rPr>
        <w:t>However, the benefit of rearing for an extended period in inside waters before entering the main ocean may turn into a disadvantage when cond</w:t>
      </w:r>
      <w:r w:rsidR="00257AF3">
        <w:rPr>
          <w:color w:val="0070C0"/>
        </w:rPr>
        <w:t>itions for survival deteriorate in those same waters.</w:t>
      </w:r>
      <w:r w:rsidR="005707C7">
        <w:rPr>
          <w:color w:val="0070C0"/>
        </w:rPr>
        <w:t xml:space="preserve">  In addition to a the recent dec</w:t>
      </w:r>
      <w:r w:rsidR="001333E3">
        <w:rPr>
          <w:color w:val="0070C0"/>
        </w:rPr>
        <w:t>rease in coho salmon survival</w:t>
      </w:r>
      <w:r w:rsidR="003210C5">
        <w:rPr>
          <w:color w:val="0070C0"/>
        </w:rPr>
        <w:t xml:space="preserve"> (Figure </w:t>
      </w:r>
      <w:r w:rsidR="001333E3">
        <w:rPr>
          <w:color w:val="0070C0"/>
        </w:rPr>
        <w:t>, other</w:t>
      </w:r>
      <w:r w:rsidR="00B455F4">
        <w:rPr>
          <w:color w:val="0070C0"/>
        </w:rPr>
        <w:t xml:space="preserve"> s</w:t>
      </w:r>
      <w:r w:rsidR="008E0552">
        <w:rPr>
          <w:color w:val="0070C0"/>
        </w:rPr>
        <w:t xml:space="preserve">igns of change include a marked increase in odd-year dominance in northern inside pink salmon returns and a decrease in even-year pink returns since 2011 (Gray et al. 2016), </w:t>
      </w:r>
      <w:r w:rsidR="00B455F4">
        <w:rPr>
          <w:color w:val="0070C0"/>
        </w:rPr>
        <w:t xml:space="preserve">a decrease in inside </w:t>
      </w:r>
      <w:r w:rsidR="00B455F4">
        <w:rPr>
          <w:color w:val="0070C0"/>
        </w:rPr>
        <w:lastRenderedPageBreak/>
        <w:t>herring populations (Hebert 2017</w:t>
      </w:r>
      <w:r w:rsidR="008E0552">
        <w:rPr>
          <w:color w:val="0070C0"/>
        </w:rPr>
        <w:t>)</w:t>
      </w:r>
      <w:r w:rsidR="00B455F4">
        <w:rPr>
          <w:color w:val="0070C0"/>
        </w:rPr>
        <w:t>, and very low catches of juvenile pink and chum salmon during trawl surveys conducted in Icy and upper Chatham Straits conducted in June and July 2017 by the Southeast Coastal Ecosystem Monitoring (SECM) project</w:t>
      </w:r>
      <w:r w:rsidR="001333E3">
        <w:rPr>
          <w:color w:val="0070C0"/>
        </w:rPr>
        <w:t xml:space="preserve"> (Jim Murphy, National Marine Fisheries Service, personal communication)</w:t>
      </w:r>
      <w:r w:rsidR="00B455F4">
        <w:rPr>
          <w:color w:val="0070C0"/>
        </w:rPr>
        <w:t>.</w:t>
      </w:r>
      <w:r w:rsidR="001333E3">
        <w:rPr>
          <w:color w:val="0070C0"/>
        </w:rPr>
        <w:t xml:space="preserve"> Several r</w:t>
      </w:r>
      <w:r w:rsidR="0047139D">
        <w:rPr>
          <w:color w:val="0070C0"/>
        </w:rPr>
        <w:t xml:space="preserve">ecent patterns </w:t>
      </w:r>
      <w:r w:rsidR="001333E3">
        <w:rPr>
          <w:color w:val="0070C0"/>
        </w:rPr>
        <w:t>suggest that outer coastal marine waters have been less affected</w:t>
      </w:r>
      <w:r w:rsidR="0047139D">
        <w:rPr>
          <w:color w:val="0070C0"/>
        </w:rPr>
        <w:t xml:space="preserve">, including </w:t>
      </w:r>
      <w:r w:rsidR="001333E3">
        <w:rPr>
          <w:color w:val="0070C0"/>
        </w:rPr>
        <w:t xml:space="preserve">high recent coho salmon catches in the Situk-Ahrnklin setnet fishery during 2013–2016 </w:t>
      </w:r>
      <w:r w:rsidR="0047139D">
        <w:rPr>
          <w:color w:val="0070C0"/>
        </w:rPr>
        <w:t>(Figure 14</w:t>
      </w:r>
      <w:r w:rsidR="001333E3">
        <w:rPr>
          <w:color w:val="0070C0"/>
        </w:rPr>
        <w:t>), a record escapement count in Sitka area streams</w:t>
      </w:r>
      <w:r w:rsidR="0047139D">
        <w:rPr>
          <w:color w:val="0070C0"/>
        </w:rPr>
        <w:t xml:space="preserve"> in 2016</w:t>
      </w:r>
      <w:r w:rsidR="001333E3">
        <w:rPr>
          <w:color w:val="0070C0"/>
        </w:rPr>
        <w:t xml:space="preserve"> (Figure 5), a large contribution to the coho salmon harvest by the Klawock Hatchery (Figure </w:t>
      </w:r>
      <w:r w:rsidR="003210C5">
        <w:rPr>
          <w:color w:val="0070C0"/>
        </w:rPr>
        <w:t xml:space="preserve">  </w:t>
      </w:r>
      <w:r w:rsidR="001333E3">
        <w:rPr>
          <w:color w:val="0070C0"/>
        </w:rPr>
        <w:t>)</w:t>
      </w:r>
      <w:r w:rsidR="005707C7">
        <w:rPr>
          <w:color w:val="0070C0"/>
        </w:rPr>
        <w:t xml:space="preserve"> and </w:t>
      </w:r>
      <w:r w:rsidR="001333E3">
        <w:rPr>
          <w:color w:val="0070C0"/>
        </w:rPr>
        <w:t xml:space="preserve">continued high </w:t>
      </w:r>
      <w:r w:rsidR="005707C7">
        <w:rPr>
          <w:color w:val="0070C0"/>
        </w:rPr>
        <w:t>biomass</w:t>
      </w:r>
      <w:r w:rsidR="00B179F6">
        <w:rPr>
          <w:color w:val="0070C0"/>
        </w:rPr>
        <w:t xml:space="preserve"> in </w:t>
      </w:r>
      <w:r w:rsidR="001333E3">
        <w:rPr>
          <w:color w:val="0070C0"/>
        </w:rPr>
        <w:t>Sitka and Klawock herring populations</w:t>
      </w:r>
      <w:r w:rsidR="0047139D">
        <w:rPr>
          <w:color w:val="0070C0"/>
        </w:rPr>
        <w:t xml:space="preserve"> (Hebert 2017)</w:t>
      </w:r>
      <w:r w:rsidR="005707C7">
        <w:rPr>
          <w:color w:val="0070C0"/>
        </w:rPr>
        <w:t>.</w:t>
      </w:r>
    </w:p>
    <w:p w:rsidR="00F24F96" w:rsidRPr="008D50FB" w:rsidRDefault="00F24F96" w:rsidP="00D05B1C">
      <w:pPr>
        <w:rPr>
          <w:color w:val="0070C0"/>
        </w:rPr>
      </w:pPr>
    </w:p>
    <w:p w:rsidR="00271392" w:rsidRDefault="00271392" w:rsidP="00D05B1C"/>
    <w:p w:rsidR="00D05B1C" w:rsidRDefault="00D05B1C" w:rsidP="00D05B1C">
      <w:r>
        <w:t xml:space="preserve">For the Berners River, a decline in average freshwater production, from 202,000 smolts in 1990–2004 to 115,800 smolts in 2005–2007, was compounded by a decrease in average smolt survival from 17.5% to 9.7% between the periods, reaching a record low of 7.5% in 2007. The combined result was extremely poor total runs of 8,682 adults in 2007 and 9,368 adults in 2009 that were far below the 1990–2004 average of 35,220 fish and barely justified any harvest, given an escapement goal of 4,000–9,200 spawners. Fortunately, freshwater production bottomed at 89,200 smolts for the 2008 return, coinciding with near-average 15.8% survival, and has partially rebounded to 161,100 smolts for the 2010 return and 130,800 smolts for the 2011 return. Marine survival decreased to 9.2% in 2009, but rebounded again to 13.5% in 2010 which, combined with improved freshwater production, resulted in a total 2010 run estimated at 21,680 adults that was the largest return in 6 years (although below the long-term average of 27,600 adults). </w:t>
      </w:r>
    </w:p>
    <w:p w:rsidR="00D05B1C" w:rsidRDefault="00D05B1C" w:rsidP="00D05B1C">
      <w:r>
        <w:t>The apparent improvement in smolt production from the Berners River is encouraging given a very low, below-goal escapement of 3,915 spawners in a primary contributing brood year to the smolt migrations in both 2009 (age 1+) and 2010 (age 2+). Such high freshwater survival from low brood year escapement demonstrates a strong density-dependent, compensatory response frequently observed in coho salmon that lends resilience to population shocks.</w:t>
      </w:r>
    </w:p>
    <w:p w:rsidR="00D05B1C" w:rsidRDefault="00D05B1C" w:rsidP="00D05B1C">
      <w:r>
        <w:t xml:space="preserve">The larger population in the Chilkat River in upper Lynn Canal has tracked closely with the Berners River population for 11 years with a linear regression </w:t>
      </w:r>
      <w:r w:rsidRPr="00974E86">
        <w:rPr>
          <w:i/>
        </w:rPr>
        <w:t>R</w:t>
      </w:r>
      <w:r w:rsidRPr="00974E86">
        <w:rPr>
          <w:vertAlign w:val="superscript"/>
        </w:rPr>
        <w:t>2</w:t>
      </w:r>
      <w:r>
        <w:t xml:space="preserve"> value of 0.88 for the adult returns to the 2 systems. While the period of very poor smolt production in the Berners River does not appear to be explained by dry summer-fall weather, the very similar abundance history between the Berners and Chilkat rivers suggests that the primary factor(s) responsible for the recent decline in adult abundance were not drainage-specific, but operated over a broad area. </w:t>
      </w:r>
    </w:p>
    <w:p w:rsidR="00D05B1C" w:rsidRDefault="00D05B1C" w:rsidP="00D05B1C">
      <w:r>
        <w:t>Escapement goals for Southeast Alaska coho salmon stocks can usually be achieved or exceeded under recent average exploitation pressure, except in cases when poor smolt production coincides with poor marine survival. Preseason and inseason methods have been developed to assess both smolt production and marine survival for some indicator stocks. Precise preseason counts or estimates of smolt production have been available for some systems, including Auke Creek and Chuck Creek, while lower quality preseason estimates are available for most other systems using mark</w:t>
      </w:r>
      <w:r w:rsidR="00D940EA">
        <w:t>–</w:t>
      </w:r>
      <w:r>
        <w:t>recapture methods based on tagging of smolts and recovery sampling of smolts or jacks. The mark</w:t>
      </w:r>
      <w:r w:rsidR="00D940EA">
        <w:t>–</w:t>
      </w:r>
      <w:r>
        <w:t>recapture estimates of smolt abundance are bolstered during the later portion of the fishing season from sampling of adult spawners at weirs and fish wheels.</w:t>
      </w:r>
    </w:p>
    <w:p w:rsidR="00D05B1C" w:rsidRDefault="00D05B1C" w:rsidP="00D05B1C">
      <w:r>
        <w:lastRenderedPageBreak/>
        <w:t xml:space="preserve">Inseason estimates of marine survival are also generated for those stocks for which the cumulative troll fishery harvest of tagged coho salmon, as a proportion of tagged smolts released, is strongly correlated with marine survival. For example, the inseason troll tag recovery rate for the Hugh Smith Lake stock becomes a useful predictor of marine survival by early August (Shaul et al. 2009). Preliminary smolt production estimates combined with inseason survival predictions are very useful for forecasting the adult return and total escapement to several indicator systems well in advance of significant escapement counts. These estimates are used in conjunction with fishery performance measures of aggregate abundance, including </w:t>
      </w:r>
      <w:r w:rsidR="00A46326">
        <w:t>harvest</w:t>
      </w:r>
      <w:r>
        <w:t xml:space="preserve"> and CPUE, to assess returns during the season.</w:t>
      </w:r>
    </w:p>
    <w:p w:rsidR="00D05B1C" w:rsidRDefault="00D05B1C" w:rsidP="00D05B1C">
      <w:r>
        <w:t>Despite the fact that some inside stocks are subjected to a more extensive gauntlet of fisheries, exploitation rates have been relatively evenly distributed over geographic stock groupings. During 2006–2010, substantial but moderate, average exploitation rates ranging from 38–64% (mean-average 52%) were achieved from 6 stocks that have very different migratory characteristics and are exposed to very different, but overlapping, complexes of fisheries. The Chuck Creek and Ford Arm Creek stocks on the outer coast were exploited at the highest average rates of 59% and 64%, respectively, distributed primarily over coho-directed troll and marine sport fisheries and as incidental harvest in purse seine fisheries. Meanwhile, the return to Hugh Smith Lake, a southern inside stock that migrates through a gauntlet of mixed-stock troll, seine, gillnet, and marine sport fisheries in 3 management jurisdictions (state-managed waters, Annette Island Reserve, and northern British Columbia) was exploited at an average rate of 53% (down substantially from an average of 75% in the 1990s). The Berners River, Chilkat River, and Taku River stocks that were harvested by another gauntlet of troll, seine, and marine sport fisheries, followed by intensive gillnet fisheries, were exploited at average rates estimated at 58%, 43%, and 48%, respectively, for the same recent 5-year period. The Auke Creek stock, which is less available to gillnet fisheries, had a markedly lower average exploitation rate of 38% for the period.</w:t>
      </w:r>
    </w:p>
    <w:p w:rsidR="00D05B1C" w:rsidRDefault="00D05B1C" w:rsidP="00D05B1C">
      <w:r>
        <w:t xml:space="preserve">There has been a long-term decrease in exploitation rates on southern inside stocks, represented by Hugh Smith </w:t>
      </w:r>
      <w:proofErr w:type="gramStart"/>
      <w:r>
        <w:t>Lake, that</w:t>
      </w:r>
      <w:proofErr w:type="gramEnd"/>
      <w:r>
        <w:t xml:space="preserve"> may justify liberalization of current management strategy in order to better achieve available yield from southern inside stocks. The decline in the all-gear exploitation rate from an average of 75% in the 1990s to 50% (range 47–54%) during 2008–2010 has approximately doubled escapement from a given total run size, resulting in escapements well over the BEG range in the 3 most recent years. The trend toward a lower all-gear exploitation rate has now continued for the past 12 years, during which it averaged 52%. All fisheries have shown a recent decline in exploitation on the stock, except those in northern B.C., where increased marine sport exploitation appears to have offset a decrease in Canadian troll and net fishery exploitation of the stock. In Southeast Alaska, the average drift gillnet exploitation rate, primarily in the Tree Point fishery, has declined only slightly from 16% in the 1990s to 15% in 2008–2010, while the average purse seine exploitation rate decreased from 10% to 6%. However, the greatest factor was a decrease from 41% to 22% for the Alaska troll fishery. This decline in exploitation is difficult to explain based simply on decreasing troll effort, especially since average troll exploitation rates did not decrease nearly as much for stocks to the north, where they dropped from 55% to 51% for Ford Arm Lake and from 31% to 28% for Auke Creek. </w:t>
      </w:r>
    </w:p>
    <w:p w:rsidR="00D05B1C" w:rsidRDefault="00D05B1C" w:rsidP="00D05B1C">
      <w:r>
        <w:t xml:space="preserve">It appears likely that changing ocean conditions have had some effect on the availability of the Hugh Smith Lake stock to the troll fishery because the sharpest decline (from 27% to 12%) in </w:t>
      </w:r>
      <w:r>
        <w:lastRenderedPageBreak/>
        <w:t xml:space="preserve">the average troll exploitation rate occurred in the same northern Southeast waters where the Ford Arm Creek and Auke Creek stocks area caught. The Southeast Quadrant showed the least decline, from 8% to 6%, while Southwest Quadrant decreased nearly as much as Northern Southeast, from 6% to 3%. However, the Chuck Creek stock, which is harvested primarily in the Southwest Quadrant, has actually shown a slight increase in average troll exploitation rate from 40% in the early to mid-1980s to 44% in 2003–2010. </w:t>
      </w:r>
    </w:p>
    <w:p w:rsidR="00D05B1C" w:rsidRDefault="00D05B1C" w:rsidP="00D05B1C">
      <w:r>
        <w:t>Irrespective of the cause, the result has been that the upper bound of the BEG of 500–1,600 spawners will be exceeded by 15–20% when the run is average (4,000 fish) and the exploitation rate equal to the 10-year average (53%), whereas even at the lowest run size ever observed (1,346 adults), the lower BEG bound will be exceeded by a healthy margin of about 26%.</w:t>
      </w:r>
    </w:p>
    <w:p w:rsidR="00D05B1C" w:rsidRPr="00FE486C" w:rsidRDefault="00D05B1C" w:rsidP="00D05B1C">
      <w:pPr>
        <w:rPr>
          <w:color w:val="00B0F0"/>
        </w:rPr>
      </w:pPr>
      <w:r w:rsidRPr="00FE486C">
        <w:rPr>
          <w:color w:val="00B0F0"/>
        </w:rPr>
        <w:t>The analysis of length and weight data suggests that spatial variability in growth conditions has substantially increased across the range inhabited by Southeast Alaska coho salmon in the North Pacific Ocean. Furthermore, the data support the hypothesis that most of the decline can be attributed to a change in the quantity and/or quality of forage in outer coastal waters along the Southeast Alaska coast. Earlier support for that hypothesis came from a change in the temporal pattern of average weekly troll dressed weight over the past 3 decades, combined with anecdotal observations among fishery participants and samplers of the late-season appearance of larger fish that had apparently experienced more favorable growth rates than those that had been caught by trollers in the midpart of the season. The decline in size is most marked in the Ford Arm Creek stock, which is a less migratory “milling” stock available in high abundance at the July 1 opening of the summer troll fishery and exploited by trollers at a high historical average rate of 53%, compared with 30% and 35%, respectively, for the more migratory Auke Creek and Hugh Smith Lake stocks. This provides further evidence that the decline in growth has occurred primarily in local outer coastal waters rather than high seas feeding areas.</w:t>
      </w:r>
    </w:p>
    <w:p w:rsidR="00D05B1C" w:rsidRPr="00FE486C" w:rsidRDefault="00D05B1C" w:rsidP="00D05B1C">
      <w:pPr>
        <w:rPr>
          <w:color w:val="00B0F0"/>
        </w:rPr>
      </w:pPr>
      <w:r w:rsidRPr="00FE486C">
        <w:rPr>
          <w:color w:val="00B0F0"/>
        </w:rPr>
        <w:t xml:space="preserve">Interestingly, an increase of about 9% in the mean-average size of pink salmon between 1982–1996 and 1997–2010 indicates a concurrent improvement in forage conditions for that species. The trend in size of pink salmon bottomed in the early 1990s, with a record low of annual average weight 1.23 kg in 1991, before rebounding and reaching 1.92 kg in 2010, the largest observed weight since 1981. The timing of these changes suggests a likely shift in the marine food web away from prey species favored by coho salmon toward those favored by pink salmon. The timing of the changes over a period of years, beginning in the early-1990s, points to the most recent recognized ocean “regime shift” in 1989 (Hare and Mantua 2000) as a possible catalyst for the opposing trends in growth of pink and coho salmon. </w:t>
      </w:r>
    </w:p>
    <w:p w:rsidR="00D05B1C" w:rsidRPr="00FE486C" w:rsidRDefault="00D05B1C" w:rsidP="00D05B1C">
      <w:pPr>
        <w:rPr>
          <w:color w:val="00B0F0"/>
        </w:rPr>
      </w:pPr>
      <w:r w:rsidRPr="00FE486C">
        <w:rPr>
          <w:color w:val="00B0F0"/>
        </w:rPr>
        <w:t>In recent discussions, several board members of the Alaska Trollers Association (ATA) indicated verbally to us that they have noticed a large amount of krill in the ocean in recent years and a decrease in fish in the stomachs of troll-caught coho salmon. A substantial amount of diet information from salmon landed in the troll fishery was collected annually during 1976–1991 through a logbook program sponsored by ATA, in partnership with ADF&amp;G, NMFS, Sea Grant, and University of Alaska (Wing 1985). That data provides a potentially valuable baseline for comparable future data collection that could help identify and quantify changes in the forage community available to adult salmon in the waters of Southeast Alaska.</w:t>
      </w:r>
    </w:p>
    <w:p w:rsidR="00D05B1C" w:rsidRPr="00FE486C" w:rsidRDefault="00D05B1C" w:rsidP="00D05B1C">
      <w:pPr>
        <w:rPr>
          <w:color w:val="00B0F0"/>
        </w:rPr>
      </w:pPr>
      <w:r w:rsidRPr="00FE486C">
        <w:rPr>
          <w:color w:val="00B0F0"/>
        </w:rPr>
        <w:t xml:space="preserve">It is not surprising that adult female coho salmon have averaged 1.6–5.3% (mean-average 3.9%) larger, while showing substantially less variation in MEF length, indicating less flexibility in size at return, because larger females may have a substantial reproductive advantage in fecundity and </w:t>
      </w:r>
      <w:r w:rsidRPr="00FE486C">
        <w:rPr>
          <w:color w:val="00B0F0"/>
        </w:rPr>
        <w:lastRenderedPageBreak/>
        <w:t>the ability to dig nests (van den Berghe and Gross 1984 and 1989). However, female size may also be influenced by conditions in spawning areas including stream flow, depth, and substrate. The fact that Berners River females averaged significantly longer than Auke Creek females in all years (p&lt;0.001), by an average of 32 mm in 1982–2010 (excluding 1984), may reflect adaptation based on availability of larger stream spawning habitat in the upper Berners River proper compared with the Auke Creek system, where the small inlet streams where spawning occurs are shallow and have comparatively little average flow.</w:t>
      </w:r>
    </w:p>
    <w:p w:rsidR="00D05B1C" w:rsidRPr="00FE486C" w:rsidRDefault="00D05B1C" w:rsidP="00D05B1C">
      <w:pPr>
        <w:rPr>
          <w:color w:val="00B0F0"/>
        </w:rPr>
      </w:pPr>
      <w:r w:rsidRPr="00FE486C">
        <w:rPr>
          <w:color w:val="00B0F0"/>
        </w:rPr>
        <w:t xml:space="preserve">Adult males and females were most similar in both average MEF length and variability in length in Auke Creek, but were most different in both features in the nearby Berners River. Gross (1985) has shown that competition among male coho salmon may result in disruptive selection favoring larger body size for fighting and smaller size for sneaker or satellite roles. A potential explanation for the substantially greater difference in average size between males and females and greater variation in size of males in the Berners River population within and across years is that, with little competition from 0-ocean jacks, small 1-ocean adult males have more opportunity to successfully occupy subdominant roles during spawning. Greater reproductive flexibility in the absence of jacks allows Berners River adult males to remain competitive as spawners at a variety of sizes and may promote greater flexibility in marine growth rates. </w:t>
      </w:r>
    </w:p>
    <w:p w:rsidR="00D05B1C" w:rsidRPr="00FE486C" w:rsidRDefault="00D05B1C" w:rsidP="00D05B1C">
      <w:pPr>
        <w:rPr>
          <w:color w:val="00B0F0"/>
        </w:rPr>
      </w:pPr>
      <w:r w:rsidRPr="00FE486C">
        <w:rPr>
          <w:color w:val="00B0F0"/>
        </w:rPr>
        <w:t xml:space="preserve">There is no compelling evidence that the decrease in average size of coho salmon since the early 1980s resulted primarily from either intra-species competition or inter-species competition with pink salmon. Furthermore, although evidence around the decline in growth points primarily to waters immediately off the Southeast Alaska coastline, any effect on growth from interaction with pink salmon appears more likely in offshore waters of the North Pacific. Although we found Southeast Alaska pink salmon abundance (as indicated by commercial </w:t>
      </w:r>
      <w:r w:rsidR="00A46326" w:rsidRPr="00FE486C">
        <w:rPr>
          <w:color w:val="00B0F0"/>
        </w:rPr>
        <w:t>harvest</w:t>
      </w:r>
      <w:r w:rsidRPr="00FE486C">
        <w:rPr>
          <w:color w:val="00B0F0"/>
        </w:rPr>
        <w:t>) to be unrelated or at best, poorly correlated with measures of adult coho salmon size, we did find nearly all indicators of adult coho salmon size to be significantly larger in even years than in odd years since the early 1980s. One possible explanation is that coho salmon returning to Southeast Alaska interact more intensively on the high seas with pink salmon stocks from other areas, with stronger odd-year dominance, such as those from southern British Columbia and Washington, or are in some way responding to the pattern of greater overall pink salmon abundance in the northeast Pacific in odd years However, this seems unlikely because southern pink salmon populations that are most strongly odd-year dominant are of substantially lesser average abundance compared with Alaskan stocks (Ruggerone et al. 2010) and show substantial overlap in high-seas feeding areas (Myers et al. 1996). Another possible factor is that coho salmon returning to Southeast Alaska in even years may have greater access to juvenile pink salmon prey from more southern cyclic-dominant systems, because pink salmon entering the northeast Pacific appear to follow the coast for long distances to the northwest (Takagi et al. 1981; Hartt and Dell 1986). Adult coho salmon have been found to be the dominant salmonid predator on juvenile pink salmon during the summer in northern Southeast Alaska, based on data from trawl surveys (Joe Orsi, NMFS, personal communication). It is interesting to note that while Southeast Alaska pink salmon display a negative relationship between size and abundance since the early 1980s, there is no significant difference in average weight between even and odd years as in coho salmon.</w:t>
      </w:r>
    </w:p>
    <w:p w:rsidR="00D05B1C" w:rsidRDefault="00D05B1C" w:rsidP="00D05B1C">
      <w:r>
        <w:t xml:space="preserve">Substantial inter-system variability in returns of specific coho salmon stocks (Shaul et al. 2009), combined with the broad distribution of production across many streams, present challenges to management for </w:t>
      </w:r>
      <w:r w:rsidR="000403F8" w:rsidRPr="000403F8">
        <w:rPr>
          <w:i/>
        </w:rPr>
        <w:t>MSY</w:t>
      </w:r>
      <w:r>
        <w:t xml:space="preserve">. However, the disadvantage to fishery management resulting from </w:t>
      </w:r>
      <w:r>
        <w:lastRenderedPageBreak/>
        <w:t xml:space="preserve">variability among individual populations is offset, to some extent, by population characteristics of the species that provide resilience and flexibility under mixed-stock management in which fishing effort and patterns tend to be stable. Most coho salmon stocks appear to perform well under a broad range of escapements and have high intrinsic productivity that provides resilience and quick recovery from low escapement events (as recently evidenced in the Berners River 2007 brood year). </w:t>
      </w:r>
    </w:p>
    <w:p w:rsidR="00D05B1C" w:rsidRDefault="00D05B1C" w:rsidP="00D05B1C">
      <w:r>
        <w:t xml:space="preserve">To the extent that higher brood year escapements above </w:t>
      </w:r>
      <w:r w:rsidR="000403F8" w:rsidRPr="000403F8">
        <w:rPr>
          <w:i/>
        </w:rPr>
        <w:t>MSY</w:t>
      </w:r>
      <w:r>
        <w:t xml:space="preserve"> may produce larger average returns (Figure 32), the fisheries may be slightly more economically efficient (i.e., achieve the same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 in Southeast Alaska. </w:t>
      </w:r>
    </w:p>
    <w:p w:rsidR="00D05B1C" w:rsidRDefault="00D05B1C" w:rsidP="00D05B1C">
      <w:r>
        <w:t>A critical contributing factor to high management effectiveness under conservative exploitation is the estimated response characteristic of the stocks at escapements above E</w:t>
      </w:r>
      <w:r w:rsidR="000403F8" w:rsidRPr="000403F8">
        <w:rPr>
          <w:i/>
        </w:rPr>
        <w:t>MSY</w:t>
      </w:r>
      <w:r>
        <w:t xml:space="preserve">. An apparent overall positive relationship between spawners and returns results in a broad range of escapements across which predicted yield remains within 10% of </w:t>
      </w:r>
      <w:r w:rsidR="000403F8" w:rsidRPr="000403F8">
        <w:rPr>
          <w:i/>
        </w:rPr>
        <w:t>MSY</w:t>
      </w:r>
      <w:r>
        <w:t xml:space="preserve">. For both the Hugh Smith Lake and Ford Arm Creek stocks, the estimated yield penalty for allowing escapement to vary and average 42–50% over </w:t>
      </w:r>
      <w:proofErr w:type="gramStart"/>
      <w:r>
        <w:t>E</w:t>
      </w:r>
      <w:r w:rsidR="000403F8" w:rsidRPr="000403F8">
        <w:rPr>
          <w:i/>
        </w:rPr>
        <w:t>MSY</w:t>
      </w:r>
      <w:r>
        <w:t>,</w:t>
      </w:r>
      <w:proofErr w:type="gramEnd"/>
      <w:r>
        <w:t xml:space="preserve"> has been less than 10% as indicated by the Beverton-Holt model. The larger average run size partially offsets the yield penalty for exploiting at a below-optimum rate, while providing a potential population buffer for the next generation in the event of poor marine survival. Finally, managing at higher average abundance combined with a lower-than-optimal exploitation rate has the added benefit of improving economic efficiency in harvesting fish. An increase in abundance drives up CPUE, thereby lowering the amount of fishing effort required to achieve a constant level of </w:t>
      </w:r>
      <w:r w:rsidR="00A46326">
        <w:t>harvest</w:t>
      </w:r>
      <w:r>
        <w:t>.</w:t>
      </w:r>
    </w:p>
    <w:p w:rsidR="00D05B1C" w:rsidRDefault="00D05B1C" w:rsidP="00D05B1C">
      <w:r>
        <w:t xml:space="preserve">One reason recent management has been effective in achieving a large fraction of potential yield lies in the fact that the stocks have been exploited under relatively consistent, substantial rates (averaging 64% for Hugh Smith Lake and 60% for Ford Arm Creek) that, while somewhat conservative, have been generally well-matched to the productivity of the stocks. For comparison, the optimum equilibrium exploitation rate at </w:t>
      </w:r>
      <w:r w:rsidR="000403F8" w:rsidRPr="000403F8">
        <w:rPr>
          <w:i/>
        </w:rPr>
        <w:t>MSY</w:t>
      </w:r>
      <w:r>
        <w:t>, estimated using the Beverton-Holt model, is 76% for the Hugh Smith Lake stock and 72% for the Ford Arm Creek stock (Shaul et al. 2009 and in prep). Estimates based on the SHS model place it at 82% for both stocks.</w:t>
      </w:r>
    </w:p>
    <w:p w:rsidR="00D05B1C" w:rsidRDefault="00D05B1C" w:rsidP="00D05B1C">
      <w:r>
        <w:t>Although we identified no stocks of concern from a fishery management perspective, the Joint Northern Boundary Technical Committee (2002) described land-use practices in the region that 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condition. However, the process of isostatic rebound from a period of extensive glaciations is likely affecting some wetland habitat, particularly near Yakutat (Shaul et al. 2010).</w:t>
      </w:r>
    </w:p>
    <w:p w:rsidR="00D05B1C" w:rsidRDefault="00D05B1C" w:rsidP="00D05B1C">
      <w:r>
        <w:t xml:space="preserve">Coho salmon growth and smolt production is also strongly affected by nutrient subsidies provided to streams by spawning salmon, in particular pink salmon. The beneficial effect to coho </w:t>
      </w:r>
      <w:r>
        <w:lastRenderedPageBreak/>
        <w:t>salmon production of an incremental increase in marine-derived nutrients is particularly important at lower salmon densities, but appears to approach a saturation density at roughly 1 pink salmon or more per m2 of habitat (Wipfli et al. 2003; Shaul et al. in prep).</w:t>
      </w:r>
    </w:p>
    <w:p w:rsidR="00D05B1C" w:rsidRDefault="00D05B1C" w:rsidP="00D05B1C">
      <w:r>
        <w:t>We have introduced a new spawner-recruit model that is consistent with our developing understanding of coho salmon life history in Southeast Alaska. The SHS model combines the well-documented territorial freshwater life history strategy of the species with emerging information on the presumed non-compensatory life-history strategy of nomads rearing in estuaries and the ocean as fry and presmolts. The SHS model tends to point to a broader BEG range compared with the hockey stick model and its variations, including LHS (Barrowman and Myers 2000), although not as broad as indicated by the Beverton-Holt model. Although the Beverton-Holt model also fits our data sets for 2 stocks nearly as well, we find the SHS model to be intuitively more compelling. Like the LHS model, the SHS model also assumes a more conservative linear response at very low escapement levels in the area of the spawner-recruit relationship where the Beverton-Holt and Ricker models often overestimate return-per-spawner (Myers et al. 1994; Barrowman and Myers 2000).</w:t>
      </w:r>
    </w:p>
    <w:p w:rsidR="00D05B1C" w:rsidRDefault="00D05B1C" w:rsidP="00D05B1C">
      <w:r>
        <w:t xml:space="preserve">The Ricker model, the most commonly applied spawner-recruit model, provided the poorest statistical fit of all models tested for both the Hugh Smith Lake and Ford Arm Creek populations (Shaul et al. 2009; Shaul et al. in prep). Although we find it to be the model least consistent with coho salmon life history, the Ricker model may actually represent a safer option for more problematic data sets subject to substantial statistical and process error, because it tends to produce conservatively high </w:t>
      </w:r>
      <w:r w:rsidRPr="00226BE4">
        <w:rPr>
          <w:i/>
        </w:rPr>
        <w:t>E</w:t>
      </w:r>
      <w:r w:rsidR="000403F8" w:rsidRPr="00226BE4">
        <w:rPr>
          <w:i/>
          <w:vertAlign w:val="subscript"/>
        </w:rPr>
        <w:t>MSY</w:t>
      </w:r>
      <w:r>
        <w:t xml:space="preserve"> estimates that are less sensitive to the shape of the distribution of paired spawner and recruit estimates. Point estimates of </w:t>
      </w:r>
      <w:r w:rsidR="00226BE4" w:rsidRPr="00226BE4">
        <w:rPr>
          <w:i/>
        </w:rPr>
        <w:t>E</w:t>
      </w:r>
      <w:r w:rsidR="00226BE4" w:rsidRPr="00226BE4">
        <w:rPr>
          <w:i/>
          <w:vertAlign w:val="subscript"/>
        </w:rPr>
        <w:t>MSY</w:t>
      </w:r>
      <w:r w:rsidR="00226BE4">
        <w:t xml:space="preserve"> </w:t>
      </w:r>
      <w:r>
        <w:t>based on the Ricker model were substantially higher for both the Hugh Smith Lake and Ford Arm Creek stocks compared with all the other models tested (Shaul et al. 2009; Shaul et al. in prep).</w:t>
      </w:r>
    </w:p>
    <w:p w:rsidR="004C5547" w:rsidRDefault="004C5547">
      <w:pPr>
        <w:spacing w:after="0"/>
        <w:jc w:val="left"/>
      </w:pPr>
      <w:r>
        <w:br w:type="page"/>
      </w:r>
    </w:p>
    <w:p w:rsidR="004C5547" w:rsidRDefault="004C5547" w:rsidP="004C5547">
      <w:pPr>
        <w:pStyle w:val="Heading1"/>
      </w:pPr>
      <w:bookmarkStart w:id="83" w:name="_Toc487183663"/>
      <w:r>
        <w:lastRenderedPageBreak/>
        <w:t>REFERENCES CITED</w:t>
      </w:r>
      <w:bookmarkEnd w:id="83"/>
    </w:p>
    <w:p w:rsidR="007C28B7" w:rsidRDefault="007C28B7" w:rsidP="00D463DD">
      <w:pPr>
        <w:pStyle w:val="ref-Cited"/>
      </w:pPr>
      <w:proofErr w:type="gramStart"/>
      <w:r w:rsidRPr="007C28B7">
        <w:t>Abdul-Aziz, O. I.</w:t>
      </w:r>
      <w:r>
        <w:t>, N. J. Mantua, and K. W. Myers.</w:t>
      </w:r>
      <w:proofErr w:type="gramEnd"/>
      <w:r>
        <w:t xml:space="preserve"> </w:t>
      </w:r>
      <w:r w:rsidRPr="007C28B7">
        <w:t>2011. Potential climate change impacts on thermal habitats of Pacific salmon (</w:t>
      </w:r>
      <w:r w:rsidRPr="007C28B7">
        <w:rPr>
          <w:i/>
        </w:rPr>
        <w:t>Oncorhynchus</w:t>
      </w:r>
      <w:r w:rsidRPr="007C28B7">
        <w:t xml:space="preserve"> spp.) in the North Pacific Ocean and adjacent seas. Canadian Journal of Fisheries and Aquatic Sciences 68:1660–1680.</w:t>
      </w:r>
    </w:p>
    <w:p w:rsidR="00D463DD" w:rsidRDefault="00D463DD" w:rsidP="00D463DD">
      <w:pPr>
        <w:pStyle w:val="ref-Cited"/>
      </w:pPr>
      <w:proofErr w:type="gramStart"/>
      <w:r>
        <w:t>Amoroso, R.</w:t>
      </w:r>
      <w:r w:rsidR="00721861">
        <w:t xml:space="preserve"> </w:t>
      </w:r>
      <w:r>
        <w:t>O., M.</w:t>
      </w:r>
      <w:r w:rsidR="00721861">
        <w:t xml:space="preserve"> </w:t>
      </w:r>
      <w:r>
        <w:t>D. Tillotson and R. Hilborn.</w:t>
      </w:r>
      <w:proofErr w:type="gramEnd"/>
      <w:r>
        <w:t xml:space="preserve">  2017.  Measuring the net biological impact of fisheries enhancement: pink salmon hatcheries can increase yield, but with apparent costs to wild populations. </w:t>
      </w:r>
      <w:proofErr w:type="gramStart"/>
      <w:r w:rsidRPr="00D463DD">
        <w:t>Can. J. Fish.</w:t>
      </w:r>
      <w:proofErr w:type="gramEnd"/>
      <w:r w:rsidRPr="00D463DD">
        <w:t xml:space="preserve"> </w:t>
      </w:r>
      <w:proofErr w:type="gramStart"/>
      <w:r w:rsidRPr="00D463DD">
        <w:t>Aquat.</w:t>
      </w:r>
      <w:proofErr w:type="gramEnd"/>
      <w:r w:rsidRPr="00D463DD">
        <w:t xml:space="preserve"> Sci. 00: 1–10 (0000) dx.doi.org/10.1139/cjfas-2016-0334</w:t>
      </w:r>
      <w:r>
        <w:t>.</w:t>
      </w:r>
    </w:p>
    <w:p w:rsidR="004C5547" w:rsidRDefault="004C5547" w:rsidP="004C5547">
      <w:pPr>
        <w:pStyle w:val="ref-Cited"/>
      </w:pPr>
      <w:proofErr w:type="gramStart"/>
      <w:r>
        <w:t>Barrowman, N. J., and R. A. Myers.</w:t>
      </w:r>
      <w:proofErr w:type="gramEnd"/>
      <w:r>
        <w:t xml:space="preserve">  2000.  Still more spawner-recruit curves: the hockey stick and its generalizations.  Canadian Journal of Fisheries and Aquatic Science 57:665–676.</w:t>
      </w:r>
    </w:p>
    <w:p w:rsidR="004C5547" w:rsidRDefault="00721861" w:rsidP="004C5547">
      <w:pPr>
        <w:pStyle w:val="ref-Cited"/>
      </w:pPr>
      <w:proofErr w:type="gramStart"/>
      <w:r>
        <w:t xml:space="preserve">Barrowman, N. </w:t>
      </w:r>
      <w:r w:rsidR="004C5547">
        <w:t>J., R. A. Myers, R. Hilborn, D. G. Kehler, and C. A. Field.</w:t>
      </w:r>
      <w:proofErr w:type="gramEnd"/>
      <w:r w:rsidR="004C5547">
        <w:t xml:space="preserve">  2003.  The variability among populations of coho salmon in the maximum reproductive rate and depensation.  Ecological Applications 13 (3):784–793.</w:t>
      </w:r>
    </w:p>
    <w:p w:rsidR="009A5673" w:rsidRPr="00312D25" w:rsidRDefault="009A5673" w:rsidP="00312D25">
      <w:pPr>
        <w:pStyle w:val="ref-Cited"/>
        <w:rPr>
          <w:b/>
          <w:i/>
        </w:rPr>
      </w:pPr>
      <w:proofErr w:type="gramStart"/>
      <w:r w:rsidRPr="00312D25">
        <w:rPr>
          <w:b/>
          <w:i/>
        </w:rPr>
        <w:t>Beacham</w:t>
      </w:r>
      <w:r w:rsidR="00312D25" w:rsidRPr="00312D25">
        <w:rPr>
          <w:b/>
          <w:i/>
        </w:rPr>
        <w:t>, T. D., C. M. Neville, S. Tucker and M. Trudel.</w:t>
      </w:r>
      <w:proofErr w:type="gramEnd"/>
      <w:r w:rsidR="00312D25" w:rsidRPr="00312D25">
        <w:rPr>
          <w:b/>
          <w:i/>
        </w:rPr>
        <w:t xml:space="preserve">  2017.  </w:t>
      </w:r>
      <w:r w:rsidRPr="00312D25">
        <w:rPr>
          <w:b/>
          <w:i/>
        </w:rPr>
        <w:t>Is</w:t>
      </w:r>
      <w:r w:rsidR="00312D25" w:rsidRPr="00312D25">
        <w:rPr>
          <w:b/>
          <w:i/>
        </w:rPr>
        <w:t xml:space="preserve"> there evidence for b</w:t>
      </w:r>
      <w:r w:rsidRPr="00312D25">
        <w:rPr>
          <w:b/>
          <w:i/>
        </w:rPr>
        <w:t xml:space="preserve">iologically </w:t>
      </w:r>
      <w:r w:rsidR="00312D25" w:rsidRPr="00312D25">
        <w:rPr>
          <w:b/>
          <w:i/>
        </w:rPr>
        <w:t>significant size-selective m</w:t>
      </w:r>
      <w:r w:rsidRPr="00312D25">
        <w:rPr>
          <w:b/>
          <w:i/>
        </w:rPr>
        <w:t xml:space="preserve">ortality </w:t>
      </w:r>
      <w:r w:rsidR="00312D25" w:rsidRPr="00312D25">
        <w:rPr>
          <w:b/>
          <w:i/>
        </w:rPr>
        <w:t xml:space="preserve">of coho salmon during the first winter of marine residence? </w:t>
      </w:r>
      <w:r w:rsidRPr="00312D25">
        <w:rPr>
          <w:b/>
          <w:i/>
        </w:rPr>
        <w:t xml:space="preserve">Transactions of </w:t>
      </w:r>
      <w:r w:rsidR="00312D25" w:rsidRPr="00312D25">
        <w:rPr>
          <w:b/>
          <w:i/>
        </w:rPr>
        <w:t xml:space="preserve">the American Fisheries Society </w:t>
      </w:r>
      <w:r w:rsidRPr="00312D25">
        <w:rPr>
          <w:b/>
          <w:i/>
        </w:rPr>
        <w:t>146</w:t>
      </w:r>
      <w:r w:rsidR="00312D25" w:rsidRPr="00312D25">
        <w:rPr>
          <w:b/>
          <w:i/>
        </w:rPr>
        <w:t xml:space="preserve"> (3):395–407.</w:t>
      </w:r>
    </w:p>
    <w:p w:rsidR="00E73FB4" w:rsidRDefault="004C5547" w:rsidP="004C5547">
      <w:pPr>
        <w:pStyle w:val="ref-Cited"/>
      </w:pPr>
      <w:proofErr w:type="gramStart"/>
      <w:r>
        <w:t>Beamish, R. J., B. L. Thomson, and G. A. McFarlane.</w:t>
      </w:r>
      <w:proofErr w:type="gramEnd"/>
      <w:r>
        <w:t xml:space="preserve">  1992.  Spiny dogfish predation on chinook and coho salmon and the potential effects on hatchery-produced salmon.  Transactions of the American Fisheries Society 121:444–455.</w:t>
      </w:r>
    </w:p>
    <w:p w:rsidR="009A5673" w:rsidRPr="008A18C3" w:rsidRDefault="009A5673" w:rsidP="009A5673">
      <w:pPr>
        <w:pStyle w:val="ref-Cited"/>
      </w:pPr>
      <w:proofErr w:type="gramStart"/>
      <w:r w:rsidRPr="008A18C3">
        <w:t>Beamish, R. J., C. Mahnken, and C. M. Neville.</w:t>
      </w:r>
      <w:proofErr w:type="gramEnd"/>
      <w:r w:rsidRPr="008A18C3">
        <w:t xml:space="preserve">  2004.  Evidence that reduced early marine growth is associated with lower marine survival of coho salmon. Transactions of the American Fisheries Society 133:26–33.</w:t>
      </w:r>
    </w:p>
    <w:p w:rsidR="004C5547" w:rsidRDefault="00A304CF" w:rsidP="004C5547">
      <w:pPr>
        <w:pStyle w:val="ref-Cited"/>
      </w:pPr>
      <w:r w:rsidRPr="00A304CF">
        <w:t>Beamish</w:t>
      </w:r>
      <w:r w:rsidR="00721861">
        <w:t>,</w:t>
      </w:r>
      <w:r w:rsidRPr="00A304CF">
        <w:t xml:space="preserve"> R</w:t>
      </w:r>
      <w:r w:rsidR="00721861">
        <w:t xml:space="preserve">. </w:t>
      </w:r>
      <w:r w:rsidRPr="00A304CF">
        <w:t>J</w:t>
      </w:r>
      <w:r w:rsidR="00721861">
        <w:t>.</w:t>
      </w:r>
      <w:r w:rsidRPr="00A304CF">
        <w:t>, Sweeting R</w:t>
      </w:r>
      <w:r w:rsidR="00721861">
        <w:t xml:space="preserve">. </w:t>
      </w:r>
      <w:r w:rsidRPr="00A304CF">
        <w:t>M</w:t>
      </w:r>
      <w:r w:rsidR="00721861">
        <w:t>.</w:t>
      </w:r>
      <w:r w:rsidRPr="00A304CF">
        <w:t>, Lange K</w:t>
      </w:r>
      <w:r w:rsidR="00721861">
        <w:t xml:space="preserve">. </w:t>
      </w:r>
      <w:r w:rsidRPr="00A304CF">
        <w:t>L</w:t>
      </w:r>
      <w:r w:rsidR="00721861">
        <w:t>.</w:t>
      </w:r>
      <w:r w:rsidRPr="00A304CF">
        <w:t>, Noakes D</w:t>
      </w:r>
      <w:r w:rsidR="00721861">
        <w:t xml:space="preserve">. </w:t>
      </w:r>
      <w:r w:rsidRPr="00A304CF">
        <w:t>J</w:t>
      </w:r>
      <w:r w:rsidR="00721861">
        <w:t>.</w:t>
      </w:r>
      <w:r w:rsidRPr="00A304CF">
        <w:t>, Preikshot D</w:t>
      </w:r>
      <w:r w:rsidR="00721861">
        <w:t>.</w:t>
      </w:r>
      <w:r w:rsidRPr="00A304CF">
        <w:t>, Neville C</w:t>
      </w:r>
      <w:r w:rsidR="00721861">
        <w:t xml:space="preserve">. </w:t>
      </w:r>
      <w:r w:rsidRPr="00A304CF">
        <w:t>M</w:t>
      </w:r>
      <w:r w:rsidR="00721861">
        <w:t xml:space="preserve">.  2010.  </w:t>
      </w:r>
      <w:r w:rsidRPr="00A304CF">
        <w:t>Early marine survival of coho salmon in the Strait of Georgia declines to</w:t>
      </w:r>
      <w:r w:rsidR="00721861">
        <w:t xml:space="preserve"> very low levels. Marine and Coastal Fisheries</w:t>
      </w:r>
      <w:r w:rsidRPr="00A304CF">
        <w:t xml:space="preserve"> 2:424–439</w:t>
      </w:r>
      <w:r w:rsidR="00721861">
        <w:t>.</w:t>
      </w:r>
      <w:r w:rsidR="004C5547">
        <w:t xml:space="preserve"> </w:t>
      </w:r>
    </w:p>
    <w:p w:rsidR="00274C64" w:rsidRDefault="00274C64" w:rsidP="00274C64">
      <w:pPr>
        <w:pStyle w:val="Lit-Cited"/>
        <w:rPr>
          <w:snapToGrid w:val="0"/>
        </w:rPr>
      </w:pPr>
      <w:r w:rsidRPr="0065119A">
        <w:rPr>
          <w:snapToGrid w:val="0"/>
        </w:rPr>
        <w:t>Bilby R.</w:t>
      </w:r>
      <w:r>
        <w:rPr>
          <w:snapToGrid w:val="0"/>
        </w:rPr>
        <w:t xml:space="preserve"> </w:t>
      </w:r>
      <w:r w:rsidRPr="0065119A">
        <w:rPr>
          <w:snapToGrid w:val="0"/>
        </w:rPr>
        <w:t xml:space="preserve">W., </w:t>
      </w:r>
      <w:r>
        <w:rPr>
          <w:snapToGrid w:val="0"/>
        </w:rPr>
        <w:t>B. R. Fransen</w:t>
      </w:r>
      <w:r w:rsidRPr="0065119A">
        <w:rPr>
          <w:snapToGrid w:val="0"/>
        </w:rPr>
        <w:t xml:space="preserve">, </w:t>
      </w:r>
      <w:r>
        <w:rPr>
          <w:snapToGrid w:val="0"/>
        </w:rPr>
        <w:t>J. K. Walter</w:t>
      </w:r>
      <w:r w:rsidRPr="0065119A">
        <w:rPr>
          <w:snapToGrid w:val="0"/>
        </w:rPr>
        <w:t xml:space="preserve">, </w:t>
      </w:r>
      <w:r>
        <w:rPr>
          <w:snapToGrid w:val="0"/>
        </w:rPr>
        <w:t xml:space="preserve">C. J. Cederholm and W. J. Scarlett.  2001.  </w:t>
      </w:r>
      <w:r w:rsidRPr="0065119A">
        <w:rPr>
          <w:snapToGrid w:val="0"/>
        </w:rPr>
        <w:t>Preliminary evaluation of the use of</w:t>
      </w:r>
      <w:r>
        <w:rPr>
          <w:snapToGrid w:val="0"/>
        </w:rPr>
        <w:t xml:space="preserve"> </w:t>
      </w:r>
      <w:r w:rsidRPr="0065119A">
        <w:rPr>
          <w:snapToGrid w:val="0"/>
        </w:rPr>
        <w:t>nitrogen stable isotope ratios to establish</w:t>
      </w:r>
      <w:r>
        <w:rPr>
          <w:snapToGrid w:val="0"/>
        </w:rPr>
        <w:t xml:space="preserve"> escapement levels for Pacific salmon.  Fisheries 26:</w:t>
      </w:r>
      <w:r w:rsidRPr="0065119A">
        <w:rPr>
          <w:snapToGrid w:val="0"/>
        </w:rPr>
        <w:t>6–14.</w:t>
      </w:r>
    </w:p>
    <w:p w:rsidR="00F62C4A" w:rsidRDefault="00F62C4A" w:rsidP="00F62C4A">
      <w:pPr>
        <w:pStyle w:val="ref-Cited"/>
      </w:pPr>
      <w:proofErr w:type="gramStart"/>
      <w:r>
        <w:t>Bond, N. A., M. F. Cronin, H. Freeland, and N. Mantua.</w:t>
      </w:r>
      <w:proofErr w:type="gramEnd"/>
      <w:r>
        <w:t xml:space="preserve">  2015.  Causes and impacts of the 2014 warm anomaly in the NE Pacific. Geophysical Research Letters 42:3414–3420.</w:t>
      </w:r>
    </w:p>
    <w:p w:rsidR="00372493" w:rsidRDefault="00372493" w:rsidP="00F62C4A">
      <w:pPr>
        <w:pStyle w:val="ref-Cited"/>
      </w:pPr>
      <w:proofErr w:type="gramStart"/>
      <w:r w:rsidRPr="00372493">
        <w:t>Botz, J., G. Hollowell, T. Sheridan, R. Brenner, and S. Moffitt.</w:t>
      </w:r>
      <w:proofErr w:type="gramEnd"/>
      <w:r w:rsidRPr="00372493">
        <w:t xml:space="preserve"> 2012. 2010 Prince William Sound area finfish management report. Alaska Department of Fish and Game, Fishery Management Report No. 12-06, Anchorage.</w:t>
      </w:r>
    </w:p>
    <w:p w:rsidR="00266366" w:rsidRDefault="00266366" w:rsidP="00F62C4A">
      <w:pPr>
        <w:pStyle w:val="ref-Cited"/>
      </w:pPr>
      <w:r w:rsidRPr="00266366">
        <w:t>Briscoe, R.</w:t>
      </w:r>
      <w:r>
        <w:t xml:space="preserve"> </w:t>
      </w:r>
      <w:r w:rsidR="00D85AA2">
        <w:t xml:space="preserve">J. 2004. </w:t>
      </w:r>
      <w:proofErr w:type="gramStart"/>
      <w:r w:rsidRPr="00266366">
        <w:t>Factors affecting marine growth and survival of Auke Creek, Alaska coho salmon (</w:t>
      </w:r>
      <w:r w:rsidRPr="00266366">
        <w:rPr>
          <w:i/>
        </w:rPr>
        <w:t>Oncorhynchus kisutch</w:t>
      </w:r>
      <w:r w:rsidRPr="00266366">
        <w:t>).</w:t>
      </w:r>
      <w:proofErr w:type="gramEnd"/>
      <w:r w:rsidRPr="00266366">
        <w:t xml:space="preserve">  M.S. Thesis, Univ. Alaska, Fairbanks.  </w:t>
      </w:r>
      <w:proofErr w:type="gramStart"/>
      <w:r w:rsidRPr="00266366">
        <w:t>59 pp.</w:t>
      </w:r>
      <w:proofErr w:type="gramEnd"/>
    </w:p>
    <w:p w:rsidR="004C5547" w:rsidRDefault="004C5547" w:rsidP="004C5547">
      <w:pPr>
        <w:pStyle w:val="ref-Cited"/>
      </w:pPr>
      <w:r>
        <w:t xml:space="preserve">Brown, M. B.  1974.  Identification of sources of significance in two-way contingency tables.  </w:t>
      </w:r>
      <w:proofErr w:type="gramStart"/>
      <w:r>
        <w:t>Applied Statistics 23:405–413.</w:t>
      </w:r>
      <w:proofErr w:type="gramEnd"/>
      <w:r>
        <w:t xml:space="preserve"> </w:t>
      </w:r>
    </w:p>
    <w:p w:rsidR="00274C64" w:rsidRDefault="00274C64" w:rsidP="00274C64">
      <w:pPr>
        <w:pStyle w:val="Lit-Cited"/>
        <w:rPr>
          <w:snapToGrid w:val="0"/>
        </w:rPr>
      </w:pPr>
      <w:proofErr w:type="gramStart"/>
      <w:r w:rsidRPr="0065119A">
        <w:rPr>
          <w:snapToGrid w:val="0"/>
        </w:rPr>
        <w:t>Chaloner D.</w:t>
      </w:r>
      <w:r>
        <w:rPr>
          <w:snapToGrid w:val="0"/>
        </w:rPr>
        <w:t xml:space="preserve"> </w:t>
      </w:r>
      <w:r w:rsidRPr="0065119A">
        <w:rPr>
          <w:snapToGrid w:val="0"/>
        </w:rPr>
        <w:t xml:space="preserve">T., </w:t>
      </w:r>
      <w:r>
        <w:rPr>
          <w:snapToGrid w:val="0"/>
        </w:rPr>
        <w:t>K. M. Martin</w:t>
      </w:r>
      <w:r w:rsidRPr="0065119A">
        <w:rPr>
          <w:snapToGrid w:val="0"/>
        </w:rPr>
        <w:t xml:space="preserve">, </w:t>
      </w:r>
      <w:r>
        <w:rPr>
          <w:snapToGrid w:val="0"/>
        </w:rPr>
        <w:t>M. S. Wipfli</w:t>
      </w:r>
      <w:r w:rsidRPr="0065119A">
        <w:rPr>
          <w:snapToGrid w:val="0"/>
        </w:rPr>
        <w:t xml:space="preserve">, </w:t>
      </w:r>
      <w:r>
        <w:rPr>
          <w:snapToGrid w:val="0"/>
        </w:rPr>
        <w:t>P. H. Ostrom, and G. A. Lamberti.</w:t>
      </w:r>
      <w:proofErr w:type="gramEnd"/>
      <w:r>
        <w:rPr>
          <w:snapToGrid w:val="0"/>
        </w:rPr>
        <w:t xml:space="preserve">  2002.  </w:t>
      </w:r>
      <w:r w:rsidRPr="0065119A">
        <w:rPr>
          <w:snapToGrid w:val="0"/>
        </w:rPr>
        <w:t>Marine carbon and nitrogen in</w:t>
      </w:r>
      <w:r>
        <w:rPr>
          <w:snapToGrid w:val="0"/>
        </w:rPr>
        <w:t xml:space="preserve"> </w:t>
      </w:r>
      <w:r w:rsidRPr="0065119A">
        <w:rPr>
          <w:snapToGrid w:val="0"/>
        </w:rPr>
        <w:t>southeastern Alaska stream food webs: evidence from</w:t>
      </w:r>
      <w:r>
        <w:rPr>
          <w:snapToGrid w:val="0"/>
        </w:rPr>
        <w:t xml:space="preserve"> </w:t>
      </w:r>
      <w:r w:rsidRPr="0065119A">
        <w:rPr>
          <w:snapToGrid w:val="0"/>
        </w:rPr>
        <w:t xml:space="preserve">artificial and natural streams. </w:t>
      </w:r>
      <w:r>
        <w:rPr>
          <w:snapToGrid w:val="0"/>
        </w:rPr>
        <w:t xml:space="preserve"> </w:t>
      </w:r>
      <w:proofErr w:type="gramStart"/>
      <w:r w:rsidRPr="0065119A">
        <w:rPr>
          <w:snapToGrid w:val="0"/>
        </w:rPr>
        <w:t>Can</w:t>
      </w:r>
      <w:r>
        <w:rPr>
          <w:snapToGrid w:val="0"/>
        </w:rPr>
        <w:t>.</w:t>
      </w:r>
      <w:r w:rsidRPr="0065119A">
        <w:rPr>
          <w:snapToGrid w:val="0"/>
        </w:rPr>
        <w:t xml:space="preserve"> J</w:t>
      </w:r>
      <w:r>
        <w:rPr>
          <w:snapToGrid w:val="0"/>
        </w:rPr>
        <w:t>.</w:t>
      </w:r>
      <w:r w:rsidRPr="0065119A">
        <w:rPr>
          <w:snapToGrid w:val="0"/>
        </w:rPr>
        <w:t xml:space="preserve"> Fish</w:t>
      </w:r>
      <w:r>
        <w:rPr>
          <w:snapToGrid w:val="0"/>
        </w:rPr>
        <w:t>.</w:t>
      </w:r>
      <w:proofErr w:type="gramEnd"/>
      <w:r>
        <w:rPr>
          <w:snapToGrid w:val="0"/>
        </w:rPr>
        <w:t xml:space="preserve"> </w:t>
      </w:r>
      <w:proofErr w:type="gramStart"/>
      <w:r>
        <w:rPr>
          <w:snapToGrid w:val="0"/>
        </w:rPr>
        <w:t>Aquat.</w:t>
      </w:r>
      <w:proofErr w:type="gramEnd"/>
      <w:r>
        <w:rPr>
          <w:snapToGrid w:val="0"/>
        </w:rPr>
        <w:t xml:space="preserve"> Sci. 59:</w:t>
      </w:r>
      <w:r w:rsidRPr="0065119A">
        <w:rPr>
          <w:snapToGrid w:val="0"/>
        </w:rPr>
        <w:t>1257–1265.</w:t>
      </w:r>
    </w:p>
    <w:p w:rsidR="004C5547" w:rsidRDefault="004C5547" w:rsidP="004C5547">
      <w:pPr>
        <w:pStyle w:val="ref-Cited"/>
      </w:pPr>
      <w:r>
        <w:t>Chapman, D. W.  1962.  Aggressive behavior in juvenile coho salmon as a cause of emigration.  Journal of the Fisheries Research Board of Canada 19:1047–1080.</w:t>
      </w:r>
    </w:p>
    <w:p w:rsidR="004C5547" w:rsidRDefault="004C5547" w:rsidP="004C5547">
      <w:pPr>
        <w:pStyle w:val="ref-Cited"/>
      </w:pPr>
      <w:r>
        <w:t>Chapman, D. W.  1966.  Food and space as regulators of salmonid populations in streams.  American Naturalist 100:345–347.</w:t>
      </w:r>
    </w:p>
    <w:p w:rsidR="003F1F44" w:rsidRDefault="003F1F44" w:rsidP="004C5547">
      <w:pPr>
        <w:pStyle w:val="ref-Cited"/>
      </w:pPr>
      <w:proofErr w:type="gramStart"/>
      <w:r>
        <w:t>Chenoweth, E. M., J. M. Straley, M. V. McPhee, S. Atkinson, and S. Reifenstuhl.</w:t>
      </w:r>
      <w:proofErr w:type="gramEnd"/>
      <w:r>
        <w:t xml:space="preserve">  2017.  Humpback whales feed on hatchery-released juvenile salmon. Royal Society Open Science 4: 170180.</w:t>
      </w:r>
    </w:p>
    <w:p w:rsidR="004C5547" w:rsidRDefault="004C5547" w:rsidP="004C5547">
      <w:pPr>
        <w:pStyle w:val="ref-Cited"/>
      </w:pPr>
      <w:r>
        <w:t xml:space="preserve">Clark, J. H.  1995.  Escapement goals for coho salmon stocks returning to streams located along the Juneau road system of Southeast Alaska.  </w:t>
      </w:r>
      <w:proofErr w:type="gramStart"/>
      <w:r>
        <w:t>Alaska Department of Fish and Game, Division of Commercial Fisheries, Regional Information Report 1J95-02, Douglas.</w:t>
      </w:r>
      <w:proofErr w:type="gramEnd"/>
    </w:p>
    <w:p w:rsidR="004C5547" w:rsidRDefault="004C5547" w:rsidP="004C5547">
      <w:pPr>
        <w:pStyle w:val="ref-Cited"/>
      </w:pPr>
      <w:r>
        <w:lastRenderedPageBreak/>
        <w:t xml:space="preserve">Clark, R. A.  2005.  Stock status and recommended escapement goals for coho salmon in selected waters along the Juneau road system, 1981–2004.  </w:t>
      </w:r>
      <w:proofErr w:type="gramStart"/>
      <w:r>
        <w:t>Alaska Department of Fish and Game, Special Publication No. 05-21, Anchorage.</w:t>
      </w:r>
      <w:proofErr w:type="gramEnd"/>
    </w:p>
    <w:p w:rsidR="004C5547" w:rsidRDefault="004C5547" w:rsidP="004C5547">
      <w:pPr>
        <w:pStyle w:val="ref-Cited"/>
      </w:pPr>
      <w:proofErr w:type="gramStart"/>
      <w:r>
        <w:t>Clark, J. H., and J. E. Clark.</w:t>
      </w:r>
      <w:proofErr w:type="gramEnd"/>
      <w:r>
        <w:t xml:space="preserve">  1994.  Escapement goals for Yakutat area coho salmon stocks.  </w:t>
      </w:r>
      <w:proofErr w:type="gramStart"/>
      <w:r>
        <w:t>Alaska Department of Fish and Game, Division of Commercial Fisheries, Regional Information Report 1J94-14, Douglas.</w:t>
      </w:r>
      <w:proofErr w:type="gramEnd"/>
    </w:p>
    <w:p w:rsidR="004C5547" w:rsidRDefault="004C5547" w:rsidP="004C5547">
      <w:pPr>
        <w:pStyle w:val="ref-Cited"/>
      </w:pPr>
      <w:proofErr w:type="gramStart"/>
      <w:r>
        <w:t>Clark, J. E., J. H. Clark, and L. D. Shaul.</w:t>
      </w:r>
      <w:proofErr w:type="gramEnd"/>
      <w:r>
        <w:t xml:space="preserve">  1994.  Escapement goals for coho salmon stocks returning to Berners River, Auke Creek, Ford Arm Lake, and Hugh Smith Lake in Southeast Alaska.  </w:t>
      </w:r>
      <w:proofErr w:type="gramStart"/>
      <w:r>
        <w:t>Alaska Department of Fish and Game, Division of Commercial Fisheries Management and Development, Regional Information Report 1J94-26, Juneau.</w:t>
      </w:r>
      <w:proofErr w:type="gramEnd"/>
    </w:p>
    <w:p w:rsidR="004C5547" w:rsidRDefault="004C5547" w:rsidP="004C5547">
      <w:pPr>
        <w:pStyle w:val="ref-Cited"/>
      </w:pPr>
      <w:proofErr w:type="gramStart"/>
      <w:r>
        <w:t>Clark, J. H., D. Reed, and M. Tracy.</w:t>
      </w:r>
      <w:proofErr w:type="gramEnd"/>
      <w:r>
        <w:t xml:space="preserve">  2005.  Abundance of coho salmon in the Lost River System, Yakutat, Alaska, 2004.  </w:t>
      </w:r>
      <w:proofErr w:type="gramStart"/>
      <w:r>
        <w:t>Alaska Department of Fish and Game, Fishery Data Series No. 05-66, Anchorage.</w:t>
      </w:r>
      <w:proofErr w:type="gramEnd"/>
    </w:p>
    <w:p w:rsidR="004C5547" w:rsidRDefault="004C5547" w:rsidP="004C5547">
      <w:pPr>
        <w:pStyle w:val="ref-Cited"/>
      </w:pPr>
      <w:proofErr w:type="gramStart"/>
      <w:r>
        <w:t>Clark, J. H., D. Reed, and M. Tracy.</w:t>
      </w:r>
      <w:proofErr w:type="gramEnd"/>
      <w:r>
        <w:t xml:space="preserve">  2006.  Abundance of coho salmon in the Lost River System, Yakutat, Alaska, 2003.  </w:t>
      </w:r>
      <w:proofErr w:type="gramStart"/>
      <w:r>
        <w:t>Alaska Department of Fish and Game, Fishery Data Series No. 06-11, Anchorage.</w:t>
      </w:r>
      <w:proofErr w:type="gramEnd"/>
    </w:p>
    <w:p w:rsidR="004C5547" w:rsidRDefault="004C5547" w:rsidP="004C5547">
      <w:pPr>
        <w:pStyle w:val="ref-Cited"/>
      </w:pPr>
      <w:proofErr w:type="gramStart"/>
      <w:r>
        <w:t>Crone, R. A., and C. E. Bond.</w:t>
      </w:r>
      <w:proofErr w:type="gramEnd"/>
      <w:r>
        <w:t xml:space="preserve">  1976.  Life history of coho salmon, Oncorhynchus kisutch, in Sashin Creek, southeastern Alaska.  Fishery Bulletin 74(4):897–923.</w:t>
      </w:r>
    </w:p>
    <w:p w:rsidR="00E37256" w:rsidRDefault="00E37256" w:rsidP="00E37256">
      <w:pPr>
        <w:pStyle w:val="ref-Cited"/>
        <w:rPr>
          <w:snapToGrid w:val="0"/>
        </w:rPr>
      </w:pPr>
      <w:r>
        <w:rPr>
          <w:snapToGrid w:val="0"/>
        </w:rPr>
        <w:t>Davidson, F. A.  1933.  Temporary high carbon dioxide content in an Alaska stream at sunset.  Ecology 14:238–240.</w:t>
      </w:r>
    </w:p>
    <w:p w:rsidR="0040396D" w:rsidRDefault="0040396D" w:rsidP="004C5547">
      <w:pPr>
        <w:pStyle w:val="ref-Cited"/>
      </w:pPr>
      <w:r w:rsidRPr="0040396D">
        <w:t>Davis, N.</w:t>
      </w:r>
      <w:r w:rsidR="00F47B66">
        <w:t xml:space="preserve"> </w:t>
      </w:r>
      <w:r w:rsidRPr="0040396D">
        <w:t>D.  2003.  Feeding ecology of Pacific salmon (</w:t>
      </w:r>
      <w:r w:rsidRPr="009D03E2">
        <w:rPr>
          <w:i/>
        </w:rPr>
        <w:t xml:space="preserve">Oncorhynchus </w:t>
      </w:r>
      <w:r w:rsidRPr="0040396D">
        <w:t xml:space="preserve">spp.) in the central North Pacific and central Bering Sea 1991-2000.  </w:t>
      </w:r>
      <w:proofErr w:type="gramStart"/>
      <w:r w:rsidRPr="0040396D">
        <w:t>Ph.D. thesis, Hokkaido University.</w:t>
      </w:r>
      <w:proofErr w:type="gramEnd"/>
      <w:r w:rsidRPr="0040396D">
        <w:t xml:space="preserve">  </w:t>
      </w:r>
      <w:proofErr w:type="gramStart"/>
      <w:r w:rsidRPr="0040396D">
        <w:t>190 pp.</w:t>
      </w:r>
      <w:proofErr w:type="gramEnd"/>
    </w:p>
    <w:p w:rsidR="00C95998" w:rsidRDefault="00C95998" w:rsidP="004C5547">
      <w:pPr>
        <w:pStyle w:val="ref-Cited"/>
      </w:pPr>
      <w:proofErr w:type="gramStart"/>
      <w:r>
        <w:t>DFO.</w:t>
      </w:r>
      <w:proofErr w:type="gramEnd"/>
      <w:r w:rsidR="004010CE">
        <w:t xml:space="preserve"> 2017.  2017</w:t>
      </w:r>
      <w:r w:rsidRPr="00C95998">
        <w:t xml:space="preserve"> Marine Survival Forecast of Sout</w:t>
      </w:r>
      <w:r>
        <w:t xml:space="preserve">hern British Columbia coho.  </w:t>
      </w:r>
      <w:proofErr w:type="gramStart"/>
      <w:r>
        <w:t>Canada Department of Fisheries and Oceans,</w:t>
      </w:r>
      <w:r w:rsidRPr="00C95998">
        <w:t xml:space="preserve"> unpublished document.</w:t>
      </w:r>
      <w:proofErr w:type="gramEnd"/>
    </w:p>
    <w:p w:rsidR="004C5547" w:rsidRDefault="004C5547" w:rsidP="004C5547">
      <w:pPr>
        <w:pStyle w:val="ref-Cited"/>
      </w:pPr>
      <w:proofErr w:type="gramStart"/>
      <w:r>
        <w:t>Eggers, D. M., and M. Tracy.</w:t>
      </w:r>
      <w:proofErr w:type="gramEnd"/>
      <w:r>
        <w:t xml:space="preserve">  2007.  A mark-recapture experiment to estimate the spawning escapement of coho salmon in the Situk River, 2005, 2006.  </w:t>
      </w:r>
      <w:proofErr w:type="gramStart"/>
      <w:r>
        <w:t>Alaska Department of Fish and Game, Fishery Data Series No. 07-70, Anchorage.</w:t>
      </w:r>
      <w:proofErr w:type="gramEnd"/>
    </w:p>
    <w:p w:rsidR="004C5547" w:rsidRDefault="004C5547" w:rsidP="004C5547">
      <w:pPr>
        <w:pStyle w:val="ref-Cited"/>
      </w:pPr>
      <w:proofErr w:type="gramStart"/>
      <w:r>
        <w:t>Elliott, S. T., and D. R. Bernard.</w:t>
      </w:r>
      <w:proofErr w:type="gramEnd"/>
      <w:r>
        <w:t xml:space="preserve">  1994.  Production of Taku River coho salmon, 1991–1992.  </w:t>
      </w:r>
      <w:proofErr w:type="gramStart"/>
      <w:r>
        <w:t>Alaska Department of Fish and Game, Fishery Data Series No. 94-1, Anchorage.</w:t>
      </w:r>
      <w:proofErr w:type="gramEnd"/>
    </w:p>
    <w:p w:rsidR="004C5547" w:rsidRDefault="004C5547" w:rsidP="004C5547">
      <w:pPr>
        <w:pStyle w:val="ref-Cited"/>
      </w:pPr>
      <w:r>
        <w:t xml:space="preserve">Ericksen, R. P.  2001.  Smolt production and harvest of coho salmon from the Chilkat River, 1999–2000.  </w:t>
      </w:r>
      <w:proofErr w:type="gramStart"/>
      <w:r>
        <w:t>Alaska Department of Fish and Game, Fishery Data Series No. 01-17, Anchorage.</w:t>
      </w:r>
      <w:proofErr w:type="gramEnd"/>
    </w:p>
    <w:p w:rsidR="00274C64" w:rsidRDefault="004C5547" w:rsidP="004C5547">
      <w:pPr>
        <w:pStyle w:val="ref-Cited"/>
      </w:pPr>
      <w:proofErr w:type="gramStart"/>
      <w:r>
        <w:t>Ericksen, R. P., and S. J. Fleischman.</w:t>
      </w:r>
      <w:proofErr w:type="gramEnd"/>
      <w:r>
        <w:t xml:space="preserve">  2006.  Optimal production of coho salmon from the Chilkat River.  </w:t>
      </w:r>
      <w:proofErr w:type="gramStart"/>
      <w:r>
        <w:t>Alaska Department of Fish and Game, Fishery Manuscript No. 06-06, Anchorage.</w:t>
      </w:r>
      <w:proofErr w:type="gramEnd"/>
    </w:p>
    <w:p w:rsidR="004C5547" w:rsidRDefault="00274C64" w:rsidP="00274C64">
      <w:pPr>
        <w:pStyle w:val="ref-Cited"/>
      </w:pPr>
      <w:proofErr w:type="gramStart"/>
      <w:r>
        <w:t>Fellman J. B., E. Hood, R. T. Edwards, and D. V. D’Amore.</w:t>
      </w:r>
      <w:proofErr w:type="gramEnd"/>
      <w:r>
        <w:t xml:space="preserve">  2008.  Return of salmon-derived nutrients from the riparian zone to the stream during a storm in southeastern Alaska.  Ecosystems 11:537–544.</w:t>
      </w:r>
    </w:p>
    <w:p w:rsidR="004C5547" w:rsidRDefault="004C5547" w:rsidP="004C5547">
      <w:pPr>
        <w:pStyle w:val="ref-Cited"/>
      </w:pPr>
      <w:proofErr w:type="gramStart"/>
      <w:r>
        <w:t>Geiger, H. J., and X. Zhang.</w:t>
      </w:r>
      <w:proofErr w:type="gramEnd"/>
      <w:r>
        <w:t xml:space="preserve">  2002.  A simple procedure to evaluate salmon escapement trends that emphasizes biological meaning over statistical significance.  Alaska Fishery Research Bulletin 9(2):128–134.</w:t>
      </w:r>
    </w:p>
    <w:p w:rsidR="008E0552" w:rsidRDefault="008E0552" w:rsidP="004C5547">
      <w:pPr>
        <w:pStyle w:val="ref-Cited"/>
      </w:pPr>
      <w:proofErr w:type="gramStart"/>
      <w:r w:rsidRPr="008E0552">
        <w:t>Gray, D., D. Gordon, D. Harris, S. Conrad, J. Bednarski, A. Piston, M. Sogge, S. Walker, and T. Thynes.</w:t>
      </w:r>
      <w:proofErr w:type="gramEnd"/>
      <w:r w:rsidRPr="008E0552">
        <w:t xml:space="preserve"> 2016. Annual management report of the 2015 Southeast Alaska commercial purse seine and drift gillnet fisheries. Alaska Department of Fish and Game, Fishery Management Report No</w:t>
      </w:r>
      <w:r>
        <w:t>.</w:t>
      </w:r>
      <w:r w:rsidRPr="008E0552">
        <w:t xml:space="preserve"> 16-10, Anchorage.</w:t>
      </w:r>
    </w:p>
    <w:p w:rsidR="004C5547" w:rsidRDefault="004C5547" w:rsidP="004C5547">
      <w:pPr>
        <w:pStyle w:val="ref-Cited"/>
      </w:pPr>
      <w:r>
        <w:t>Gross, M. R.  1985.  Disruptive selection for alternative life histories in salmon.  Nature 313:47–48.</w:t>
      </w:r>
    </w:p>
    <w:p w:rsidR="00D95A67" w:rsidRDefault="00D95A67" w:rsidP="004C5547">
      <w:pPr>
        <w:pStyle w:val="ref-Cited"/>
      </w:pPr>
      <w:proofErr w:type="gramStart"/>
      <w:r>
        <w:t xml:space="preserve">Hagerman, G., </w:t>
      </w:r>
      <w:r w:rsidRPr="00D95A67">
        <w:t>R. Ehresmann, and L. Shaul.</w:t>
      </w:r>
      <w:proofErr w:type="gramEnd"/>
      <w:r w:rsidRPr="00D95A67">
        <w:t xml:space="preserve"> 2018. Annual management report for the 2017 Southeast Alaska/Yakutat salmon troll fisheries. Alaska Department of Fish and Game, Fishery Management Report No. 18-02, Anchorage.</w:t>
      </w:r>
    </w:p>
    <w:p w:rsidR="004C5547" w:rsidRPr="00311679" w:rsidRDefault="004C5547" w:rsidP="00311679">
      <w:pPr>
        <w:jc w:val="center"/>
        <w:rPr>
          <w:b/>
          <w:sz w:val="32"/>
          <w:szCs w:val="32"/>
        </w:rPr>
      </w:pPr>
      <w:r w:rsidRPr="00311679">
        <w:rPr>
          <w:b/>
          <w:sz w:val="32"/>
          <w:szCs w:val="32"/>
        </w:rPr>
        <w:t>REFERENCES CITED (Continued)</w:t>
      </w:r>
    </w:p>
    <w:p w:rsidR="004C5547" w:rsidRDefault="004C5547" w:rsidP="004C5547">
      <w:pPr>
        <w:pStyle w:val="ref-Cited"/>
      </w:pPr>
      <w:r>
        <w:t>Harding, R. D.  1993.  Abundance, size, habitat utilization, and intrastream movement of juvenile coho salmon in a small southeast Alaska stream.  M. S. Thesis.  University of Alaska Fairbanks, Fairbanks.</w:t>
      </w:r>
    </w:p>
    <w:p w:rsidR="004C5547" w:rsidRDefault="004C5547" w:rsidP="004C5547">
      <w:pPr>
        <w:pStyle w:val="ref-Cited"/>
      </w:pPr>
      <w:proofErr w:type="gramStart"/>
      <w:r>
        <w:t>Hare, S. R., and N. J. Mantua.</w:t>
      </w:r>
      <w:proofErr w:type="gramEnd"/>
      <w:r>
        <w:t xml:space="preserve">  2000.  Empirical evidence for North Pacific regime shifts in 1977 and 1989.  Progress in Oceanography 47: 103–145.</w:t>
      </w:r>
    </w:p>
    <w:p w:rsidR="00F47B66" w:rsidRDefault="00F47B66" w:rsidP="00F47B66">
      <w:pPr>
        <w:pStyle w:val="ref-Cited"/>
      </w:pPr>
      <w:proofErr w:type="gramStart"/>
      <w:r>
        <w:lastRenderedPageBreak/>
        <w:t>Hare, S. R., N. J. Mantua, and R.C. Francis.</w:t>
      </w:r>
      <w:proofErr w:type="gramEnd"/>
      <w:r>
        <w:t xml:space="preserve">  1999.  Inverse production regimes: Alaskan and west coast salmon. Fisheries 24:6–14.</w:t>
      </w:r>
    </w:p>
    <w:p w:rsidR="004C5547" w:rsidRDefault="004C5547" w:rsidP="004C5547">
      <w:pPr>
        <w:pStyle w:val="ref-Cited"/>
      </w:pPr>
      <w:proofErr w:type="gramStart"/>
      <w:r>
        <w:t>Hartt, A. C., and M. B. Dell.</w:t>
      </w:r>
      <w:proofErr w:type="gramEnd"/>
      <w:r>
        <w:t xml:space="preserve">  1986.  Early oceanic migrations and growth of juvenile Pacific salmon and steelhead trout.  International North Pacific Fisheries Commission Bulletin 46:1–105.</w:t>
      </w:r>
    </w:p>
    <w:p w:rsidR="004C5547" w:rsidRDefault="004C5547" w:rsidP="004C5547">
      <w:pPr>
        <w:pStyle w:val="ref-Cited"/>
      </w:pPr>
      <w:proofErr w:type="gramStart"/>
      <w:r>
        <w:t>Heard, W.R.</w:t>
      </w:r>
      <w:proofErr w:type="gramEnd"/>
      <w:r>
        <w:t xml:space="preserve">  1991.  Life history of pink salmon (Oncorhyhnchus gorbuscha). </w:t>
      </w:r>
      <w:proofErr w:type="gramStart"/>
      <w:r>
        <w:t>Pages 119–230 [In] C. Groot and L. Margolis, editors.</w:t>
      </w:r>
      <w:proofErr w:type="gramEnd"/>
      <w:r>
        <w:t xml:space="preserve">  </w:t>
      </w:r>
      <w:proofErr w:type="gramStart"/>
      <w:r>
        <w:t>Pacific Salmon Life Histories.</w:t>
      </w:r>
      <w:proofErr w:type="gramEnd"/>
      <w:r>
        <w:t xml:space="preserve">  UBC Press, Vancouver, B.C.</w:t>
      </w:r>
    </w:p>
    <w:p w:rsidR="008E0552" w:rsidRDefault="008E0552" w:rsidP="004C5547">
      <w:pPr>
        <w:pStyle w:val="ref-Cited"/>
      </w:pPr>
      <w:r w:rsidRPr="008E0552">
        <w:t xml:space="preserve">Hebert, K. 2017. Southeast Alaska 2016 herring stock assessment surveys. </w:t>
      </w:r>
      <w:proofErr w:type="gramStart"/>
      <w:r w:rsidRPr="008E0552">
        <w:t>Alaska Department of Fish and Game, Fishery Data Series No. 17-01, Anchorage.</w:t>
      </w:r>
      <w:proofErr w:type="gramEnd"/>
    </w:p>
    <w:p w:rsidR="00665A44" w:rsidRDefault="00665A44" w:rsidP="004C5547">
      <w:pPr>
        <w:pStyle w:val="ref-Cited"/>
      </w:pPr>
      <w:proofErr w:type="gramStart"/>
      <w:r w:rsidRPr="00665A44">
        <w:t>Hobday, A.</w:t>
      </w:r>
      <w:r>
        <w:t xml:space="preserve"> </w:t>
      </w:r>
      <w:r w:rsidRPr="00665A44">
        <w:t>J., and G.</w:t>
      </w:r>
      <w:r>
        <w:t xml:space="preserve"> </w:t>
      </w:r>
      <w:r w:rsidRPr="00665A44">
        <w:t>W. Boehlert.</w:t>
      </w:r>
      <w:proofErr w:type="gramEnd"/>
      <w:r w:rsidRPr="00665A44">
        <w:t xml:space="preserve">  2001.  The role of coastal ocean variation in spatial and temporal patterns in survival and size of coho salmon (</w:t>
      </w:r>
      <w:r w:rsidRPr="00665A44">
        <w:rPr>
          <w:i/>
        </w:rPr>
        <w:t>Oncorhynchus kisutch</w:t>
      </w:r>
      <w:r w:rsidRPr="00665A44">
        <w:t xml:space="preserve">). </w:t>
      </w:r>
      <w:proofErr w:type="gramStart"/>
      <w:r w:rsidRPr="00665A44">
        <w:t>Can. J. Fish.</w:t>
      </w:r>
      <w:proofErr w:type="gramEnd"/>
      <w:r w:rsidRPr="00665A44">
        <w:t xml:space="preserve"> </w:t>
      </w:r>
      <w:proofErr w:type="gramStart"/>
      <w:r w:rsidRPr="00665A44">
        <w:t>Aquat.</w:t>
      </w:r>
      <w:proofErr w:type="gramEnd"/>
      <w:r w:rsidRPr="00665A44">
        <w:t xml:space="preserve">  Sci. 58: 2021–2036.</w:t>
      </w:r>
    </w:p>
    <w:p w:rsidR="008A18C3" w:rsidRDefault="008A18C3" w:rsidP="004C5547">
      <w:pPr>
        <w:pStyle w:val="ref-Cited"/>
      </w:pPr>
      <w:proofErr w:type="gramStart"/>
      <w:r w:rsidRPr="008A18C3">
        <w:t>Holtby L.</w:t>
      </w:r>
      <w:r>
        <w:t xml:space="preserve"> </w:t>
      </w:r>
      <w:r w:rsidRPr="008A18C3">
        <w:t>B., B.</w:t>
      </w:r>
      <w:r>
        <w:t xml:space="preserve"> </w:t>
      </w:r>
      <w:r w:rsidRPr="008A18C3">
        <w:t>C. Andersen, and R.</w:t>
      </w:r>
      <w:r>
        <w:t xml:space="preserve"> </w:t>
      </w:r>
      <w:r w:rsidRPr="008A18C3">
        <w:t>K. Kadowaki.</w:t>
      </w:r>
      <w:proofErr w:type="gramEnd"/>
      <w:r w:rsidRPr="008A18C3">
        <w:t xml:space="preserve">  1990.  Importance of smolt size and early ocean growth to interannual variability in marine survival of coho salmon (Oncorhynchus kisutch).  Can.  J. Fish. </w:t>
      </w:r>
      <w:proofErr w:type="gramStart"/>
      <w:r w:rsidRPr="008A18C3">
        <w:t>Aquat.</w:t>
      </w:r>
      <w:proofErr w:type="gramEnd"/>
      <w:r w:rsidRPr="008A18C3">
        <w:t xml:space="preserve"> Sci. 47: 2181–2194.</w:t>
      </w:r>
    </w:p>
    <w:p w:rsidR="004C5547" w:rsidRDefault="004C5547" w:rsidP="004C5547">
      <w:pPr>
        <w:pStyle w:val="ref-Cited"/>
      </w:pPr>
      <w:proofErr w:type="gramStart"/>
      <w:r>
        <w:t>Joint Northern Boundary Technical Committee.</w:t>
      </w:r>
      <w:proofErr w:type="gramEnd"/>
      <w:r>
        <w:t xml:space="preserve">  2002.  Status of coho salmon stocks and fisheries in the northern boundary area.  Pacific Salmon Commission Report TCNB (02)-3.  Vancouver. </w:t>
      </w:r>
    </w:p>
    <w:p w:rsidR="004C5547" w:rsidRDefault="004C5547" w:rsidP="004C5547">
      <w:pPr>
        <w:pStyle w:val="ref-Cited"/>
      </w:pPr>
      <w:proofErr w:type="gramStart"/>
      <w:r>
        <w:t>Jones III, E. L., S. A. McPherson, D. R. Bernard, and I. M. Boyce.</w:t>
      </w:r>
      <w:proofErr w:type="gramEnd"/>
      <w:r>
        <w:t xml:space="preserve">  2006.  Production of coho salmon from the Taku River, 1999–2003.  </w:t>
      </w:r>
      <w:proofErr w:type="gramStart"/>
      <w:r>
        <w:t>Alaska Department of Fish and Game, Fishery Data Series No. 06-02, Anchorage.</w:t>
      </w:r>
      <w:proofErr w:type="gramEnd"/>
    </w:p>
    <w:p w:rsidR="00B76B3B" w:rsidRDefault="00B76B3B" w:rsidP="004C5547">
      <w:pPr>
        <w:pStyle w:val="ref-Cited"/>
      </w:pPr>
      <w:proofErr w:type="gramStart"/>
      <w:r w:rsidRPr="00B76B3B">
        <w:t>Jones III, E. L., D. J. Reed and A. D. Brandenburger.</w:t>
      </w:r>
      <w:proofErr w:type="gramEnd"/>
      <w:r w:rsidRPr="00B76B3B">
        <w:t xml:space="preserve"> 2012. Production of coho salmon from the Taku River, 2003–2007. </w:t>
      </w:r>
      <w:proofErr w:type="gramStart"/>
      <w:r w:rsidRPr="00B76B3B">
        <w:t>Alaska Department of Fish and Game, Fishery Data Series No. 12-12, Anchorage.</w:t>
      </w:r>
      <w:proofErr w:type="gramEnd"/>
    </w:p>
    <w:p w:rsidR="00981DD9" w:rsidRDefault="00981DD9" w:rsidP="004C5547">
      <w:pPr>
        <w:pStyle w:val="ref-Cited"/>
      </w:pPr>
      <w:proofErr w:type="gramStart"/>
      <w:r>
        <w:t>Joyce, J.E., J.D. Echave, and S.G. Taylor.</w:t>
      </w:r>
      <w:proofErr w:type="gramEnd"/>
      <w:r>
        <w:t xml:space="preserve">  2009.  Auke Creek Weir 2008 annual report, operations, fish counts, and historical summaries. National Marine Fisheries Service Report, Auke Bay Laboratory, Juneau. </w:t>
      </w:r>
      <w:proofErr w:type="gramStart"/>
      <w:r>
        <w:t>19 pp.</w:t>
      </w:r>
      <w:proofErr w:type="gramEnd"/>
    </w:p>
    <w:p w:rsidR="003C7976" w:rsidRDefault="003C7976" w:rsidP="004C5547">
      <w:pPr>
        <w:pStyle w:val="ref-Cited"/>
      </w:pPr>
      <w:proofErr w:type="gramStart"/>
      <w:r w:rsidRPr="003C7976">
        <w:t>Kaeriyama, M., M. Nakamura, R. Edpalina, J.R. Bower, H. Yamaguchi, R.V. Walker, and K.W. Myers.</w:t>
      </w:r>
      <w:proofErr w:type="gramEnd"/>
      <w:r w:rsidRPr="003C7976">
        <w:t xml:space="preserve">  2004.  Change in feeding ecology and trophic dynamics of Pacific salmon (</w:t>
      </w:r>
      <w:r w:rsidRPr="003C7976">
        <w:rPr>
          <w:i/>
        </w:rPr>
        <w:t>Oncorhynchus</w:t>
      </w:r>
      <w:r w:rsidRPr="003C7976">
        <w:t xml:space="preserve"> spp.) in the central Gulf of Alaska in relation to</w:t>
      </w:r>
      <w:r>
        <w:t xml:space="preserve"> climate events.  Fisheries</w:t>
      </w:r>
      <w:r w:rsidRPr="003C7976">
        <w:t xml:space="preserve"> Oceanogr</w:t>
      </w:r>
      <w:r>
        <w:t>aphy</w:t>
      </w:r>
      <w:r w:rsidRPr="003C7976">
        <w:t xml:space="preserve"> 13: 197–207.</w:t>
      </w:r>
    </w:p>
    <w:p w:rsidR="00B11F9B" w:rsidRDefault="00B11F9B" w:rsidP="004C5547">
      <w:pPr>
        <w:pStyle w:val="ref-Cited"/>
      </w:pPr>
      <w:proofErr w:type="gramStart"/>
      <w:r w:rsidRPr="00B11F9B">
        <w:t>Kendall N.W, and T.P. Quinn.</w:t>
      </w:r>
      <w:proofErr w:type="gramEnd"/>
      <w:r w:rsidRPr="00B11F9B">
        <w:t xml:space="preserve">  2011.  Length and age trends of Chinook salmon in the Nushagak River, Alaska related to commercial and recreational fishery selection and exploitati</w:t>
      </w:r>
      <w:r>
        <w:t>on.  Trans. Am. Fish. Soc. 140:</w:t>
      </w:r>
      <w:r w:rsidRPr="00B11F9B">
        <w:t>611–622.</w:t>
      </w:r>
    </w:p>
    <w:p w:rsidR="004C5547" w:rsidRDefault="004C5547" w:rsidP="004C5547">
      <w:pPr>
        <w:pStyle w:val="ref-Cited"/>
      </w:pPr>
      <w:r>
        <w:t>Koski, K. V.  2009.  The Fate of Coho Salmon Nomads: The story of an estuarine-rearing strategy promoting resilience.  Ecology and Society 14(1):4.</w:t>
      </w:r>
    </w:p>
    <w:p w:rsidR="004C5547" w:rsidRDefault="004C5547" w:rsidP="004C5547">
      <w:pPr>
        <w:pStyle w:val="ref-Cited"/>
      </w:pPr>
      <w:proofErr w:type="gramStart"/>
      <w:r>
        <w:t>Lane, J., J. A. Taylor, and B. O. Finnegan.</w:t>
      </w:r>
      <w:proofErr w:type="gramEnd"/>
      <w:r>
        <w:t xml:space="preserve">  1994.  1991 adult coho escapement and summary of the 1988–1990 escapement years to the Lachmach River, British Columbia. Canadian Data Report of Fisheries and Aquatic Sciences 938, Nanaimo.</w:t>
      </w:r>
    </w:p>
    <w:p w:rsidR="006A66F7" w:rsidRDefault="006A66F7" w:rsidP="004C5547">
      <w:pPr>
        <w:pStyle w:val="ref-Cited"/>
      </w:pPr>
      <w:proofErr w:type="gramStart"/>
      <w:r w:rsidRPr="000A3D61">
        <w:t>Lum, J.L.</w:t>
      </w:r>
      <w:r>
        <w:t xml:space="preserve"> </w:t>
      </w:r>
      <w:r w:rsidRPr="000A3D61">
        <w:t>2003.</w:t>
      </w:r>
      <w:proofErr w:type="gramEnd"/>
      <w:r>
        <w:t xml:space="preserve"> </w:t>
      </w:r>
      <w:proofErr w:type="gramStart"/>
      <w:r w:rsidRPr="000A3D61">
        <w:t>Effects of smolt length and emigration timing on marine survival and age at maturity of wild coho salmon (</w:t>
      </w:r>
      <w:r w:rsidRPr="000A3D61">
        <w:rPr>
          <w:i/>
        </w:rPr>
        <w:t>Oncorhynchu kisutch</w:t>
      </w:r>
      <w:r w:rsidRPr="000A3D61">
        <w:t>) at Auke Creek, Juneau, Alaska.</w:t>
      </w:r>
      <w:proofErr w:type="gramEnd"/>
      <w:r w:rsidRPr="000A3D61">
        <w:t xml:space="preserve"> </w:t>
      </w:r>
      <w:proofErr w:type="gramStart"/>
      <w:r w:rsidRPr="000A3D61">
        <w:t>Master’s thesis.</w:t>
      </w:r>
      <w:proofErr w:type="gramEnd"/>
      <w:r w:rsidRPr="000A3D61">
        <w:t xml:space="preserve"> </w:t>
      </w:r>
      <w:proofErr w:type="gramStart"/>
      <w:r w:rsidRPr="000A3D61">
        <w:t>University of Alaska, Juneau, Alaska.</w:t>
      </w:r>
      <w:proofErr w:type="gramEnd"/>
    </w:p>
    <w:p w:rsidR="004C5547" w:rsidRDefault="004C5547" w:rsidP="004C5547">
      <w:pPr>
        <w:pStyle w:val="ref-Cited"/>
      </w:pPr>
      <w:r>
        <w:t xml:space="preserve"> </w:t>
      </w:r>
      <w:proofErr w:type="gramStart"/>
      <w:r>
        <w:t>Lum, J. L., and B. J. Glynn.</w:t>
      </w:r>
      <w:proofErr w:type="gramEnd"/>
      <w:r>
        <w:t xml:space="preserve">  2007.  Coho salmon smolt production, adult harvest, and escapement from Jordan and Duck Creeks, Southeast Alaska, 2002–2003.  </w:t>
      </w:r>
      <w:proofErr w:type="gramStart"/>
      <w:r>
        <w:t>Alaska Department of Fish and Game, Fishery Data Series No. 07-31, Anchorage.</w:t>
      </w:r>
      <w:proofErr w:type="gramEnd"/>
    </w:p>
    <w:p w:rsidR="004C5547" w:rsidRDefault="004C5547" w:rsidP="004C5547">
      <w:pPr>
        <w:pStyle w:val="ref-Cited"/>
      </w:pPr>
      <w:proofErr w:type="gramStart"/>
      <w:r>
        <w:t>Lum, J. L., and S. G. Taylor.</w:t>
      </w:r>
      <w:proofErr w:type="gramEnd"/>
      <w:r>
        <w:t xml:space="preserve">  2006.  Abundance of cutthroat trout in Auke Lake in 2003, and Dolly Varden and cutthroat trout migrations at Auke Creek in 2004.  </w:t>
      </w:r>
      <w:proofErr w:type="gramStart"/>
      <w:r>
        <w:t>Alaska Department of Fish and Game, Fishery Data Series No. 06-57, Anchorage.</w:t>
      </w:r>
      <w:proofErr w:type="gramEnd"/>
    </w:p>
    <w:p w:rsidR="004C5547" w:rsidRDefault="004C5547" w:rsidP="004C5547">
      <w:pPr>
        <w:pStyle w:val="ref-Cited"/>
      </w:pPr>
      <w:r>
        <w:t xml:space="preserve">McCurdy, S. J.  2010.  Production of coho salmon from the 2008 smolt emigration from Chuck Creek in Southeast Alaska.  </w:t>
      </w:r>
      <w:proofErr w:type="gramStart"/>
      <w:r>
        <w:t>Alaska Department of Fish and Game, Fishery Data Series No. 10-75, Anchorage.</w:t>
      </w:r>
      <w:proofErr w:type="gramEnd"/>
    </w:p>
    <w:p w:rsidR="004C5547" w:rsidRDefault="004C5547" w:rsidP="004C5547">
      <w:pPr>
        <w:pStyle w:val="ref-Cited"/>
      </w:pPr>
      <w:proofErr w:type="gramStart"/>
      <w:r>
        <w:t>McPherson, S. A., and D. R. Bernard.</w:t>
      </w:r>
      <w:proofErr w:type="gramEnd"/>
      <w:r>
        <w:t xml:space="preserve">  1995.  Production of coho salmon from the Taku River, 1993–1994.  </w:t>
      </w:r>
      <w:proofErr w:type="gramStart"/>
      <w:r>
        <w:t>Alaska Department of Fish and Game, Fishery Data Series No. 95-29, Anchorage.</w:t>
      </w:r>
      <w:proofErr w:type="gramEnd"/>
    </w:p>
    <w:p w:rsidR="004C5547" w:rsidRDefault="004C5547" w:rsidP="004C5547">
      <w:pPr>
        <w:pStyle w:val="ref-Cited"/>
      </w:pPr>
      <w:proofErr w:type="gramStart"/>
      <w:r>
        <w:t>McPherson, S. A., and D. R. Bernard.</w:t>
      </w:r>
      <w:proofErr w:type="gramEnd"/>
      <w:r>
        <w:t xml:space="preserve">  1996.  Production of coho salmon from the Taku River, 1994–1995.  </w:t>
      </w:r>
      <w:proofErr w:type="gramStart"/>
      <w:r>
        <w:t>Alaska Department of Fish and Game, Fishery Data Series No. 96-25, Anchorage.</w:t>
      </w:r>
      <w:proofErr w:type="gramEnd"/>
    </w:p>
    <w:p w:rsidR="004C5547" w:rsidRDefault="004C5547" w:rsidP="004C5547">
      <w:pPr>
        <w:pStyle w:val="ref-Cited"/>
      </w:pPr>
      <w:r>
        <w:lastRenderedPageBreak/>
        <w:t xml:space="preserve">McPherson, S. A., D. R. Bernard, and S. T. Elliott.  1994.  Production of coho salmon from the Taku River, 1992–1993.  </w:t>
      </w:r>
      <w:proofErr w:type="gramStart"/>
      <w:r>
        <w:t>Alaska Department of Fish and Game, Fishery Data Series No. 94-38, Anchorage.</w:t>
      </w:r>
      <w:proofErr w:type="gramEnd"/>
    </w:p>
    <w:p w:rsidR="004C5547" w:rsidRDefault="004C5547" w:rsidP="004C5547">
      <w:pPr>
        <w:pStyle w:val="ref-Cited"/>
      </w:pPr>
      <w:proofErr w:type="gramStart"/>
      <w:r>
        <w:t>McPherson, S. A., D. R. Bernard, and M. S. Kelley.</w:t>
      </w:r>
      <w:proofErr w:type="gramEnd"/>
      <w:r>
        <w:t xml:space="preserve">  1997.  Production of coho salmon from the Taku River, 1995–1996.  </w:t>
      </w:r>
      <w:proofErr w:type="gramStart"/>
      <w:r>
        <w:t>Alaska Department of Fish and Game, Fishery Data Series No. 97-24, Anchorage.</w:t>
      </w:r>
      <w:proofErr w:type="gramEnd"/>
    </w:p>
    <w:p w:rsidR="004C5547" w:rsidRDefault="004C5547" w:rsidP="004C5547">
      <w:pPr>
        <w:pStyle w:val="ref-Cited"/>
      </w:pPr>
      <w:proofErr w:type="gramStart"/>
      <w:r>
        <w:t>McPherson, S. A., R. J. Yanusz, D. R. Bernard, and M. S. Kelley.</w:t>
      </w:r>
      <w:proofErr w:type="gramEnd"/>
      <w:r>
        <w:t xml:space="preserve">  1998.  Production of coho salmon from the Taku River, 1996–1997.  </w:t>
      </w:r>
      <w:proofErr w:type="gramStart"/>
      <w:r>
        <w:t>Alaska Department of Fish and Game, Fishery Data Series No. 98-18, Anchorage.</w:t>
      </w:r>
      <w:proofErr w:type="gramEnd"/>
    </w:p>
    <w:p w:rsidR="00203772" w:rsidRDefault="00203772" w:rsidP="00203772">
      <w:pPr>
        <w:pStyle w:val="ref-Cited"/>
      </w:pPr>
      <w:proofErr w:type="gramStart"/>
      <w:r>
        <w:t>M</w:t>
      </w:r>
      <w:r>
        <w:t>eehan, W.R., and D.B. Siniff.</w:t>
      </w:r>
      <w:proofErr w:type="gramEnd"/>
      <w:r>
        <w:t xml:space="preserve">  1962.  </w:t>
      </w:r>
      <w:r>
        <w:t>A study of the downstream migrations of anadromous</w:t>
      </w:r>
      <w:r>
        <w:t xml:space="preserve"> </w:t>
      </w:r>
      <w:r>
        <w:t>fishes in the Taku River, Alaska. Trans. Am.</w:t>
      </w:r>
      <w:r>
        <w:t xml:space="preserve"> </w:t>
      </w:r>
      <w:r>
        <w:t>Fish. Soc. 91:399–407.</w:t>
      </w:r>
    </w:p>
    <w:p w:rsidR="00E37256" w:rsidRDefault="00E37256" w:rsidP="00E37256">
      <w:pPr>
        <w:pStyle w:val="Lit-Cited"/>
      </w:pPr>
      <w:r>
        <w:t xml:space="preserve">Michael J. </w:t>
      </w:r>
      <w:r w:rsidRPr="00B34523">
        <w:t>H</w:t>
      </w:r>
      <w:r>
        <w:t xml:space="preserve">.  1995.  </w:t>
      </w:r>
      <w:r w:rsidRPr="00B34523">
        <w:t xml:space="preserve">Enhancement effects of spawning pink salmon on stream rearing juvenile coho salmon: Managing one resource to benefit another. </w:t>
      </w:r>
      <w:r>
        <w:t xml:space="preserve"> Northwest Science 69:</w:t>
      </w:r>
      <w:r w:rsidRPr="00B34523">
        <w:t>228–233.</w:t>
      </w:r>
    </w:p>
    <w:p w:rsidR="004C5547" w:rsidRDefault="004C5547" w:rsidP="004C5547">
      <w:pPr>
        <w:pStyle w:val="ref-Cited"/>
      </w:pPr>
      <w:proofErr w:type="gramStart"/>
      <w:r>
        <w:t>Murphy, M. L., J. F. Thedinga, and K. V. Koski.</w:t>
      </w:r>
      <w:proofErr w:type="gramEnd"/>
      <w:r>
        <w:t xml:space="preserve">  1984.  A stream ecosystem in old growth forest in southeast Alaska: Part V: Seasonal changes in habitat utilization by juvenile salmonids.  </w:t>
      </w:r>
      <w:proofErr w:type="gramStart"/>
      <w:r>
        <w:t>Pages 89–98 [In] W. R. Meehan, T. R. Merrell, Jr., and T. A. Hanley, editors.</w:t>
      </w:r>
      <w:proofErr w:type="gramEnd"/>
      <w:r>
        <w:t xml:space="preserve">  </w:t>
      </w:r>
      <w:proofErr w:type="gramStart"/>
      <w:r>
        <w:t>Proceedings of the Symposium on Fish and Wildlife Relationships in Old-Growth Forests (Juneau, 1982).</w:t>
      </w:r>
      <w:proofErr w:type="gramEnd"/>
      <w:r>
        <w:t xml:space="preserve">  </w:t>
      </w:r>
      <w:proofErr w:type="gramStart"/>
      <w:r>
        <w:t>American Institute of Fisheries Research Biologists, Juneau, Alaska.</w:t>
      </w:r>
      <w:proofErr w:type="gramEnd"/>
    </w:p>
    <w:p w:rsidR="004C5547" w:rsidRDefault="004C5547" w:rsidP="004C5547"/>
    <w:p w:rsidR="004C5547" w:rsidRPr="00311679" w:rsidRDefault="004C5547" w:rsidP="00311679">
      <w:pPr>
        <w:jc w:val="center"/>
        <w:rPr>
          <w:b/>
          <w:bCs/>
          <w:sz w:val="32"/>
        </w:rPr>
      </w:pPr>
      <w:r w:rsidRPr="00311679">
        <w:rPr>
          <w:b/>
          <w:bCs/>
          <w:sz w:val="32"/>
        </w:rPr>
        <w:t>REFERENCES CITED (Continued)</w:t>
      </w:r>
    </w:p>
    <w:p w:rsidR="004C5547" w:rsidRDefault="004C5547" w:rsidP="004C5547">
      <w:pPr>
        <w:pStyle w:val="ref-Cited"/>
      </w:pPr>
      <w:r>
        <w:t xml:space="preserve">Myers, K. W., K. Y. Aydin, R. V. Walker, S. Fowler, and M. L. Dahlberg.  </w:t>
      </w:r>
      <w:proofErr w:type="gramStart"/>
      <w:r>
        <w:t>1996.  Known ocean</w:t>
      </w:r>
      <w:proofErr w:type="gramEnd"/>
      <w:r>
        <w:t xml:space="preserve"> ranges of stocks of Pacific salmon and steelhead as shown by tagging experiments, 1956–1996.  </w:t>
      </w:r>
      <w:proofErr w:type="gramStart"/>
      <w:r>
        <w:t>North Pacific Anadromous Fish Commission Doc. 192, FRI-UW-9614, University of Washington, Seattle.</w:t>
      </w:r>
      <w:proofErr w:type="gramEnd"/>
    </w:p>
    <w:p w:rsidR="004C5547" w:rsidRDefault="004C5547" w:rsidP="004C5547">
      <w:pPr>
        <w:pStyle w:val="ref-Cited"/>
      </w:pPr>
      <w:proofErr w:type="gramStart"/>
      <w:r>
        <w:t>Myers, R. A., A. A. Rosenberg, P. M. Mace, N. J. Barrowman, and V. R. Restrepo.</w:t>
      </w:r>
      <w:proofErr w:type="gramEnd"/>
      <w:r>
        <w:t xml:space="preserve">  1994.  In search of thresholds for recruitment overfishing.  ICES Journal of Marine Science 51:191–205. </w:t>
      </w:r>
    </w:p>
    <w:p w:rsidR="00E37256" w:rsidRDefault="00E37256" w:rsidP="00E37256">
      <w:pPr>
        <w:pStyle w:val="Lit-Cited"/>
      </w:pPr>
      <w:r>
        <w:t xml:space="preserve">Nelson M. </w:t>
      </w:r>
      <w:proofErr w:type="gramStart"/>
      <w:r>
        <w:t>C.,</w:t>
      </w:r>
      <w:proofErr w:type="gramEnd"/>
      <w:r>
        <w:t xml:space="preserve"> and J.D. Reynolds.  2014.  Time-Delayed Subsidies: Interspecies Population Effects in Salmon.  PLoS ONE 9(6): e98951. doi:10.1371/journal.pone.0098951.</w:t>
      </w:r>
    </w:p>
    <w:p w:rsidR="004C5547" w:rsidRDefault="004C5547" w:rsidP="004C5547">
      <w:pPr>
        <w:pStyle w:val="ref-Cited"/>
      </w:pPr>
      <w:r>
        <w:t>Nickelson, T.  2003.  The influence of hatchery coho salmon (</w:t>
      </w:r>
      <w:r w:rsidRPr="0028709C">
        <w:rPr>
          <w:i/>
        </w:rPr>
        <w:t>Oncorhynchus kisutch</w:t>
      </w:r>
      <w:r>
        <w:t>) on the productivity of wild coho salmon populations in Oregon coastal basins. Canadian Journal of Fisheries and Aquatic Sciences 60:1050–1056.</w:t>
      </w:r>
    </w:p>
    <w:p w:rsidR="007F62FD" w:rsidRDefault="007F62FD" w:rsidP="00781FCD">
      <w:pPr>
        <w:pStyle w:val="ref-Cited"/>
      </w:pPr>
      <w:proofErr w:type="gramStart"/>
      <w:r>
        <w:t>Ohlberger, J., E.</w:t>
      </w:r>
      <w:r w:rsidR="00781FCD">
        <w:t xml:space="preserve"> </w:t>
      </w:r>
      <w:r>
        <w:t>J. Ward, D.</w:t>
      </w:r>
      <w:r w:rsidR="00781FCD">
        <w:t xml:space="preserve"> </w:t>
      </w:r>
      <w:r>
        <w:t>E. Schindler and B. Lewis.</w:t>
      </w:r>
      <w:proofErr w:type="gramEnd"/>
      <w:r>
        <w:t xml:space="preserve">  2018.  Demographic change</w:t>
      </w:r>
      <w:r w:rsidR="00781FCD">
        <w:t>s in Chinook salmon across the n</w:t>
      </w:r>
      <w:r>
        <w:t>ortheast</w:t>
      </w:r>
      <w:r w:rsidR="00781FCD">
        <w:t xml:space="preserve"> Pacific Ocean. </w:t>
      </w:r>
      <w:proofErr w:type="gramStart"/>
      <w:r w:rsidR="00781FCD">
        <w:t>Fish and Fisheries.</w:t>
      </w:r>
      <w:proofErr w:type="gramEnd"/>
      <w:r w:rsidR="00781FCD" w:rsidRPr="00781FCD">
        <w:t xml:space="preserve"> </w:t>
      </w:r>
      <w:r w:rsidR="00781FCD">
        <w:t>2018</w:t>
      </w:r>
      <w:proofErr w:type="gramStart"/>
      <w:r w:rsidR="00781FCD">
        <w:t>;00:1</w:t>
      </w:r>
      <w:proofErr w:type="gramEnd"/>
      <w:r w:rsidR="00781FCD">
        <w:t>–14.</w:t>
      </w:r>
    </w:p>
    <w:p w:rsidR="00665A44" w:rsidRDefault="00665A44" w:rsidP="00781FCD">
      <w:pPr>
        <w:pStyle w:val="ref-Cited"/>
      </w:pPr>
      <w:proofErr w:type="gramStart"/>
      <w:r w:rsidRPr="00665A44">
        <w:t>Orsi, J.</w:t>
      </w:r>
      <w:r>
        <w:t xml:space="preserve"> </w:t>
      </w:r>
      <w:r w:rsidRPr="00665A44">
        <w:t>A., M.</w:t>
      </w:r>
      <w:r>
        <w:t xml:space="preserve"> </w:t>
      </w:r>
      <w:r w:rsidRPr="00665A44">
        <w:t>V. Sturdevant, E.</w:t>
      </w:r>
      <w:r>
        <w:t xml:space="preserve"> </w:t>
      </w:r>
      <w:r w:rsidRPr="00665A44">
        <w:t>A. Fergusson, J. Joyce, and S. Heinl.</w:t>
      </w:r>
      <w:proofErr w:type="gramEnd"/>
      <w:r w:rsidRPr="00665A44">
        <w:t xml:space="preserve">  2013.  Connecting the “dots” among coastal ocean metrics and Pacific salmon production in Southeast Alaska, 1997–2012.  N. Pac. Anadr. </w:t>
      </w:r>
      <w:proofErr w:type="gramStart"/>
      <w:r w:rsidRPr="00665A44">
        <w:t>Fish Comm. Tech. Rep. 9: 260–266.</w:t>
      </w:r>
      <w:proofErr w:type="gramEnd"/>
      <w:r w:rsidRPr="00665A44">
        <w:t xml:space="preserve">  </w:t>
      </w:r>
    </w:p>
    <w:p w:rsidR="00A20E40" w:rsidRDefault="00A20E40" w:rsidP="00A20E40">
      <w:pPr>
        <w:pStyle w:val="ref-Cited"/>
      </w:pPr>
      <w:proofErr w:type="gramStart"/>
      <w:r>
        <w:t>Pacific Salmon Commission.</w:t>
      </w:r>
      <w:proofErr w:type="gramEnd"/>
      <w:r>
        <w:t xml:space="preserve">  2015.  Report of the Fraser River Panel to the Pacific Salmon Commission on the 2010 Fraser River Sockeye Salmon Fishing Season. Pacific Salmon Commission, Vancouver.</w:t>
      </w:r>
    </w:p>
    <w:p w:rsidR="008A18C3" w:rsidRDefault="008A18C3" w:rsidP="00A20E40">
      <w:pPr>
        <w:pStyle w:val="ref-Cited"/>
      </w:pPr>
      <w:r w:rsidRPr="008A18C3">
        <w:t>Pearcy, W.</w:t>
      </w:r>
      <w:r>
        <w:t xml:space="preserve"> </w:t>
      </w:r>
      <w:r w:rsidRPr="008A18C3">
        <w:t>G.  1992.  Ocean ecology of North Pacific salmonids.  Univ. Washington Press, Seattle.</w:t>
      </w:r>
      <w:r>
        <w:t xml:space="preserve">  </w:t>
      </w:r>
      <w:proofErr w:type="gramStart"/>
      <w:r>
        <w:t>179 p</w:t>
      </w:r>
      <w:r w:rsidRPr="008A18C3">
        <w:t>.</w:t>
      </w:r>
      <w:proofErr w:type="gramEnd"/>
    </w:p>
    <w:p w:rsidR="00335F11" w:rsidRDefault="00335F11" w:rsidP="004C5547">
      <w:pPr>
        <w:pStyle w:val="ref-Cited"/>
      </w:pPr>
      <w:proofErr w:type="gramStart"/>
      <w:r w:rsidRPr="00335F11">
        <w:t>Peterson W.T., and F.B. Schwing.</w:t>
      </w:r>
      <w:proofErr w:type="gramEnd"/>
      <w:r w:rsidRPr="00335F11">
        <w:t xml:space="preserve">  2003.  A new climate regime in northeast Pacific ecosy</w:t>
      </w:r>
      <w:r>
        <w:t>stems.  Geophysical Research Letters 30:</w:t>
      </w:r>
      <w:r w:rsidRPr="00335F11">
        <w:t>1896.</w:t>
      </w:r>
    </w:p>
    <w:p w:rsidR="0038194D" w:rsidRDefault="0038194D" w:rsidP="0038194D">
      <w:pPr>
        <w:pStyle w:val="ref-Cited"/>
      </w:pPr>
      <w:r w:rsidRPr="0038194D">
        <w:rPr>
          <w:highlight w:val="darkCyan"/>
        </w:rPr>
        <w:t xml:space="preserve">Pestal, G. and Johnston, S.  2015.  Estimates of a biologically-based spawning goal and biological benchmarks for the Canadian-origin Taku River coho stock aggregate.  </w:t>
      </w:r>
      <w:proofErr w:type="gramStart"/>
      <w:r w:rsidRPr="0038194D">
        <w:rPr>
          <w:highlight w:val="darkCyan"/>
        </w:rPr>
        <w:t>Department of Fisheries and Oceans Canada Science</w:t>
      </w:r>
      <w:r>
        <w:rPr>
          <w:highlight w:val="darkCyan"/>
        </w:rPr>
        <w:t xml:space="preserve"> </w:t>
      </w:r>
      <w:r w:rsidRPr="0038194D">
        <w:rPr>
          <w:highlight w:val="darkCyan"/>
        </w:rPr>
        <w:t>Advisory Secretariat Res</w:t>
      </w:r>
      <w:r>
        <w:rPr>
          <w:highlight w:val="darkCyan"/>
        </w:rPr>
        <w:t>earch</w:t>
      </w:r>
      <w:r w:rsidRPr="0038194D">
        <w:rPr>
          <w:highlight w:val="darkCyan"/>
        </w:rPr>
        <w:t xml:space="preserve"> Doc</w:t>
      </w:r>
      <w:r>
        <w:rPr>
          <w:highlight w:val="darkCyan"/>
        </w:rPr>
        <w:t>ument</w:t>
      </w:r>
      <w:r w:rsidRPr="0038194D">
        <w:rPr>
          <w:highlight w:val="darkCyan"/>
        </w:rPr>
        <w:t xml:space="preserve"> 048.</w:t>
      </w:r>
      <w:proofErr w:type="gramEnd"/>
    </w:p>
    <w:p w:rsidR="005E2ADC" w:rsidRDefault="005E2ADC" w:rsidP="00AF1700">
      <w:pPr>
        <w:pStyle w:val="ref-Cited"/>
      </w:pPr>
      <w:r>
        <w:t>Reese C</w:t>
      </w:r>
      <w:r w:rsidR="00AF1700">
        <w:t>.</w:t>
      </w:r>
      <w:r>
        <w:t xml:space="preserve">, </w:t>
      </w:r>
      <w:r w:rsidR="00AF1700">
        <w:t>N. Hillgruber</w:t>
      </w:r>
      <w:r>
        <w:t xml:space="preserve">, </w:t>
      </w:r>
      <w:r w:rsidR="00AF1700">
        <w:t>M. Sturdevant</w:t>
      </w:r>
      <w:r>
        <w:t xml:space="preserve">, </w:t>
      </w:r>
      <w:r w:rsidR="00AF1700">
        <w:t>A. Wertheimer</w:t>
      </w:r>
      <w:r>
        <w:t xml:space="preserve">, </w:t>
      </w:r>
      <w:r w:rsidR="00AF1700">
        <w:t>W. Smoker</w:t>
      </w:r>
      <w:r>
        <w:t xml:space="preserve">, </w:t>
      </w:r>
      <w:r w:rsidR="00AF1700">
        <w:t xml:space="preserve">and R. Focht.  2009.  </w:t>
      </w:r>
      <w:r>
        <w:t>Spatial and temporal distribution and</w:t>
      </w:r>
      <w:r w:rsidR="00AF1700">
        <w:t xml:space="preserve"> </w:t>
      </w:r>
      <w:r>
        <w:t>the potential for estuarine interactions between wild and</w:t>
      </w:r>
      <w:r w:rsidR="00AF1700">
        <w:t xml:space="preserve"> </w:t>
      </w:r>
      <w:r>
        <w:t>hatchery chum salmon (</w:t>
      </w:r>
      <w:r w:rsidRPr="00AF1700">
        <w:rPr>
          <w:i/>
        </w:rPr>
        <w:t>On</w:t>
      </w:r>
      <w:r w:rsidR="00AF1700" w:rsidRPr="00AF1700">
        <w:rPr>
          <w:i/>
        </w:rPr>
        <w:t>corhynchus keta</w:t>
      </w:r>
      <w:r w:rsidR="00AF1700">
        <w:t xml:space="preserve">) in Taku Inlet, Alaska. Fishery Bulletin </w:t>
      </w:r>
      <w:r>
        <w:t>107(4):433–450</w:t>
      </w:r>
      <w:r w:rsidR="00AF1700">
        <w:t>.</w:t>
      </w:r>
    </w:p>
    <w:p w:rsidR="00274C64" w:rsidRPr="007462D0" w:rsidRDefault="00274C64" w:rsidP="00274C64">
      <w:pPr>
        <w:pStyle w:val="ref-Cited"/>
      </w:pPr>
      <w:proofErr w:type="gramStart"/>
      <w:r>
        <w:t>Rex, J. F., and E. L. Petticrew.</w:t>
      </w:r>
      <w:proofErr w:type="gramEnd"/>
      <w:r>
        <w:t xml:space="preserve">  2008.  Delivery of marine-derived nutrients to streambeds by Pacific salmon.  Nature Geoscience 1:840–843.</w:t>
      </w:r>
    </w:p>
    <w:p w:rsidR="005F256D" w:rsidRDefault="005F256D" w:rsidP="005F256D">
      <w:pPr>
        <w:pStyle w:val="ref-Cited"/>
      </w:pPr>
      <w:proofErr w:type="gramStart"/>
      <w:r>
        <w:lastRenderedPageBreak/>
        <w:t>Richardson, J.S., and M.S. Wipfli.</w:t>
      </w:r>
      <w:proofErr w:type="gramEnd"/>
      <w:r>
        <w:t xml:space="preserve">  2016.  </w:t>
      </w:r>
      <w:proofErr w:type="gramStart"/>
      <w:r>
        <w:t>Getting</w:t>
      </w:r>
      <w:proofErr w:type="gramEnd"/>
      <w:r>
        <w:t xml:space="preserve"> quantitative about consequences of cross-ecosystem resource subsidies on recipient consumers. </w:t>
      </w:r>
      <w:proofErr w:type="gramStart"/>
      <w:r>
        <w:t>Canadian Journal of Fisheries and Aquatic Sciences 73.</w:t>
      </w:r>
      <w:proofErr w:type="gramEnd"/>
      <w:r>
        <w:t xml:space="preserve"> </w:t>
      </w:r>
      <w:proofErr w:type="gramStart"/>
      <w:r>
        <w:t>doi:</w:t>
      </w:r>
      <w:proofErr w:type="gramEnd"/>
      <w:r>
        <w:t>10.1139/cjfas-2016-0242.</w:t>
      </w:r>
    </w:p>
    <w:p w:rsidR="00E37256" w:rsidRDefault="00E37256" w:rsidP="00E37256">
      <w:pPr>
        <w:pStyle w:val="Lit-Cited"/>
      </w:pPr>
      <w:proofErr w:type="gramStart"/>
      <w:r>
        <w:t>Rinella, D. J., M. S. Wiplfi, C. M. Walker, C. A. Stricker, and R. A. Heintz.</w:t>
      </w:r>
      <w:proofErr w:type="gramEnd"/>
      <w:r>
        <w:t xml:space="preserve">  2013.  Seasonal persistence of marine-derived nutrients in south-central Alaskan salmon streams.  </w:t>
      </w:r>
      <w:proofErr w:type="gramStart"/>
      <w:r>
        <w:t>Ecosphere 4:122 DOI:10.1890/ES13-00112.1.</w:t>
      </w:r>
      <w:proofErr w:type="gramEnd"/>
    </w:p>
    <w:p w:rsidR="004C5547" w:rsidRDefault="004C5547" w:rsidP="0038194D">
      <w:pPr>
        <w:pStyle w:val="ref-Cited"/>
      </w:pPr>
      <w:proofErr w:type="gramStart"/>
      <w:r>
        <w:t>Ruggerone, G. T., and J. L. Nielsen.</w:t>
      </w:r>
      <w:proofErr w:type="gramEnd"/>
      <w:r>
        <w:t xml:space="preserve">  2004.  Evidence for competitive dominance of pink salmon (Oncorhynchus gorbuscha) over other salmonids in the North Pacific Ocean.  Reviews in Fish Biology and Fisheries 14:371–390.</w:t>
      </w:r>
    </w:p>
    <w:p w:rsidR="004C5547" w:rsidRDefault="004C5547" w:rsidP="004C5547">
      <w:pPr>
        <w:pStyle w:val="ref-Cited"/>
      </w:pPr>
      <w:proofErr w:type="gramStart"/>
      <w:r>
        <w:t>Ruggerone, G. T., R. M. Peterman, B. Dorner and K. W. Myers.</w:t>
      </w:r>
      <w:proofErr w:type="gramEnd"/>
      <w:r>
        <w:t xml:space="preserve">  2010.  Magnitude and trends in abundance of hatchery and wild pink salmon, chum salmon, and sockeye salmon in the North Pacific Ocean.  Marine and Coastal Fisheries: Dynamics, Management and Ecosystem Science 2:306–328.</w:t>
      </w:r>
    </w:p>
    <w:p w:rsidR="004C5547" w:rsidRDefault="004C5547" w:rsidP="004C5547">
      <w:pPr>
        <w:pStyle w:val="ref-Cited"/>
      </w:pPr>
      <w:r>
        <w:t xml:space="preserve">Sandercock, F. K.  1991.  Life history of coho salmon (Oncorhynchus kisutch).  </w:t>
      </w:r>
      <w:proofErr w:type="gramStart"/>
      <w:r>
        <w:t>Pages 395–445 [In] C. Groot and L. Margolis, editors.</w:t>
      </w:r>
      <w:proofErr w:type="gramEnd"/>
      <w:r>
        <w:t xml:space="preserve">  </w:t>
      </w:r>
      <w:proofErr w:type="gramStart"/>
      <w:r>
        <w:t>Pacific Salmon Life Histories.</w:t>
      </w:r>
      <w:proofErr w:type="gramEnd"/>
      <w:r>
        <w:t xml:space="preserve">  UBC Press, Vancouver, B.C.</w:t>
      </w:r>
    </w:p>
    <w:p w:rsidR="007C0681" w:rsidRDefault="007C0681" w:rsidP="007C0681">
      <w:pPr>
        <w:pStyle w:val="ref-Cited"/>
      </w:pPr>
      <w:r w:rsidRPr="007C0681">
        <w:t>Schindler, D. E., R. Hilborn, B. Chasco, C. P. Boatright, T. P. Quinn, L. A. Rogers, and M. S. Webster. 2010. Population diversity and the portfolio effect in an exploi</w:t>
      </w:r>
      <w:r>
        <w:t>ted species. Nature 465:609–613.</w:t>
      </w:r>
    </w:p>
    <w:p w:rsidR="00C16DBB" w:rsidRDefault="00C16DBB" w:rsidP="00C16DBB">
      <w:pPr>
        <w:pStyle w:val="ref-Cited"/>
      </w:pPr>
      <w:proofErr w:type="gramStart"/>
      <w:r>
        <w:t>Simenstad</w:t>
      </w:r>
      <w:r>
        <w:t>,</w:t>
      </w:r>
      <w:r>
        <w:t xml:space="preserve"> C</w:t>
      </w:r>
      <w:r>
        <w:t>.</w:t>
      </w:r>
      <w:r>
        <w:t>A</w:t>
      </w:r>
      <w:r>
        <w:t>.</w:t>
      </w:r>
      <w:r>
        <w:t xml:space="preserve">, </w:t>
      </w:r>
      <w:r>
        <w:t>and E.O. Salo.</w:t>
      </w:r>
      <w:proofErr w:type="gramEnd"/>
      <w:r>
        <w:t xml:space="preserve"> 1982.  </w:t>
      </w:r>
      <w:proofErr w:type="gramStart"/>
      <w:r>
        <w:t>Foraging</w:t>
      </w:r>
      <w:proofErr w:type="gramEnd"/>
      <w:r>
        <w:t xml:space="preserve"> success as a </w:t>
      </w:r>
      <w:r>
        <w:t>determinant of estuarine and nearshore carrying capacity</w:t>
      </w:r>
      <w:r>
        <w:t xml:space="preserve"> </w:t>
      </w:r>
      <w:r>
        <w:t>of juvenile chum salmon (</w:t>
      </w:r>
      <w:r w:rsidRPr="00C16DBB">
        <w:rPr>
          <w:i/>
        </w:rPr>
        <w:t>Oncorhynchus keta</w:t>
      </w:r>
      <w:r>
        <w:t>) in Hood</w:t>
      </w:r>
      <w:r>
        <w:t xml:space="preserve"> </w:t>
      </w:r>
      <w:r>
        <w:t>Canal, Washington. In: Proc</w:t>
      </w:r>
      <w:r>
        <w:t>eedings of the</w:t>
      </w:r>
      <w:r>
        <w:t xml:space="preserve"> North Pacific Aquaculture</w:t>
      </w:r>
      <w:r>
        <w:t xml:space="preserve"> </w:t>
      </w:r>
      <w:r>
        <w:t>Symp</w:t>
      </w:r>
      <w:r>
        <w:t>osium</w:t>
      </w:r>
      <w:r>
        <w:t>, Anchorage, Alaska and Newport, Oregon, pp 21–36</w:t>
      </w:r>
      <w:r>
        <w:t>.</w:t>
      </w:r>
    </w:p>
    <w:p w:rsidR="00AF1700" w:rsidRDefault="00AF1700" w:rsidP="00AF1700">
      <w:pPr>
        <w:pStyle w:val="ref-Cited"/>
      </w:pPr>
      <w:r>
        <w:t xml:space="preserve">Sturdevant, M., E. Fergusson, N. Hillgruber, C. Reese, J. Orsi, </w:t>
      </w:r>
      <w:r>
        <w:t>R. Focht, A. Wertheimer, a</w:t>
      </w:r>
      <w:r>
        <w:t>nd W.</w:t>
      </w:r>
      <w:r>
        <w:t xml:space="preserve"> </w:t>
      </w:r>
      <w:r>
        <w:t>Smoker.</w:t>
      </w:r>
      <w:r>
        <w:t xml:space="preserve">  2012</w:t>
      </w:r>
      <w:r>
        <w:t xml:space="preserve">. </w:t>
      </w:r>
      <w:r>
        <w:t xml:space="preserve"> </w:t>
      </w:r>
      <w:r>
        <w:t>Lack of trophic competition among wild and hatchery juvenile chum</w:t>
      </w:r>
      <w:r>
        <w:t xml:space="preserve"> </w:t>
      </w:r>
      <w:r>
        <w:t>salmon during early marine residence in Taku Inlet, Southeast Alaska. Environ. Biol.</w:t>
      </w:r>
      <w:r>
        <w:t xml:space="preserve"> Fishes 94:101–</w:t>
      </w:r>
      <w:r>
        <w:t>116.</w:t>
      </w:r>
    </w:p>
    <w:p w:rsidR="004C5547" w:rsidRDefault="004C5547" w:rsidP="004C5547">
      <w:pPr>
        <w:pStyle w:val="ref-Cited"/>
      </w:pPr>
      <w:r>
        <w:t>Shaul, L.  1994.  A summary of 1982–1991 harvest, escapements, migratory patterns, and marine survival rates of coho salmon stocks in Southeast Alaska.  Alaska Fishery Research Bulletin 1(1):10–34, Juneau.</w:t>
      </w:r>
    </w:p>
    <w:p w:rsidR="004C5547" w:rsidRDefault="004C5547" w:rsidP="004C5547">
      <w:pPr>
        <w:pStyle w:val="ref-Cited"/>
      </w:pPr>
      <w:proofErr w:type="gramStart"/>
      <w:r>
        <w:t>Shaul, L., and K. Crabtree.</w:t>
      </w:r>
      <w:proofErr w:type="gramEnd"/>
      <w:r>
        <w:t xml:space="preserve">  1998.  Harvests, escapements, migratory patterns, smolt migrations, and survival of coho salmon in Southeast Alaska based on coded wire tagging, 1994–1996.  </w:t>
      </w:r>
      <w:proofErr w:type="gramStart"/>
      <w:r>
        <w:t>Alaska Department of Fish and Game, Division of Commercial Fisheries, Regional Information Report 1J98–02, Juneau.</w:t>
      </w:r>
      <w:proofErr w:type="gramEnd"/>
      <w:r>
        <w:t xml:space="preserve"> </w:t>
      </w:r>
    </w:p>
    <w:p w:rsidR="004C5547" w:rsidRDefault="004C5547" w:rsidP="004C5547">
      <w:pPr>
        <w:pStyle w:val="ref-Cited"/>
      </w:pPr>
      <w:proofErr w:type="gramStart"/>
      <w:r>
        <w:t>Shaul, L. D., and T. A. Tydingco.</w:t>
      </w:r>
      <w:proofErr w:type="gramEnd"/>
      <w:r>
        <w:t xml:space="preserve">  2006.  Escapement goals for coho salmon counted in aggregate surveys in the Ketchikan and Sitka areas.  </w:t>
      </w:r>
      <w:proofErr w:type="gramStart"/>
      <w:r>
        <w:t>Alaska Department of Fish and Game, Special Publication No. 06-11, Anchorage.</w:t>
      </w:r>
      <w:proofErr w:type="gramEnd"/>
    </w:p>
    <w:p w:rsidR="004C5547" w:rsidRDefault="004C5547" w:rsidP="004C5547">
      <w:pPr>
        <w:pStyle w:val="ref-Cited"/>
      </w:pPr>
      <w:proofErr w:type="gramStart"/>
      <w:r>
        <w:t>Shaul, L. D., P. L. Gray, and J. F. Koerner.</w:t>
      </w:r>
      <w:proofErr w:type="gramEnd"/>
      <w:r>
        <w:t xml:space="preserve">  1986.  Coded wire tagging of wild coho salmon (Oncorhynchus kisutch) stocks in Southeastern Alaska, 1983–1984.  Alaska Department of Fish and Game, Division of Commercial Fisheries, Technical Data Report No. 162, Juneau.</w:t>
      </w:r>
    </w:p>
    <w:p w:rsidR="004C5547" w:rsidRDefault="004C5547" w:rsidP="004C5547">
      <w:pPr>
        <w:pStyle w:val="ref-Cited"/>
      </w:pPr>
      <w:proofErr w:type="gramStart"/>
      <w:r>
        <w:t>Shaul, L., P. L. Gray, and J. F. Koerner.</w:t>
      </w:r>
      <w:proofErr w:type="gramEnd"/>
      <w:r>
        <w:t xml:space="preserve">  1991.  Coded wire tag estimates of abundance, harvest, and survival rates of selected coho salmon stocks in Southeast Alaska, 1981–1986.  </w:t>
      </w:r>
      <w:proofErr w:type="gramStart"/>
      <w:r>
        <w:t>Alaska Department of Fish and Game, Division of Commercial Fisheries, Fishery Research Bulletin No. 91-05, Juneau.</w:t>
      </w:r>
      <w:proofErr w:type="gramEnd"/>
    </w:p>
    <w:p w:rsidR="004C5547" w:rsidRDefault="004C5547" w:rsidP="004C5547">
      <w:pPr>
        <w:pStyle w:val="ref-Cited"/>
      </w:pPr>
      <w:proofErr w:type="gramStart"/>
      <w:r>
        <w:t>Shaul, L., S. McPherson, E. Jones, and K. Crabtree.</w:t>
      </w:r>
      <w:proofErr w:type="gramEnd"/>
      <w:r>
        <w:t xml:space="preserve">  2003.  Stock status and escapement goals for coho salmon stocks in Southeast Alaska.  </w:t>
      </w:r>
      <w:proofErr w:type="gramStart"/>
      <w:r>
        <w:t>Alaska Department of Fish and Game, Special Publication No. 03-02, Anchorage.</w:t>
      </w:r>
      <w:proofErr w:type="gramEnd"/>
    </w:p>
    <w:p w:rsidR="004C5547" w:rsidRDefault="004C5547" w:rsidP="004C5547">
      <w:pPr>
        <w:pStyle w:val="ref-Cited"/>
      </w:pPr>
      <w:proofErr w:type="gramStart"/>
      <w:r>
        <w:t>Shaul, L., E. Jones, and K. Crabtree.</w:t>
      </w:r>
      <w:proofErr w:type="gramEnd"/>
      <w:r>
        <w:t xml:space="preserve">  2005.  Coho salmon stock status and escapement goals in Southeast Alaska [in] J. A. Der Hovanisian and H. J. Geiger, editors.  </w:t>
      </w:r>
      <w:proofErr w:type="gramStart"/>
      <w:r>
        <w:t>Stock status and escapement goals for salmon stocks in Southeast Alaska 2005.</w:t>
      </w:r>
      <w:proofErr w:type="gramEnd"/>
      <w:r>
        <w:t xml:space="preserve">  </w:t>
      </w:r>
      <w:proofErr w:type="gramStart"/>
      <w:r>
        <w:t>Alaska Department of Fish and Game, Special Publication No. 05–22, Anchorage.</w:t>
      </w:r>
      <w:proofErr w:type="gramEnd"/>
    </w:p>
    <w:p w:rsidR="004C5547" w:rsidRDefault="004C5547" w:rsidP="004C5547">
      <w:pPr>
        <w:pStyle w:val="ref-Cited"/>
      </w:pPr>
      <w:proofErr w:type="gramStart"/>
      <w:r>
        <w:t>Shaul, L. D., L. Weitkamp, K. Simpson, and J. Sawada.</w:t>
      </w:r>
      <w:proofErr w:type="gramEnd"/>
      <w:r>
        <w:t xml:space="preserve">  2007.  Trends in abundance and size of coho salmon in the Pacific Rim.  North Pacific Anadromous Fish Commission Bulletin No. 4:93–104.</w:t>
      </w:r>
    </w:p>
    <w:p w:rsidR="004C5547" w:rsidRDefault="004C5547" w:rsidP="004C5547">
      <w:pPr>
        <w:pStyle w:val="ref-Cited"/>
      </w:pPr>
      <w:proofErr w:type="gramStart"/>
      <w:r>
        <w:t>Shaul, L., E. Jones, K. Crabtree, T. Tydingco, S. McCurdy, and B. Elliott.</w:t>
      </w:r>
      <w:proofErr w:type="gramEnd"/>
      <w:r>
        <w:t xml:space="preserve">  2008.  Coho Salmon Stock Status and Escapement Goals in Southeast Alaska.  </w:t>
      </w:r>
      <w:proofErr w:type="gramStart"/>
      <w:r>
        <w:t>Alaska Department of Fish and Game, Special Publication No. 08–20, Anchorage.</w:t>
      </w:r>
      <w:proofErr w:type="gramEnd"/>
    </w:p>
    <w:p w:rsidR="004C5547" w:rsidRDefault="004C5547" w:rsidP="004C5547">
      <w:pPr>
        <w:pStyle w:val="ref-Cited"/>
      </w:pPr>
      <w:proofErr w:type="gramStart"/>
      <w:r>
        <w:t>Shaul, L. D., K. F. Crabtree., M. Kemp, and N. Olmsted.</w:t>
      </w:r>
      <w:proofErr w:type="gramEnd"/>
      <w:r>
        <w:t xml:space="preserve">  2009.  Coho salmon studies at Hugh Smith Lake, 1982–2007.  </w:t>
      </w:r>
      <w:proofErr w:type="gramStart"/>
      <w:r>
        <w:t>Alaska Department of Fish and Game, Fishery Manuscript No. 09-04, Anchorage.</w:t>
      </w:r>
      <w:proofErr w:type="gramEnd"/>
    </w:p>
    <w:p w:rsidR="008C2BA9" w:rsidRPr="00311679" w:rsidRDefault="008C2BA9" w:rsidP="008C2BA9">
      <w:pPr>
        <w:jc w:val="center"/>
        <w:rPr>
          <w:b/>
          <w:bCs/>
          <w:sz w:val="32"/>
        </w:rPr>
      </w:pPr>
      <w:r w:rsidRPr="00311679">
        <w:rPr>
          <w:b/>
          <w:bCs/>
          <w:sz w:val="32"/>
        </w:rPr>
        <w:lastRenderedPageBreak/>
        <w:t>REFERENCES CITED (Continued)</w:t>
      </w:r>
    </w:p>
    <w:p w:rsidR="004C5547" w:rsidRDefault="004C5547" w:rsidP="004C5547">
      <w:pPr>
        <w:pStyle w:val="ref-Cited"/>
      </w:pPr>
      <w:proofErr w:type="gramStart"/>
      <w:r>
        <w:t>Shaul, L. D., K. F. Crabtree, D. M. Eggers, M. Tracy, and J. H. Clark.</w:t>
      </w:r>
      <w:proofErr w:type="gramEnd"/>
      <w:r>
        <w:t xml:space="preserve">  2010.  Estimates of harvest, escapement, exploitation rate, smolt production and marine survival of coho salmon stocks in the Situk-Ahrnklin Lagoon, 2004–2006.  </w:t>
      </w:r>
      <w:proofErr w:type="gramStart"/>
      <w:r>
        <w:t>Alaska Department of Fish and Game, Fishery Data Series No. 10-11, Anchorage.</w:t>
      </w:r>
      <w:proofErr w:type="gramEnd"/>
    </w:p>
    <w:p w:rsidR="00545694" w:rsidRDefault="00545694" w:rsidP="00545694">
      <w:pPr>
        <w:pStyle w:val="ref-Cited"/>
      </w:pPr>
      <w:proofErr w:type="gramStart"/>
      <w:r w:rsidRPr="00CB448B">
        <w:t>Shaul, L., K. Crabtree, E. Jones, S. McCurdy and B. Elliott.</w:t>
      </w:r>
      <w:proofErr w:type="gramEnd"/>
      <w:r w:rsidRPr="00CB448B">
        <w:t xml:space="preserve"> </w:t>
      </w:r>
      <w:r>
        <w:t xml:space="preserve"> </w:t>
      </w:r>
      <w:r w:rsidRPr="00CB448B">
        <w:t xml:space="preserve">2011. </w:t>
      </w:r>
      <w:r>
        <w:t xml:space="preserve"> </w:t>
      </w:r>
      <w:r w:rsidRPr="00CB448B">
        <w:t xml:space="preserve">Coho salmon stock status and escapement goals in Southeast Alaska. </w:t>
      </w:r>
      <w:r>
        <w:t xml:space="preserve"> </w:t>
      </w:r>
      <w:proofErr w:type="gramStart"/>
      <w:r w:rsidRPr="00CB448B">
        <w:t>Alaska Department of Fish and Game, Special Publication No. 11-23, Anchorage.</w:t>
      </w:r>
      <w:proofErr w:type="gramEnd"/>
    </w:p>
    <w:p w:rsidR="00545694" w:rsidRDefault="00545694" w:rsidP="00545694">
      <w:pPr>
        <w:pStyle w:val="ref-Cited"/>
      </w:pPr>
      <w:r w:rsidRPr="006F1216">
        <w:t xml:space="preserve">Shaul, L. D., K. F. Crabtree, K. C. Koolmo, K. M. Koolmo, J. V. Nichols, and H. J. Geiger. </w:t>
      </w:r>
      <w:r>
        <w:t xml:space="preserve"> </w:t>
      </w:r>
      <w:r w:rsidRPr="006F1216">
        <w:t xml:space="preserve">2014. </w:t>
      </w:r>
      <w:r>
        <w:t xml:space="preserve"> </w:t>
      </w:r>
      <w:r w:rsidRPr="006F1216">
        <w:t xml:space="preserve">Studies of coho salmon and other </w:t>
      </w:r>
      <w:r w:rsidRPr="00133042">
        <w:t>Oncorhynchus</w:t>
      </w:r>
      <w:r w:rsidRPr="006F1216">
        <w:t xml:space="preserve"> species at Ford Arm Creek, 1982–2009. </w:t>
      </w:r>
      <w:proofErr w:type="gramStart"/>
      <w:r w:rsidRPr="006F1216">
        <w:t>Alaska Department of Fish and Game, Fishery Manuscript Series No. 14-02, Anchorage.</w:t>
      </w:r>
      <w:proofErr w:type="gramEnd"/>
    </w:p>
    <w:p w:rsidR="004C5547" w:rsidRDefault="004C5547" w:rsidP="004C5547">
      <w:pPr>
        <w:pStyle w:val="ref-Cited"/>
      </w:pPr>
      <w:proofErr w:type="gramStart"/>
      <w:r>
        <w:t>Skannes, P., G. Hagerman, and L. Shaul.</w:t>
      </w:r>
      <w:proofErr w:type="gramEnd"/>
      <w:r>
        <w:t xml:space="preserve">  2011.  Annual management report for the 2010 Southeast Alaska/Yakutat salmon troll fisheries.  Alaska Department of Fish and Game, Fishery Management Report No. 11-10, Anchorage.</w:t>
      </w:r>
    </w:p>
    <w:p w:rsidR="008E1375" w:rsidRDefault="008E1375" w:rsidP="008E1375">
      <w:pPr>
        <w:pStyle w:val="ref-Cited"/>
      </w:pPr>
      <w:proofErr w:type="gramStart"/>
      <w:r>
        <w:t>Sturdevant, M.V., J.A. Orsi and E.A. Fergusson.</w:t>
      </w:r>
      <w:proofErr w:type="gramEnd"/>
      <w:r>
        <w:t xml:space="preserve">  2012.  Diets and trophic linkages of epipelagic fish predators in coastal Southeast Alaska during a period of warm and cold climate years, 1997–2011. Marine and Coastal Fisheries: Dynamics, Management, and Ecosystem Science 4(1): 526–545</w:t>
      </w:r>
    </w:p>
    <w:p w:rsidR="004C5547" w:rsidRDefault="004C5547" w:rsidP="004C5547">
      <w:pPr>
        <w:pStyle w:val="ref-Cited"/>
      </w:pPr>
      <w:proofErr w:type="gramStart"/>
      <w:r>
        <w:t>Takagi, K., K. V. Aro, A. C. Hartt, and M. B. Dell.</w:t>
      </w:r>
      <w:proofErr w:type="gramEnd"/>
      <w:r>
        <w:t xml:space="preserve">  1981.  Distributions and origin of pink salmon (Oncorhynchus gorbuscha) in offshore waters of the North Pacific Ocean.  International North Pacific Fisheries Commission Bulletin 40:1–95.</w:t>
      </w:r>
    </w:p>
    <w:p w:rsidR="004C5547" w:rsidRDefault="004C5547" w:rsidP="004C5547">
      <w:pPr>
        <w:pStyle w:val="ref-Cited"/>
      </w:pPr>
      <w:r>
        <w:t xml:space="preserve">Taylor, S. G.  </w:t>
      </w:r>
      <w:proofErr w:type="gramStart"/>
      <w:r>
        <w:t>2006.  Auke Creek weir 2005 annual report, operations, fish counts, and historical summaries.</w:t>
      </w:r>
      <w:proofErr w:type="gramEnd"/>
      <w:r>
        <w:t xml:space="preserve">  </w:t>
      </w:r>
      <w:proofErr w:type="gramStart"/>
      <w:r>
        <w:t>National Marine Fisheries Service report, 24 p., Auke Bay Laboratory, Juneau, Alaska.</w:t>
      </w:r>
      <w:proofErr w:type="gramEnd"/>
    </w:p>
    <w:p w:rsidR="004C5547" w:rsidRDefault="004C5547" w:rsidP="004C5547">
      <w:pPr>
        <w:pStyle w:val="ref-Cited"/>
      </w:pPr>
      <w:r>
        <w:t xml:space="preserve">Taylor, S. G.  </w:t>
      </w:r>
      <w:proofErr w:type="gramStart"/>
      <w:r>
        <w:t>2007.  Auke Creek weir 2006 annual report, operations, fish counts, and historical summaries.</w:t>
      </w:r>
      <w:proofErr w:type="gramEnd"/>
      <w:r>
        <w:t xml:space="preserve">  </w:t>
      </w:r>
      <w:proofErr w:type="gramStart"/>
      <w:r>
        <w:t>National Marine Fisheries Service report, 28 p., Auke Bay Laboratory, Juneau, Alaska.</w:t>
      </w:r>
      <w:proofErr w:type="gramEnd"/>
    </w:p>
    <w:p w:rsidR="004C5547" w:rsidRDefault="004C5547" w:rsidP="004C5547">
      <w:pPr>
        <w:pStyle w:val="ref-Cited"/>
      </w:pPr>
      <w:proofErr w:type="gramStart"/>
      <w:r>
        <w:t>Taylor, S. G. and J. L. Lum.</w:t>
      </w:r>
      <w:proofErr w:type="gramEnd"/>
      <w:r>
        <w:t xml:space="preserve">  2003.  Auke Creek weir 2002 annual report, operations, fish Counts, and historical summaries.  </w:t>
      </w:r>
      <w:proofErr w:type="gramStart"/>
      <w:r>
        <w:t>National Marine Fisheries Service report, 29 p., Auke Bay Laboratory, Juneau, Alaska.</w:t>
      </w:r>
      <w:proofErr w:type="gramEnd"/>
    </w:p>
    <w:p w:rsidR="004C5547" w:rsidRDefault="004C5547" w:rsidP="004C5547">
      <w:pPr>
        <w:pStyle w:val="ref-Cited"/>
      </w:pPr>
      <w:proofErr w:type="gramStart"/>
      <w:r>
        <w:t>Taylor, S. G. and J. L. Lum.</w:t>
      </w:r>
      <w:proofErr w:type="gramEnd"/>
      <w:r>
        <w:t xml:space="preserve">  2004.  Auke Creek Weir 2003 annual report, operations, fish counts, and historical summaries.  </w:t>
      </w:r>
      <w:proofErr w:type="gramStart"/>
      <w:r>
        <w:t>National Marine Fisheries Service report, 26 p., Auke Bay Laboratory, Juneau, Alaska.</w:t>
      </w:r>
      <w:proofErr w:type="gramEnd"/>
    </w:p>
    <w:p w:rsidR="004C5547" w:rsidRDefault="004C5547" w:rsidP="004C5547">
      <w:pPr>
        <w:pStyle w:val="ref-Cited"/>
      </w:pPr>
      <w:proofErr w:type="gramStart"/>
      <w:r>
        <w:t>Taylor, S. G. and J. L. Lum.</w:t>
      </w:r>
      <w:proofErr w:type="gramEnd"/>
      <w:r>
        <w:t xml:space="preserve">  2005.  Auke Creek Weir 2004 annual report, operations, fish counts, and historical summaries.  </w:t>
      </w:r>
      <w:proofErr w:type="gramStart"/>
      <w:r>
        <w:t>National Marine Fisheries Service report, 26 p., Auke Bay Laboratory, Juneau, Alaska.</w:t>
      </w:r>
      <w:proofErr w:type="gramEnd"/>
    </w:p>
    <w:p w:rsidR="004C5547" w:rsidRDefault="004C5547" w:rsidP="004C5547">
      <w:pPr>
        <w:pStyle w:val="ref-Cited"/>
      </w:pPr>
      <w:proofErr w:type="gramStart"/>
      <w:r>
        <w:t>Taylor, S. G. and K. Munk.</w:t>
      </w:r>
      <w:proofErr w:type="gramEnd"/>
      <w:r>
        <w:t xml:space="preserve">  1988.  Auke Creek Weir 1988 annual report, operations and fish counts.  </w:t>
      </w:r>
      <w:proofErr w:type="gramStart"/>
      <w:r>
        <w:t>National Marine Fisheries Service report, 14 p., Auke Bay Laboratory, Juneau, Alaska.</w:t>
      </w:r>
      <w:proofErr w:type="gramEnd"/>
    </w:p>
    <w:p w:rsidR="004C5547" w:rsidRDefault="004C5547" w:rsidP="004C5547">
      <w:pPr>
        <w:pStyle w:val="ref-Cited"/>
      </w:pPr>
      <w:r>
        <w:t xml:space="preserve">Tschaplinski, P. J.  1988.  Use of estuaries as rearing habitats by juvenile coho salmon of Carnation Creek, British Columbia. </w:t>
      </w:r>
      <w:proofErr w:type="gramStart"/>
      <w:r>
        <w:t>Pages 123–142 [In] T. W. Chamberlin, editor.</w:t>
      </w:r>
      <w:proofErr w:type="gramEnd"/>
      <w:r>
        <w:t xml:space="preserve">  Proceedings of the Workshop: applying 15 years of Carnation Creek results. </w:t>
      </w:r>
      <w:proofErr w:type="gramStart"/>
      <w:r>
        <w:t>Pacific Biological Station.</w:t>
      </w:r>
      <w:proofErr w:type="gramEnd"/>
      <w:r>
        <w:t xml:space="preserve"> Nanaimo, B.C.</w:t>
      </w:r>
    </w:p>
    <w:p w:rsidR="004C5547" w:rsidRDefault="004C5547" w:rsidP="004C5547">
      <w:pPr>
        <w:pStyle w:val="ref-Cited"/>
      </w:pPr>
      <w:proofErr w:type="gramStart"/>
      <w:r>
        <w:t>Van den Berghe, E. P., and M. R. Gross.</w:t>
      </w:r>
      <w:proofErr w:type="gramEnd"/>
      <w:r>
        <w:t xml:space="preserve">  1984.  Female size and nest depth in coho (Oncorhynchus kisutch).  Canadian Journal of Fisheries and Aquatic Science 41:204–206.</w:t>
      </w:r>
    </w:p>
    <w:p w:rsidR="004C5547" w:rsidRDefault="004C5547" w:rsidP="004C5547">
      <w:pPr>
        <w:pStyle w:val="ref-Cited"/>
      </w:pPr>
      <w:proofErr w:type="gramStart"/>
      <w:r>
        <w:t>Van den Berghe, E. P., and M. R. Gross.</w:t>
      </w:r>
      <w:proofErr w:type="gramEnd"/>
      <w:r>
        <w:t xml:space="preserve">  1989.  Natural selection resulting from female breeding competition in a Pacific salmon (Coho: Oncorhynchus kisutch).  Evolution 43(1):125–140.</w:t>
      </w:r>
    </w:p>
    <w:p w:rsidR="00274C64" w:rsidRDefault="00274C64" w:rsidP="00274C64">
      <w:pPr>
        <w:pStyle w:val="Lit-Cited"/>
      </w:pPr>
      <w:proofErr w:type="gramStart"/>
      <w:r>
        <w:t>Verspoor, J. J., D. C. Braun, M. M. Stubbs, and J. D. Reynolds.</w:t>
      </w:r>
      <w:proofErr w:type="gramEnd"/>
      <w:r>
        <w:t xml:space="preserve">  2011.  Persistent ecological effects of a salmon-derived nutrient pulse on stream invertebrate communities.  Ecosphere 2:18. </w:t>
      </w:r>
    </w:p>
    <w:p w:rsidR="004C5547" w:rsidRDefault="004C5547" w:rsidP="004C5547">
      <w:pPr>
        <w:pStyle w:val="ref-Cited"/>
      </w:pPr>
      <w:proofErr w:type="gramStart"/>
      <w:r>
        <w:t>Waltemyer, D. L., D. Reed, M. Tracy, and J. H. Clark.</w:t>
      </w:r>
      <w:proofErr w:type="gramEnd"/>
      <w:r>
        <w:t xml:space="preserve">  2005.  A Mark-Recapture Experiment to Estimate the Spawning Escapement of Coho Salmon in the Situk River, 2004.  </w:t>
      </w:r>
      <w:proofErr w:type="gramStart"/>
      <w:r>
        <w:t>Alaska Department of Fish and Game, Fishery Data Series No. 05-31, Anchorage.</w:t>
      </w:r>
      <w:proofErr w:type="gramEnd"/>
    </w:p>
    <w:p w:rsidR="00D016B3" w:rsidRDefault="00D016B3" w:rsidP="00D016B3">
      <w:pPr>
        <w:pStyle w:val="ref-Cited"/>
      </w:pPr>
      <w:proofErr w:type="gramStart"/>
      <w:r w:rsidRPr="00C11546">
        <w:t>White, K. S., D. P. Gregovich, N. L. Barten</w:t>
      </w:r>
      <w:r>
        <w:t>,</w:t>
      </w:r>
      <w:r w:rsidRPr="00C11546">
        <w:t xml:space="preserve"> and R. Scott.</w:t>
      </w:r>
      <w:proofErr w:type="gramEnd"/>
      <w:r w:rsidRPr="00C11546">
        <w:t xml:space="preserve"> </w:t>
      </w:r>
      <w:r>
        <w:t xml:space="preserve"> </w:t>
      </w:r>
      <w:r w:rsidRPr="00C11546">
        <w:t>2012</w:t>
      </w:r>
      <w:r>
        <w:t>a</w:t>
      </w:r>
      <w:proofErr w:type="gramStart"/>
      <w:r w:rsidRPr="00C11546">
        <w:t xml:space="preserve">. </w:t>
      </w:r>
      <w:r>
        <w:t xml:space="preserve"> </w:t>
      </w:r>
      <w:r w:rsidRPr="00C11546">
        <w:t>Moose</w:t>
      </w:r>
      <w:proofErr w:type="gramEnd"/>
      <w:r w:rsidRPr="00C11546">
        <w:t xml:space="preserve"> population ecology and habitat use along the Juneau Access road corridor, Alaska. </w:t>
      </w:r>
      <w:r>
        <w:t xml:space="preserve"> </w:t>
      </w:r>
      <w:proofErr w:type="gramStart"/>
      <w:r w:rsidRPr="00C11546">
        <w:t>Final wildlife research report</w:t>
      </w:r>
      <w:r>
        <w:t>.</w:t>
      </w:r>
      <w:proofErr w:type="gramEnd"/>
      <w:r>
        <w:t xml:space="preserve">  </w:t>
      </w:r>
      <w:proofErr w:type="gramStart"/>
      <w:r>
        <w:t>ADF&amp;G/DWC/WRR-2012-03.</w:t>
      </w:r>
      <w:proofErr w:type="gramEnd"/>
      <w:r>
        <w:t xml:space="preserve">  </w:t>
      </w:r>
      <w:proofErr w:type="gramStart"/>
      <w:r>
        <w:t xml:space="preserve">Alaska </w:t>
      </w:r>
      <w:r w:rsidRPr="00C11546">
        <w:t>Department o</w:t>
      </w:r>
      <w:r>
        <w:t>f Fish and Game, Juneau.</w:t>
      </w:r>
      <w:proofErr w:type="gramEnd"/>
    </w:p>
    <w:p w:rsidR="00D016B3" w:rsidRDefault="00D016B3" w:rsidP="00D016B3">
      <w:pPr>
        <w:pStyle w:val="ref-Cited"/>
      </w:pPr>
      <w:r w:rsidRPr="00C11546">
        <w:lastRenderedPageBreak/>
        <w:t>White, K. S., D. P. Gregovich</w:t>
      </w:r>
      <w:r>
        <w:t>,</w:t>
      </w:r>
      <w:r w:rsidRPr="00C11546">
        <w:t xml:space="preserve"> G. W. Pendleton, N. L. Barten, R. Scott, A. Crupi and D. N. Larsen. </w:t>
      </w:r>
      <w:r>
        <w:t xml:space="preserve"> </w:t>
      </w:r>
      <w:r w:rsidRPr="00C11546">
        <w:t>2012</w:t>
      </w:r>
      <w:r>
        <w:t>b</w:t>
      </w:r>
      <w:proofErr w:type="gramStart"/>
      <w:r w:rsidRPr="00C11546">
        <w:t xml:space="preserve">. </w:t>
      </w:r>
      <w:r>
        <w:t xml:space="preserve"> </w:t>
      </w:r>
      <w:r w:rsidRPr="00C11546">
        <w:t>Mountain</w:t>
      </w:r>
      <w:proofErr w:type="gramEnd"/>
      <w:r w:rsidRPr="00C11546">
        <w:t xml:space="preserve"> goat population ecology and habitat use along the Juneau Access road corridor, Alaska. </w:t>
      </w:r>
      <w:r>
        <w:t xml:space="preserve"> </w:t>
      </w:r>
      <w:proofErr w:type="gramStart"/>
      <w:r w:rsidRPr="00C11546">
        <w:t>Final wildlife research report.</w:t>
      </w:r>
      <w:proofErr w:type="gramEnd"/>
      <w:r w:rsidRPr="00C11546">
        <w:t xml:space="preserve"> </w:t>
      </w:r>
      <w:r>
        <w:t xml:space="preserve"> </w:t>
      </w:r>
      <w:proofErr w:type="gramStart"/>
      <w:r w:rsidRPr="00C11546">
        <w:t>ADF&amp;G/DWC/WRR-2012-02.</w:t>
      </w:r>
      <w:proofErr w:type="gramEnd"/>
      <w:r w:rsidRPr="00C11546">
        <w:t xml:space="preserve"> </w:t>
      </w:r>
      <w:r>
        <w:t xml:space="preserve"> </w:t>
      </w:r>
      <w:proofErr w:type="gramStart"/>
      <w:r w:rsidRPr="00C11546">
        <w:t>Alaska Department o</w:t>
      </w:r>
      <w:r>
        <w:t>f Fish and Game, Juneau.</w:t>
      </w:r>
      <w:proofErr w:type="gramEnd"/>
    </w:p>
    <w:p w:rsidR="004C5547" w:rsidRDefault="004C5547" w:rsidP="004C5547">
      <w:pPr>
        <w:pStyle w:val="ref-Cited"/>
      </w:pPr>
      <w:r>
        <w:t xml:space="preserve">Wing, B. L.  1985.  Salmon stomach contents from the Alaska troll logbook program, 1977–1984.  </w:t>
      </w:r>
      <w:proofErr w:type="gramStart"/>
      <w:r>
        <w:t>U.S. Department of Commerce, NOAA Technical Memo.</w:t>
      </w:r>
      <w:proofErr w:type="gramEnd"/>
      <w:r>
        <w:t xml:space="preserve">  </w:t>
      </w:r>
      <w:proofErr w:type="gramStart"/>
      <w:r>
        <w:t>NMFS F/NWC-91.</w:t>
      </w:r>
      <w:proofErr w:type="gramEnd"/>
    </w:p>
    <w:p w:rsidR="004C5547" w:rsidRDefault="004C5547" w:rsidP="004C5547">
      <w:pPr>
        <w:pStyle w:val="ref-Cited"/>
      </w:pPr>
      <w:proofErr w:type="gramStart"/>
      <w:r>
        <w:t>Wipfli, M. S., J. P Hudson, J. P. Caouette, and D. T. Chaloner.</w:t>
      </w:r>
      <w:proofErr w:type="gramEnd"/>
      <w:r>
        <w:t xml:space="preserve">  2003.  Marine subsidies in freshwater ecosystems: salmon carcasses increase the growth rates of stream-resident salmonids.  Transactions of the American Fisheries Society 132: 371–381.</w:t>
      </w:r>
    </w:p>
    <w:p w:rsidR="004C5547" w:rsidRDefault="004C5547" w:rsidP="004C5547">
      <w:pPr>
        <w:pStyle w:val="ref-Cited"/>
      </w:pPr>
      <w:proofErr w:type="gramStart"/>
      <w:r>
        <w:t>Yanusz, R. J., S. A. McPherson, and D. R. Bernard.</w:t>
      </w:r>
      <w:proofErr w:type="gramEnd"/>
      <w:r>
        <w:t xml:space="preserve">  1999.  Production of coho salmon from the Taku River, 1997–1998.  </w:t>
      </w:r>
      <w:proofErr w:type="gramStart"/>
      <w:r>
        <w:t>Alaska Department of Fish and Game, Fishery Data Series No. 99-34, Anchorage.</w:t>
      </w:r>
      <w:proofErr w:type="gramEnd"/>
    </w:p>
    <w:p w:rsidR="00D05B1C" w:rsidRDefault="004C5547" w:rsidP="004C5547">
      <w:pPr>
        <w:pStyle w:val="ref-Cited"/>
      </w:pPr>
      <w:proofErr w:type="gramStart"/>
      <w:r>
        <w:t>Yanusz, R. J., S. A. McPherson, D. R. Bernard, and I. M. Boyce.</w:t>
      </w:r>
      <w:proofErr w:type="gramEnd"/>
      <w:r>
        <w:t xml:space="preserve">  2000.  Production of coho salmon from the Taku River, 1998–1999.  </w:t>
      </w:r>
      <w:proofErr w:type="gramStart"/>
      <w:r>
        <w:t>Alaska Department of Fish and Game, Fishery Data Series No.00-31, Anchorage.</w:t>
      </w:r>
      <w:proofErr w:type="gramEnd"/>
    </w:p>
    <w:p w:rsidR="00E37256" w:rsidRDefault="00E37256" w:rsidP="004C5547">
      <w:pPr>
        <w:pStyle w:val="ref-Cited"/>
      </w:pPr>
      <w:r>
        <w:t>Zimmerman, M. S.  2011.  2011</w:t>
      </w:r>
      <w:r w:rsidRPr="00B34523">
        <w:t xml:space="preserve"> wild coho forecasts for Puget Sound, Washington Coast, and Lower Columbia. </w:t>
      </w:r>
      <w:r>
        <w:t xml:space="preserve"> </w:t>
      </w:r>
      <w:proofErr w:type="gramStart"/>
      <w:r w:rsidRPr="00B34523">
        <w:t>Washington Department of Fish and Wildlife, Olympia, Washington.</w:t>
      </w:r>
      <w:proofErr w:type="gramEnd"/>
    </w:p>
    <w:p w:rsidR="00312D25" w:rsidRDefault="00312D25" w:rsidP="00312D25">
      <w:pPr>
        <w:pStyle w:val="ref-Cited"/>
      </w:pPr>
      <w:proofErr w:type="gramStart"/>
      <w:r>
        <w:t>Zimmerman, M. S., Irvine, J. R., O’Neill, M., Anderson, J. H., Greene, C. M., Weinheimer, J., Trudel, M., and Rawson, K. 2015.</w:t>
      </w:r>
      <w:proofErr w:type="gramEnd"/>
      <w:r>
        <w:t xml:space="preserve"> Spatial and temporal patterns in smolt survival of wild and hatchery coho salmon in the Salish Sea. Marine and Coastal Fisheries 7(1): 116–134.</w:t>
      </w:r>
    </w:p>
    <w:p w:rsidR="00311679" w:rsidRDefault="00311679">
      <w:pPr>
        <w:spacing w:after="0"/>
        <w:jc w:val="left"/>
        <w:rPr>
          <w:sz w:val="22"/>
          <w:szCs w:val="20"/>
        </w:rPr>
      </w:pPr>
      <w:r>
        <w:br w:type="page"/>
      </w:r>
    </w:p>
    <w:p w:rsidR="00311679" w:rsidRDefault="00311679" w:rsidP="00311679">
      <w:pPr>
        <w:pStyle w:val="Heading1"/>
      </w:pPr>
    </w:p>
    <w:p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bookmarkStart w:id="84" w:name="_Toc487183664"/>
      <w:r w:rsidRPr="005D3487">
        <w:t>APPENDICES</w:t>
      </w:r>
      <w:bookmarkEnd w:id="84"/>
      <w:r w:rsidRPr="00483C11">
        <w:t xml:space="preserve"> </w:t>
      </w:r>
    </w:p>
    <w:p w:rsidR="001D1537" w:rsidRDefault="00A73A10" w:rsidP="00483C11">
      <w:pPr>
        <w:pStyle w:val="Caption"/>
      </w:pPr>
      <w:bookmarkStart w:id="85" w:name="_Toc487202262"/>
      <w:r>
        <w:lastRenderedPageBreak/>
        <w:t xml:space="preserve">Appendix </w:t>
      </w:r>
      <w:fldSimple w:instr=" SEQ Appendix \* ALPHABETIC ">
        <w:r w:rsidR="007C0681">
          <w:rPr>
            <w:noProof/>
          </w:rPr>
          <w:t>A</w:t>
        </w:r>
      </w:fldSimple>
      <w:r>
        <w:t>.–</w:t>
      </w:r>
      <w:r w:rsidRPr="00D03499">
        <w:rPr>
          <w:highlight w:val="lightGray"/>
        </w:rPr>
        <w:t>Mean</w:t>
      </w:r>
      <w:r w:rsidRPr="00A73A10">
        <w:t xml:space="preserve">-average dressed weight (kg) of coho salmon during 3 periods of the Southeast Alaska summer troll season and the all-gear commercial </w:t>
      </w:r>
      <w:r w:rsidR="00A46326">
        <w:t>harvest</w:t>
      </w:r>
      <w:r w:rsidRPr="00A73A10">
        <w:t xml:space="preserve"> of coho and pink salmon and round weight of commercially-caught pink salmon (kg), 1970–2010.</w:t>
      </w:r>
      <w:bookmarkEnd w:id="85"/>
    </w:p>
    <w:tbl>
      <w:tblPr>
        <w:tblW w:w="5000" w:type="pct"/>
        <w:jc w:val="center"/>
        <w:tblCellMar>
          <w:left w:w="43" w:type="dxa"/>
          <w:right w:w="43" w:type="dxa"/>
        </w:tblCellMar>
        <w:tblLook w:val="04A0" w:firstRow="1" w:lastRow="0" w:firstColumn="1" w:lastColumn="0" w:noHBand="0" w:noVBand="1"/>
      </w:tblPr>
      <w:tblGrid>
        <w:gridCol w:w="613"/>
        <w:gridCol w:w="1479"/>
        <w:gridCol w:w="1478"/>
        <w:gridCol w:w="1481"/>
        <w:gridCol w:w="1574"/>
        <w:gridCol w:w="1534"/>
        <w:gridCol w:w="1287"/>
      </w:tblGrid>
      <w:tr w:rsidR="00A73A10" w:rsidRPr="00FC73FA" w:rsidTr="00726F35">
        <w:trPr>
          <w:trHeight w:val="300"/>
          <w:jc w:val="center"/>
        </w:trPr>
        <w:tc>
          <w:tcPr>
            <w:tcW w:w="332" w:type="pct"/>
            <w:vMerge w:val="restart"/>
            <w:tcBorders>
              <w:top w:val="single" w:sz="4" w:space="0" w:color="auto"/>
              <w:left w:val="nil"/>
              <w:right w:val="nil"/>
            </w:tcBorders>
            <w:shd w:val="clear" w:color="auto" w:fill="auto"/>
            <w:noWrap/>
            <w:vAlign w:val="center"/>
            <w:hideMark/>
          </w:tcPr>
          <w:p w:rsidR="00A73A10" w:rsidRPr="00FC73FA" w:rsidRDefault="00A73A10" w:rsidP="00A73A10">
            <w:pPr>
              <w:spacing w:after="0"/>
              <w:jc w:val="center"/>
              <w:rPr>
                <w:sz w:val="21"/>
                <w:szCs w:val="22"/>
              </w:rPr>
            </w:pPr>
          </w:p>
          <w:p w:rsidR="00A73A10" w:rsidRPr="00FC73FA" w:rsidRDefault="00A73A10" w:rsidP="00A73A10">
            <w:pPr>
              <w:spacing w:after="0"/>
              <w:jc w:val="center"/>
              <w:rPr>
                <w:sz w:val="21"/>
                <w:szCs w:val="22"/>
              </w:rPr>
            </w:pPr>
            <w:r w:rsidRPr="00FC73FA">
              <w:rPr>
                <w:sz w:val="21"/>
                <w:szCs w:val="22"/>
              </w:rPr>
              <w:t>Year</w:t>
            </w:r>
          </w:p>
        </w:tc>
        <w:tc>
          <w:tcPr>
            <w:tcW w:w="2370" w:type="pct"/>
            <w:gridSpan w:val="3"/>
            <w:tcBorders>
              <w:top w:val="single" w:sz="4" w:space="0" w:color="auto"/>
              <w:left w:val="nil"/>
              <w:right w:val="nil"/>
            </w:tcBorders>
            <w:shd w:val="clear" w:color="auto" w:fill="auto"/>
            <w:noWrap/>
            <w:tcMar>
              <w:left w:w="0" w:type="dxa"/>
              <w:right w:w="0" w:type="dxa"/>
            </w:tcMar>
            <w:vAlign w:val="bottom"/>
            <w:hideMark/>
          </w:tcPr>
          <w:p w:rsidR="00A73A10" w:rsidRPr="00FC73FA" w:rsidRDefault="00A73A10" w:rsidP="00726F35">
            <w:pPr>
              <w:pBdr>
                <w:bottom w:val="single" w:sz="4" w:space="0" w:color="auto"/>
              </w:pBdr>
              <w:spacing w:after="0"/>
              <w:jc w:val="center"/>
              <w:rPr>
                <w:sz w:val="21"/>
                <w:szCs w:val="22"/>
              </w:rPr>
            </w:pPr>
            <w:r w:rsidRPr="00FC73FA">
              <w:rPr>
                <w:sz w:val="21"/>
                <w:szCs w:val="22"/>
              </w:rPr>
              <w:t>Coho Average Dressed Weight in kg (stat. weeks)</w:t>
            </w:r>
          </w:p>
        </w:tc>
        <w:tc>
          <w:tcPr>
            <w:tcW w:w="840" w:type="pct"/>
            <w:vMerge w:val="restart"/>
            <w:tcBorders>
              <w:top w:val="single" w:sz="4" w:space="0" w:color="auto"/>
              <w:left w:val="nil"/>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r w:rsidRPr="00FC73FA">
              <w:rPr>
                <w:sz w:val="21"/>
                <w:szCs w:val="22"/>
              </w:rPr>
              <w:t>Number of Coho</w:t>
            </w:r>
          </w:p>
          <w:p w:rsidR="00A73A10" w:rsidRPr="00FC73FA" w:rsidRDefault="00A73A10" w:rsidP="00A73A10">
            <w:pPr>
              <w:spacing w:after="0"/>
              <w:jc w:val="center"/>
              <w:rPr>
                <w:sz w:val="21"/>
                <w:szCs w:val="22"/>
              </w:rPr>
            </w:pPr>
            <w:r w:rsidRPr="00FC73FA">
              <w:rPr>
                <w:sz w:val="21"/>
                <w:szCs w:val="22"/>
              </w:rPr>
              <w:t>Salmon (millions)</w:t>
            </w:r>
          </w:p>
        </w:tc>
        <w:tc>
          <w:tcPr>
            <w:tcW w:w="1457" w:type="pct"/>
            <w:gridSpan w:val="2"/>
            <w:tcBorders>
              <w:top w:val="single" w:sz="4" w:space="0" w:color="auto"/>
              <w:left w:val="nil"/>
              <w:right w:val="nil"/>
            </w:tcBorders>
            <w:shd w:val="clear" w:color="auto" w:fill="auto"/>
            <w:noWrap/>
            <w:vAlign w:val="center"/>
            <w:hideMark/>
          </w:tcPr>
          <w:p w:rsidR="00A73A10" w:rsidRPr="00FC73FA" w:rsidRDefault="00A73A10" w:rsidP="00726F35">
            <w:pPr>
              <w:pBdr>
                <w:bottom w:val="single" w:sz="4" w:space="0" w:color="auto"/>
              </w:pBdr>
              <w:spacing w:after="0"/>
              <w:jc w:val="center"/>
              <w:rPr>
                <w:sz w:val="21"/>
                <w:szCs w:val="22"/>
              </w:rPr>
            </w:pPr>
            <w:r w:rsidRPr="00FC73FA">
              <w:rPr>
                <w:sz w:val="21"/>
                <w:szCs w:val="22"/>
              </w:rPr>
              <w:t>Pink salmon</w:t>
            </w:r>
          </w:p>
        </w:tc>
      </w:tr>
      <w:tr w:rsidR="00A73A10" w:rsidRPr="00FC73FA" w:rsidTr="00726F35">
        <w:trPr>
          <w:trHeight w:val="300"/>
          <w:jc w:val="center"/>
        </w:trPr>
        <w:tc>
          <w:tcPr>
            <w:tcW w:w="332" w:type="pct"/>
            <w:vMerge/>
            <w:tcBorders>
              <w:left w:val="nil"/>
              <w:bottom w:val="single" w:sz="4" w:space="0" w:color="auto"/>
              <w:right w:val="nil"/>
            </w:tcBorders>
            <w:shd w:val="clear" w:color="auto" w:fill="auto"/>
            <w:noWrap/>
            <w:vAlign w:val="center"/>
            <w:hideMark/>
          </w:tcPr>
          <w:p w:rsidR="00A73A10" w:rsidRPr="00FC73FA" w:rsidRDefault="00A73A10" w:rsidP="00A73A10">
            <w:pPr>
              <w:spacing w:after="0"/>
              <w:jc w:val="center"/>
              <w:rPr>
                <w:sz w:val="21"/>
                <w:szCs w:val="22"/>
              </w:rPr>
            </w:pPr>
          </w:p>
        </w:tc>
        <w:tc>
          <w:tcPr>
            <w:tcW w:w="790" w:type="pct"/>
            <w:tcBorders>
              <w:left w:val="nil"/>
              <w:bottom w:val="single" w:sz="4" w:space="0" w:color="auto"/>
              <w:right w:val="nil"/>
            </w:tcBorders>
            <w:shd w:val="clear" w:color="auto" w:fill="auto"/>
            <w:noWrap/>
            <w:vAlign w:val="center"/>
            <w:hideMark/>
          </w:tcPr>
          <w:p w:rsidR="00A73A10" w:rsidRPr="00FC73FA" w:rsidRDefault="00A73A10" w:rsidP="00726F35">
            <w:pPr>
              <w:pBdr>
                <w:between w:val="single" w:sz="4" w:space="0" w:color="auto"/>
              </w:pBdr>
              <w:spacing w:after="0"/>
              <w:jc w:val="center"/>
              <w:rPr>
                <w:sz w:val="21"/>
                <w:szCs w:val="22"/>
              </w:rPr>
            </w:pPr>
            <w:r>
              <w:rPr>
                <w:sz w:val="21"/>
                <w:szCs w:val="22"/>
              </w:rPr>
              <w:t>27–</w:t>
            </w:r>
            <w:r w:rsidRPr="00FC73FA">
              <w:rPr>
                <w:sz w:val="21"/>
                <w:szCs w:val="22"/>
              </w:rPr>
              <w:t>28</w:t>
            </w:r>
          </w:p>
        </w:tc>
        <w:tc>
          <w:tcPr>
            <w:tcW w:w="789" w:type="pct"/>
            <w:tcBorders>
              <w:left w:val="nil"/>
              <w:bottom w:val="single" w:sz="4" w:space="0" w:color="auto"/>
              <w:right w:val="nil"/>
            </w:tcBorders>
            <w:shd w:val="clear" w:color="auto" w:fill="auto"/>
            <w:noWrap/>
            <w:vAlign w:val="bottom"/>
            <w:hideMark/>
          </w:tcPr>
          <w:p w:rsidR="00A73A10" w:rsidRPr="00FC73FA" w:rsidRDefault="00A73A10" w:rsidP="00726F35">
            <w:pPr>
              <w:pBdr>
                <w:between w:val="single" w:sz="4" w:space="0" w:color="auto"/>
              </w:pBdr>
              <w:spacing w:after="0"/>
              <w:jc w:val="center"/>
              <w:rPr>
                <w:sz w:val="21"/>
                <w:szCs w:val="22"/>
              </w:rPr>
            </w:pPr>
            <w:r>
              <w:rPr>
                <w:sz w:val="21"/>
                <w:szCs w:val="22"/>
              </w:rPr>
              <w:t>32–</w:t>
            </w:r>
            <w:r w:rsidRPr="00FC73FA">
              <w:rPr>
                <w:sz w:val="21"/>
                <w:szCs w:val="22"/>
              </w:rPr>
              <w:t>33</w:t>
            </w:r>
          </w:p>
        </w:tc>
        <w:tc>
          <w:tcPr>
            <w:tcW w:w="791" w:type="pct"/>
            <w:tcBorders>
              <w:left w:val="nil"/>
              <w:bottom w:val="single" w:sz="4" w:space="0" w:color="auto"/>
              <w:right w:val="nil"/>
            </w:tcBorders>
            <w:shd w:val="clear" w:color="auto" w:fill="auto"/>
            <w:noWrap/>
            <w:vAlign w:val="bottom"/>
            <w:hideMark/>
          </w:tcPr>
          <w:p w:rsidR="00A73A10" w:rsidRPr="00FC73FA" w:rsidRDefault="00A73A10" w:rsidP="00726F35">
            <w:pPr>
              <w:pBdr>
                <w:between w:val="single" w:sz="4" w:space="0" w:color="auto"/>
              </w:pBdr>
              <w:spacing w:after="0"/>
              <w:jc w:val="center"/>
              <w:rPr>
                <w:sz w:val="21"/>
                <w:szCs w:val="22"/>
              </w:rPr>
            </w:pPr>
            <w:r>
              <w:rPr>
                <w:sz w:val="21"/>
                <w:szCs w:val="22"/>
              </w:rPr>
              <w:t>37–</w:t>
            </w:r>
            <w:r w:rsidRPr="00FC73FA">
              <w:rPr>
                <w:sz w:val="21"/>
                <w:szCs w:val="22"/>
              </w:rPr>
              <w:t>38</w:t>
            </w:r>
          </w:p>
        </w:tc>
        <w:tc>
          <w:tcPr>
            <w:tcW w:w="840" w:type="pct"/>
            <w:vMerge/>
            <w:tcBorders>
              <w:left w:val="nil"/>
              <w:bottom w:val="single" w:sz="4" w:space="0" w:color="auto"/>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p>
        </w:tc>
        <w:tc>
          <w:tcPr>
            <w:tcW w:w="769" w:type="pct"/>
            <w:tcBorders>
              <w:left w:val="nil"/>
              <w:bottom w:val="single" w:sz="4" w:space="0" w:color="auto"/>
              <w:right w:val="nil"/>
            </w:tcBorders>
            <w:shd w:val="clear" w:color="auto" w:fill="auto"/>
            <w:noWrap/>
            <w:tcMar>
              <w:left w:w="0" w:type="dxa"/>
              <w:right w:w="0" w:type="dxa"/>
            </w:tcMar>
            <w:vAlign w:val="center"/>
            <w:hideMark/>
          </w:tcPr>
          <w:p w:rsidR="00A73A10" w:rsidRPr="00FC73FA" w:rsidRDefault="00A46326" w:rsidP="00A73A10">
            <w:pPr>
              <w:spacing w:after="0"/>
              <w:jc w:val="center"/>
              <w:rPr>
                <w:sz w:val="21"/>
                <w:szCs w:val="22"/>
              </w:rPr>
            </w:pPr>
            <w:r>
              <w:rPr>
                <w:sz w:val="21"/>
                <w:szCs w:val="22"/>
              </w:rPr>
              <w:t>Harvest</w:t>
            </w:r>
            <w:r w:rsidR="00A73A10" w:rsidRPr="00FC73FA">
              <w:rPr>
                <w:sz w:val="21"/>
                <w:szCs w:val="22"/>
              </w:rPr>
              <w:t xml:space="preserve"> (millions)</w:t>
            </w:r>
          </w:p>
        </w:tc>
        <w:tc>
          <w:tcPr>
            <w:tcW w:w="688" w:type="pct"/>
            <w:tcBorders>
              <w:left w:val="nil"/>
              <w:bottom w:val="single" w:sz="4" w:space="0" w:color="auto"/>
              <w:right w:val="nil"/>
            </w:tcBorders>
            <w:shd w:val="clear" w:color="auto" w:fill="auto"/>
            <w:noWrap/>
            <w:tcMar>
              <w:left w:w="0" w:type="dxa"/>
              <w:right w:w="0" w:type="dxa"/>
            </w:tcMar>
            <w:vAlign w:val="center"/>
            <w:hideMark/>
          </w:tcPr>
          <w:p w:rsidR="00A73A10" w:rsidRPr="00FC73FA" w:rsidRDefault="00A73A10" w:rsidP="00A73A10">
            <w:pPr>
              <w:spacing w:after="0"/>
              <w:jc w:val="center"/>
              <w:rPr>
                <w:sz w:val="21"/>
                <w:szCs w:val="22"/>
              </w:rPr>
            </w:pPr>
            <w:r w:rsidRPr="00FC73FA">
              <w:rPr>
                <w:sz w:val="21"/>
                <w:szCs w:val="22"/>
              </w:rPr>
              <w:t>Avg. Wt. (kg)</w:t>
            </w:r>
          </w:p>
        </w:tc>
      </w:tr>
      <w:tr w:rsidR="00A73A10" w:rsidRPr="00FC73FA" w:rsidTr="00A73A10">
        <w:trPr>
          <w:trHeight w:val="300"/>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2.49</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0.759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10.657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0.914</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9.345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1.509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12.400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0.836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6.455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1.277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4.889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0.425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4.027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0.822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5.330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4.23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0.945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13.751</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1.713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21.242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1979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1.278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10.939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2.48</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1.115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14.493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4.01</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1.353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18.900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2.103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24.210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1.943</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37.417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4.07</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1.881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24.529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3.94</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2.562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51.470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3.31</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46.083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3.10</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9.216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1.036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11.044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1989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3.31</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2.182</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59.219</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3.43</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2.740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31.432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2.897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60.776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1.23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3.424</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32.824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1.50</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2.79</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3.556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56.937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3.90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5.520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53.764</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2.55</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3.88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3.130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47.530</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3.65</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2.986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63.977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2.38</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1.839</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27.216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3.25</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4.08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2.751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41.073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1.57</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1999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2.12</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3.277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74.703</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1.33</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2.61</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3.76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1.688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20.006</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1.55</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2001</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2.945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65.807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2002</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2.99</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3.56</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2.487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44.405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2003</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2.53</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2.84</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2.166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52.027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1.59</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2004</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2.66</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3.50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2.858</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44.337</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1.62</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2005</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2.46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3.07</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2.767</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58.045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1.56</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2006</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2.54</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2.88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1.841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11.275</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1.78</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2007</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2.27</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3.32</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1.911</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44.101</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1.61</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2008</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2.90</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3.16</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4.10</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2.040</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15.878</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1.64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2009</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2.39</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2.58</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2.98</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2.375</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37.392</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1.44</w:t>
            </w:r>
          </w:p>
        </w:tc>
      </w:tr>
      <w:tr w:rsidR="00A73A10" w:rsidRPr="00FC73FA" w:rsidTr="00A73A10">
        <w:trPr>
          <w:trHeight w:hRule="exact" w:val="259"/>
          <w:jc w:val="center"/>
        </w:trPr>
        <w:tc>
          <w:tcPr>
            <w:tcW w:w="332" w:type="pct"/>
            <w:tcBorders>
              <w:top w:val="nil"/>
              <w:left w:val="nil"/>
              <w:bottom w:val="nil"/>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2010</w:t>
            </w:r>
          </w:p>
        </w:tc>
        <w:tc>
          <w:tcPr>
            <w:tcW w:w="79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2.70</w:t>
            </w:r>
          </w:p>
        </w:tc>
        <w:tc>
          <w:tcPr>
            <w:tcW w:w="789"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3.03</w:t>
            </w:r>
          </w:p>
        </w:tc>
        <w:tc>
          <w:tcPr>
            <w:tcW w:w="791"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3.62</w:t>
            </w:r>
          </w:p>
        </w:tc>
        <w:tc>
          <w:tcPr>
            <w:tcW w:w="840"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2.286</w:t>
            </w:r>
          </w:p>
        </w:tc>
        <w:tc>
          <w:tcPr>
            <w:tcW w:w="769" w:type="pct"/>
            <w:tcBorders>
              <w:top w:val="nil"/>
              <w:left w:val="nil"/>
              <w:bottom w:val="nil"/>
              <w:right w:val="nil"/>
            </w:tcBorders>
            <w:shd w:val="clear" w:color="auto" w:fill="auto"/>
            <w:noWrap/>
            <w:tcMar>
              <w:left w:w="0" w:type="dxa"/>
              <w:right w:w="360" w:type="dxa"/>
            </w:tcMar>
            <w:vAlign w:val="center"/>
            <w:hideMark/>
          </w:tcPr>
          <w:p w:rsidR="00A73A10" w:rsidRPr="00FC73FA" w:rsidRDefault="00A73A10" w:rsidP="00A73A10">
            <w:pPr>
              <w:spacing w:after="0"/>
              <w:jc w:val="right"/>
              <w:rPr>
                <w:sz w:val="21"/>
                <w:szCs w:val="22"/>
              </w:rPr>
            </w:pPr>
            <w:r w:rsidRPr="00FC73FA">
              <w:rPr>
                <w:sz w:val="21"/>
                <w:szCs w:val="22"/>
              </w:rPr>
              <w:t>23.448</w:t>
            </w:r>
          </w:p>
        </w:tc>
        <w:tc>
          <w:tcPr>
            <w:tcW w:w="688" w:type="pct"/>
            <w:tcBorders>
              <w:top w:val="nil"/>
              <w:left w:val="nil"/>
              <w:bottom w:val="nil"/>
              <w:right w:val="nil"/>
            </w:tcBorders>
            <w:shd w:val="clear" w:color="auto" w:fill="auto"/>
            <w:noWrap/>
            <w:vAlign w:val="center"/>
            <w:hideMark/>
          </w:tcPr>
          <w:p w:rsidR="00A73A10" w:rsidRPr="00FC73FA" w:rsidRDefault="00A73A10" w:rsidP="00A73A10">
            <w:pPr>
              <w:spacing w:after="0"/>
              <w:jc w:val="center"/>
              <w:rPr>
                <w:sz w:val="21"/>
                <w:szCs w:val="22"/>
              </w:rPr>
            </w:pPr>
            <w:r w:rsidRPr="00FC73FA">
              <w:rPr>
                <w:sz w:val="21"/>
                <w:szCs w:val="22"/>
              </w:rPr>
              <w:t>1.92</w:t>
            </w:r>
          </w:p>
        </w:tc>
      </w:tr>
      <w:tr w:rsidR="00A73A10" w:rsidRPr="00FC73FA" w:rsidTr="00A73A10">
        <w:trPr>
          <w:trHeight w:hRule="exact" w:val="115"/>
          <w:jc w:val="center"/>
        </w:trPr>
        <w:tc>
          <w:tcPr>
            <w:tcW w:w="332"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90"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89"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91"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840"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769"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c>
          <w:tcPr>
            <w:tcW w:w="688" w:type="pct"/>
            <w:tcBorders>
              <w:top w:val="nil"/>
              <w:left w:val="nil"/>
              <w:bottom w:val="single" w:sz="4" w:space="0" w:color="auto"/>
              <w:right w:val="nil"/>
            </w:tcBorders>
            <w:shd w:val="clear" w:color="auto" w:fill="auto"/>
            <w:noWrap/>
            <w:vAlign w:val="center"/>
            <w:hideMark/>
          </w:tcPr>
          <w:p w:rsidR="00A73A10" w:rsidRPr="00FC73FA" w:rsidRDefault="00A73A10" w:rsidP="00A73A10">
            <w:pPr>
              <w:spacing w:after="0"/>
              <w:jc w:val="left"/>
              <w:rPr>
                <w:sz w:val="21"/>
                <w:szCs w:val="22"/>
              </w:rPr>
            </w:pPr>
            <w:r w:rsidRPr="00FC73FA">
              <w:rPr>
                <w:sz w:val="21"/>
                <w:szCs w:val="22"/>
              </w:rPr>
              <w:t> </w:t>
            </w:r>
          </w:p>
        </w:tc>
      </w:tr>
    </w:tbl>
    <w:p w:rsidR="00A73A10" w:rsidRDefault="00A73A10" w:rsidP="00A73A10"/>
    <w:p w:rsidR="00A73A10" w:rsidRPr="00A73A10" w:rsidRDefault="00A73A10" w:rsidP="00A73A10">
      <w:bookmarkStart w:id="86" w:name="_Toc487202263"/>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sidR="007C0681">
        <w:rPr>
          <w:rStyle w:val="CaptionChar"/>
          <w:noProof/>
        </w:rPr>
        <w:t>B</w:t>
      </w:r>
      <w:r w:rsidRPr="00A73A10">
        <w:rPr>
          <w:rStyle w:val="CaptionChar"/>
        </w:rPr>
        <w:fldChar w:fldCharType="end"/>
      </w:r>
      <w:r w:rsidR="00D03499">
        <w:rPr>
          <w:rStyle w:val="CaptionChar"/>
        </w:rPr>
        <w:t>.–</w:t>
      </w:r>
      <w:r w:rsidRPr="00D03499">
        <w:rPr>
          <w:rStyle w:val="CaptionChar"/>
          <w:highlight w:val="lightGray"/>
        </w:rPr>
        <w:t>Average</w:t>
      </w:r>
      <w:r w:rsidRPr="00A73A10">
        <w:rPr>
          <w:rStyle w:val="CaptionChar"/>
        </w:rPr>
        <w:t xml:space="preserve"> and coefficient of variation of mid-eye to fork length of male and female adult age-.1 coho salmon returning to Auke Creek and the Berners River, 1980–201</w:t>
      </w:r>
      <w:r w:rsidR="00D03499">
        <w:rPr>
          <w:rStyle w:val="CaptionChar"/>
        </w:rPr>
        <w:t>6</w:t>
      </w:r>
      <w:r w:rsidRPr="00A73A10">
        <w:rPr>
          <w:rStyle w:val="CaptionChar"/>
        </w:rPr>
        <w:t>.</w:t>
      </w:r>
      <w:bookmarkEnd w:id="86"/>
    </w:p>
    <w:tbl>
      <w:tblPr>
        <w:tblW w:w="5000" w:type="pct"/>
        <w:jc w:val="center"/>
        <w:tblCellMar>
          <w:left w:w="43" w:type="dxa"/>
          <w:right w:w="43" w:type="dxa"/>
        </w:tblCellMar>
        <w:tblLook w:val="04A0" w:firstRow="1" w:lastRow="0" w:firstColumn="1" w:lastColumn="0" w:noHBand="0" w:noVBand="1"/>
      </w:tblPr>
      <w:tblGrid>
        <w:gridCol w:w="1092"/>
        <w:gridCol w:w="1164"/>
        <w:gridCol w:w="775"/>
        <w:gridCol w:w="1254"/>
        <w:gridCol w:w="835"/>
        <w:gridCol w:w="1239"/>
        <w:gridCol w:w="826"/>
        <w:gridCol w:w="1356"/>
        <w:gridCol w:w="905"/>
      </w:tblGrid>
      <w:tr w:rsidR="003E78E8" w:rsidRPr="002F58A4" w:rsidTr="003E78E8">
        <w:trPr>
          <w:trHeight w:val="255"/>
          <w:jc w:val="center"/>
        </w:trPr>
        <w:tc>
          <w:tcPr>
            <w:tcW w:w="578" w:type="pct"/>
            <w:vMerge w:val="restart"/>
            <w:tcBorders>
              <w:top w:val="single" w:sz="4" w:space="0" w:color="auto"/>
              <w:left w:val="nil"/>
              <w:right w:val="nil"/>
            </w:tcBorders>
            <w:shd w:val="clear" w:color="auto" w:fill="auto"/>
            <w:noWrap/>
            <w:vAlign w:val="center"/>
            <w:hideMark/>
          </w:tcPr>
          <w:p w:rsidR="003E78E8" w:rsidRPr="002F58A4" w:rsidRDefault="003E78E8" w:rsidP="00A73A10">
            <w:pPr>
              <w:spacing w:after="0"/>
              <w:jc w:val="center"/>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rsidTr="003E78E8">
        <w:trPr>
          <w:trHeight w:val="255"/>
          <w:jc w:val="center"/>
        </w:trPr>
        <w:tc>
          <w:tcPr>
            <w:tcW w:w="578" w:type="pct"/>
            <w:vMerge/>
            <w:tcBorders>
              <w:left w:val="nil"/>
              <w:right w:val="nil"/>
            </w:tcBorders>
            <w:shd w:val="clear" w:color="auto" w:fill="auto"/>
            <w:noWrap/>
            <w:tcMar>
              <w:left w:w="0" w:type="dxa"/>
              <w:right w:w="0" w:type="dxa"/>
            </w:tcMar>
            <w:vAlign w:val="center"/>
            <w:hideMark/>
          </w:tcPr>
          <w:p w:rsidR="003E78E8" w:rsidRPr="002F58A4" w:rsidRDefault="003E78E8" w:rsidP="00A73A10">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r>
      <w:tr w:rsidR="003E78E8" w:rsidRPr="002F58A4" w:rsidTr="003E78E8">
        <w:trPr>
          <w:trHeight w:val="207"/>
          <w:jc w:val="center"/>
        </w:trPr>
        <w:tc>
          <w:tcPr>
            <w:tcW w:w="578" w:type="pct"/>
            <w:vMerge/>
            <w:tcBorders>
              <w:left w:val="nil"/>
              <w:bottom w:val="single" w:sz="4" w:space="0" w:color="auto"/>
              <w:right w:val="nil"/>
            </w:tcBorders>
            <w:shd w:val="clear" w:color="auto" w:fill="auto"/>
            <w:noWrap/>
            <w:tcMar>
              <w:left w:w="29" w:type="dxa"/>
              <w:right w:w="29" w:type="dxa"/>
            </w:tcMar>
            <w:vAlign w:val="center"/>
            <w:hideMark/>
          </w:tcPr>
          <w:p w:rsidR="003E78E8" w:rsidRPr="002F58A4" w:rsidRDefault="003E78E8" w:rsidP="00A73A10">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0.0459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0.0641</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0.0526</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0.0465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0.0515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0.0547</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0.0594</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0.0545</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0.0573</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0.0769</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29" w:type="dxa"/>
            </w:tcMar>
            <w:vAlign w:val="bottom"/>
            <w:hideMark/>
          </w:tcPr>
          <w:p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0.0630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3E78E8">
        <w:trPr>
          <w:trHeight w:val="259"/>
          <w:jc w:val="center"/>
        </w:trPr>
        <w:tc>
          <w:tcPr>
            <w:tcW w:w="578" w:type="pct"/>
            <w:tcBorders>
              <w:top w:val="nil"/>
              <w:left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0.0553</w:t>
            </w:r>
          </w:p>
        </w:tc>
      </w:tr>
      <w:tr w:rsidR="003E78E8" w:rsidRPr="002F58A4" w:rsidTr="003E78E8">
        <w:trPr>
          <w:trHeight w:val="259"/>
          <w:jc w:val="center"/>
        </w:trPr>
        <w:tc>
          <w:tcPr>
            <w:tcW w:w="578" w:type="pct"/>
            <w:tcBorders>
              <w:top w:val="nil"/>
              <w:left w:val="nil"/>
              <w:bottom w:val="single" w:sz="4" w:space="0" w:color="auto"/>
              <w:right w:val="nil"/>
            </w:tcBorders>
            <w:shd w:val="clear" w:color="auto" w:fill="auto"/>
            <w:noWrap/>
            <w:tcMar>
              <w:left w:w="29" w:type="dxa"/>
              <w:right w:w="0" w:type="dxa"/>
            </w:tcMar>
            <w:vAlign w:val="center"/>
          </w:tcPr>
          <w:p w:rsidR="003E78E8" w:rsidRPr="00933559" w:rsidRDefault="003E78E8" w:rsidP="003E78E8">
            <w:pPr>
              <w:spacing w:after="0"/>
              <w:rPr>
                <w:sz w:val="20"/>
                <w:szCs w:val="20"/>
              </w:rPr>
            </w:pPr>
            <w:r w:rsidRPr="00933559">
              <w:rPr>
                <w:sz w:val="20"/>
                <w:szCs w:val="20"/>
              </w:rPr>
              <w:t>2016</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0.0435</w:t>
            </w:r>
          </w:p>
        </w:tc>
      </w:tr>
      <w:tr w:rsidR="003E78E8" w:rsidRPr="002F58A4" w:rsidTr="003E78E8">
        <w:trPr>
          <w:trHeight w:val="259"/>
          <w:jc w:val="center"/>
        </w:trPr>
        <w:tc>
          <w:tcPr>
            <w:tcW w:w="578" w:type="pct"/>
            <w:tcBorders>
              <w:top w:val="single" w:sz="4" w:space="0" w:color="auto"/>
              <w:left w:val="nil"/>
              <w:bottom w:val="nil"/>
              <w:right w:val="nil"/>
            </w:tcBorders>
            <w:shd w:val="clear" w:color="auto" w:fill="auto"/>
            <w:noWrap/>
            <w:tcMar>
              <w:left w:w="29" w:type="dxa"/>
              <w:right w:w="0" w:type="dxa"/>
            </w:tcMar>
            <w:vAlign w:val="bottom"/>
          </w:tcPr>
          <w:p w:rsidR="003E78E8" w:rsidRPr="00933559" w:rsidRDefault="003E78E8" w:rsidP="003E78E8">
            <w:pPr>
              <w:spacing w:after="0"/>
              <w:rPr>
                <w:sz w:val="20"/>
                <w:szCs w:val="20"/>
              </w:rPr>
            </w:pPr>
            <w:r>
              <w:rPr>
                <w:sz w:val="20"/>
                <w:szCs w:val="20"/>
              </w:rPr>
              <w:t>Average</w:t>
            </w:r>
          </w:p>
        </w:tc>
        <w:tc>
          <w:tcPr>
            <w:tcW w:w="61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0.0632</w:t>
            </w:r>
          </w:p>
        </w:tc>
      </w:tr>
      <w:tr w:rsidR="003E78E8" w:rsidRPr="002F58A4" w:rsidTr="003E78E8">
        <w:trPr>
          <w:trHeight w:val="259"/>
          <w:jc w:val="center"/>
        </w:trPr>
        <w:tc>
          <w:tcPr>
            <w:tcW w:w="578" w:type="pct"/>
            <w:tcBorders>
              <w:top w:val="nil"/>
              <w:left w:val="nil"/>
              <w:bottom w:val="nil"/>
              <w:right w:val="nil"/>
            </w:tcBorders>
            <w:shd w:val="clear" w:color="auto" w:fill="auto"/>
            <w:noWrap/>
            <w:tcMar>
              <w:left w:w="29" w:type="dxa"/>
              <w:right w:w="0" w:type="dxa"/>
            </w:tcMar>
            <w:vAlign w:val="bottom"/>
            <w:hideMark/>
          </w:tcPr>
          <w:p w:rsidR="003E78E8" w:rsidRPr="00933559" w:rsidRDefault="003E78E8" w:rsidP="003E78E8">
            <w:pPr>
              <w:spacing w:after="0"/>
              <w:rPr>
                <w:sz w:val="20"/>
                <w:szCs w:val="20"/>
              </w:rPr>
            </w:pPr>
            <w:r w:rsidRPr="00933559">
              <w:rPr>
                <w:sz w:val="20"/>
                <w:szCs w:val="20"/>
              </w:rPr>
              <w:t>2010-2016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0.0576</w:t>
            </w:r>
          </w:p>
        </w:tc>
      </w:tr>
      <w:tr w:rsidR="003E78E8" w:rsidRPr="002F58A4" w:rsidTr="003E78E8">
        <w:trPr>
          <w:trHeight w:val="259"/>
          <w:jc w:val="center"/>
        </w:trPr>
        <w:tc>
          <w:tcPr>
            <w:tcW w:w="578" w:type="pct"/>
            <w:tcBorders>
              <w:top w:val="nil"/>
              <w:left w:val="nil"/>
              <w:bottom w:val="single" w:sz="4" w:space="0" w:color="auto"/>
              <w:right w:val="nil"/>
            </w:tcBorders>
            <w:shd w:val="clear" w:color="auto" w:fill="auto"/>
            <w:noWrap/>
            <w:tcMar>
              <w:left w:w="29" w:type="dxa"/>
              <w:right w:w="0" w:type="dxa"/>
            </w:tcMar>
            <w:vAlign w:val="center"/>
          </w:tcPr>
          <w:p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0.0808</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0.1074</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0.0586</w:t>
            </w:r>
          </w:p>
        </w:tc>
      </w:tr>
    </w:tbl>
    <w:p w:rsidR="00A73A10" w:rsidRDefault="00A73A10" w:rsidP="00A73A10"/>
    <w:p w:rsidR="00A73A10" w:rsidRDefault="00A73A10" w:rsidP="00A73A10">
      <w:pPr>
        <w:rPr>
          <w:rStyle w:val="CaptionChar"/>
        </w:rPr>
      </w:pPr>
      <w:bookmarkStart w:id="87" w:name="_Toc487202264"/>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sidR="007C0681">
        <w:rPr>
          <w:rStyle w:val="CaptionChar"/>
          <w:noProof/>
        </w:rPr>
        <w:t>C</w:t>
      </w:r>
      <w:r w:rsidRPr="00A73A10">
        <w:rPr>
          <w:rStyle w:val="CaptionChar"/>
        </w:rPr>
        <w:fldChar w:fldCharType="end"/>
      </w:r>
      <w:r w:rsidRPr="00A73A10">
        <w:rPr>
          <w:rStyle w:val="CaptionChar"/>
        </w:rPr>
        <w:t>.–</w:t>
      </w:r>
      <w:r w:rsidRPr="00D03499">
        <w:rPr>
          <w:rStyle w:val="CaptionChar"/>
          <w:highlight w:val="lightGray"/>
        </w:rPr>
        <w:t>Average</w:t>
      </w:r>
      <w:r w:rsidRPr="00A73A10">
        <w:rPr>
          <w:rStyle w:val="CaptionChar"/>
        </w:rPr>
        <w:t xml:space="preserve"> and coefficient of variation of mid-eye to fork length of male and female adult age-.1 coho salmon returning to Auke Creek and the Berners River, 1980–201</w:t>
      </w:r>
      <w:r w:rsidR="00D03499">
        <w:rPr>
          <w:rStyle w:val="CaptionChar"/>
        </w:rPr>
        <w:t>6</w:t>
      </w:r>
      <w:r w:rsidRPr="00A73A10">
        <w:rPr>
          <w:rStyle w:val="CaptionChar"/>
        </w:rPr>
        <w:t>.</w:t>
      </w:r>
      <w:bookmarkEnd w:id="87"/>
    </w:p>
    <w:tbl>
      <w:tblPr>
        <w:tblW w:w="5000" w:type="pct"/>
        <w:tblCellMar>
          <w:left w:w="43" w:type="dxa"/>
          <w:right w:w="43" w:type="dxa"/>
        </w:tblCellMar>
        <w:tblLook w:val="04A0" w:firstRow="1" w:lastRow="0" w:firstColumn="1" w:lastColumn="0" w:noHBand="0" w:noVBand="1"/>
      </w:tblPr>
      <w:tblGrid>
        <w:gridCol w:w="895"/>
        <w:gridCol w:w="1289"/>
        <w:gridCol w:w="719"/>
        <w:gridCol w:w="1398"/>
        <w:gridCol w:w="781"/>
        <w:gridCol w:w="1351"/>
        <w:gridCol w:w="753"/>
        <w:gridCol w:w="1461"/>
        <w:gridCol w:w="814"/>
      </w:tblGrid>
      <w:tr w:rsidR="00B640BA" w:rsidRPr="002F58A4" w:rsidTr="00D03499">
        <w:trPr>
          <w:trHeight w:val="259"/>
        </w:trPr>
        <w:tc>
          <w:tcPr>
            <w:tcW w:w="473" w:type="pct"/>
            <w:tcBorders>
              <w:top w:val="single" w:sz="4" w:space="0" w:color="auto"/>
              <w:left w:val="nil"/>
              <w:right w:val="nil"/>
            </w:tcBorders>
            <w:shd w:val="clear" w:color="auto" w:fill="auto"/>
            <w:noWrap/>
            <w:tcMar>
              <w:left w:w="58" w:type="dxa"/>
              <w:right w:w="0" w:type="dxa"/>
            </w:tcMar>
            <w:vAlign w:val="bottom"/>
          </w:tcPr>
          <w:p w:rsidR="00B640BA" w:rsidRPr="00985B4A" w:rsidRDefault="00B640BA" w:rsidP="00D03499">
            <w:pPr>
              <w:spacing w:after="0"/>
              <w:jc w:val="left"/>
              <w:rPr>
                <w:sz w:val="18"/>
                <w:szCs w:val="18"/>
              </w:rPr>
            </w:pPr>
          </w:p>
        </w:tc>
        <w:tc>
          <w:tcPr>
            <w:tcW w:w="1061"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Pr>
                <w:sz w:val="18"/>
                <w:szCs w:val="18"/>
              </w:rPr>
              <w:t xml:space="preserve">Ford Arm Creek </w:t>
            </w:r>
            <w:r w:rsidRPr="00985B4A">
              <w:rPr>
                <w:sz w:val="18"/>
                <w:szCs w:val="18"/>
              </w:rPr>
              <w:t>(Males)</w:t>
            </w:r>
          </w:p>
        </w:tc>
        <w:tc>
          <w:tcPr>
            <w:tcW w:w="115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sidRPr="00985B4A">
              <w:rPr>
                <w:sz w:val="18"/>
                <w:szCs w:val="18"/>
              </w:rPr>
              <w:t xml:space="preserve">Ford Arm </w:t>
            </w:r>
            <w:r>
              <w:rPr>
                <w:sz w:val="18"/>
                <w:szCs w:val="18"/>
              </w:rPr>
              <w:t xml:space="preserve">Creek </w:t>
            </w:r>
            <w:r w:rsidRPr="00985B4A">
              <w:rPr>
                <w:sz w:val="18"/>
                <w:szCs w:val="18"/>
              </w:rPr>
              <w:t>(Females)</w:t>
            </w:r>
          </w:p>
        </w:tc>
        <w:tc>
          <w:tcPr>
            <w:tcW w:w="111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sidRPr="00985B4A">
              <w:rPr>
                <w:sz w:val="18"/>
                <w:szCs w:val="18"/>
              </w:rPr>
              <w:t>Hugh Smith</w:t>
            </w:r>
            <w:r>
              <w:rPr>
                <w:sz w:val="18"/>
                <w:szCs w:val="18"/>
              </w:rPr>
              <w:t xml:space="preserve"> Lake</w:t>
            </w:r>
            <w:r w:rsidRPr="00985B4A">
              <w:rPr>
                <w:sz w:val="18"/>
                <w:szCs w:val="18"/>
              </w:rPr>
              <w:t xml:space="preserve"> (Males)</w:t>
            </w:r>
          </w:p>
        </w:tc>
        <w:tc>
          <w:tcPr>
            <w:tcW w:w="1202" w:type="pct"/>
            <w:gridSpan w:val="2"/>
            <w:tcBorders>
              <w:top w:val="single" w:sz="4" w:space="0" w:color="auto"/>
              <w:left w:val="nil"/>
              <w:right w:val="nil"/>
            </w:tcBorders>
            <w:shd w:val="clear" w:color="auto" w:fill="auto"/>
            <w:noWrap/>
            <w:vAlign w:val="bottom"/>
          </w:tcPr>
          <w:p w:rsidR="00B640BA" w:rsidRPr="00985B4A" w:rsidRDefault="00B640BA" w:rsidP="00D03499">
            <w:pPr>
              <w:pBdr>
                <w:bottom w:val="single" w:sz="4" w:space="1" w:color="auto"/>
              </w:pBdr>
              <w:spacing w:after="0"/>
              <w:jc w:val="center"/>
              <w:rPr>
                <w:sz w:val="18"/>
                <w:szCs w:val="18"/>
              </w:rPr>
            </w:pPr>
            <w:r>
              <w:rPr>
                <w:sz w:val="18"/>
                <w:szCs w:val="18"/>
              </w:rPr>
              <w:t xml:space="preserve">Hugh Smith Lake </w:t>
            </w:r>
            <w:r w:rsidRPr="00985B4A">
              <w:rPr>
                <w:sz w:val="18"/>
                <w:szCs w:val="18"/>
              </w:rPr>
              <w:t>(Females)</w:t>
            </w:r>
          </w:p>
        </w:tc>
      </w:tr>
      <w:tr w:rsidR="00B640BA" w:rsidRPr="002F58A4" w:rsidTr="00D03499">
        <w:trPr>
          <w:trHeight w:val="259"/>
        </w:trPr>
        <w:tc>
          <w:tcPr>
            <w:tcW w:w="473" w:type="pct"/>
            <w:tcBorders>
              <w:left w:val="nil"/>
              <w:bottom w:val="single" w:sz="4" w:space="0" w:color="auto"/>
              <w:right w:val="nil"/>
            </w:tcBorders>
            <w:shd w:val="clear" w:color="auto" w:fill="auto"/>
            <w:noWrap/>
            <w:tcMar>
              <w:left w:w="58" w:type="dxa"/>
              <w:right w:w="0" w:type="dxa"/>
            </w:tcMar>
            <w:vAlign w:val="bottom"/>
          </w:tcPr>
          <w:p w:rsidR="00B640BA" w:rsidRDefault="00B640BA" w:rsidP="00D03499">
            <w:pPr>
              <w:spacing w:after="0"/>
              <w:jc w:val="left"/>
              <w:rPr>
                <w:rStyle w:val="CaptionChar"/>
              </w:rPr>
            </w:pPr>
            <w:r w:rsidRPr="00985B4A">
              <w:rPr>
                <w:sz w:val="18"/>
                <w:szCs w:val="18"/>
              </w:rPr>
              <w:t>Year</w:t>
            </w:r>
          </w:p>
        </w:tc>
        <w:tc>
          <w:tcPr>
            <w:tcW w:w="681"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380"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39"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412"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14"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398"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c>
          <w:tcPr>
            <w:tcW w:w="772"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sidRPr="00985B4A">
              <w:rPr>
                <w:sz w:val="18"/>
                <w:szCs w:val="18"/>
              </w:rPr>
              <w:t>Average</w:t>
            </w:r>
          </w:p>
          <w:p w:rsidR="00B640BA" w:rsidRPr="00985B4A" w:rsidRDefault="00B640BA" w:rsidP="00D03499">
            <w:pPr>
              <w:spacing w:after="0"/>
              <w:jc w:val="center"/>
              <w:rPr>
                <w:sz w:val="18"/>
                <w:szCs w:val="18"/>
              </w:rPr>
            </w:pPr>
            <w:r w:rsidRPr="00985B4A">
              <w:rPr>
                <w:sz w:val="18"/>
                <w:szCs w:val="18"/>
              </w:rPr>
              <w:t>Length (mm)</w:t>
            </w:r>
          </w:p>
        </w:tc>
        <w:tc>
          <w:tcPr>
            <w:tcW w:w="430" w:type="pct"/>
            <w:tcBorders>
              <w:left w:val="nil"/>
              <w:bottom w:val="single" w:sz="4" w:space="0" w:color="auto"/>
              <w:right w:val="nil"/>
            </w:tcBorders>
            <w:shd w:val="clear" w:color="auto" w:fill="auto"/>
            <w:noWrap/>
            <w:vAlign w:val="bottom"/>
          </w:tcPr>
          <w:p w:rsidR="00B640BA" w:rsidRPr="00985B4A" w:rsidRDefault="00B640BA" w:rsidP="00D03499">
            <w:pPr>
              <w:spacing w:after="0"/>
              <w:jc w:val="center"/>
              <w:rPr>
                <w:sz w:val="18"/>
                <w:szCs w:val="18"/>
              </w:rPr>
            </w:pPr>
            <w:r>
              <w:rPr>
                <w:sz w:val="18"/>
                <w:szCs w:val="18"/>
              </w:rPr>
              <w:t>CV</w:t>
            </w:r>
          </w:p>
        </w:tc>
      </w:tr>
      <w:tr w:rsidR="00B640BA" w:rsidRPr="002F58A4" w:rsidTr="00D03499">
        <w:trPr>
          <w:trHeight w:val="259"/>
        </w:trPr>
        <w:tc>
          <w:tcPr>
            <w:tcW w:w="473" w:type="pct"/>
            <w:tcBorders>
              <w:top w:val="single" w:sz="4" w:space="0" w:color="auto"/>
              <w:left w:val="nil"/>
              <w:bottom w:val="nil"/>
              <w:right w:val="nil"/>
            </w:tcBorders>
            <w:shd w:val="clear" w:color="auto" w:fill="auto"/>
            <w:noWrap/>
            <w:tcMar>
              <w:left w:w="58" w:type="dxa"/>
              <w:right w:w="0" w:type="dxa"/>
            </w:tcMar>
            <w:vAlign w:val="bottom"/>
            <w:hideMark/>
          </w:tcPr>
          <w:p w:rsidR="00B640BA" w:rsidRPr="00985B4A" w:rsidRDefault="00B640BA" w:rsidP="00D03499">
            <w:pPr>
              <w:spacing w:after="0"/>
              <w:jc w:val="left"/>
              <w:rPr>
                <w:sz w:val="18"/>
                <w:szCs w:val="18"/>
              </w:rPr>
            </w:pPr>
            <w:r w:rsidRPr="00985B4A">
              <w:rPr>
                <w:sz w:val="18"/>
                <w:szCs w:val="18"/>
              </w:rPr>
              <w:t>1980</w:t>
            </w:r>
          </w:p>
        </w:tc>
        <w:tc>
          <w:tcPr>
            <w:tcW w:w="681"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8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0.0888</w:t>
            </w:r>
          </w:p>
        </w:tc>
        <w:tc>
          <w:tcPr>
            <w:tcW w:w="739"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613</w:t>
            </w:r>
          </w:p>
        </w:tc>
        <w:tc>
          <w:tcPr>
            <w:tcW w:w="41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0.0627</w:t>
            </w:r>
          </w:p>
        </w:tc>
        <w:tc>
          <w:tcPr>
            <w:tcW w:w="714"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D03499">
            <w:pPr>
              <w:spacing w:after="0"/>
              <w:jc w:val="left"/>
              <w:rPr>
                <w:sz w:val="18"/>
                <w:szCs w:val="18"/>
              </w:rPr>
            </w:pPr>
            <w:r w:rsidRPr="00985B4A">
              <w:rPr>
                <w:sz w:val="18"/>
                <w:szCs w:val="18"/>
              </w:rPr>
              <w:t>1981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0.0901</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0.0459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0.0838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0.1058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0.0712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0.0631</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0.0499</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670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0.0932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0.0768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0.1298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0.0436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0.0896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0.0641</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1988</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0.0757</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0.0656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0.1016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609</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0.0866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0.0912</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1990</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0.0848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0.0565</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0.1060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659</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0.0592</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0.0772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0.0551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0.0526</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600</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0.1142</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0.0852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0.1134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623</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0.0811</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0.0484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0.1044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0.0688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0.1176</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0.0682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628</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578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0.1421</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630</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0.0690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0.0654</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635</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0.0903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655</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1998</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0.0839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639</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0.0496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666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0.0465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581</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0.0946</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593</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0.0618</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588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0.1017</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0.0515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2000</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0.0880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0.0692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0.1008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659</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0.0547</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2001</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0.0973</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618</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0.1118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643</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2002</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0.0922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0.0776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0.1084</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0.0649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2003</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613</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0.0580</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0.0568</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2004</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612</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0.0732</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0.0579</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0.1105</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657</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0.0594</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2005</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591</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0.0978</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0.0723</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579</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0.1073</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0.0603</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2006</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616</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0.0740</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615</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0.0566</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0.0545</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2007</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0.0943</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601</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0.0781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551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0.1260</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0.0742</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2008</w:t>
            </w:r>
          </w:p>
        </w:tc>
        <w:tc>
          <w:tcPr>
            <w:tcW w:w="681"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645</w:t>
            </w:r>
          </w:p>
        </w:tc>
        <w:tc>
          <w:tcPr>
            <w:tcW w:w="380"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0.0711</w:t>
            </w:r>
          </w:p>
        </w:tc>
        <w:tc>
          <w:tcPr>
            <w:tcW w:w="739"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653</w:t>
            </w:r>
          </w:p>
        </w:tc>
        <w:tc>
          <w:tcPr>
            <w:tcW w:w="412"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0.0502</w:t>
            </w:r>
          </w:p>
        </w:tc>
        <w:tc>
          <w:tcPr>
            <w:tcW w:w="714"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626</w:t>
            </w:r>
          </w:p>
        </w:tc>
        <w:tc>
          <w:tcPr>
            <w:tcW w:w="398"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0.1189</w:t>
            </w:r>
          </w:p>
        </w:tc>
        <w:tc>
          <w:tcPr>
            <w:tcW w:w="772"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0.0573</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2009</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595</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0.0966</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0.0825</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574</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0.1203</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610</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0.0769</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2010</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596</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0.0964</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617</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0.0592</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602</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0.1069</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650</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0.0509</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2011</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589</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0.0725</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602</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0.0625</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564</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0.1180</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607</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0.0630</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2012</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594</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0.0710</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0.0597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575</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0.1149</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618</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0.0618</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2013</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0.0887</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606</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0.0567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578</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0.1192</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0.0669</w:t>
            </w:r>
          </w:p>
        </w:tc>
      </w:tr>
      <w:tr w:rsidR="00B640BA" w:rsidRPr="002F58A4" w:rsidTr="00D03499">
        <w:trPr>
          <w:trHeight w:val="259"/>
        </w:trPr>
        <w:tc>
          <w:tcPr>
            <w:tcW w:w="473" w:type="pct"/>
            <w:tcBorders>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2014</w:t>
            </w:r>
          </w:p>
        </w:tc>
        <w:tc>
          <w:tcPr>
            <w:tcW w:w="681"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617</w:t>
            </w:r>
          </w:p>
        </w:tc>
        <w:tc>
          <w:tcPr>
            <w:tcW w:w="380"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0.0769</w:t>
            </w:r>
          </w:p>
        </w:tc>
        <w:tc>
          <w:tcPr>
            <w:tcW w:w="739"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616</w:t>
            </w:r>
          </w:p>
        </w:tc>
        <w:tc>
          <w:tcPr>
            <w:tcW w:w="412"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0.0660</w:t>
            </w:r>
          </w:p>
        </w:tc>
        <w:tc>
          <w:tcPr>
            <w:tcW w:w="714"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398"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0.1066</w:t>
            </w:r>
          </w:p>
        </w:tc>
        <w:tc>
          <w:tcPr>
            <w:tcW w:w="772"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633</w:t>
            </w:r>
          </w:p>
        </w:tc>
        <w:tc>
          <w:tcPr>
            <w:tcW w:w="430" w:type="pct"/>
            <w:tcBorders>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0.0618</w:t>
            </w:r>
          </w:p>
        </w:tc>
      </w:tr>
      <w:tr w:rsidR="00B640BA" w:rsidRPr="002F58A4" w:rsidTr="00D03499">
        <w:trPr>
          <w:trHeight w:val="259"/>
        </w:trPr>
        <w:tc>
          <w:tcPr>
            <w:tcW w:w="473" w:type="pct"/>
            <w:tcBorders>
              <w:top w:val="nil"/>
              <w:left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2015</w:t>
            </w:r>
          </w:p>
        </w:tc>
        <w:tc>
          <w:tcPr>
            <w:tcW w:w="681"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593</w:t>
            </w:r>
          </w:p>
        </w:tc>
        <w:tc>
          <w:tcPr>
            <w:tcW w:w="38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0.0620</w:t>
            </w:r>
          </w:p>
        </w:tc>
        <w:tc>
          <w:tcPr>
            <w:tcW w:w="739"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607</w:t>
            </w:r>
          </w:p>
        </w:tc>
        <w:tc>
          <w:tcPr>
            <w:tcW w:w="41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0.0567</w:t>
            </w:r>
          </w:p>
        </w:tc>
        <w:tc>
          <w:tcPr>
            <w:tcW w:w="714"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398"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0.0861</w:t>
            </w:r>
          </w:p>
        </w:tc>
        <w:tc>
          <w:tcPr>
            <w:tcW w:w="772"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622</w:t>
            </w:r>
          </w:p>
        </w:tc>
        <w:tc>
          <w:tcPr>
            <w:tcW w:w="430" w:type="pct"/>
            <w:tcBorders>
              <w:top w:val="nil"/>
              <w:left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0.0553</w:t>
            </w:r>
          </w:p>
        </w:tc>
      </w:tr>
      <w:tr w:rsidR="00B640BA" w:rsidRPr="002F58A4" w:rsidTr="00D03499">
        <w:trPr>
          <w:trHeight w:val="259"/>
        </w:trPr>
        <w:tc>
          <w:tcPr>
            <w:tcW w:w="473" w:type="pct"/>
            <w:tcBorders>
              <w:top w:val="nil"/>
              <w:left w:val="nil"/>
              <w:bottom w:val="single" w:sz="4" w:space="0" w:color="auto"/>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2016</w:t>
            </w:r>
          </w:p>
        </w:tc>
        <w:tc>
          <w:tcPr>
            <w:tcW w:w="681"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604</w:t>
            </w:r>
          </w:p>
        </w:tc>
        <w:tc>
          <w:tcPr>
            <w:tcW w:w="380"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0.0795</w:t>
            </w:r>
          </w:p>
        </w:tc>
        <w:tc>
          <w:tcPr>
            <w:tcW w:w="739"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609</w:t>
            </w:r>
          </w:p>
        </w:tc>
        <w:tc>
          <w:tcPr>
            <w:tcW w:w="412"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0.0490</w:t>
            </w:r>
          </w:p>
        </w:tc>
        <w:tc>
          <w:tcPr>
            <w:tcW w:w="714"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622</w:t>
            </w:r>
          </w:p>
        </w:tc>
        <w:tc>
          <w:tcPr>
            <w:tcW w:w="398"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0.0900</w:t>
            </w:r>
          </w:p>
        </w:tc>
        <w:tc>
          <w:tcPr>
            <w:tcW w:w="772"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single" w:sz="4" w:space="0" w:color="auto"/>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0.0435</w:t>
            </w:r>
          </w:p>
        </w:tc>
      </w:tr>
      <w:tr w:rsidR="00B640BA" w:rsidRPr="002F58A4" w:rsidTr="00D03499">
        <w:trPr>
          <w:trHeight w:val="259"/>
        </w:trPr>
        <w:tc>
          <w:tcPr>
            <w:tcW w:w="473" w:type="pct"/>
            <w:tcBorders>
              <w:top w:val="single" w:sz="4" w:space="0" w:color="auto"/>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u w:val="single"/>
              </w:rPr>
            </w:pPr>
            <w:r w:rsidRPr="00985B4A">
              <w:rPr>
                <w:sz w:val="18"/>
                <w:szCs w:val="18"/>
                <w:u w:val="single"/>
              </w:rPr>
              <w:t>Average</w:t>
            </w:r>
          </w:p>
        </w:tc>
        <w:tc>
          <w:tcPr>
            <w:tcW w:w="681"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38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39"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41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14"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398"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772"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c>
          <w:tcPr>
            <w:tcW w:w="430" w:type="pct"/>
            <w:tcBorders>
              <w:top w:val="single" w:sz="4" w:space="0" w:color="auto"/>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1982-1989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629</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0.0759</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634</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0.0591</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633</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0.1009</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656</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0.0539</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1990-1999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0.0815</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620</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0.0592</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0.1097</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644</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0.0580</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2000-2009</w:t>
            </w:r>
          </w:p>
        </w:tc>
        <w:tc>
          <w:tcPr>
            <w:tcW w:w="681"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608</w:t>
            </w:r>
          </w:p>
        </w:tc>
        <w:tc>
          <w:tcPr>
            <w:tcW w:w="38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0.0857</w:t>
            </w:r>
          </w:p>
        </w:tc>
        <w:tc>
          <w:tcPr>
            <w:tcW w:w="739"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618</w:t>
            </w:r>
          </w:p>
        </w:tc>
        <w:tc>
          <w:tcPr>
            <w:tcW w:w="41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0.0675</w:t>
            </w:r>
          </w:p>
        </w:tc>
        <w:tc>
          <w:tcPr>
            <w:tcW w:w="714"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607</w:t>
            </w:r>
          </w:p>
        </w:tc>
        <w:tc>
          <w:tcPr>
            <w:tcW w:w="398"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0.1108</w:t>
            </w:r>
          </w:p>
        </w:tc>
        <w:tc>
          <w:tcPr>
            <w:tcW w:w="772"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430" w:type="pct"/>
            <w:tcBorders>
              <w:top w:val="nil"/>
              <w:left w:val="nil"/>
              <w:bottom w:val="nil"/>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0.0632</w:t>
            </w:r>
          </w:p>
        </w:tc>
      </w:tr>
      <w:tr w:rsidR="00B640BA" w:rsidRPr="002F58A4" w:rsidTr="00D03499">
        <w:trPr>
          <w:trHeight w:val="259"/>
        </w:trPr>
        <w:tc>
          <w:tcPr>
            <w:tcW w:w="473" w:type="pct"/>
            <w:tcBorders>
              <w:top w:val="nil"/>
              <w:left w:val="nil"/>
              <w:bottom w:val="nil"/>
              <w:right w:val="nil"/>
            </w:tcBorders>
            <w:shd w:val="clear" w:color="auto" w:fill="auto"/>
            <w:noWrap/>
            <w:tcMar>
              <w:left w:w="58" w:type="dxa"/>
              <w:right w:w="0" w:type="dxa"/>
            </w:tcMar>
            <w:vAlign w:val="bottom"/>
          </w:tcPr>
          <w:p w:rsidR="00B640BA" w:rsidRPr="00985B4A" w:rsidRDefault="00B640BA" w:rsidP="00985B4A">
            <w:pPr>
              <w:spacing w:after="0"/>
              <w:jc w:val="left"/>
              <w:rPr>
                <w:sz w:val="18"/>
                <w:szCs w:val="18"/>
              </w:rPr>
            </w:pPr>
            <w:r w:rsidRPr="00985B4A">
              <w:rPr>
                <w:sz w:val="18"/>
                <w:szCs w:val="18"/>
              </w:rPr>
              <w:t>2010-2016</w:t>
            </w:r>
          </w:p>
        </w:tc>
        <w:tc>
          <w:tcPr>
            <w:tcW w:w="681"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600</w:t>
            </w:r>
          </w:p>
        </w:tc>
        <w:tc>
          <w:tcPr>
            <w:tcW w:w="380"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0.0781</w:t>
            </w:r>
          </w:p>
        </w:tc>
        <w:tc>
          <w:tcPr>
            <w:tcW w:w="739"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608</w:t>
            </w:r>
          </w:p>
        </w:tc>
        <w:tc>
          <w:tcPr>
            <w:tcW w:w="412"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0.0586</w:t>
            </w:r>
          </w:p>
        </w:tc>
        <w:tc>
          <w:tcPr>
            <w:tcW w:w="714"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592</w:t>
            </w:r>
          </w:p>
        </w:tc>
        <w:tc>
          <w:tcPr>
            <w:tcW w:w="398"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0.1060</w:t>
            </w:r>
          </w:p>
        </w:tc>
        <w:tc>
          <w:tcPr>
            <w:tcW w:w="772"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627</w:t>
            </w:r>
          </w:p>
        </w:tc>
        <w:tc>
          <w:tcPr>
            <w:tcW w:w="430" w:type="pct"/>
            <w:tcBorders>
              <w:top w:val="nil"/>
              <w:left w:val="nil"/>
              <w:bottom w:val="nil"/>
              <w:right w:val="nil"/>
            </w:tcBorders>
            <w:shd w:val="clear" w:color="auto" w:fill="auto"/>
            <w:noWrap/>
            <w:vAlign w:val="bottom"/>
          </w:tcPr>
          <w:p w:rsidR="00B640BA" w:rsidRPr="00985B4A" w:rsidRDefault="00B640BA" w:rsidP="00985B4A">
            <w:pPr>
              <w:spacing w:after="0"/>
              <w:jc w:val="center"/>
              <w:rPr>
                <w:sz w:val="18"/>
                <w:szCs w:val="18"/>
              </w:rPr>
            </w:pPr>
            <w:r w:rsidRPr="00985B4A">
              <w:rPr>
                <w:sz w:val="18"/>
                <w:szCs w:val="18"/>
              </w:rPr>
              <w:t>0.0576</w:t>
            </w:r>
          </w:p>
        </w:tc>
      </w:tr>
      <w:tr w:rsidR="00B640BA" w:rsidRPr="002F58A4" w:rsidTr="00D03499">
        <w:trPr>
          <w:trHeight w:val="259"/>
        </w:trPr>
        <w:tc>
          <w:tcPr>
            <w:tcW w:w="473" w:type="pct"/>
            <w:tcBorders>
              <w:top w:val="nil"/>
              <w:left w:val="nil"/>
              <w:bottom w:val="single" w:sz="4" w:space="0" w:color="auto"/>
              <w:right w:val="nil"/>
            </w:tcBorders>
            <w:shd w:val="clear" w:color="auto" w:fill="auto"/>
            <w:noWrap/>
            <w:tcMar>
              <w:left w:w="58" w:type="dxa"/>
              <w:right w:w="0" w:type="dxa"/>
            </w:tcMar>
            <w:vAlign w:val="bottom"/>
            <w:hideMark/>
          </w:tcPr>
          <w:p w:rsidR="00B640BA" w:rsidRPr="00985B4A" w:rsidRDefault="00B640BA" w:rsidP="00985B4A">
            <w:pPr>
              <w:spacing w:after="0"/>
              <w:jc w:val="left"/>
              <w:rPr>
                <w:sz w:val="18"/>
                <w:szCs w:val="18"/>
              </w:rPr>
            </w:pPr>
            <w:r w:rsidRPr="00985B4A">
              <w:rPr>
                <w:sz w:val="18"/>
                <w:szCs w:val="18"/>
              </w:rPr>
              <w:t>All Years</w:t>
            </w:r>
          </w:p>
        </w:tc>
        <w:tc>
          <w:tcPr>
            <w:tcW w:w="681"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611</w:t>
            </w:r>
          </w:p>
        </w:tc>
        <w:tc>
          <w:tcPr>
            <w:tcW w:w="380"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0.0808</w:t>
            </w:r>
          </w:p>
        </w:tc>
        <w:tc>
          <w:tcPr>
            <w:tcW w:w="739"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621</w:t>
            </w:r>
          </w:p>
        </w:tc>
        <w:tc>
          <w:tcPr>
            <w:tcW w:w="412"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0.0613</w:t>
            </w:r>
          </w:p>
        </w:tc>
        <w:tc>
          <w:tcPr>
            <w:tcW w:w="714"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610</w:t>
            </w:r>
          </w:p>
        </w:tc>
        <w:tc>
          <w:tcPr>
            <w:tcW w:w="398"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0.1074</w:t>
            </w:r>
          </w:p>
        </w:tc>
        <w:tc>
          <w:tcPr>
            <w:tcW w:w="772"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642</w:t>
            </w:r>
          </w:p>
        </w:tc>
        <w:tc>
          <w:tcPr>
            <w:tcW w:w="430" w:type="pct"/>
            <w:tcBorders>
              <w:top w:val="nil"/>
              <w:left w:val="nil"/>
              <w:bottom w:val="single" w:sz="4" w:space="0" w:color="auto"/>
              <w:right w:val="nil"/>
            </w:tcBorders>
            <w:shd w:val="clear" w:color="auto" w:fill="auto"/>
            <w:noWrap/>
            <w:vAlign w:val="bottom"/>
            <w:hideMark/>
          </w:tcPr>
          <w:p w:rsidR="00B640BA" w:rsidRPr="00985B4A" w:rsidRDefault="00B640BA" w:rsidP="00985B4A">
            <w:pPr>
              <w:spacing w:after="0"/>
              <w:jc w:val="center"/>
              <w:rPr>
                <w:sz w:val="18"/>
                <w:szCs w:val="18"/>
              </w:rPr>
            </w:pPr>
            <w:r w:rsidRPr="00985B4A">
              <w:rPr>
                <w:sz w:val="18"/>
                <w:szCs w:val="18"/>
              </w:rPr>
              <w:t>0.0586</w:t>
            </w:r>
          </w:p>
        </w:tc>
      </w:tr>
    </w:tbl>
    <w:p w:rsidR="00A73A10" w:rsidRDefault="00A73A10" w:rsidP="00726F35"/>
    <w:p w:rsidR="009E7843" w:rsidRPr="009E7843" w:rsidRDefault="009E7843" w:rsidP="00726F35">
      <w:pPr>
        <w:rPr>
          <w:rStyle w:val="CaptionChar"/>
          <w:vanish/>
          <w:specVanish/>
        </w:rPr>
      </w:pPr>
      <w:bookmarkStart w:id="88" w:name="_Toc487202265"/>
      <w:r w:rsidRPr="00A73A10">
        <w:rPr>
          <w:rStyle w:val="CaptionChar"/>
        </w:rPr>
        <w:lastRenderedPageBreak/>
        <w:t xml:space="preserve">Appendix </w:t>
      </w:r>
      <w:r w:rsidRPr="00A73A10">
        <w:rPr>
          <w:rStyle w:val="CaptionChar"/>
        </w:rPr>
        <w:fldChar w:fldCharType="begin"/>
      </w:r>
      <w:r w:rsidRPr="00A73A10">
        <w:rPr>
          <w:rStyle w:val="CaptionChar"/>
        </w:rPr>
        <w:instrText xml:space="preserve"> SEQ Appendix \* ALPHABETIC </w:instrText>
      </w:r>
      <w:r w:rsidRPr="00A73A10">
        <w:rPr>
          <w:rStyle w:val="CaptionChar"/>
        </w:rPr>
        <w:fldChar w:fldCharType="separate"/>
      </w:r>
      <w:r w:rsidR="007C0681">
        <w:rPr>
          <w:rStyle w:val="CaptionChar"/>
          <w:noProof/>
        </w:rPr>
        <w:t>D</w:t>
      </w:r>
      <w:r w:rsidRPr="00A73A10">
        <w:rPr>
          <w:rStyle w:val="CaptionChar"/>
        </w:rPr>
        <w:fldChar w:fldCharType="end"/>
      </w:r>
      <w:r w:rsidRPr="00A73A10">
        <w:rPr>
          <w:rStyle w:val="CaptionChar"/>
        </w:rPr>
        <w:t>.–</w:t>
      </w:r>
      <w:r w:rsidRPr="009E7843">
        <w:rPr>
          <w:rStyle w:val="CaptionChar"/>
        </w:rPr>
        <w:t>Southeast Alaska troll-caught coho salmon average dressed weight compared with modeled weight based on based on a multiple regression model with two standardized variables fitted to 1970–2014 weight data</w:t>
      </w:r>
      <w:bookmarkEnd w:id="88"/>
    </w:p>
    <w:p w:rsidR="009E7843" w:rsidRDefault="009E7843" w:rsidP="00726F35">
      <w:pPr>
        <w:rPr>
          <w:rStyle w:val="CaptionChar"/>
        </w:rPr>
      </w:pPr>
      <w:r w:rsidRPr="009E7843">
        <w:rPr>
          <w:rStyle w:val="CaptionChar"/>
        </w:rPr>
        <w:t xml:space="preserve">: the standardized April–March PDO Index (average for lag 0, 2, and 4 years; 0.492 weighting) and the average commercial catch of pink salmon in North America (excluding the Bering Sea and Aleutian Islands) lagged by 2 </w:t>
      </w:r>
      <w:r>
        <w:rPr>
          <w:rStyle w:val="CaptionChar"/>
        </w:rPr>
        <w:t xml:space="preserve">and 4 years (0.508 weighting). </w:t>
      </w:r>
      <w:r w:rsidRPr="009E7843">
        <w:rPr>
          <w:rStyle w:val="CaptionChar"/>
        </w:rPr>
        <w:t>Model forecasts are shown for 2015–2016 (based on a 1970–2014 fit) and for 2017–2018 (based on a 1970–2016 fit). Also shown is the mean-average length of male and female spawners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-0.17</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664</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654</w:t>
            </w:r>
          </w:p>
        </w:tc>
      </w:tr>
      <w:tr w:rsidR="009E7843" w:rsidRPr="009E7843"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2.90</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0.36</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610</w:t>
            </w:r>
          </w:p>
        </w:tc>
      </w:tr>
    </w:tbl>
    <w:p w:rsidR="009E7843" w:rsidRDefault="009E7843" w:rsidP="009E7843">
      <w:pPr>
        <w:jc w:val="center"/>
      </w:pPr>
      <w:r>
        <w:t>-continued-</w:t>
      </w:r>
    </w:p>
    <w:p w:rsidR="009E7843" w:rsidRDefault="009E7843">
      <w:pPr>
        <w:spacing w:after="0"/>
        <w:jc w:val="left"/>
      </w:pPr>
      <w:r>
        <w:br w:type="page"/>
      </w:r>
    </w:p>
    <w:p w:rsidR="009E7843" w:rsidRDefault="009E7843" w:rsidP="009E7843">
      <w:pPr>
        <w:jc w:val="left"/>
      </w:pPr>
      <w:r w:rsidRPr="009E7843">
        <w:lastRenderedPageBreak/>
        <w:t>Appendix D.–</w:t>
      </w:r>
      <w:r w:rsidR="002F2656">
        <w:t>Page 2 of 2</w:t>
      </w:r>
      <w:r>
        <w:t>.</w:t>
      </w:r>
    </w:p>
    <w:tbl>
      <w:tblPr>
        <w:tblW w:w="0" w:type="auto"/>
        <w:tblInd w:w="93" w:type="dxa"/>
        <w:tblLook w:val="04A0" w:firstRow="1" w:lastRow="0" w:firstColumn="1" w:lastColumn="0" w:noHBand="0" w:noVBand="1"/>
      </w:tblPr>
      <w:tblGrid>
        <w:gridCol w:w="863"/>
        <w:gridCol w:w="1199"/>
        <w:gridCol w:w="1885"/>
        <w:gridCol w:w="1121"/>
        <w:gridCol w:w="901"/>
        <w:gridCol w:w="1049"/>
        <w:gridCol w:w="1233"/>
        <w:gridCol w:w="1016"/>
      </w:tblGrid>
      <w:tr w:rsidR="009E7843" w:rsidRPr="009E7843"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2.52</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-0.17</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xml:space="preserve"> 2.56</w:t>
            </w:r>
            <w:r w:rsidRPr="009E7843">
              <w:rPr>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xml:space="preserve"> 3.07</w:t>
            </w:r>
            <w:r w:rsidRPr="009E7843">
              <w:rPr>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319.67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bCs/>
                <w:iCs/>
                <w:color w:val="000000"/>
                <w:sz w:val="22"/>
                <w:szCs w:val="22"/>
              </w:rPr>
            </w:pPr>
            <w:r w:rsidRPr="009E7843">
              <w:rPr>
                <w:bCs/>
                <w:iCs/>
                <w:color w:val="000000"/>
                <w:sz w:val="22"/>
                <w:szCs w:val="22"/>
              </w:rPr>
              <w:t xml:space="preserve"> 2.62</w:t>
            </w:r>
            <w:r w:rsidRPr="009E7843">
              <w:rPr>
                <w:bCs/>
                <w:iCs/>
                <w:color w:val="000000"/>
                <w:sz w:val="22"/>
                <w:szCs w:val="22"/>
                <w:vertAlign w:val="superscript"/>
              </w:rPr>
              <w:t>a</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2018</w:t>
            </w:r>
          </w:p>
        </w:tc>
        <w:tc>
          <w:tcPr>
            <w:tcW w:w="1195" w:type="dxa"/>
            <w:tcBorders>
              <w:top w:val="nil"/>
              <w:left w:val="nil"/>
              <w:bottom w:val="single" w:sz="4" w:space="0" w:color="auto"/>
              <w:right w:val="nil"/>
            </w:tcBorders>
            <w:shd w:val="clear" w:color="auto" w:fill="auto"/>
            <w:noWrap/>
            <w:tcMar>
              <w:left w:w="0" w:type="dxa"/>
              <w:right w:w="317" w:type="dxa"/>
            </w:tcMar>
            <w:vAlign w:val="center"/>
            <w:hideMark/>
          </w:tcPr>
          <w:p w:rsidR="009E7843" w:rsidRPr="009E7843" w:rsidRDefault="009E7843" w:rsidP="009E7843">
            <w:pPr>
              <w:spacing w:after="0"/>
              <w:jc w:val="right"/>
              <w:rPr>
                <w:bCs/>
                <w:iCs/>
                <w:color w:val="000000"/>
                <w:sz w:val="22"/>
                <w:szCs w:val="22"/>
              </w:rPr>
            </w:pPr>
            <w:r w:rsidRPr="009E7843">
              <w:rPr>
                <w:bCs/>
                <w:iCs/>
                <w:color w:val="000000"/>
                <w:sz w:val="22"/>
                <w:szCs w:val="22"/>
              </w:rPr>
              <w:t>0.63</w:t>
            </w:r>
            <w:r w:rsidRPr="009E7843">
              <w:rPr>
                <w:bCs/>
                <w:iCs/>
                <w:color w:val="000000"/>
                <w:sz w:val="22"/>
                <w:szCs w:val="22"/>
                <w:vertAlign w:val="superscript"/>
              </w:rPr>
              <w:t>b</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112.60</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bCs/>
                <w:iCs/>
                <w:color w:val="000000"/>
                <w:sz w:val="22"/>
                <w:szCs w:val="22"/>
              </w:rPr>
            </w:pPr>
            <w:r w:rsidRPr="009E7843">
              <w:rPr>
                <w:bCs/>
                <w:iCs/>
                <w:color w:val="000000"/>
                <w:sz w:val="22"/>
                <w:szCs w:val="22"/>
              </w:rPr>
              <w:t xml:space="preserve"> 3.34</w:t>
            </w:r>
            <w:r w:rsidRPr="009E7843">
              <w:rPr>
                <w:bCs/>
                <w:iCs/>
                <w:color w:val="000000"/>
                <w:sz w:val="22"/>
                <w:szCs w:val="22"/>
                <w:vertAlign w:val="superscript"/>
              </w:rPr>
              <w:t>a</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r>
    </w:tbl>
    <w:p w:rsidR="009E7843" w:rsidRPr="009E7843" w:rsidRDefault="009E7843" w:rsidP="009E7843">
      <w:pPr>
        <w:spacing w:after="0"/>
        <w:ind w:left="90" w:hanging="90"/>
        <w:rPr>
          <w:sz w:val="18"/>
          <w:szCs w:val="18"/>
        </w:rPr>
      </w:pPr>
      <w:r w:rsidRPr="009E7843">
        <w:rPr>
          <w:sz w:val="18"/>
          <w:szCs w:val="18"/>
          <w:vertAlign w:val="superscript"/>
        </w:rPr>
        <w:t>a</w:t>
      </w:r>
      <w:r w:rsidRPr="009E7843">
        <w:rPr>
          <w:sz w:val="18"/>
          <w:szCs w:val="18"/>
        </w:rPr>
        <w:tab/>
        <w:t xml:space="preserve">Forecasts for average weight in 2015 and 2016 were based on a 1970–2014 model fit, while the model fit for 2017 and 2018 forecasts also includes 2015–2016 data. </w:t>
      </w:r>
    </w:p>
    <w:p w:rsidR="009E7843" w:rsidRPr="007A73AE" w:rsidRDefault="009E7843" w:rsidP="009E7843">
      <w:pPr>
        <w:spacing w:after="0"/>
        <w:ind w:left="90" w:hanging="90"/>
        <w:rPr>
          <w:color w:val="FF0000"/>
          <w:sz w:val="18"/>
          <w:szCs w:val="18"/>
        </w:rPr>
      </w:pPr>
      <w:r w:rsidRPr="007A73AE">
        <w:rPr>
          <w:color w:val="FF0000"/>
          <w:sz w:val="18"/>
          <w:szCs w:val="18"/>
          <w:vertAlign w:val="superscript"/>
        </w:rPr>
        <w:t>b</w:t>
      </w:r>
      <w:r w:rsidRPr="007A73AE">
        <w:rPr>
          <w:color w:val="FF0000"/>
          <w:sz w:val="18"/>
          <w:szCs w:val="18"/>
        </w:rPr>
        <w:tab/>
        <w:t>The PDO index value for the 2018 weight forecast is based on the average at lags of 2 years and 4 years, and excludes lag-0.</w:t>
      </w:r>
    </w:p>
    <w:p w:rsidR="009E7843" w:rsidRPr="009E7843" w:rsidRDefault="009E7843" w:rsidP="009E7843">
      <w:pPr>
        <w:spacing w:after="0"/>
        <w:ind w:left="90" w:hanging="90"/>
        <w:rPr>
          <w:sz w:val="18"/>
          <w:szCs w:val="18"/>
        </w:rPr>
      </w:pPr>
      <w:r w:rsidRPr="009E7843">
        <w:rPr>
          <w:sz w:val="18"/>
          <w:szCs w:val="18"/>
          <w:vertAlign w:val="superscript"/>
        </w:rPr>
        <w:t>c</w:t>
      </w:r>
      <w:r w:rsidRPr="009E7843">
        <w:rPr>
          <w:sz w:val="18"/>
          <w:szCs w:val="18"/>
        </w:rPr>
        <w:tab/>
        <w:t>Average lengths were interpolated for the Berners River and Ford Arm Creek in 1984 and for Ford Arm Creek in 2016 based on the</w:t>
      </w:r>
      <w:r>
        <w:rPr>
          <w:sz w:val="18"/>
          <w:szCs w:val="18"/>
        </w:rPr>
        <w:t xml:space="preserve"> method presented by Brown 1974</w:t>
      </w:r>
      <w:r w:rsidRPr="009E7843">
        <w:rPr>
          <w:sz w:val="18"/>
          <w:szCs w:val="18"/>
        </w:rPr>
        <w:t>.</w:t>
      </w:r>
    </w:p>
    <w:p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b" w:date="2017-05-23T14:35:00Z" w:initials="jb">
    <w:p w:rsidR="007F1B38" w:rsidRDefault="007F1B38">
      <w:pPr>
        <w:pStyle w:val="CommentText"/>
      </w:pPr>
      <w:r>
        <w:rPr>
          <w:rStyle w:val="CommentReference"/>
        </w:rPr>
        <w:annotationRef/>
      </w:r>
      <w:r>
        <w:t>Grey highlight on tables or figures = updated</w:t>
      </w:r>
    </w:p>
    <w:p w:rsidR="007F1B38" w:rsidRDefault="007F1B38">
      <w:pPr>
        <w:pStyle w:val="CommentText"/>
      </w:pPr>
      <w:r>
        <w:t>Yellow = flag for something that caught my eye</w:t>
      </w:r>
    </w:p>
    <w:p w:rsidR="007F1B38" w:rsidRDefault="007F1B38">
      <w:pPr>
        <w:pStyle w:val="CommentText"/>
      </w:pPr>
      <w:r>
        <w:t>Teal=I changed something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B38" w:rsidRDefault="007F1B38">
      <w:r>
        <w:separator/>
      </w:r>
    </w:p>
  </w:endnote>
  <w:endnote w:type="continuationSeparator" w:id="0">
    <w:p w:rsidR="007F1B38" w:rsidRDefault="007F1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New Roman Bold">
    <w:altName w:val="Times New Roman"/>
    <w:panose1 w:val="00000000000000000000"/>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7F1B38" w:rsidRDefault="007F1B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36D95">
      <w:rPr>
        <w:rStyle w:val="PageNumber"/>
        <w:noProof/>
      </w:rPr>
      <w:t>v</w:t>
    </w:r>
    <w:r>
      <w:rPr>
        <w:rStyle w:val="PageNumber"/>
      </w:rPr>
      <w:fldChar w:fldCharType="end"/>
    </w:r>
  </w:p>
  <w:p w:rsidR="007F1B38" w:rsidRDefault="007F1B38"/>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Footer"/>
      <w:jc w:val="center"/>
    </w:pPr>
    <w:r>
      <w:fldChar w:fldCharType="begin"/>
    </w:r>
    <w:r>
      <w:instrText xml:space="preserve"> PAGE   \* MERGEFORMAT </w:instrText>
    </w:r>
    <w:r>
      <w:fldChar w:fldCharType="separate"/>
    </w:r>
    <w:r w:rsidR="009D246D">
      <w:rPr>
        <w:noProof/>
      </w:rPr>
      <w:t>52</w:t>
    </w:r>
    <w:r>
      <w:rPr>
        <w:noProof/>
      </w:rPr>
      <w:fldChar w:fldCharType="end"/>
    </w:r>
  </w:p>
  <w:p w:rsidR="007F1B38" w:rsidRDefault="007F1B3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B38" w:rsidRDefault="007F1B38">
      <w:r>
        <w:separator/>
      </w:r>
    </w:p>
  </w:footnote>
  <w:footnote w:type="continuationSeparator" w:id="0">
    <w:p w:rsidR="007F1B38" w:rsidRDefault="007F1B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1B38" w:rsidRDefault="007F1B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9"/>
  <w:activeWritingStyle w:appName="MSWord" w:lang="en-US" w:vendorID="64" w:dllVersion="131077" w:nlCheck="1" w:checkStyle="1"/>
  <w:activeWritingStyle w:appName="MSWord" w:lang="en-US" w:vendorID="64" w:dllVersion="131078" w:nlCheck="1"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4198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474"/>
    <w:rsid w:val="00005BA3"/>
    <w:rsid w:val="00007749"/>
    <w:rsid w:val="00012101"/>
    <w:rsid w:val="00013B36"/>
    <w:rsid w:val="00014F03"/>
    <w:rsid w:val="000174FA"/>
    <w:rsid w:val="0002245B"/>
    <w:rsid w:val="00022DED"/>
    <w:rsid w:val="0002417C"/>
    <w:rsid w:val="000242F0"/>
    <w:rsid w:val="00032836"/>
    <w:rsid w:val="00032C1C"/>
    <w:rsid w:val="00033CB8"/>
    <w:rsid w:val="00035B2E"/>
    <w:rsid w:val="00036108"/>
    <w:rsid w:val="0003694F"/>
    <w:rsid w:val="000403F8"/>
    <w:rsid w:val="00044748"/>
    <w:rsid w:val="00047CB8"/>
    <w:rsid w:val="00053FBA"/>
    <w:rsid w:val="00061F02"/>
    <w:rsid w:val="00066DFA"/>
    <w:rsid w:val="00075CE4"/>
    <w:rsid w:val="00076E52"/>
    <w:rsid w:val="0008678F"/>
    <w:rsid w:val="00086BFF"/>
    <w:rsid w:val="00092437"/>
    <w:rsid w:val="00092685"/>
    <w:rsid w:val="0009300B"/>
    <w:rsid w:val="00093541"/>
    <w:rsid w:val="00095BA3"/>
    <w:rsid w:val="000969C7"/>
    <w:rsid w:val="000A28D3"/>
    <w:rsid w:val="000A28F9"/>
    <w:rsid w:val="000A3DB7"/>
    <w:rsid w:val="000A3EF3"/>
    <w:rsid w:val="000A4CE1"/>
    <w:rsid w:val="000A5A86"/>
    <w:rsid w:val="000B15BB"/>
    <w:rsid w:val="000B49B5"/>
    <w:rsid w:val="000B4D84"/>
    <w:rsid w:val="000C6D92"/>
    <w:rsid w:val="000C77D8"/>
    <w:rsid w:val="000D5F9F"/>
    <w:rsid w:val="000D71CA"/>
    <w:rsid w:val="000E085B"/>
    <w:rsid w:val="000F1A49"/>
    <w:rsid w:val="000F2443"/>
    <w:rsid w:val="000F5548"/>
    <w:rsid w:val="00106A9F"/>
    <w:rsid w:val="00106EB1"/>
    <w:rsid w:val="00112F54"/>
    <w:rsid w:val="00114370"/>
    <w:rsid w:val="00115DFE"/>
    <w:rsid w:val="00122EF2"/>
    <w:rsid w:val="001256E3"/>
    <w:rsid w:val="0012635E"/>
    <w:rsid w:val="00130162"/>
    <w:rsid w:val="001333E3"/>
    <w:rsid w:val="00133732"/>
    <w:rsid w:val="00137636"/>
    <w:rsid w:val="00137CC1"/>
    <w:rsid w:val="001429C3"/>
    <w:rsid w:val="00142C9A"/>
    <w:rsid w:val="001463D2"/>
    <w:rsid w:val="00152782"/>
    <w:rsid w:val="00161E34"/>
    <w:rsid w:val="001714B1"/>
    <w:rsid w:val="00172FD6"/>
    <w:rsid w:val="001732EE"/>
    <w:rsid w:val="0017693E"/>
    <w:rsid w:val="00177E58"/>
    <w:rsid w:val="00182728"/>
    <w:rsid w:val="001829C7"/>
    <w:rsid w:val="00185F40"/>
    <w:rsid w:val="001875FE"/>
    <w:rsid w:val="0019406F"/>
    <w:rsid w:val="00195BF4"/>
    <w:rsid w:val="001972A7"/>
    <w:rsid w:val="001A5808"/>
    <w:rsid w:val="001A59E9"/>
    <w:rsid w:val="001C2EC1"/>
    <w:rsid w:val="001C6678"/>
    <w:rsid w:val="001C68E1"/>
    <w:rsid w:val="001D1537"/>
    <w:rsid w:val="001D1831"/>
    <w:rsid w:val="001D757A"/>
    <w:rsid w:val="001E20A8"/>
    <w:rsid w:val="001E255F"/>
    <w:rsid w:val="001E4C7F"/>
    <w:rsid w:val="001E5209"/>
    <w:rsid w:val="001E6290"/>
    <w:rsid w:val="001F2A75"/>
    <w:rsid w:val="001F38EC"/>
    <w:rsid w:val="001F4780"/>
    <w:rsid w:val="001F6300"/>
    <w:rsid w:val="001F6CD7"/>
    <w:rsid w:val="001F7077"/>
    <w:rsid w:val="00200077"/>
    <w:rsid w:val="00203772"/>
    <w:rsid w:val="00205AC4"/>
    <w:rsid w:val="00205B1B"/>
    <w:rsid w:val="00207392"/>
    <w:rsid w:val="00213A40"/>
    <w:rsid w:val="00215BB6"/>
    <w:rsid w:val="00217735"/>
    <w:rsid w:val="00217E7B"/>
    <w:rsid w:val="00220B8F"/>
    <w:rsid w:val="00226BE4"/>
    <w:rsid w:val="002278B8"/>
    <w:rsid w:val="00230F4B"/>
    <w:rsid w:val="00232477"/>
    <w:rsid w:val="00237EE6"/>
    <w:rsid w:val="002462ED"/>
    <w:rsid w:val="002527D9"/>
    <w:rsid w:val="00256B15"/>
    <w:rsid w:val="002578A4"/>
    <w:rsid w:val="00257AF3"/>
    <w:rsid w:val="002612AC"/>
    <w:rsid w:val="00266366"/>
    <w:rsid w:val="00271392"/>
    <w:rsid w:val="00274C51"/>
    <w:rsid w:val="00274C64"/>
    <w:rsid w:val="002821BA"/>
    <w:rsid w:val="0028236C"/>
    <w:rsid w:val="0028709C"/>
    <w:rsid w:val="00287B1A"/>
    <w:rsid w:val="00287F1D"/>
    <w:rsid w:val="00292BD9"/>
    <w:rsid w:val="00295529"/>
    <w:rsid w:val="002973A8"/>
    <w:rsid w:val="002A4C10"/>
    <w:rsid w:val="002B11D5"/>
    <w:rsid w:val="002B4686"/>
    <w:rsid w:val="002B4D10"/>
    <w:rsid w:val="002B5161"/>
    <w:rsid w:val="002B6F29"/>
    <w:rsid w:val="002C3CEE"/>
    <w:rsid w:val="002C5B28"/>
    <w:rsid w:val="002C637E"/>
    <w:rsid w:val="002D05D4"/>
    <w:rsid w:val="002D42A1"/>
    <w:rsid w:val="002D4A54"/>
    <w:rsid w:val="002D5C73"/>
    <w:rsid w:val="002D5CF7"/>
    <w:rsid w:val="002D66CE"/>
    <w:rsid w:val="002D6F23"/>
    <w:rsid w:val="002D7438"/>
    <w:rsid w:val="002E080A"/>
    <w:rsid w:val="002E11EE"/>
    <w:rsid w:val="002E2271"/>
    <w:rsid w:val="002E3E34"/>
    <w:rsid w:val="002E7A26"/>
    <w:rsid w:val="002F2656"/>
    <w:rsid w:val="002F6139"/>
    <w:rsid w:val="002F6966"/>
    <w:rsid w:val="00302AC7"/>
    <w:rsid w:val="00302EB8"/>
    <w:rsid w:val="00304E11"/>
    <w:rsid w:val="00311679"/>
    <w:rsid w:val="00312AD1"/>
    <w:rsid w:val="00312D25"/>
    <w:rsid w:val="00312EF7"/>
    <w:rsid w:val="00313756"/>
    <w:rsid w:val="00314A53"/>
    <w:rsid w:val="00316C4D"/>
    <w:rsid w:val="003208B7"/>
    <w:rsid w:val="003210C5"/>
    <w:rsid w:val="00321F93"/>
    <w:rsid w:val="003244C5"/>
    <w:rsid w:val="00325D2D"/>
    <w:rsid w:val="00326865"/>
    <w:rsid w:val="00331D7B"/>
    <w:rsid w:val="003337FF"/>
    <w:rsid w:val="003346B0"/>
    <w:rsid w:val="0033597A"/>
    <w:rsid w:val="00335F11"/>
    <w:rsid w:val="00343C9A"/>
    <w:rsid w:val="00344597"/>
    <w:rsid w:val="00346363"/>
    <w:rsid w:val="003509BB"/>
    <w:rsid w:val="00352CAA"/>
    <w:rsid w:val="003573EB"/>
    <w:rsid w:val="00361EF5"/>
    <w:rsid w:val="00372431"/>
    <w:rsid w:val="00372493"/>
    <w:rsid w:val="00380B14"/>
    <w:rsid w:val="00380C1B"/>
    <w:rsid w:val="0038194D"/>
    <w:rsid w:val="00387018"/>
    <w:rsid w:val="00387776"/>
    <w:rsid w:val="00396959"/>
    <w:rsid w:val="00396C3E"/>
    <w:rsid w:val="003A2E46"/>
    <w:rsid w:val="003A5F7F"/>
    <w:rsid w:val="003A6638"/>
    <w:rsid w:val="003B0277"/>
    <w:rsid w:val="003B3E96"/>
    <w:rsid w:val="003B4771"/>
    <w:rsid w:val="003C7976"/>
    <w:rsid w:val="003D0222"/>
    <w:rsid w:val="003D3226"/>
    <w:rsid w:val="003D59D1"/>
    <w:rsid w:val="003E78E8"/>
    <w:rsid w:val="003E797C"/>
    <w:rsid w:val="003F1F44"/>
    <w:rsid w:val="003F694F"/>
    <w:rsid w:val="003F6F1E"/>
    <w:rsid w:val="004010CE"/>
    <w:rsid w:val="00403428"/>
    <w:rsid w:val="0040396D"/>
    <w:rsid w:val="00403FB0"/>
    <w:rsid w:val="00404E4E"/>
    <w:rsid w:val="00413A63"/>
    <w:rsid w:val="00420300"/>
    <w:rsid w:val="0042083F"/>
    <w:rsid w:val="004210D0"/>
    <w:rsid w:val="00421693"/>
    <w:rsid w:val="004236AA"/>
    <w:rsid w:val="0043159B"/>
    <w:rsid w:val="00434388"/>
    <w:rsid w:val="00436A06"/>
    <w:rsid w:val="00444328"/>
    <w:rsid w:val="00444F5E"/>
    <w:rsid w:val="00447551"/>
    <w:rsid w:val="004508B6"/>
    <w:rsid w:val="00454402"/>
    <w:rsid w:val="0045467D"/>
    <w:rsid w:val="00454867"/>
    <w:rsid w:val="00456E04"/>
    <w:rsid w:val="0046037E"/>
    <w:rsid w:val="00460774"/>
    <w:rsid w:val="00466C16"/>
    <w:rsid w:val="00470FD7"/>
    <w:rsid w:val="0047139D"/>
    <w:rsid w:val="00471A7B"/>
    <w:rsid w:val="0047523F"/>
    <w:rsid w:val="00477931"/>
    <w:rsid w:val="00482B1A"/>
    <w:rsid w:val="00483C11"/>
    <w:rsid w:val="004856E2"/>
    <w:rsid w:val="00485B08"/>
    <w:rsid w:val="00492052"/>
    <w:rsid w:val="004930AD"/>
    <w:rsid w:val="00494BBB"/>
    <w:rsid w:val="00495534"/>
    <w:rsid w:val="00496A48"/>
    <w:rsid w:val="004B4B87"/>
    <w:rsid w:val="004C1CC6"/>
    <w:rsid w:val="004C30EA"/>
    <w:rsid w:val="004C5547"/>
    <w:rsid w:val="004C7433"/>
    <w:rsid w:val="004D0E1A"/>
    <w:rsid w:val="004D2D7B"/>
    <w:rsid w:val="004D37B1"/>
    <w:rsid w:val="004D469E"/>
    <w:rsid w:val="004D4E04"/>
    <w:rsid w:val="004D661F"/>
    <w:rsid w:val="004D6F0C"/>
    <w:rsid w:val="004E0B85"/>
    <w:rsid w:val="004E258D"/>
    <w:rsid w:val="004E29B5"/>
    <w:rsid w:val="004E2CF7"/>
    <w:rsid w:val="004E36D3"/>
    <w:rsid w:val="004E561D"/>
    <w:rsid w:val="004F2782"/>
    <w:rsid w:val="004F6FED"/>
    <w:rsid w:val="00501ED4"/>
    <w:rsid w:val="005063F7"/>
    <w:rsid w:val="00506CAA"/>
    <w:rsid w:val="005100D7"/>
    <w:rsid w:val="00510EFC"/>
    <w:rsid w:val="005134AC"/>
    <w:rsid w:val="0051527C"/>
    <w:rsid w:val="005172CB"/>
    <w:rsid w:val="005173E3"/>
    <w:rsid w:val="00517ED0"/>
    <w:rsid w:val="00523FCA"/>
    <w:rsid w:val="00532077"/>
    <w:rsid w:val="005346D7"/>
    <w:rsid w:val="00536D95"/>
    <w:rsid w:val="00543C2E"/>
    <w:rsid w:val="00545694"/>
    <w:rsid w:val="0054671D"/>
    <w:rsid w:val="00546982"/>
    <w:rsid w:val="00547B3D"/>
    <w:rsid w:val="00551472"/>
    <w:rsid w:val="00554E9B"/>
    <w:rsid w:val="00556AD1"/>
    <w:rsid w:val="00556CCC"/>
    <w:rsid w:val="005574ED"/>
    <w:rsid w:val="005576EE"/>
    <w:rsid w:val="00560486"/>
    <w:rsid w:val="00563FDF"/>
    <w:rsid w:val="0056598D"/>
    <w:rsid w:val="00566B0D"/>
    <w:rsid w:val="005707C7"/>
    <w:rsid w:val="00570872"/>
    <w:rsid w:val="00571774"/>
    <w:rsid w:val="00576E45"/>
    <w:rsid w:val="005822FE"/>
    <w:rsid w:val="00585569"/>
    <w:rsid w:val="00590296"/>
    <w:rsid w:val="00597C34"/>
    <w:rsid w:val="005A069E"/>
    <w:rsid w:val="005A06E6"/>
    <w:rsid w:val="005A6193"/>
    <w:rsid w:val="005A692D"/>
    <w:rsid w:val="005A6CAD"/>
    <w:rsid w:val="005B234B"/>
    <w:rsid w:val="005B2496"/>
    <w:rsid w:val="005B2B89"/>
    <w:rsid w:val="005C1469"/>
    <w:rsid w:val="005D3487"/>
    <w:rsid w:val="005E0D22"/>
    <w:rsid w:val="005E2ADC"/>
    <w:rsid w:val="005E5FDB"/>
    <w:rsid w:val="005F256D"/>
    <w:rsid w:val="005F5393"/>
    <w:rsid w:val="00610271"/>
    <w:rsid w:val="00615D2B"/>
    <w:rsid w:val="00625CD1"/>
    <w:rsid w:val="0062783E"/>
    <w:rsid w:val="00630BB3"/>
    <w:rsid w:val="006331B4"/>
    <w:rsid w:val="00633C06"/>
    <w:rsid w:val="00636898"/>
    <w:rsid w:val="00637FEC"/>
    <w:rsid w:val="00640617"/>
    <w:rsid w:val="00640799"/>
    <w:rsid w:val="00642C31"/>
    <w:rsid w:val="006545A6"/>
    <w:rsid w:val="00655216"/>
    <w:rsid w:val="00655E6E"/>
    <w:rsid w:val="00655FAD"/>
    <w:rsid w:val="0065700E"/>
    <w:rsid w:val="006604D5"/>
    <w:rsid w:val="0066084C"/>
    <w:rsid w:val="00662424"/>
    <w:rsid w:val="00665A44"/>
    <w:rsid w:val="006713EF"/>
    <w:rsid w:val="006719B2"/>
    <w:rsid w:val="00673EA5"/>
    <w:rsid w:val="0067747B"/>
    <w:rsid w:val="00683AC6"/>
    <w:rsid w:val="00684234"/>
    <w:rsid w:val="00684E9B"/>
    <w:rsid w:val="00685BD4"/>
    <w:rsid w:val="006938DC"/>
    <w:rsid w:val="0069503C"/>
    <w:rsid w:val="006A4FD2"/>
    <w:rsid w:val="006A66F7"/>
    <w:rsid w:val="006A7F64"/>
    <w:rsid w:val="006B2E80"/>
    <w:rsid w:val="006B73A9"/>
    <w:rsid w:val="006B7B06"/>
    <w:rsid w:val="006C052F"/>
    <w:rsid w:val="006C1926"/>
    <w:rsid w:val="006C1E21"/>
    <w:rsid w:val="006C6227"/>
    <w:rsid w:val="006C6A3B"/>
    <w:rsid w:val="006D3418"/>
    <w:rsid w:val="006E05BA"/>
    <w:rsid w:val="006E217A"/>
    <w:rsid w:val="006E3EF6"/>
    <w:rsid w:val="006E4915"/>
    <w:rsid w:val="006E55ED"/>
    <w:rsid w:val="006F2E5A"/>
    <w:rsid w:val="006F3EA2"/>
    <w:rsid w:val="006F4F58"/>
    <w:rsid w:val="006F544A"/>
    <w:rsid w:val="006F6BA7"/>
    <w:rsid w:val="007111A8"/>
    <w:rsid w:val="00713DCA"/>
    <w:rsid w:val="007154FA"/>
    <w:rsid w:val="0071638E"/>
    <w:rsid w:val="0072070F"/>
    <w:rsid w:val="00721666"/>
    <w:rsid w:val="00721861"/>
    <w:rsid w:val="00724ED6"/>
    <w:rsid w:val="0072679C"/>
    <w:rsid w:val="00726F35"/>
    <w:rsid w:val="00726F5A"/>
    <w:rsid w:val="0073096A"/>
    <w:rsid w:val="0073248B"/>
    <w:rsid w:val="007326FE"/>
    <w:rsid w:val="00734C70"/>
    <w:rsid w:val="00734CA7"/>
    <w:rsid w:val="007368DB"/>
    <w:rsid w:val="00740D1D"/>
    <w:rsid w:val="00742AB4"/>
    <w:rsid w:val="007432B5"/>
    <w:rsid w:val="00744FA8"/>
    <w:rsid w:val="007452C1"/>
    <w:rsid w:val="00745C94"/>
    <w:rsid w:val="00746F2A"/>
    <w:rsid w:val="0075489B"/>
    <w:rsid w:val="00756080"/>
    <w:rsid w:val="007651E0"/>
    <w:rsid w:val="00772D1B"/>
    <w:rsid w:val="00776A62"/>
    <w:rsid w:val="00781FCD"/>
    <w:rsid w:val="00782FDA"/>
    <w:rsid w:val="007950A8"/>
    <w:rsid w:val="007962C8"/>
    <w:rsid w:val="0079667E"/>
    <w:rsid w:val="007A219E"/>
    <w:rsid w:val="007A2F1E"/>
    <w:rsid w:val="007A636A"/>
    <w:rsid w:val="007A73AE"/>
    <w:rsid w:val="007B0990"/>
    <w:rsid w:val="007B440B"/>
    <w:rsid w:val="007B4B8F"/>
    <w:rsid w:val="007C010D"/>
    <w:rsid w:val="007C0681"/>
    <w:rsid w:val="007C177B"/>
    <w:rsid w:val="007C28B7"/>
    <w:rsid w:val="007C2A4E"/>
    <w:rsid w:val="007C461E"/>
    <w:rsid w:val="007C49EE"/>
    <w:rsid w:val="007C56BD"/>
    <w:rsid w:val="007D1EE7"/>
    <w:rsid w:val="007D2AB4"/>
    <w:rsid w:val="007D4F73"/>
    <w:rsid w:val="007D6AC0"/>
    <w:rsid w:val="007D735F"/>
    <w:rsid w:val="007D7FD5"/>
    <w:rsid w:val="007E070B"/>
    <w:rsid w:val="007E274F"/>
    <w:rsid w:val="007E2CC4"/>
    <w:rsid w:val="007E4725"/>
    <w:rsid w:val="007E5306"/>
    <w:rsid w:val="007E5FCB"/>
    <w:rsid w:val="007E77A9"/>
    <w:rsid w:val="007F1B13"/>
    <w:rsid w:val="007F1B38"/>
    <w:rsid w:val="007F62FD"/>
    <w:rsid w:val="007F72F4"/>
    <w:rsid w:val="00800D6D"/>
    <w:rsid w:val="0080210E"/>
    <w:rsid w:val="00802C3B"/>
    <w:rsid w:val="008032D5"/>
    <w:rsid w:val="00805A00"/>
    <w:rsid w:val="00807149"/>
    <w:rsid w:val="00807558"/>
    <w:rsid w:val="00812BCA"/>
    <w:rsid w:val="00812D4F"/>
    <w:rsid w:val="0081322F"/>
    <w:rsid w:val="00823485"/>
    <w:rsid w:val="00823776"/>
    <w:rsid w:val="008301E4"/>
    <w:rsid w:val="008303F8"/>
    <w:rsid w:val="00833B15"/>
    <w:rsid w:val="00834F6A"/>
    <w:rsid w:val="0083570B"/>
    <w:rsid w:val="00835878"/>
    <w:rsid w:val="00836946"/>
    <w:rsid w:val="00836F7C"/>
    <w:rsid w:val="0083739B"/>
    <w:rsid w:val="008423D4"/>
    <w:rsid w:val="0084376B"/>
    <w:rsid w:val="00843F20"/>
    <w:rsid w:val="008446CB"/>
    <w:rsid w:val="00845352"/>
    <w:rsid w:val="00845630"/>
    <w:rsid w:val="00846523"/>
    <w:rsid w:val="00846F7C"/>
    <w:rsid w:val="00847A98"/>
    <w:rsid w:val="008500E7"/>
    <w:rsid w:val="0085591C"/>
    <w:rsid w:val="008571A1"/>
    <w:rsid w:val="00864E0C"/>
    <w:rsid w:val="008724EF"/>
    <w:rsid w:val="008748D4"/>
    <w:rsid w:val="00877DBA"/>
    <w:rsid w:val="0088577E"/>
    <w:rsid w:val="0088650C"/>
    <w:rsid w:val="0089076B"/>
    <w:rsid w:val="00892D9F"/>
    <w:rsid w:val="008A18C3"/>
    <w:rsid w:val="008A688F"/>
    <w:rsid w:val="008B0652"/>
    <w:rsid w:val="008C09E4"/>
    <w:rsid w:val="008C2BA9"/>
    <w:rsid w:val="008C5C0B"/>
    <w:rsid w:val="008C6D7F"/>
    <w:rsid w:val="008C7A14"/>
    <w:rsid w:val="008D0CDB"/>
    <w:rsid w:val="008D146B"/>
    <w:rsid w:val="008D463F"/>
    <w:rsid w:val="008D50FB"/>
    <w:rsid w:val="008D534E"/>
    <w:rsid w:val="008E0188"/>
    <w:rsid w:val="008E0552"/>
    <w:rsid w:val="008E070A"/>
    <w:rsid w:val="008E1375"/>
    <w:rsid w:val="008E2262"/>
    <w:rsid w:val="008E3955"/>
    <w:rsid w:val="008E6A40"/>
    <w:rsid w:val="008F5618"/>
    <w:rsid w:val="00907F89"/>
    <w:rsid w:val="00912039"/>
    <w:rsid w:val="00913123"/>
    <w:rsid w:val="00913B8C"/>
    <w:rsid w:val="00915032"/>
    <w:rsid w:val="00916EC6"/>
    <w:rsid w:val="009206AF"/>
    <w:rsid w:val="009211E3"/>
    <w:rsid w:val="009271B4"/>
    <w:rsid w:val="00934B30"/>
    <w:rsid w:val="00934C7F"/>
    <w:rsid w:val="00942354"/>
    <w:rsid w:val="00943BB7"/>
    <w:rsid w:val="00943FC2"/>
    <w:rsid w:val="00944255"/>
    <w:rsid w:val="009506F6"/>
    <w:rsid w:val="00954D7A"/>
    <w:rsid w:val="00956C15"/>
    <w:rsid w:val="00960F6A"/>
    <w:rsid w:val="00964368"/>
    <w:rsid w:val="00965E0D"/>
    <w:rsid w:val="00966938"/>
    <w:rsid w:val="00966F3A"/>
    <w:rsid w:val="00974E86"/>
    <w:rsid w:val="0097799C"/>
    <w:rsid w:val="00981DD9"/>
    <w:rsid w:val="00983C1F"/>
    <w:rsid w:val="00985B4A"/>
    <w:rsid w:val="00986FBA"/>
    <w:rsid w:val="009931AF"/>
    <w:rsid w:val="009A1863"/>
    <w:rsid w:val="009A271B"/>
    <w:rsid w:val="009A5673"/>
    <w:rsid w:val="009B407F"/>
    <w:rsid w:val="009B4F92"/>
    <w:rsid w:val="009B5AE6"/>
    <w:rsid w:val="009B5D9A"/>
    <w:rsid w:val="009C0EE7"/>
    <w:rsid w:val="009C75F6"/>
    <w:rsid w:val="009D00CA"/>
    <w:rsid w:val="009D03E2"/>
    <w:rsid w:val="009D1404"/>
    <w:rsid w:val="009D148F"/>
    <w:rsid w:val="009D161A"/>
    <w:rsid w:val="009D246D"/>
    <w:rsid w:val="009D2D5D"/>
    <w:rsid w:val="009D59D8"/>
    <w:rsid w:val="009E16FC"/>
    <w:rsid w:val="009E7843"/>
    <w:rsid w:val="009F0C83"/>
    <w:rsid w:val="009F2D05"/>
    <w:rsid w:val="009F5B8B"/>
    <w:rsid w:val="009F7706"/>
    <w:rsid w:val="00A00734"/>
    <w:rsid w:val="00A01357"/>
    <w:rsid w:val="00A0238F"/>
    <w:rsid w:val="00A0504F"/>
    <w:rsid w:val="00A06A5F"/>
    <w:rsid w:val="00A10869"/>
    <w:rsid w:val="00A15374"/>
    <w:rsid w:val="00A15D82"/>
    <w:rsid w:val="00A17F04"/>
    <w:rsid w:val="00A2053F"/>
    <w:rsid w:val="00A20824"/>
    <w:rsid w:val="00A20E40"/>
    <w:rsid w:val="00A26A03"/>
    <w:rsid w:val="00A304CF"/>
    <w:rsid w:val="00A3255A"/>
    <w:rsid w:val="00A360AF"/>
    <w:rsid w:val="00A46326"/>
    <w:rsid w:val="00A507C7"/>
    <w:rsid w:val="00A56EB9"/>
    <w:rsid w:val="00A602C9"/>
    <w:rsid w:val="00A60531"/>
    <w:rsid w:val="00A61CB7"/>
    <w:rsid w:val="00A648C0"/>
    <w:rsid w:val="00A65066"/>
    <w:rsid w:val="00A650F6"/>
    <w:rsid w:val="00A65673"/>
    <w:rsid w:val="00A66492"/>
    <w:rsid w:val="00A723EA"/>
    <w:rsid w:val="00A73A10"/>
    <w:rsid w:val="00A73C10"/>
    <w:rsid w:val="00A7415A"/>
    <w:rsid w:val="00A75DBE"/>
    <w:rsid w:val="00A828D8"/>
    <w:rsid w:val="00A90914"/>
    <w:rsid w:val="00A93E04"/>
    <w:rsid w:val="00A94F96"/>
    <w:rsid w:val="00A97C00"/>
    <w:rsid w:val="00AA07D6"/>
    <w:rsid w:val="00AA186A"/>
    <w:rsid w:val="00AA2895"/>
    <w:rsid w:val="00AA2C5F"/>
    <w:rsid w:val="00AA37CF"/>
    <w:rsid w:val="00AA3CF5"/>
    <w:rsid w:val="00AA4184"/>
    <w:rsid w:val="00AB44AD"/>
    <w:rsid w:val="00AB48CC"/>
    <w:rsid w:val="00AB52E5"/>
    <w:rsid w:val="00AB6B5F"/>
    <w:rsid w:val="00AC1799"/>
    <w:rsid w:val="00AC4EEF"/>
    <w:rsid w:val="00AE1B3E"/>
    <w:rsid w:val="00AE1C2E"/>
    <w:rsid w:val="00AE34D1"/>
    <w:rsid w:val="00AF1700"/>
    <w:rsid w:val="00AF39DB"/>
    <w:rsid w:val="00AF3CB6"/>
    <w:rsid w:val="00AF40F3"/>
    <w:rsid w:val="00AF5C24"/>
    <w:rsid w:val="00B00A4A"/>
    <w:rsid w:val="00B0237C"/>
    <w:rsid w:val="00B035DC"/>
    <w:rsid w:val="00B040EE"/>
    <w:rsid w:val="00B061BD"/>
    <w:rsid w:val="00B07731"/>
    <w:rsid w:val="00B11CA7"/>
    <w:rsid w:val="00B11F9B"/>
    <w:rsid w:val="00B12173"/>
    <w:rsid w:val="00B1390D"/>
    <w:rsid w:val="00B179F6"/>
    <w:rsid w:val="00B21A9C"/>
    <w:rsid w:val="00B21FB4"/>
    <w:rsid w:val="00B24442"/>
    <w:rsid w:val="00B2503D"/>
    <w:rsid w:val="00B27775"/>
    <w:rsid w:val="00B31720"/>
    <w:rsid w:val="00B412D5"/>
    <w:rsid w:val="00B42821"/>
    <w:rsid w:val="00B44625"/>
    <w:rsid w:val="00B455F4"/>
    <w:rsid w:val="00B45F1D"/>
    <w:rsid w:val="00B46485"/>
    <w:rsid w:val="00B470F8"/>
    <w:rsid w:val="00B47ABA"/>
    <w:rsid w:val="00B50A4E"/>
    <w:rsid w:val="00B53A87"/>
    <w:rsid w:val="00B53DA1"/>
    <w:rsid w:val="00B54274"/>
    <w:rsid w:val="00B56AC3"/>
    <w:rsid w:val="00B5728B"/>
    <w:rsid w:val="00B640BA"/>
    <w:rsid w:val="00B67A69"/>
    <w:rsid w:val="00B7027D"/>
    <w:rsid w:val="00B715B8"/>
    <w:rsid w:val="00B7209B"/>
    <w:rsid w:val="00B74B2E"/>
    <w:rsid w:val="00B7542F"/>
    <w:rsid w:val="00B76B3B"/>
    <w:rsid w:val="00B815DB"/>
    <w:rsid w:val="00B91EA9"/>
    <w:rsid w:val="00B9471F"/>
    <w:rsid w:val="00B94F7E"/>
    <w:rsid w:val="00BA0200"/>
    <w:rsid w:val="00BA3B91"/>
    <w:rsid w:val="00BB0E9D"/>
    <w:rsid w:val="00BB1D2B"/>
    <w:rsid w:val="00BB3DBD"/>
    <w:rsid w:val="00BB5381"/>
    <w:rsid w:val="00BB7C67"/>
    <w:rsid w:val="00BC10B3"/>
    <w:rsid w:val="00BC5760"/>
    <w:rsid w:val="00BC69BD"/>
    <w:rsid w:val="00BD0A85"/>
    <w:rsid w:val="00BD39E4"/>
    <w:rsid w:val="00BD5AB0"/>
    <w:rsid w:val="00BD5D65"/>
    <w:rsid w:val="00BE2364"/>
    <w:rsid w:val="00BE4A5A"/>
    <w:rsid w:val="00BE6B96"/>
    <w:rsid w:val="00BE7644"/>
    <w:rsid w:val="00BF044C"/>
    <w:rsid w:val="00C05539"/>
    <w:rsid w:val="00C139F0"/>
    <w:rsid w:val="00C16DBB"/>
    <w:rsid w:val="00C17627"/>
    <w:rsid w:val="00C218E6"/>
    <w:rsid w:val="00C23BB2"/>
    <w:rsid w:val="00C26247"/>
    <w:rsid w:val="00C2736F"/>
    <w:rsid w:val="00C3133E"/>
    <w:rsid w:val="00C3411C"/>
    <w:rsid w:val="00C4102B"/>
    <w:rsid w:val="00C44BB4"/>
    <w:rsid w:val="00C53CA1"/>
    <w:rsid w:val="00C61228"/>
    <w:rsid w:val="00C6132A"/>
    <w:rsid w:val="00C643DB"/>
    <w:rsid w:val="00C71815"/>
    <w:rsid w:val="00C7366A"/>
    <w:rsid w:val="00C76328"/>
    <w:rsid w:val="00C8190F"/>
    <w:rsid w:val="00C822EE"/>
    <w:rsid w:val="00C8316E"/>
    <w:rsid w:val="00C91782"/>
    <w:rsid w:val="00C91DB4"/>
    <w:rsid w:val="00C94EF2"/>
    <w:rsid w:val="00C95998"/>
    <w:rsid w:val="00C95EF7"/>
    <w:rsid w:val="00C970AA"/>
    <w:rsid w:val="00CA4494"/>
    <w:rsid w:val="00CA79BC"/>
    <w:rsid w:val="00CB2837"/>
    <w:rsid w:val="00CB2C9F"/>
    <w:rsid w:val="00CB7175"/>
    <w:rsid w:val="00CC403A"/>
    <w:rsid w:val="00CC72D4"/>
    <w:rsid w:val="00CD060F"/>
    <w:rsid w:val="00CD2F25"/>
    <w:rsid w:val="00CD6F43"/>
    <w:rsid w:val="00CE52C8"/>
    <w:rsid w:val="00CE6510"/>
    <w:rsid w:val="00CE7EB7"/>
    <w:rsid w:val="00CF6707"/>
    <w:rsid w:val="00CF6A79"/>
    <w:rsid w:val="00CF73C2"/>
    <w:rsid w:val="00D01565"/>
    <w:rsid w:val="00D016B3"/>
    <w:rsid w:val="00D03499"/>
    <w:rsid w:val="00D04395"/>
    <w:rsid w:val="00D05B1C"/>
    <w:rsid w:val="00D114B9"/>
    <w:rsid w:val="00D1275C"/>
    <w:rsid w:val="00D14BE6"/>
    <w:rsid w:val="00D2038D"/>
    <w:rsid w:val="00D22E18"/>
    <w:rsid w:val="00D23E2C"/>
    <w:rsid w:val="00D27F44"/>
    <w:rsid w:val="00D3040D"/>
    <w:rsid w:val="00D30D0F"/>
    <w:rsid w:val="00D333AC"/>
    <w:rsid w:val="00D338E9"/>
    <w:rsid w:val="00D342A1"/>
    <w:rsid w:val="00D34410"/>
    <w:rsid w:val="00D345E7"/>
    <w:rsid w:val="00D3567D"/>
    <w:rsid w:val="00D365DB"/>
    <w:rsid w:val="00D44C51"/>
    <w:rsid w:val="00D463DD"/>
    <w:rsid w:val="00D46756"/>
    <w:rsid w:val="00D47E9C"/>
    <w:rsid w:val="00D5297D"/>
    <w:rsid w:val="00D53866"/>
    <w:rsid w:val="00D554B6"/>
    <w:rsid w:val="00D55A25"/>
    <w:rsid w:val="00D55B8D"/>
    <w:rsid w:val="00D56000"/>
    <w:rsid w:val="00D60238"/>
    <w:rsid w:val="00D66C7D"/>
    <w:rsid w:val="00D70987"/>
    <w:rsid w:val="00D723DA"/>
    <w:rsid w:val="00D73A1E"/>
    <w:rsid w:val="00D73B99"/>
    <w:rsid w:val="00D74B32"/>
    <w:rsid w:val="00D76F92"/>
    <w:rsid w:val="00D77000"/>
    <w:rsid w:val="00D81CB0"/>
    <w:rsid w:val="00D82AEF"/>
    <w:rsid w:val="00D835E1"/>
    <w:rsid w:val="00D85AA2"/>
    <w:rsid w:val="00D85D95"/>
    <w:rsid w:val="00D875A9"/>
    <w:rsid w:val="00D87DB5"/>
    <w:rsid w:val="00D90A0A"/>
    <w:rsid w:val="00D9187B"/>
    <w:rsid w:val="00D91CAE"/>
    <w:rsid w:val="00D940EA"/>
    <w:rsid w:val="00D95A67"/>
    <w:rsid w:val="00DA3250"/>
    <w:rsid w:val="00DB15C9"/>
    <w:rsid w:val="00DB4419"/>
    <w:rsid w:val="00DB4BD9"/>
    <w:rsid w:val="00DB6D5B"/>
    <w:rsid w:val="00DC0F0D"/>
    <w:rsid w:val="00DC4DDD"/>
    <w:rsid w:val="00DC6532"/>
    <w:rsid w:val="00DC7F0F"/>
    <w:rsid w:val="00DD0EC1"/>
    <w:rsid w:val="00DD1237"/>
    <w:rsid w:val="00DD1AC3"/>
    <w:rsid w:val="00DE0A67"/>
    <w:rsid w:val="00DE2676"/>
    <w:rsid w:val="00DE2B4D"/>
    <w:rsid w:val="00DE341F"/>
    <w:rsid w:val="00DE68CC"/>
    <w:rsid w:val="00DE71F4"/>
    <w:rsid w:val="00DF3B30"/>
    <w:rsid w:val="00DF6519"/>
    <w:rsid w:val="00E0153C"/>
    <w:rsid w:val="00E03E13"/>
    <w:rsid w:val="00E06368"/>
    <w:rsid w:val="00E07BBB"/>
    <w:rsid w:val="00E10B2C"/>
    <w:rsid w:val="00E13A41"/>
    <w:rsid w:val="00E15127"/>
    <w:rsid w:val="00E1627C"/>
    <w:rsid w:val="00E21FF7"/>
    <w:rsid w:val="00E24072"/>
    <w:rsid w:val="00E262F6"/>
    <w:rsid w:val="00E266E9"/>
    <w:rsid w:val="00E327AF"/>
    <w:rsid w:val="00E37256"/>
    <w:rsid w:val="00E4090E"/>
    <w:rsid w:val="00E40C71"/>
    <w:rsid w:val="00E40EB7"/>
    <w:rsid w:val="00E4182E"/>
    <w:rsid w:val="00E41B0C"/>
    <w:rsid w:val="00E43FFA"/>
    <w:rsid w:val="00E50049"/>
    <w:rsid w:val="00E50E89"/>
    <w:rsid w:val="00E5191A"/>
    <w:rsid w:val="00E53671"/>
    <w:rsid w:val="00E5437B"/>
    <w:rsid w:val="00E54727"/>
    <w:rsid w:val="00E56E07"/>
    <w:rsid w:val="00E6393D"/>
    <w:rsid w:val="00E66989"/>
    <w:rsid w:val="00E70DE9"/>
    <w:rsid w:val="00E70F2D"/>
    <w:rsid w:val="00E7326E"/>
    <w:rsid w:val="00E73AF6"/>
    <w:rsid w:val="00E73FB4"/>
    <w:rsid w:val="00E85916"/>
    <w:rsid w:val="00E85CA2"/>
    <w:rsid w:val="00E86FDD"/>
    <w:rsid w:val="00E90F67"/>
    <w:rsid w:val="00E91576"/>
    <w:rsid w:val="00E93A40"/>
    <w:rsid w:val="00E94053"/>
    <w:rsid w:val="00E95CF4"/>
    <w:rsid w:val="00E97CBD"/>
    <w:rsid w:val="00EA088C"/>
    <w:rsid w:val="00EB5764"/>
    <w:rsid w:val="00EC1451"/>
    <w:rsid w:val="00EC2BA7"/>
    <w:rsid w:val="00ED2E8C"/>
    <w:rsid w:val="00ED3A9B"/>
    <w:rsid w:val="00ED7A4B"/>
    <w:rsid w:val="00EE524A"/>
    <w:rsid w:val="00EF14E4"/>
    <w:rsid w:val="00EF2802"/>
    <w:rsid w:val="00EF4F08"/>
    <w:rsid w:val="00EF5D03"/>
    <w:rsid w:val="00F00084"/>
    <w:rsid w:val="00F06764"/>
    <w:rsid w:val="00F108F2"/>
    <w:rsid w:val="00F112A7"/>
    <w:rsid w:val="00F1184B"/>
    <w:rsid w:val="00F1656B"/>
    <w:rsid w:val="00F2154C"/>
    <w:rsid w:val="00F21E43"/>
    <w:rsid w:val="00F220EC"/>
    <w:rsid w:val="00F231E7"/>
    <w:rsid w:val="00F24F96"/>
    <w:rsid w:val="00F273A3"/>
    <w:rsid w:val="00F31E6A"/>
    <w:rsid w:val="00F324FD"/>
    <w:rsid w:val="00F32702"/>
    <w:rsid w:val="00F356F0"/>
    <w:rsid w:val="00F36D77"/>
    <w:rsid w:val="00F42EC5"/>
    <w:rsid w:val="00F44035"/>
    <w:rsid w:val="00F4749C"/>
    <w:rsid w:val="00F47B66"/>
    <w:rsid w:val="00F5223D"/>
    <w:rsid w:val="00F540DB"/>
    <w:rsid w:val="00F62C4A"/>
    <w:rsid w:val="00F64F42"/>
    <w:rsid w:val="00F661C4"/>
    <w:rsid w:val="00F67906"/>
    <w:rsid w:val="00F716D3"/>
    <w:rsid w:val="00F81978"/>
    <w:rsid w:val="00F82161"/>
    <w:rsid w:val="00F827C2"/>
    <w:rsid w:val="00F84255"/>
    <w:rsid w:val="00F84EEB"/>
    <w:rsid w:val="00F859A0"/>
    <w:rsid w:val="00F921EB"/>
    <w:rsid w:val="00F948CD"/>
    <w:rsid w:val="00F9523A"/>
    <w:rsid w:val="00F95F65"/>
    <w:rsid w:val="00FA05AF"/>
    <w:rsid w:val="00FA077E"/>
    <w:rsid w:val="00FA25C2"/>
    <w:rsid w:val="00FA35F8"/>
    <w:rsid w:val="00FA7DF8"/>
    <w:rsid w:val="00FB4EB1"/>
    <w:rsid w:val="00FB757D"/>
    <w:rsid w:val="00FC0A2B"/>
    <w:rsid w:val="00FC1871"/>
    <w:rsid w:val="00FD0EAB"/>
    <w:rsid w:val="00FD2DEA"/>
    <w:rsid w:val="00FD4DDB"/>
    <w:rsid w:val="00FD556F"/>
    <w:rsid w:val="00FE486C"/>
    <w:rsid w:val="00FE4A46"/>
    <w:rsid w:val="00FE512F"/>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1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955"/>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E3955"/>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1259677914">
      <w:bodyDiv w:val="1"/>
      <w:marLeft w:val="0"/>
      <w:marRight w:val="0"/>
      <w:marTop w:val="0"/>
      <w:marBottom w:val="0"/>
      <w:divBdr>
        <w:top w:val="none" w:sz="0" w:space="0" w:color="auto"/>
        <w:left w:val="none" w:sz="0" w:space="0" w:color="auto"/>
        <w:bottom w:val="none" w:sz="0" w:space="0" w:color="auto"/>
        <w:right w:val="none" w:sz="0" w:space="0" w:color="auto"/>
      </w:divBdr>
    </w:div>
    <w:div w:id="1552155759">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footer" Target="footer7.xml"/><Relationship Id="rId39" Type="http://schemas.openxmlformats.org/officeDocument/2006/relationships/image" Target="media/image17.emf"/><Relationship Id="rId21" Type="http://schemas.openxmlformats.org/officeDocument/2006/relationships/footer" Target="footer6.xml"/><Relationship Id="rId34" Type="http://schemas.openxmlformats.org/officeDocument/2006/relationships/image" Target="media/image12.emf"/><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emf"/><Relationship Id="rId55" Type="http://schemas.openxmlformats.org/officeDocument/2006/relationships/image" Target="media/image33.emf"/><Relationship Id="rId63" Type="http://schemas.openxmlformats.org/officeDocument/2006/relationships/image" Target="media/image41.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6.emf"/><Relationship Id="rId36" Type="http://schemas.openxmlformats.org/officeDocument/2006/relationships/image" Target="media/image14.emf"/><Relationship Id="rId49" Type="http://schemas.openxmlformats.org/officeDocument/2006/relationships/image" Target="media/image27.emf"/><Relationship Id="rId57" Type="http://schemas.openxmlformats.org/officeDocument/2006/relationships/image" Target="media/image35.emf"/><Relationship Id="rId61" Type="http://schemas.openxmlformats.org/officeDocument/2006/relationships/image" Target="media/image39.emf"/><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jpeg"/><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8.jpeg"/><Relationship Id="rId35"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2.emf"/><Relationship Id="rId8" Type="http://schemas.openxmlformats.org/officeDocument/2006/relationships/endnotes" Target="endnotes.xm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4.emf"/><Relationship Id="rId59" Type="http://schemas.openxmlformats.org/officeDocument/2006/relationships/image" Target="media/image37.jpeg"/><Relationship Id="rId67" Type="http://schemas.openxmlformats.org/officeDocument/2006/relationships/theme" Target="theme/theme1.xml"/><Relationship Id="rId20" Type="http://schemas.openxmlformats.org/officeDocument/2006/relationships/header" Target="header4.xml"/><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4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F0CBC4-433A-407C-BFD3-01CFF0DA1A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0</TotalTime>
  <Pages>117</Pages>
  <Words>43257</Words>
  <Characters>225116</Characters>
  <Application>Microsoft Office Word</Application>
  <DocSecurity>0</DocSecurity>
  <Lines>1875</Lines>
  <Paragraphs>535</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267838</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2</cp:revision>
  <cp:lastPrinted>2018-04-13T00:08:00Z</cp:lastPrinted>
  <dcterms:created xsi:type="dcterms:W3CDTF">2018-04-28T01:17:00Z</dcterms:created>
  <dcterms:modified xsi:type="dcterms:W3CDTF">2018-04-28T01:17:00Z</dcterms:modified>
</cp:coreProperties>
</file>