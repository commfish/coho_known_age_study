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8667D6">
        <w:t>8</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 xml:space="preserve">Leon </w:t>
      </w:r>
      <w:r w:rsidR="006849DB">
        <w:t xml:space="preserve">D. </w:t>
      </w:r>
      <w:r>
        <w:t>Shaul</w:t>
      </w:r>
    </w:p>
    <w:p w:rsidR="00396959" w:rsidRDefault="00396959" w:rsidP="00823776">
      <w:pPr>
        <w:pStyle w:val="Cover-ByAuthors"/>
      </w:pPr>
      <w:r>
        <w:t xml:space="preserve">Kent </w:t>
      </w:r>
      <w:r w:rsidR="006849DB">
        <w:t xml:space="preserve">F. </w:t>
      </w:r>
      <w:r>
        <w:t>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 xml:space="preserve">Brian </w:t>
      </w:r>
      <w:r w:rsidR="006849DB">
        <w:t xml:space="preserve">W. </w:t>
      </w:r>
      <w:r>
        <w:t>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67D6" w:rsidRDefault="008667D6" w:rsidP="009F2D05">
                            <w:pPr>
                              <w:pStyle w:val="Cover-PublDate"/>
                              <w:ind w:right="-72"/>
                            </w:pPr>
                            <w:r>
                              <w:t>Month 2018</w:t>
                            </w:r>
                          </w:p>
                          <w:p w:rsidR="008667D6" w:rsidRDefault="008667D6"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8667D6" w:rsidRDefault="008667D6" w:rsidP="009F2D05">
                      <w:pPr>
                        <w:pStyle w:val="Cover-PublDate"/>
                        <w:ind w:right="-72"/>
                      </w:pPr>
                      <w:r>
                        <w:t>Month 2018</w:t>
                      </w:r>
                    </w:p>
                    <w:p w:rsidR="008667D6" w:rsidRDefault="008667D6"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 xml:space="preserve">Leon </w:t>
      </w:r>
      <w:r w:rsidR="00B45813">
        <w:t xml:space="preserve">D. </w:t>
      </w:r>
      <w:r>
        <w:t xml:space="preserve">Shaul, Kent </w:t>
      </w:r>
      <w:r w:rsidR="00B45813">
        <w:t xml:space="preserve">F. </w:t>
      </w:r>
      <w:r>
        <w:t>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w:t>
      </w:r>
      <w:r w:rsidR="00B45813">
        <w:t>.</w:t>
      </w:r>
      <w:r>
        <w:t xml:space="preserve">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 xml:space="preserve">Brian </w:t>
      </w:r>
      <w:r w:rsidR="00B45813">
        <w:t xml:space="preserve">W. </w:t>
      </w:r>
      <w:r>
        <w:t>Elliot</w:t>
      </w:r>
      <w:r w:rsidR="00B45813">
        <w:t>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67D6" w:rsidRDefault="008667D6"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8667D6" w:rsidRDefault="008667D6" w:rsidP="007B4B8F">
                            <w:pPr>
                              <w:jc w:val="center"/>
                              <w:rPr>
                                <w:sz w:val="20"/>
                                <w:szCs w:val="20"/>
                              </w:rPr>
                            </w:pPr>
                            <w:r>
                              <w:rPr>
                                <w:sz w:val="20"/>
                                <w:szCs w:val="20"/>
                              </w:rPr>
                              <w:t>Month 2018</w:t>
                            </w:r>
                          </w:p>
                          <w:p w:rsidR="008667D6" w:rsidRPr="007B4B8F" w:rsidRDefault="008667D6"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8667D6" w:rsidRDefault="008667D6"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8667D6" w:rsidRDefault="008667D6" w:rsidP="007B4B8F">
                      <w:pPr>
                        <w:jc w:val="center"/>
                        <w:rPr>
                          <w:sz w:val="20"/>
                          <w:szCs w:val="20"/>
                        </w:rPr>
                      </w:pPr>
                      <w:r>
                        <w:rPr>
                          <w:sz w:val="20"/>
                          <w:szCs w:val="20"/>
                        </w:rPr>
                        <w:t>Month 2018</w:t>
                      </w:r>
                    </w:p>
                    <w:p w:rsidR="008667D6" w:rsidRPr="007B4B8F" w:rsidRDefault="008667D6"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8667D6" w:rsidRDefault="008667D6"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8667D6" w:rsidRDefault="008667D6"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t xml:space="preserve">Shaul, Kent </w:t>
      </w:r>
      <w:r w:rsidR="00B45813">
        <w:t xml:space="preserve">F. </w:t>
      </w:r>
      <w:r>
        <w:t>Crabtree, and Julie A</w:t>
      </w:r>
      <w:r w:rsidR="00B45813">
        <w:t>.</w:t>
      </w:r>
      <w:r>
        <w:t xml:space="preserve">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r>
        <w:t>Shaul, L.</w:t>
      </w:r>
      <w:r w:rsidR="00B45813">
        <w:t xml:space="preserve"> D.</w:t>
      </w:r>
      <w:r>
        <w:t xml:space="preserve">, K. </w:t>
      </w:r>
      <w:r w:rsidR="00B45813">
        <w:t xml:space="preserve">F. </w:t>
      </w:r>
      <w:r>
        <w:t>Crabtree, J. A. Bednarski, J.</w:t>
      </w:r>
      <w:r w:rsidR="00B45813">
        <w:t xml:space="preserve"> </w:t>
      </w:r>
      <w:r>
        <w:t xml:space="preserve">T. Williams, and B. </w:t>
      </w:r>
      <w:r w:rsidR="00B45813">
        <w:t xml:space="preserve">W. </w:t>
      </w:r>
      <w:r>
        <w:t>Elliot</w:t>
      </w:r>
      <w:r w:rsidR="00B45813">
        <w:t>t</w:t>
      </w:r>
      <w:r>
        <w:t>.</w:t>
      </w:r>
      <w:r w:rsidR="006545A6">
        <w:t xml:space="preserve">  </w:t>
      </w:r>
      <w:r w:rsidR="00B45813">
        <w:t>2018</w:t>
      </w:r>
      <w:r w:rsidR="006545A6">
        <w:t xml:space="preserve">.  </w:t>
      </w:r>
      <w:r w:rsidRPr="00B7542F">
        <w:t>Coho Salmon Stock Status and Escapement Goals in Southeast Alaska</w:t>
      </w:r>
      <w:r w:rsidR="00B45813">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67D6" w:rsidRPr="009F7706" w:rsidRDefault="008667D6"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8667D6" w:rsidRPr="000F2443" w:rsidRDefault="008667D6" w:rsidP="00E95CF4">
                            <w:pPr>
                              <w:pStyle w:val="OEOPg-OEO"/>
                              <w:spacing w:before="60"/>
                              <w:jc w:val="center"/>
                              <w:rPr>
                                <w:b/>
                              </w:rPr>
                            </w:pPr>
                            <w:r w:rsidRPr="000F2443">
                              <w:rPr>
                                <w:b/>
                              </w:rPr>
                              <w:t>If you believe you have been discriminated against in any program, activity, or facility please write:</w:t>
                            </w:r>
                          </w:p>
                          <w:p w:rsidR="008667D6" w:rsidRPr="009F7706" w:rsidRDefault="008667D6" w:rsidP="00E95CF4">
                            <w:pPr>
                              <w:pStyle w:val="OEOPg-OEO"/>
                              <w:jc w:val="center"/>
                            </w:pPr>
                            <w:r w:rsidRPr="009F7706">
                              <w:t>ADF&amp;G ADA Coordinator, P.O. Box 115526, Juneau, AK 99811-5526</w:t>
                            </w:r>
                          </w:p>
                          <w:p w:rsidR="008667D6" w:rsidRPr="009F7706" w:rsidRDefault="008667D6" w:rsidP="00E95CF4">
                            <w:pPr>
                              <w:pStyle w:val="OEOPg-OEO"/>
                              <w:jc w:val="center"/>
                            </w:pPr>
                            <w:r w:rsidRPr="009F7706">
                              <w:t>U.S. Fish and Wildlife Service, 4401 N. Fairfax Drive, MS 2042, Arlington, VA 22203</w:t>
                            </w:r>
                          </w:p>
                          <w:p w:rsidR="008667D6" w:rsidRPr="009F7706" w:rsidRDefault="008667D6" w:rsidP="00E95CF4">
                            <w:pPr>
                              <w:pStyle w:val="OEOPg-OEO"/>
                              <w:jc w:val="center"/>
                            </w:pPr>
                            <w:r w:rsidRPr="009F7706">
                              <w:t>Office of Equal Opportunity, U.S. Department of the Interior, 1849 C Street NW MS 5230, Washington DC 20240</w:t>
                            </w:r>
                          </w:p>
                          <w:p w:rsidR="008667D6" w:rsidRPr="000F2443" w:rsidRDefault="008667D6" w:rsidP="00E95CF4">
                            <w:pPr>
                              <w:pStyle w:val="OEOPg-OEO"/>
                              <w:spacing w:before="60"/>
                              <w:jc w:val="center"/>
                              <w:rPr>
                                <w:b/>
                              </w:rPr>
                            </w:pPr>
                            <w:r w:rsidRPr="000F2443">
                              <w:rPr>
                                <w:b/>
                              </w:rPr>
                              <w:t>The department’s ADA Coordinator can be reached via phone at the following numbers:</w:t>
                            </w:r>
                          </w:p>
                          <w:p w:rsidR="008667D6" w:rsidRDefault="008667D6" w:rsidP="00E95CF4">
                            <w:pPr>
                              <w:pStyle w:val="OEOPg-OEO"/>
                              <w:jc w:val="center"/>
                            </w:pPr>
                            <w:r w:rsidRPr="009F7706">
                              <w:t>(VOICE) 907-465-6077, (Statewide Telecommunication Devic</w:t>
                            </w:r>
                            <w:r>
                              <w:t>e for the Deaf) 1-800-478-3648,</w:t>
                            </w:r>
                          </w:p>
                          <w:p w:rsidR="008667D6" w:rsidRPr="009F7706" w:rsidRDefault="008667D6" w:rsidP="00E95CF4">
                            <w:pPr>
                              <w:pStyle w:val="OEOPg-OEO"/>
                              <w:jc w:val="center"/>
                            </w:pPr>
                            <w:r w:rsidRPr="009F7706">
                              <w:t>(Juneau TDD) 907-465-3646, or (FAX) 907-465-6078</w:t>
                            </w:r>
                          </w:p>
                          <w:p w:rsidR="008667D6" w:rsidRPr="000F2443" w:rsidRDefault="008667D6" w:rsidP="00E95CF4">
                            <w:pPr>
                              <w:pStyle w:val="OEOPg-OEO"/>
                              <w:spacing w:before="60"/>
                              <w:jc w:val="center"/>
                              <w:rPr>
                                <w:b/>
                              </w:rPr>
                            </w:pPr>
                            <w:r w:rsidRPr="000F2443">
                              <w:rPr>
                                <w:b/>
                              </w:rPr>
                              <w:t>For information on alternative formats and questions on this publication, please contact:</w:t>
                            </w:r>
                          </w:p>
                          <w:p w:rsidR="008667D6" w:rsidRPr="00387776" w:rsidRDefault="008667D6"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8667D6" w:rsidRPr="007F72F4" w:rsidRDefault="008667D6"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8667D6" w:rsidRPr="009F7706" w:rsidRDefault="008667D6"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8667D6" w:rsidRPr="000F2443" w:rsidRDefault="008667D6" w:rsidP="00E95CF4">
                      <w:pPr>
                        <w:pStyle w:val="OEOPg-OEO"/>
                        <w:spacing w:before="60"/>
                        <w:jc w:val="center"/>
                        <w:rPr>
                          <w:b/>
                        </w:rPr>
                      </w:pPr>
                      <w:r w:rsidRPr="000F2443">
                        <w:rPr>
                          <w:b/>
                        </w:rPr>
                        <w:t>If you believe you have been discriminated against in any program, activity, or facility please write:</w:t>
                      </w:r>
                    </w:p>
                    <w:p w:rsidR="008667D6" w:rsidRPr="009F7706" w:rsidRDefault="008667D6" w:rsidP="00E95CF4">
                      <w:pPr>
                        <w:pStyle w:val="OEOPg-OEO"/>
                        <w:jc w:val="center"/>
                      </w:pPr>
                      <w:r w:rsidRPr="009F7706">
                        <w:t>ADF&amp;G ADA Coordinator, P.O. Box 115526, Juneau, AK 99811-5526</w:t>
                      </w:r>
                    </w:p>
                    <w:p w:rsidR="008667D6" w:rsidRPr="009F7706" w:rsidRDefault="008667D6" w:rsidP="00E95CF4">
                      <w:pPr>
                        <w:pStyle w:val="OEOPg-OEO"/>
                        <w:jc w:val="center"/>
                      </w:pPr>
                      <w:r w:rsidRPr="009F7706">
                        <w:t>U.S. Fish and Wildlife Service, 4401 N. Fairfax Drive, MS 2042, Arlington, VA 22203</w:t>
                      </w:r>
                    </w:p>
                    <w:p w:rsidR="008667D6" w:rsidRPr="009F7706" w:rsidRDefault="008667D6" w:rsidP="00E95CF4">
                      <w:pPr>
                        <w:pStyle w:val="OEOPg-OEO"/>
                        <w:jc w:val="center"/>
                      </w:pPr>
                      <w:r w:rsidRPr="009F7706">
                        <w:t>Office of Equal Opportunity, U.S. Department of the Interior, 1849 C Street NW MS 5230, Washington DC 20240</w:t>
                      </w:r>
                    </w:p>
                    <w:p w:rsidR="008667D6" w:rsidRPr="000F2443" w:rsidRDefault="008667D6" w:rsidP="00E95CF4">
                      <w:pPr>
                        <w:pStyle w:val="OEOPg-OEO"/>
                        <w:spacing w:before="60"/>
                        <w:jc w:val="center"/>
                        <w:rPr>
                          <w:b/>
                        </w:rPr>
                      </w:pPr>
                      <w:r w:rsidRPr="000F2443">
                        <w:rPr>
                          <w:b/>
                        </w:rPr>
                        <w:t>The department’s ADA Coordinator can be reached via phone at the following numbers:</w:t>
                      </w:r>
                    </w:p>
                    <w:p w:rsidR="008667D6" w:rsidRDefault="008667D6" w:rsidP="00E95CF4">
                      <w:pPr>
                        <w:pStyle w:val="OEOPg-OEO"/>
                        <w:jc w:val="center"/>
                      </w:pPr>
                      <w:r w:rsidRPr="009F7706">
                        <w:t>(VOICE) 907-465-6077, (Statewide Telecommunication Devic</w:t>
                      </w:r>
                      <w:r>
                        <w:t>e for the Deaf) 1-800-478-3648,</w:t>
                      </w:r>
                    </w:p>
                    <w:p w:rsidR="008667D6" w:rsidRPr="009F7706" w:rsidRDefault="008667D6" w:rsidP="00E95CF4">
                      <w:pPr>
                        <w:pStyle w:val="OEOPg-OEO"/>
                        <w:jc w:val="center"/>
                      </w:pPr>
                      <w:r w:rsidRPr="009F7706">
                        <w:t>(Juneau TDD) 907-465-3646, or (FAX) 907-465-6078</w:t>
                      </w:r>
                    </w:p>
                    <w:p w:rsidR="008667D6" w:rsidRPr="000F2443" w:rsidRDefault="008667D6" w:rsidP="00E95CF4">
                      <w:pPr>
                        <w:pStyle w:val="OEOPg-OEO"/>
                        <w:spacing w:before="60"/>
                        <w:jc w:val="center"/>
                        <w:rPr>
                          <w:b/>
                        </w:rPr>
                      </w:pPr>
                      <w:r w:rsidRPr="000F2443">
                        <w:rPr>
                          <w:b/>
                        </w:rPr>
                        <w:t>For information on alternative formats and questions on this publication, please contact:</w:t>
                      </w:r>
                    </w:p>
                    <w:p w:rsidR="008667D6" w:rsidRPr="00387776" w:rsidRDefault="008667D6"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8667D6" w:rsidRPr="007F72F4" w:rsidRDefault="008667D6"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0E16F6"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516749975" w:history="1">
        <w:r w:rsidR="000E16F6" w:rsidRPr="00111F70">
          <w:rPr>
            <w:rStyle w:val="Hyperlink"/>
            <w:noProof/>
          </w:rPr>
          <w:t>LIST OF TABLES</w:t>
        </w:r>
        <w:r w:rsidR="000E16F6">
          <w:rPr>
            <w:noProof/>
            <w:webHidden/>
          </w:rPr>
          <w:tab/>
        </w:r>
        <w:r w:rsidR="000E16F6">
          <w:rPr>
            <w:noProof/>
            <w:webHidden/>
          </w:rPr>
          <w:fldChar w:fldCharType="begin"/>
        </w:r>
        <w:r w:rsidR="000E16F6">
          <w:rPr>
            <w:noProof/>
            <w:webHidden/>
          </w:rPr>
          <w:instrText xml:space="preserve"> PAGEREF _Toc516749975 \h </w:instrText>
        </w:r>
        <w:r w:rsidR="000E16F6">
          <w:rPr>
            <w:noProof/>
            <w:webHidden/>
          </w:rPr>
        </w:r>
        <w:r w:rsidR="000E16F6">
          <w:rPr>
            <w:noProof/>
            <w:webHidden/>
          </w:rPr>
          <w:fldChar w:fldCharType="separate"/>
        </w:r>
        <w:r w:rsidR="00167CAD">
          <w:rPr>
            <w:noProof/>
            <w:webHidden/>
          </w:rPr>
          <w:t>ii</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49976" w:history="1">
        <w:r w:rsidR="000E16F6" w:rsidRPr="00111F70">
          <w:rPr>
            <w:rStyle w:val="Hyperlink"/>
            <w:noProof/>
          </w:rPr>
          <w:t>LIST OF FIGURES</w:t>
        </w:r>
        <w:r w:rsidR="000E16F6">
          <w:rPr>
            <w:noProof/>
            <w:webHidden/>
          </w:rPr>
          <w:tab/>
        </w:r>
        <w:r w:rsidR="000E16F6">
          <w:rPr>
            <w:noProof/>
            <w:webHidden/>
          </w:rPr>
          <w:fldChar w:fldCharType="begin"/>
        </w:r>
        <w:r w:rsidR="000E16F6">
          <w:rPr>
            <w:noProof/>
            <w:webHidden/>
          </w:rPr>
          <w:instrText xml:space="preserve"> PAGEREF _Toc516749976 \h </w:instrText>
        </w:r>
        <w:r w:rsidR="000E16F6">
          <w:rPr>
            <w:noProof/>
            <w:webHidden/>
          </w:rPr>
        </w:r>
        <w:r w:rsidR="000E16F6">
          <w:rPr>
            <w:noProof/>
            <w:webHidden/>
          </w:rPr>
          <w:fldChar w:fldCharType="separate"/>
        </w:r>
        <w:r w:rsidR="00167CAD">
          <w:rPr>
            <w:noProof/>
            <w:webHidden/>
          </w:rPr>
          <w:t>ii</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49977" w:history="1">
        <w:r w:rsidR="000E16F6" w:rsidRPr="00111F70">
          <w:rPr>
            <w:rStyle w:val="Hyperlink"/>
            <w:noProof/>
          </w:rPr>
          <w:t>LIST OF APPENDICES</w:t>
        </w:r>
        <w:r w:rsidR="000E16F6">
          <w:rPr>
            <w:noProof/>
            <w:webHidden/>
          </w:rPr>
          <w:tab/>
        </w:r>
        <w:r w:rsidR="000E16F6">
          <w:rPr>
            <w:noProof/>
            <w:webHidden/>
          </w:rPr>
          <w:fldChar w:fldCharType="begin"/>
        </w:r>
        <w:r w:rsidR="000E16F6">
          <w:rPr>
            <w:noProof/>
            <w:webHidden/>
          </w:rPr>
          <w:instrText xml:space="preserve"> PAGEREF _Toc516749977 \h </w:instrText>
        </w:r>
        <w:r w:rsidR="000E16F6">
          <w:rPr>
            <w:noProof/>
            <w:webHidden/>
          </w:rPr>
        </w:r>
        <w:r w:rsidR="000E16F6">
          <w:rPr>
            <w:noProof/>
            <w:webHidden/>
          </w:rPr>
          <w:fldChar w:fldCharType="separate"/>
        </w:r>
        <w:r w:rsidR="00167CAD">
          <w:rPr>
            <w:noProof/>
            <w:webHidden/>
          </w:rPr>
          <w:t>iv</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49978" w:history="1">
        <w:r w:rsidR="000E16F6" w:rsidRPr="00111F70">
          <w:rPr>
            <w:rStyle w:val="Hyperlink"/>
            <w:noProof/>
          </w:rPr>
          <w:t>abstract</w:t>
        </w:r>
        <w:r w:rsidR="000E16F6">
          <w:rPr>
            <w:noProof/>
            <w:webHidden/>
          </w:rPr>
          <w:tab/>
        </w:r>
        <w:r w:rsidR="000E16F6">
          <w:rPr>
            <w:noProof/>
            <w:webHidden/>
          </w:rPr>
          <w:fldChar w:fldCharType="begin"/>
        </w:r>
        <w:r w:rsidR="000E16F6">
          <w:rPr>
            <w:noProof/>
            <w:webHidden/>
          </w:rPr>
          <w:instrText xml:space="preserve"> PAGEREF _Toc516749978 \h </w:instrText>
        </w:r>
        <w:r w:rsidR="000E16F6">
          <w:rPr>
            <w:noProof/>
            <w:webHidden/>
          </w:rPr>
        </w:r>
        <w:r w:rsidR="000E16F6">
          <w:rPr>
            <w:noProof/>
            <w:webHidden/>
          </w:rPr>
          <w:fldChar w:fldCharType="separate"/>
        </w:r>
        <w:r w:rsidR="00167CAD">
          <w:rPr>
            <w:noProof/>
            <w:webHidden/>
          </w:rPr>
          <w:t>1</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49979" w:history="1">
        <w:r w:rsidR="000E16F6" w:rsidRPr="00111F70">
          <w:rPr>
            <w:rStyle w:val="Hyperlink"/>
            <w:noProof/>
          </w:rPr>
          <w:t>introduction</w:t>
        </w:r>
        <w:r w:rsidR="000E16F6">
          <w:rPr>
            <w:noProof/>
            <w:webHidden/>
          </w:rPr>
          <w:tab/>
        </w:r>
        <w:r w:rsidR="000E16F6">
          <w:rPr>
            <w:noProof/>
            <w:webHidden/>
          </w:rPr>
          <w:fldChar w:fldCharType="begin"/>
        </w:r>
        <w:r w:rsidR="000E16F6">
          <w:rPr>
            <w:noProof/>
            <w:webHidden/>
          </w:rPr>
          <w:instrText xml:space="preserve"> PAGEREF _Toc516749979 \h </w:instrText>
        </w:r>
        <w:r w:rsidR="000E16F6">
          <w:rPr>
            <w:noProof/>
            <w:webHidden/>
          </w:rPr>
        </w:r>
        <w:r w:rsidR="000E16F6">
          <w:rPr>
            <w:noProof/>
            <w:webHidden/>
          </w:rPr>
          <w:fldChar w:fldCharType="separate"/>
        </w:r>
        <w:r w:rsidR="00167CAD">
          <w:rPr>
            <w:noProof/>
            <w:webHidden/>
          </w:rPr>
          <w:t>1</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49980" w:history="1">
        <w:r w:rsidR="000E16F6" w:rsidRPr="00111F70">
          <w:rPr>
            <w:rStyle w:val="Hyperlink"/>
            <w:noProof/>
          </w:rPr>
          <w:t>Stock Status</w:t>
        </w:r>
        <w:r w:rsidR="000E16F6">
          <w:rPr>
            <w:noProof/>
            <w:webHidden/>
          </w:rPr>
          <w:tab/>
        </w:r>
        <w:r w:rsidR="000E16F6">
          <w:rPr>
            <w:noProof/>
            <w:webHidden/>
          </w:rPr>
          <w:fldChar w:fldCharType="begin"/>
        </w:r>
        <w:r w:rsidR="000E16F6">
          <w:rPr>
            <w:noProof/>
            <w:webHidden/>
          </w:rPr>
          <w:instrText xml:space="preserve"> PAGEREF _Toc516749980 \h </w:instrText>
        </w:r>
        <w:r w:rsidR="000E16F6">
          <w:rPr>
            <w:noProof/>
            <w:webHidden/>
          </w:rPr>
        </w:r>
        <w:r w:rsidR="000E16F6">
          <w:rPr>
            <w:noProof/>
            <w:webHidden/>
          </w:rPr>
          <w:fldChar w:fldCharType="separate"/>
        </w:r>
        <w:r w:rsidR="00167CAD">
          <w:rPr>
            <w:noProof/>
            <w:webHidden/>
          </w:rPr>
          <w:t>5</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81" w:history="1">
        <w:r w:rsidR="000E16F6" w:rsidRPr="00111F70">
          <w:rPr>
            <w:rStyle w:val="Hyperlink"/>
            <w:noProof/>
          </w:rPr>
          <w:t>Full Indicator Stocks</w:t>
        </w:r>
        <w:r w:rsidR="000E16F6">
          <w:rPr>
            <w:noProof/>
            <w:webHidden/>
          </w:rPr>
          <w:tab/>
        </w:r>
        <w:r w:rsidR="000E16F6">
          <w:rPr>
            <w:noProof/>
            <w:webHidden/>
          </w:rPr>
          <w:fldChar w:fldCharType="begin"/>
        </w:r>
        <w:r w:rsidR="000E16F6">
          <w:rPr>
            <w:noProof/>
            <w:webHidden/>
          </w:rPr>
          <w:instrText xml:space="preserve"> PAGEREF _Toc516749981 \h </w:instrText>
        </w:r>
        <w:r w:rsidR="000E16F6">
          <w:rPr>
            <w:noProof/>
            <w:webHidden/>
          </w:rPr>
        </w:r>
        <w:r w:rsidR="000E16F6">
          <w:rPr>
            <w:noProof/>
            <w:webHidden/>
          </w:rPr>
          <w:fldChar w:fldCharType="separate"/>
        </w:r>
        <w:r w:rsidR="00167CAD">
          <w:rPr>
            <w:noProof/>
            <w:webHidden/>
          </w:rPr>
          <w:t>7</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82" w:history="1">
        <w:r w:rsidR="000E16F6" w:rsidRPr="00111F70">
          <w:rPr>
            <w:rStyle w:val="Hyperlink"/>
            <w:noProof/>
          </w:rPr>
          <w:t>Escapement Indicators</w:t>
        </w:r>
        <w:r w:rsidR="000E16F6">
          <w:rPr>
            <w:noProof/>
            <w:webHidden/>
          </w:rPr>
          <w:tab/>
        </w:r>
        <w:r w:rsidR="000E16F6">
          <w:rPr>
            <w:noProof/>
            <w:webHidden/>
          </w:rPr>
          <w:fldChar w:fldCharType="begin"/>
        </w:r>
        <w:r w:rsidR="000E16F6">
          <w:rPr>
            <w:noProof/>
            <w:webHidden/>
          </w:rPr>
          <w:instrText xml:space="preserve"> PAGEREF _Toc516749982 \h </w:instrText>
        </w:r>
        <w:r w:rsidR="000E16F6">
          <w:rPr>
            <w:noProof/>
            <w:webHidden/>
          </w:rPr>
        </w:r>
        <w:r w:rsidR="000E16F6">
          <w:rPr>
            <w:noProof/>
            <w:webHidden/>
          </w:rPr>
          <w:fldChar w:fldCharType="separate"/>
        </w:r>
        <w:r w:rsidR="00167CAD">
          <w:rPr>
            <w:noProof/>
            <w:webHidden/>
          </w:rPr>
          <w:t>7</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83" w:history="1">
        <w:r w:rsidR="000E16F6" w:rsidRPr="00111F70">
          <w:rPr>
            <w:rStyle w:val="Hyperlink"/>
            <w:noProof/>
          </w:rPr>
          <w:t>Northern Inside Stocks</w:t>
        </w:r>
        <w:r w:rsidR="000E16F6">
          <w:rPr>
            <w:noProof/>
            <w:webHidden/>
          </w:rPr>
          <w:tab/>
        </w:r>
        <w:r w:rsidR="000E16F6">
          <w:rPr>
            <w:noProof/>
            <w:webHidden/>
          </w:rPr>
          <w:fldChar w:fldCharType="begin"/>
        </w:r>
        <w:r w:rsidR="000E16F6">
          <w:rPr>
            <w:noProof/>
            <w:webHidden/>
          </w:rPr>
          <w:instrText xml:space="preserve"> PAGEREF _Toc516749983 \h </w:instrText>
        </w:r>
        <w:r w:rsidR="000E16F6">
          <w:rPr>
            <w:noProof/>
            <w:webHidden/>
          </w:rPr>
        </w:r>
        <w:r w:rsidR="000E16F6">
          <w:rPr>
            <w:noProof/>
            <w:webHidden/>
          </w:rPr>
          <w:fldChar w:fldCharType="separate"/>
        </w:r>
        <w:r w:rsidR="00167CAD">
          <w:rPr>
            <w:noProof/>
            <w:webHidden/>
          </w:rPr>
          <w:t>8</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84" w:history="1">
        <w:r w:rsidR="000E16F6" w:rsidRPr="00111F70">
          <w:rPr>
            <w:rStyle w:val="Hyperlink"/>
            <w:noProof/>
          </w:rPr>
          <w:t>Sitka Area Stocks</w:t>
        </w:r>
        <w:r w:rsidR="000E16F6">
          <w:rPr>
            <w:noProof/>
            <w:webHidden/>
          </w:rPr>
          <w:tab/>
        </w:r>
        <w:r w:rsidR="000E16F6">
          <w:rPr>
            <w:noProof/>
            <w:webHidden/>
          </w:rPr>
          <w:fldChar w:fldCharType="begin"/>
        </w:r>
        <w:r w:rsidR="000E16F6">
          <w:rPr>
            <w:noProof/>
            <w:webHidden/>
          </w:rPr>
          <w:instrText xml:space="preserve"> PAGEREF _Toc516749984 \h </w:instrText>
        </w:r>
        <w:r w:rsidR="000E16F6">
          <w:rPr>
            <w:noProof/>
            <w:webHidden/>
          </w:rPr>
        </w:r>
        <w:r w:rsidR="000E16F6">
          <w:rPr>
            <w:noProof/>
            <w:webHidden/>
          </w:rPr>
          <w:fldChar w:fldCharType="separate"/>
        </w:r>
        <w:r w:rsidR="00167CAD">
          <w:rPr>
            <w:noProof/>
            <w:webHidden/>
          </w:rPr>
          <w:t>11</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85" w:history="1">
        <w:r w:rsidR="000E16F6" w:rsidRPr="00111F70">
          <w:rPr>
            <w:rStyle w:val="Hyperlink"/>
            <w:noProof/>
          </w:rPr>
          <w:t>Southern Southeast Stocks</w:t>
        </w:r>
        <w:r w:rsidR="000E16F6">
          <w:rPr>
            <w:noProof/>
            <w:webHidden/>
          </w:rPr>
          <w:tab/>
        </w:r>
        <w:r w:rsidR="000E16F6">
          <w:rPr>
            <w:noProof/>
            <w:webHidden/>
          </w:rPr>
          <w:fldChar w:fldCharType="begin"/>
        </w:r>
        <w:r w:rsidR="000E16F6">
          <w:rPr>
            <w:noProof/>
            <w:webHidden/>
          </w:rPr>
          <w:instrText xml:space="preserve"> PAGEREF _Toc516749985 \h </w:instrText>
        </w:r>
        <w:r w:rsidR="000E16F6">
          <w:rPr>
            <w:noProof/>
            <w:webHidden/>
          </w:rPr>
        </w:r>
        <w:r w:rsidR="000E16F6">
          <w:rPr>
            <w:noProof/>
            <w:webHidden/>
          </w:rPr>
          <w:fldChar w:fldCharType="separate"/>
        </w:r>
        <w:r w:rsidR="00167CAD">
          <w:rPr>
            <w:noProof/>
            <w:webHidden/>
          </w:rPr>
          <w:t>12</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86" w:history="1">
        <w:r w:rsidR="000E16F6" w:rsidRPr="00111F70">
          <w:rPr>
            <w:rStyle w:val="Hyperlink"/>
            <w:noProof/>
          </w:rPr>
          <w:t>Yakutat Stocks</w:t>
        </w:r>
        <w:r w:rsidR="000E16F6">
          <w:rPr>
            <w:noProof/>
            <w:webHidden/>
          </w:rPr>
          <w:tab/>
        </w:r>
        <w:r w:rsidR="000E16F6">
          <w:rPr>
            <w:noProof/>
            <w:webHidden/>
          </w:rPr>
          <w:fldChar w:fldCharType="begin"/>
        </w:r>
        <w:r w:rsidR="000E16F6">
          <w:rPr>
            <w:noProof/>
            <w:webHidden/>
          </w:rPr>
          <w:instrText xml:space="preserve"> PAGEREF _Toc516749986 \h </w:instrText>
        </w:r>
        <w:r w:rsidR="000E16F6">
          <w:rPr>
            <w:noProof/>
            <w:webHidden/>
          </w:rPr>
        </w:r>
        <w:r w:rsidR="000E16F6">
          <w:rPr>
            <w:noProof/>
            <w:webHidden/>
          </w:rPr>
          <w:fldChar w:fldCharType="separate"/>
        </w:r>
        <w:r w:rsidR="00167CAD">
          <w:rPr>
            <w:noProof/>
            <w:webHidden/>
          </w:rPr>
          <w:t>13</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87" w:history="1">
        <w:r w:rsidR="000E16F6" w:rsidRPr="00111F70">
          <w:rPr>
            <w:rStyle w:val="Hyperlink"/>
            <w:noProof/>
          </w:rPr>
          <w:t>Smolt and Presmolt Production</w:t>
        </w:r>
        <w:r w:rsidR="000E16F6">
          <w:rPr>
            <w:noProof/>
            <w:webHidden/>
          </w:rPr>
          <w:tab/>
        </w:r>
        <w:r w:rsidR="000E16F6">
          <w:rPr>
            <w:noProof/>
            <w:webHidden/>
          </w:rPr>
          <w:fldChar w:fldCharType="begin"/>
        </w:r>
        <w:r w:rsidR="000E16F6">
          <w:rPr>
            <w:noProof/>
            <w:webHidden/>
          </w:rPr>
          <w:instrText xml:space="preserve"> PAGEREF _Toc516749987 \h </w:instrText>
        </w:r>
        <w:r w:rsidR="000E16F6">
          <w:rPr>
            <w:noProof/>
            <w:webHidden/>
          </w:rPr>
        </w:r>
        <w:r w:rsidR="000E16F6">
          <w:rPr>
            <w:noProof/>
            <w:webHidden/>
          </w:rPr>
          <w:fldChar w:fldCharType="separate"/>
        </w:r>
        <w:r w:rsidR="00167CAD">
          <w:rPr>
            <w:noProof/>
            <w:webHidden/>
          </w:rPr>
          <w:t>15</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88" w:history="1">
        <w:r w:rsidR="000E16F6" w:rsidRPr="00111F70">
          <w:rPr>
            <w:rStyle w:val="Hyperlink"/>
            <w:noProof/>
          </w:rPr>
          <w:t>Marine Survival</w:t>
        </w:r>
        <w:r w:rsidR="000E16F6">
          <w:rPr>
            <w:noProof/>
            <w:webHidden/>
          </w:rPr>
          <w:tab/>
        </w:r>
        <w:r w:rsidR="000E16F6">
          <w:rPr>
            <w:noProof/>
            <w:webHidden/>
          </w:rPr>
          <w:fldChar w:fldCharType="begin"/>
        </w:r>
        <w:r w:rsidR="000E16F6">
          <w:rPr>
            <w:noProof/>
            <w:webHidden/>
          </w:rPr>
          <w:instrText xml:space="preserve"> PAGEREF _Toc516749988 \h </w:instrText>
        </w:r>
        <w:r w:rsidR="000E16F6">
          <w:rPr>
            <w:noProof/>
            <w:webHidden/>
          </w:rPr>
        </w:r>
        <w:r w:rsidR="000E16F6">
          <w:rPr>
            <w:noProof/>
            <w:webHidden/>
          </w:rPr>
          <w:fldChar w:fldCharType="separate"/>
        </w:r>
        <w:r w:rsidR="00167CAD">
          <w:rPr>
            <w:noProof/>
            <w:webHidden/>
          </w:rPr>
          <w:t>20</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89" w:history="1">
        <w:r w:rsidR="000E16F6" w:rsidRPr="00111F70">
          <w:rPr>
            <w:rStyle w:val="Hyperlink"/>
            <w:noProof/>
          </w:rPr>
          <w:t>Marine Survival Forecasting</w:t>
        </w:r>
        <w:r w:rsidR="000E16F6">
          <w:rPr>
            <w:noProof/>
            <w:webHidden/>
          </w:rPr>
          <w:tab/>
        </w:r>
        <w:r w:rsidR="000E16F6">
          <w:rPr>
            <w:noProof/>
            <w:webHidden/>
          </w:rPr>
          <w:fldChar w:fldCharType="begin"/>
        </w:r>
        <w:r w:rsidR="000E16F6">
          <w:rPr>
            <w:noProof/>
            <w:webHidden/>
          </w:rPr>
          <w:instrText xml:space="preserve"> PAGEREF _Toc516749989 \h </w:instrText>
        </w:r>
        <w:r w:rsidR="000E16F6">
          <w:rPr>
            <w:noProof/>
            <w:webHidden/>
          </w:rPr>
        </w:r>
        <w:r w:rsidR="000E16F6">
          <w:rPr>
            <w:noProof/>
            <w:webHidden/>
          </w:rPr>
          <w:fldChar w:fldCharType="separate"/>
        </w:r>
        <w:r w:rsidR="00167CAD">
          <w:rPr>
            <w:noProof/>
            <w:webHidden/>
          </w:rPr>
          <w:t>25</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90" w:history="1">
        <w:r w:rsidR="000E16F6" w:rsidRPr="00111F70">
          <w:rPr>
            <w:rStyle w:val="Hyperlink"/>
            <w:noProof/>
          </w:rPr>
          <w:t>Late-Ocean, Growth-Related Effects</w:t>
        </w:r>
        <w:r w:rsidR="000E16F6">
          <w:rPr>
            <w:noProof/>
            <w:webHidden/>
          </w:rPr>
          <w:tab/>
        </w:r>
        <w:r w:rsidR="000E16F6">
          <w:rPr>
            <w:noProof/>
            <w:webHidden/>
          </w:rPr>
          <w:fldChar w:fldCharType="begin"/>
        </w:r>
        <w:r w:rsidR="000E16F6">
          <w:rPr>
            <w:noProof/>
            <w:webHidden/>
          </w:rPr>
          <w:instrText xml:space="preserve"> PAGEREF _Toc516749990 \h </w:instrText>
        </w:r>
        <w:r w:rsidR="000E16F6">
          <w:rPr>
            <w:noProof/>
            <w:webHidden/>
          </w:rPr>
        </w:r>
        <w:r w:rsidR="000E16F6">
          <w:rPr>
            <w:noProof/>
            <w:webHidden/>
          </w:rPr>
          <w:fldChar w:fldCharType="separate"/>
        </w:r>
        <w:r w:rsidR="00167CAD">
          <w:rPr>
            <w:noProof/>
            <w:webHidden/>
          </w:rPr>
          <w:t>27</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91" w:history="1">
        <w:r w:rsidR="000E16F6" w:rsidRPr="00111F70">
          <w:rPr>
            <w:rStyle w:val="Hyperlink"/>
            <w:noProof/>
          </w:rPr>
          <w:t>Hatchery Production and Survival</w:t>
        </w:r>
        <w:r w:rsidR="000E16F6">
          <w:rPr>
            <w:noProof/>
            <w:webHidden/>
          </w:rPr>
          <w:tab/>
        </w:r>
        <w:r w:rsidR="000E16F6">
          <w:rPr>
            <w:noProof/>
            <w:webHidden/>
          </w:rPr>
          <w:fldChar w:fldCharType="begin"/>
        </w:r>
        <w:r w:rsidR="000E16F6">
          <w:rPr>
            <w:noProof/>
            <w:webHidden/>
          </w:rPr>
          <w:instrText xml:space="preserve"> PAGEREF _Toc516749991 \h </w:instrText>
        </w:r>
        <w:r w:rsidR="000E16F6">
          <w:rPr>
            <w:noProof/>
            <w:webHidden/>
          </w:rPr>
        </w:r>
        <w:r w:rsidR="000E16F6">
          <w:rPr>
            <w:noProof/>
            <w:webHidden/>
          </w:rPr>
          <w:fldChar w:fldCharType="separate"/>
        </w:r>
        <w:r w:rsidR="00167CAD">
          <w:rPr>
            <w:noProof/>
            <w:webHidden/>
          </w:rPr>
          <w:t>28</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92" w:history="1">
        <w:r w:rsidR="000E16F6" w:rsidRPr="00111F70">
          <w:rPr>
            <w:rStyle w:val="Hyperlink"/>
            <w:noProof/>
          </w:rPr>
          <w:t>Total Stock Abundance</w:t>
        </w:r>
        <w:r w:rsidR="000E16F6">
          <w:rPr>
            <w:noProof/>
            <w:webHidden/>
          </w:rPr>
          <w:tab/>
        </w:r>
        <w:r w:rsidR="000E16F6">
          <w:rPr>
            <w:noProof/>
            <w:webHidden/>
          </w:rPr>
          <w:fldChar w:fldCharType="begin"/>
        </w:r>
        <w:r w:rsidR="000E16F6">
          <w:rPr>
            <w:noProof/>
            <w:webHidden/>
          </w:rPr>
          <w:instrText xml:space="preserve"> PAGEREF _Toc516749992 \h </w:instrText>
        </w:r>
        <w:r w:rsidR="000E16F6">
          <w:rPr>
            <w:noProof/>
            <w:webHidden/>
          </w:rPr>
        </w:r>
        <w:r w:rsidR="000E16F6">
          <w:rPr>
            <w:noProof/>
            <w:webHidden/>
          </w:rPr>
          <w:fldChar w:fldCharType="separate"/>
        </w:r>
        <w:r w:rsidR="00167CAD">
          <w:rPr>
            <w:noProof/>
            <w:webHidden/>
          </w:rPr>
          <w:t>32</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93" w:history="1">
        <w:r w:rsidR="000E16F6" w:rsidRPr="00111F70">
          <w:rPr>
            <w:rStyle w:val="Hyperlink"/>
            <w:noProof/>
          </w:rPr>
          <w:t>Trends in Wild Stock Abundance in the Taku Inlet Fall Drift Gillnet Fishery</w:t>
        </w:r>
        <w:r w:rsidR="000E16F6">
          <w:rPr>
            <w:noProof/>
            <w:webHidden/>
          </w:rPr>
          <w:tab/>
        </w:r>
        <w:r w:rsidR="000E16F6">
          <w:rPr>
            <w:noProof/>
            <w:webHidden/>
          </w:rPr>
          <w:fldChar w:fldCharType="begin"/>
        </w:r>
        <w:r w:rsidR="000E16F6">
          <w:rPr>
            <w:noProof/>
            <w:webHidden/>
          </w:rPr>
          <w:instrText xml:space="preserve"> PAGEREF _Toc516749993 \h </w:instrText>
        </w:r>
        <w:r w:rsidR="000E16F6">
          <w:rPr>
            <w:noProof/>
            <w:webHidden/>
          </w:rPr>
        </w:r>
        <w:r w:rsidR="000E16F6">
          <w:rPr>
            <w:noProof/>
            <w:webHidden/>
          </w:rPr>
          <w:fldChar w:fldCharType="separate"/>
        </w:r>
        <w:r w:rsidR="00167CAD">
          <w:rPr>
            <w:noProof/>
            <w:webHidden/>
          </w:rPr>
          <w:t>36</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94" w:history="1">
        <w:r w:rsidR="000E16F6" w:rsidRPr="00111F70">
          <w:rPr>
            <w:rStyle w:val="Hyperlink"/>
            <w:noProof/>
          </w:rPr>
          <w:t>Regional Wild Abundance</w:t>
        </w:r>
        <w:r w:rsidR="000E16F6">
          <w:rPr>
            <w:noProof/>
            <w:webHidden/>
          </w:rPr>
          <w:tab/>
        </w:r>
        <w:r w:rsidR="000E16F6">
          <w:rPr>
            <w:noProof/>
            <w:webHidden/>
          </w:rPr>
          <w:fldChar w:fldCharType="begin"/>
        </w:r>
        <w:r w:rsidR="000E16F6">
          <w:rPr>
            <w:noProof/>
            <w:webHidden/>
          </w:rPr>
          <w:instrText xml:space="preserve"> PAGEREF _Toc516749994 \h </w:instrText>
        </w:r>
        <w:r w:rsidR="000E16F6">
          <w:rPr>
            <w:noProof/>
            <w:webHidden/>
          </w:rPr>
        </w:r>
        <w:r w:rsidR="000E16F6">
          <w:rPr>
            <w:noProof/>
            <w:webHidden/>
          </w:rPr>
          <w:fldChar w:fldCharType="separate"/>
        </w:r>
        <w:r w:rsidR="00167CAD">
          <w:rPr>
            <w:noProof/>
            <w:webHidden/>
          </w:rPr>
          <w:t>38</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95" w:history="1">
        <w:r w:rsidR="000E16F6" w:rsidRPr="00111F70">
          <w:rPr>
            <w:rStyle w:val="Hyperlink"/>
            <w:noProof/>
          </w:rPr>
          <w:t>Exploitation Rates</w:t>
        </w:r>
        <w:r w:rsidR="000E16F6">
          <w:rPr>
            <w:noProof/>
            <w:webHidden/>
          </w:rPr>
          <w:tab/>
        </w:r>
        <w:r w:rsidR="000E16F6">
          <w:rPr>
            <w:noProof/>
            <w:webHidden/>
          </w:rPr>
          <w:fldChar w:fldCharType="begin"/>
        </w:r>
        <w:r w:rsidR="000E16F6">
          <w:rPr>
            <w:noProof/>
            <w:webHidden/>
          </w:rPr>
          <w:instrText xml:space="preserve"> PAGEREF _Toc516749995 \h </w:instrText>
        </w:r>
        <w:r w:rsidR="000E16F6">
          <w:rPr>
            <w:noProof/>
            <w:webHidden/>
          </w:rPr>
        </w:r>
        <w:r w:rsidR="000E16F6">
          <w:rPr>
            <w:noProof/>
            <w:webHidden/>
          </w:rPr>
          <w:fldChar w:fldCharType="separate"/>
        </w:r>
        <w:r w:rsidR="00167CAD">
          <w:rPr>
            <w:noProof/>
            <w:webHidden/>
          </w:rPr>
          <w:t>42</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96" w:history="1">
        <w:r w:rsidR="000E16F6" w:rsidRPr="00111F70">
          <w:rPr>
            <w:rStyle w:val="Hyperlink"/>
            <w:noProof/>
          </w:rPr>
          <w:t>Alaska Troll Fishery Exploitation Index</w:t>
        </w:r>
        <w:r w:rsidR="000E16F6">
          <w:rPr>
            <w:noProof/>
            <w:webHidden/>
          </w:rPr>
          <w:tab/>
        </w:r>
        <w:r w:rsidR="000E16F6">
          <w:rPr>
            <w:noProof/>
            <w:webHidden/>
          </w:rPr>
          <w:fldChar w:fldCharType="begin"/>
        </w:r>
        <w:r w:rsidR="000E16F6">
          <w:rPr>
            <w:noProof/>
            <w:webHidden/>
          </w:rPr>
          <w:instrText xml:space="preserve"> PAGEREF _Toc516749996 \h </w:instrText>
        </w:r>
        <w:r w:rsidR="000E16F6">
          <w:rPr>
            <w:noProof/>
            <w:webHidden/>
          </w:rPr>
        </w:r>
        <w:r w:rsidR="000E16F6">
          <w:rPr>
            <w:noProof/>
            <w:webHidden/>
          </w:rPr>
          <w:fldChar w:fldCharType="separate"/>
        </w:r>
        <w:r w:rsidR="00167CAD">
          <w:rPr>
            <w:noProof/>
            <w:webHidden/>
          </w:rPr>
          <w:t>46</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49997" w:history="1">
        <w:r w:rsidR="000E16F6" w:rsidRPr="00111F70">
          <w:rPr>
            <w:rStyle w:val="Hyperlink"/>
            <w:noProof/>
          </w:rPr>
          <w:t>Length and Weight Trends</w:t>
        </w:r>
        <w:r w:rsidR="000E16F6">
          <w:rPr>
            <w:noProof/>
            <w:webHidden/>
          </w:rPr>
          <w:tab/>
        </w:r>
        <w:r w:rsidR="000E16F6">
          <w:rPr>
            <w:noProof/>
            <w:webHidden/>
          </w:rPr>
          <w:fldChar w:fldCharType="begin"/>
        </w:r>
        <w:r w:rsidR="000E16F6">
          <w:rPr>
            <w:noProof/>
            <w:webHidden/>
          </w:rPr>
          <w:instrText xml:space="preserve"> PAGEREF _Toc516749997 \h </w:instrText>
        </w:r>
        <w:r w:rsidR="000E16F6">
          <w:rPr>
            <w:noProof/>
            <w:webHidden/>
          </w:rPr>
        </w:r>
        <w:r w:rsidR="000E16F6">
          <w:rPr>
            <w:noProof/>
            <w:webHidden/>
          </w:rPr>
          <w:fldChar w:fldCharType="separate"/>
        </w:r>
        <w:r w:rsidR="00167CAD">
          <w:rPr>
            <w:noProof/>
            <w:webHidden/>
          </w:rPr>
          <w:t>48</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98" w:history="1">
        <w:r w:rsidR="000E16F6" w:rsidRPr="00111F70">
          <w:rPr>
            <w:rStyle w:val="Hyperlink"/>
            <w:noProof/>
          </w:rPr>
          <w:t>Adult Coho Salmon Length</w:t>
        </w:r>
        <w:r w:rsidR="000E16F6">
          <w:rPr>
            <w:noProof/>
            <w:webHidden/>
          </w:rPr>
          <w:tab/>
        </w:r>
        <w:r w:rsidR="000E16F6">
          <w:rPr>
            <w:noProof/>
            <w:webHidden/>
          </w:rPr>
          <w:fldChar w:fldCharType="begin"/>
        </w:r>
        <w:r w:rsidR="000E16F6">
          <w:rPr>
            <w:noProof/>
            <w:webHidden/>
          </w:rPr>
          <w:instrText xml:space="preserve"> PAGEREF _Toc516749998 \h </w:instrText>
        </w:r>
        <w:r w:rsidR="000E16F6">
          <w:rPr>
            <w:noProof/>
            <w:webHidden/>
          </w:rPr>
        </w:r>
        <w:r w:rsidR="000E16F6">
          <w:rPr>
            <w:noProof/>
            <w:webHidden/>
          </w:rPr>
          <w:fldChar w:fldCharType="separate"/>
        </w:r>
        <w:r w:rsidR="00167CAD">
          <w:rPr>
            <w:noProof/>
            <w:webHidden/>
          </w:rPr>
          <w:t>49</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49999" w:history="1">
        <w:r w:rsidR="000E16F6" w:rsidRPr="00111F70">
          <w:rPr>
            <w:rStyle w:val="Hyperlink"/>
            <w:noProof/>
          </w:rPr>
          <w:t>Troll Fishery Average Weight</w:t>
        </w:r>
        <w:r w:rsidR="000E16F6">
          <w:rPr>
            <w:noProof/>
            <w:webHidden/>
          </w:rPr>
          <w:tab/>
        </w:r>
        <w:r w:rsidR="000E16F6">
          <w:rPr>
            <w:noProof/>
            <w:webHidden/>
          </w:rPr>
          <w:fldChar w:fldCharType="begin"/>
        </w:r>
        <w:r w:rsidR="000E16F6">
          <w:rPr>
            <w:noProof/>
            <w:webHidden/>
          </w:rPr>
          <w:instrText xml:space="preserve"> PAGEREF _Toc516749999 \h </w:instrText>
        </w:r>
        <w:r w:rsidR="000E16F6">
          <w:rPr>
            <w:noProof/>
            <w:webHidden/>
          </w:rPr>
        </w:r>
        <w:r w:rsidR="000E16F6">
          <w:rPr>
            <w:noProof/>
            <w:webHidden/>
          </w:rPr>
          <w:fldChar w:fldCharType="separate"/>
        </w:r>
        <w:r w:rsidR="00167CAD">
          <w:rPr>
            <w:noProof/>
            <w:webHidden/>
          </w:rPr>
          <w:t>53</w:t>
        </w:r>
        <w:r w:rsidR="000E16F6">
          <w:rPr>
            <w:noProof/>
            <w:webHidden/>
          </w:rPr>
          <w:fldChar w:fldCharType="end"/>
        </w:r>
      </w:hyperlink>
    </w:p>
    <w:p w:rsidR="000E16F6" w:rsidRDefault="008667D6">
      <w:pPr>
        <w:pStyle w:val="TOC3"/>
        <w:rPr>
          <w:rFonts w:asciiTheme="minorHAnsi" w:eastAsiaTheme="minorEastAsia" w:hAnsiTheme="minorHAnsi" w:cstheme="minorBidi"/>
          <w:noProof/>
          <w:sz w:val="22"/>
          <w:szCs w:val="22"/>
        </w:rPr>
      </w:pPr>
      <w:hyperlink w:anchor="_Toc516750000" w:history="1">
        <w:r w:rsidR="000E16F6" w:rsidRPr="00111F70">
          <w:rPr>
            <w:rStyle w:val="Hyperlink"/>
            <w:noProof/>
          </w:rPr>
          <w:t>Causes of Variation in Size</w:t>
        </w:r>
        <w:r w:rsidR="000E16F6">
          <w:rPr>
            <w:noProof/>
            <w:webHidden/>
          </w:rPr>
          <w:tab/>
        </w:r>
        <w:r w:rsidR="000E16F6">
          <w:rPr>
            <w:noProof/>
            <w:webHidden/>
          </w:rPr>
          <w:fldChar w:fldCharType="begin"/>
        </w:r>
        <w:r w:rsidR="000E16F6">
          <w:rPr>
            <w:noProof/>
            <w:webHidden/>
          </w:rPr>
          <w:instrText xml:space="preserve"> PAGEREF _Toc516750000 \h </w:instrText>
        </w:r>
        <w:r w:rsidR="000E16F6">
          <w:rPr>
            <w:noProof/>
            <w:webHidden/>
          </w:rPr>
        </w:r>
        <w:r w:rsidR="000E16F6">
          <w:rPr>
            <w:noProof/>
            <w:webHidden/>
          </w:rPr>
          <w:fldChar w:fldCharType="separate"/>
        </w:r>
        <w:r w:rsidR="00167CAD">
          <w:rPr>
            <w:noProof/>
            <w:webHidden/>
          </w:rPr>
          <w:t>53</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50001" w:history="1">
        <w:r w:rsidR="000E16F6" w:rsidRPr="00111F70">
          <w:rPr>
            <w:rStyle w:val="Hyperlink"/>
            <w:noProof/>
          </w:rPr>
          <w:t>Escapement Goal Development</w:t>
        </w:r>
        <w:r w:rsidR="000E16F6">
          <w:rPr>
            <w:noProof/>
            <w:webHidden/>
          </w:rPr>
          <w:tab/>
        </w:r>
        <w:r w:rsidR="000E16F6">
          <w:rPr>
            <w:noProof/>
            <w:webHidden/>
          </w:rPr>
          <w:fldChar w:fldCharType="begin"/>
        </w:r>
        <w:r w:rsidR="000E16F6">
          <w:rPr>
            <w:noProof/>
            <w:webHidden/>
          </w:rPr>
          <w:instrText xml:space="preserve"> PAGEREF _Toc516750001 \h </w:instrText>
        </w:r>
        <w:r w:rsidR="000E16F6">
          <w:rPr>
            <w:noProof/>
            <w:webHidden/>
          </w:rPr>
        </w:r>
        <w:r w:rsidR="000E16F6">
          <w:rPr>
            <w:noProof/>
            <w:webHidden/>
          </w:rPr>
          <w:fldChar w:fldCharType="separate"/>
        </w:r>
        <w:r w:rsidR="00167CAD">
          <w:rPr>
            <w:noProof/>
            <w:webHidden/>
          </w:rPr>
          <w:t>59</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50002" w:history="1">
        <w:r w:rsidR="000E16F6" w:rsidRPr="00111F70">
          <w:rPr>
            <w:rStyle w:val="Hyperlink"/>
            <w:noProof/>
          </w:rPr>
          <w:t>DISCUSSION</w:t>
        </w:r>
        <w:r w:rsidR="000E16F6">
          <w:rPr>
            <w:noProof/>
            <w:webHidden/>
          </w:rPr>
          <w:tab/>
        </w:r>
        <w:r w:rsidR="000E16F6">
          <w:rPr>
            <w:noProof/>
            <w:webHidden/>
          </w:rPr>
          <w:fldChar w:fldCharType="begin"/>
        </w:r>
        <w:r w:rsidR="000E16F6">
          <w:rPr>
            <w:noProof/>
            <w:webHidden/>
          </w:rPr>
          <w:instrText xml:space="preserve"> PAGEREF _Toc516750002 \h </w:instrText>
        </w:r>
        <w:r w:rsidR="000E16F6">
          <w:rPr>
            <w:noProof/>
            <w:webHidden/>
          </w:rPr>
        </w:r>
        <w:r w:rsidR="000E16F6">
          <w:rPr>
            <w:noProof/>
            <w:webHidden/>
          </w:rPr>
          <w:fldChar w:fldCharType="separate"/>
        </w:r>
        <w:r w:rsidR="00167CAD">
          <w:rPr>
            <w:noProof/>
            <w:webHidden/>
          </w:rPr>
          <w:t>65</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50003" w:history="1">
        <w:r w:rsidR="000E16F6" w:rsidRPr="00111F70">
          <w:rPr>
            <w:rStyle w:val="Hyperlink"/>
            <w:noProof/>
          </w:rPr>
          <w:t>Survival and Abundance Trends</w:t>
        </w:r>
        <w:r w:rsidR="000E16F6">
          <w:rPr>
            <w:noProof/>
            <w:webHidden/>
          </w:rPr>
          <w:tab/>
        </w:r>
        <w:r w:rsidR="000E16F6">
          <w:rPr>
            <w:noProof/>
            <w:webHidden/>
          </w:rPr>
          <w:fldChar w:fldCharType="begin"/>
        </w:r>
        <w:r w:rsidR="000E16F6">
          <w:rPr>
            <w:noProof/>
            <w:webHidden/>
          </w:rPr>
          <w:instrText xml:space="preserve"> PAGEREF _Toc516750003 \h </w:instrText>
        </w:r>
        <w:r w:rsidR="000E16F6">
          <w:rPr>
            <w:noProof/>
            <w:webHidden/>
          </w:rPr>
        </w:r>
        <w:r w:rsidR="000E16F6">
          <w:rPr>
            <w:noProof/>
            <w:webHidden/>
          </w:rPr>
          <w:fldChar w:fldCharType="separate"/>
        </w:r>
        <w:r w:rsidR="00167CAD">
          <w:rPr>
            <w:noProof/>
            <w:webHidden/>
          </w:rPr>
          <w:t>65</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50004" w:history="1">
        <w:r w:rsidR="000E16F6" w:rsidRPr="00111F70">
          <w:rPr>
            <w:rStyle w:val="Hyperlink"/>
            <w:noProof/>
          </w:rPr>
          <w:t>Interactions with Pink Salmon</w:t>
        </w:r>
        <w:r w:rsidR="000E16F6">
          <w:rPr>
            <w:noProof/>
            <w:webHidden/>
          </w:rPr>
          <w:tab/>
        </w:r>
        <w:r w:rsidR="000E16F6">
          <w:rPr>
            <w:noProof/>
            <w:webHidden/>
          </w:rPr>
          <w:fldChar w:fldCharType="begin"/>
        </w:r>
        <w:r w:rsidR="000E16F6">
          <w:rPr>
            <w:noProof/>
            <w:webHidden/>
          </w:rPr>
          <w:instrText xml:space="preserve"> PAGEREF _Toc516750004 \h </w:instrText>
        </w:r>
        <w:r w:rsidR="000E16F6">
          <w:rPr>
            <w:noProof/>
            <w:webHidden/>
          </w:rPr>
        </w:r>
        <w:r w:rsidR="000E16F6">
          <w:rPr>
            <w:noProof/>
            <w:webHidden/>
          </w:rPr>
          <w:fldChar w:fldCharType="separate"/>
        </w:r>
        <w:r w:rsidR="00167CAD">
          <w:rPr>
            <w:noProof/>
            <w:webHidden/>
          </w:rPr>
          <w:t>69</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50005" w:history="1">
        <w:r w:rsidR="000E16F6" w:rsidRPr="00111F70">
          <w:rPr>
            <w:rStyle w:val="Hyperlink"/>
            <w:noProof/>
          </w:rPr>
          <w:t>Exploitation Rates</w:t>
        </w:r>
        <w:r w:rsidR="000E16F6">
          <w:rPr>
            <w:noProof/>
            <w:webHidden/>
          </w:rPr>
          <w:tab/>
        </w:r>
        <w:r w:rsidR="000E16F6">
          <w:rPr>
            <w:noProof/>
            <w:webHidden/>
          </w:rPr>
          <w:fldChar w:fldCharType="begin"/>
        </w:r>
        <w:r w:rsidR="000E16F6">
          <w:rPr>
            <w:noProof/>
            <w:webHidden/>
          </w:rPr>
          <w:instrText xml:space="preserve"> PAGEREF _Toc516750005 \h </w:instrText>
        </w:r>
        <w:r w:rsidR="000E16F6">
          <w:rPr>
            <w:noProof/>
            <w:webHidden/>
          </w:rPr>
        </w:r>
        <w:r w:rsidR="000E16F6">
          <w:rPr>
            <w:noProof/>
            <w:webHidden/>
          </w:rPr>
          <w:fldChar w:fldCharType="separate"/>
        </w:r>
        <w:r w:rsidR="00167CAD">
          <w:rPr>
            <w:noProof/>
            <w:webHidden/>
          </w:rPr>
          <w:t>72</w:t>
        </w:r>
        <w:r w:rsidR="000E16F6">
          <w:rPr>
            <w:noProof/>
            <w:webHidden/>
          </w:rPr>
          <w:fldChar w:fldCharType="end"/>
        </w:r>
      </w:hyperlink>
    </w:p>
    <w:p w:rsidR="000E16F6" w:rsidRDefault="008667D6">
      <w:pPr>
        <w:pStyle w:val="TOC2"/>
        <w:rPr>
          <w:rFonts w:asciiTheme="minorHAnsi" w:eastAsiaTheme="minorEastAsia" w:hAnsiTheme="minorHAnsi" w:cstheme="minorBidi"/>
          <w:noProof/>
          <w:sz w:val="22"/>
          <w:szCs w:val="22"/>
        </w:rPr>
      </w:pPr>
      <w:hyperlink w:anchor="_Toc516750006" w:history="1">
        <w:r w:rsidR="000E16F6" w:rsidRPr="00111F70">
          <w:rPr>
            <w:rStyle w:val="Hyperlink"/>
            <w:noProof/>
          </w:rPr>
          <w:t>Management Outlook</w:t>
        </w:r>
        <w:r w:rsidR="000E16F6">
          <w:rPr>
            <w:noProof/>
            <w:webHidden/>
          </w:rPr>
          <w:tab/>
        </w:r>
        <w:r w:rsidR="000E16F6">
          <w:rPr>
            <w:noProof/>
            <w:webHidden/>
          </w:rPr>
          <w:fldChar w:fldCharType="begin"/>
        </w:r>
        <w:r w:rsidR="000E16F6">
          <w:rPr>
            <w:noProof/>
            <w:webHidden/>
          </w:rPr>
          <w:instrText xml:space="preserve"> PAGEREF _Toc516750006 \h </w:instrText>
        </w:r>
        <w:r w:rsidR="000E16F6">
          <w:rPr>
            <w:noProof/>
            <w:webHidden/>
          </w:rPr>
        </w:r>
        <w:r w:rsidR="000E16F6">
          <w:rPr>
            <w:noProof/>
            <w:webHidden/>
          </w:rPr>
          <w:fldChar w:fldCharType="separate"/>
        </w:r>
        <w:r w:rsidR="00167CAD">
          <w:rPr>
            <w:noProof/>
            <w:webHidden/>
          </w:rPr>
          <w:t>73</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50007" w:history="1">
        <w:r w:rsidR="000E16F6" w:rsidRPr="00111F70">
          <w:rPr>
            <w:rStyle w:val="Hyperlink"/>
            <w:noProof/>
          </w:rPr>
          <w:t>REFERENCES CITED</w:t>
        </w:r>
        <w:r w:rsidR="000E16F6">
          <w:rPr>
            <w:noProof/>
            <w:webHidden/>
          </w:rPr>
          <w:tab/>
        </w:r>
        <w:r w:rsidR="000E16F6">
          <w:rPr>
            <w:noProof/>
            <w:webHidden/>
          </w:rPr>
          <w:fldChar w:fldCharType="begin"/>
        </w:r>
        <w:r w:rsidR="000E16F6">
          <w:rPr>
            <w:noProof/>
            <w:webHidden/>
          </w:rPr>
          <w:instrText xml:space="preserve"> PAGEREF _Toc516750007 \h </w:instrText>
        </w:r>
        <w:r w:rsidR="000E16F6">
          <w:rPr>
            <w:noProof/>
            <w:webHidden/>
          </w:rPr>
        </w:r>
        <w:r w:rsidR="000E16F6">
          <w:rPr>
            <w:noProof/>
            <w:webHidden/>
          </w:rPr>
          <w:fldChar w:fldCharType="separate"/>
        </w:r>
        <w:r w:rsidR="00167CAD">
          <w:rPr>
            <w:noProof/>
            <w:webHidden/>
          </w:rPr>
          <w:t>76</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50008" w:history="1">
        <w:r w:rsidR="000E16F6" w:rsidRPr="00111F70">
          <w:rPr>
            <w:rStyle w:val="Hyperlink"/>
            <w:noProof/>
          </w:rPr>
          <w:t>Appendix A: Escapement counts and estimates</w:t>
        </w:r>
        <w:r w:rsidR="000E16F6">
          <w:rPr>
            <w:noProof/>
            <w:webHidden/>
          </w:rPr>
          <w:tab/>
        </w:r>
        <w:r w:rsidR="000E16F6">
          <w:rPr>
            <w:noProof/>
            <w:webHidden/>
          </w:rPr>
          <w:fldChar w:fldCharType="begin"/>
        </w:r>
        <w:r w:rsidR="000E16F6">
          <w:rPr>
            <w:noProof/>
            <w:webHidden/>
          </w:rPr>
          <w:instrText xml:space="preserve"> PAGEREF _Toc516750008 \h </w:instrText>
        </w:r>
        <w:r w:rsidR="000E16F6">
          <w:rPr>
            <w:noProof/>
            <w:webHidden/>
          </w:rPr>
        </w:r>
        <w:r w:rsidR="000E16F6">
          <w:rPr>
            <w:noProof/>
            <w:webHidden/>
          </w:rPr>
          <w:fldChar w:fldCharType="separate"/>
        </w:r>
        <w:r w:rsidR="00167CAD">
          <w:rPr>
            <w:noProof/>
            <w:webHidden/>
          </w:rPr>
          <w:t>85</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50009" w:history="1">
        <w:r w:rsidR="000E16F6" w:rsidRPr="00111F70">
          <w:rPr>
            <w:rStyle w:val="Hyperlink"/>
            <w:noProof/>
          </w:rPr>
          <w:t>Appendix B: Indicator STock harvest and Escapement</w:t>
        </w:r>
        <w:r w:rsidR="000E16F6">
          <w:rPr>
            <w:noProof/>
            <w:webHidden/>
          </w:rPr>
          <w:tab/>
        </w:r>
        <w:r w:rsidR="000E16F6">
          <w:rPr>
            <w:noProof/>
            <w:webHidden/>
          </w:rPr>
          <w:fldChar w:fldCharType="begin"/>
        </w:r>
        <w:r w:rsidR="000E16F6">
          <w:rPr>
            <w:noProof/>
            <w:webHidden/>
          </w:rPr>
          <w:instrText xml:space="preserve"> PAGEREF _Toc516750009 \h </w:instrText>
        </w:r>
        <w:r w:rsidR="000E16F6">
          <w:rPr>
            <w:noProof/>
            <w:webHidden/>
          </w:rPr>
        </w:r>
        <w:r w:rsidR="000E16F6">
          <w:rPr>
            <w:noProof/>
            <w:webHidden/>
          </w:rPr>
          <w:fldChar w:fldCharType="separate"/>
        </w:r>
        <w:r w:rsidR="00167CAD">
          <w:rPr>
            <w:noProof/>
            <w:webHidden/>
          </w:rPr>
          <w:t>90</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50010" w:history="1">
        <w:r w:rsidR="000E16F6" w:rsidRPr="00111F70">
          <w:rPr>
            <w:rStyle w:val="Hyperlink"/>
            <w:noProof/>
          </w:rPr>
          <w:t>Appendix C: Indicator STock Exploitation Rates</w:t>
        </w:r>
        <w:r w:rsidR="000E16F6">
          <w:rPr>
            <w:noProof/>
            <w:webHidden/>
          </w:rPr>
          <w:tab/>
        </w:r>
        <w:r w:rsidR="000E16F6">
          <w:rPr>
            <w:noProof/>
            <w:webHidden/>
          </w:rPr>
          <w:fldChar w:fldCharType="begin"/>
        </w:r>
        <w:r w:rsidR="000E16F6">
          <w:rPr>
            <w:noProof/>
            <w:webHidden/>
          </w:rPr>
          <w:instrText xml:space="preserve"> PAGEREF _Toc516750010 \h </w:instrText>
        </w:r>
        <w:r w:rsidR="000E16F6">
          <w:rPr>
            <w:noProof/>
            <w:webHidden/>
          </w:rPr>
        </w:r>
        <w:r w:rsidR="000E16F6">
          <w:rPr>
            <w:noProof/>
            <w:webHidden/>
          </w:rPr>
          <w:fldChar w:fldCharType="separate"/>
        </w:r>
        <w:r w:rsidR="00167CAD">
          <w:rPr>
            <w:noProof/>
            <w:webHidden/>
          </w:rPr>
          <w:t>99</w:t>
        </w:r>
        <w:r w:rsidR="000E16F6">
          <w:rPr>
            <w:noProof/>
            <w:webHidden/>
          </w:rPr>
          <w:fldChar w:fldCharType="end"/>
        </w:r>
      </w:hyperlink>
    </w:p>
    <w:p w:rsidR="000E16F6" w:rsidRDefault="008667D6">
      <w:pPr>
        <w:pStyle w:val="TOC1"/>
        <w:rPr>
          <w:rFonts w:asciiTheme="minorHAnsi" w:eastAsiaTheme="minorEastAsia" w:hAnsiTheme="minorHAnsi" w:cstheme="minorBidi"/>
          <w:caps w:val="0"/>
          <w:noProof/>
          <w:sz w:val="22"/>
          <w:szCs w:val="22"/>
        </w:rPr>
      </w:pPr>
      <w:hyperlink w:anchor="_Toc516750011" w:history="1">
        <w:r w:rsidR="000E16F6" w:rsidRPr="00111F70">
          <w:rPr>
            <w:rStyle w:val="Hyperlink"/>
            <w:noProof/>
          </w:rPr>
          <w:t>Appendix D: Adult Weight and Length</w:t>
        </w:r>
        <w:r w:rsidR="000E16F6">
          <w:rPr>
            <w:noProof/>
            <w:webHidden/>
          </w:rPr>
          <w:tab/>
        </w:r>
        <w:r w:rsidR="000E16F6">
          <w:rPr>
            <w:noProof/>
            <w:webHidden/>
          </w:rPr>
          <w:fldChar w:fldCharType="begin"/>
        </w:r>
        <w:r w:rsidR="000E16F6">
          <w:rPr>
            <w:noProof/>
            <w:webHidden/>
          </w:rPr>
          <w:instrText xml:space="preserve"> PAGEREF _Toc516750011 \h </w:instrText>
        </w:r>
        <w:r w:rsidR="000E16F6">
          <w:rPr>
            <w:noProof/>
            <w:webHidden/>
          </w:rPr>
        </w:r>
        <w:r w:rsidR="000E16F6">
          <w:rPr>
            <w:noProof/>
            <w:webHidden/>
          </w:rPr>
          <w:fldChar w:fldCharType="separate"/>
        </w:r>
        <w:r w:rsidR="00167CAD">
          <w:rPr>
            <w:noProof/>
            <w:webHidden/>
          </w:rPr>
          <w:t>107</w:t>
        </w:r>
        <w:r w:rsidR="000E16F6">
          <w:rPr>
            <w:noProof/>
            <w:webHidden/>
          </w:rPr>
          <w:fldChar w:fldCharType="end"/>
        </w:r>
      </w:hyperlink>
    </w:p>
    <w:p w:rsidR="00A2053F" w:rsidRDefault="00470FD7" w:rsidP="00470FD7">
      <w:r w:rsidRPr="00AC1799">
        <w:fldChar w:fldCharType="end"/>
      </w:r>
    </w:p>
    <w:p w:rsidR="009A64DC" w:rsidRDefault="009A64DC" w:rsidP="00470FD7">
      <w:pPr>
        <w:rPr>
          <w:sz w:val="18"/>
          <w:szCs w:val="18"/>
        </w:rPr>
      </w:pPr>
    </w:p>
    <w:p w:rsidR="00470FD7" w:rsidRDefault="00470FD7" w:rsidP="00470FD7">
      <w:pPr>
        <w:pStyle w:val="Heading1"/>
      </w:pPr>
      <w:bookmarkStart w:id="1" w:name="_Toc203883632"/>
      <w:bookmarkStart w:id="2" w:name="_Toc516749975"/>
      <w:r>
        <w:lastRenderedPageBreak/>
        <w:t>LIST OF TABLES</w:t>
      </w:r>
      <w:bookmarkEnd w:id="1"/>
      <w:bookmarkEnd w:id="2"/>
    </w:p>
    <w:p w:rsidR="00470FD7" w:rsidRDefault="00470FD7" w:rsidP="00470FD7">
      <w:pPr>
        <w:pStyle w:val="List-Page"/>
      </w:pPr>
      <w:r>
        <w:t>Table</w:t>
      </w:r>
      <w:r>
        <w:tab/>
        <w:t>Page</w:t>
      </w:r>
    </w:p>
    <w:p w:rsidR="002C1F50"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6750329" w:history="1">
        <w:r w:rsidR="002C1F50" w:rsidRPr="00507939">
          <w:rPr>
            <w:rStyle w:val="Hyperlink"/>
            <w:noProof/>
          </w:rPr>
          <w:t>Table 1.–Estimated coho salmon escapements for systems with formal escapement goals in Southeast Alaska, 2012–2017.</w:t>
        </w:r>
        <w:r w:rsidR="002C1F50">
          <w:rPr>
            <w:noProof/>
            <w:webHidden/>
          </w:rPr>
          <w:tab/>
        </w:r>
        <w:r w:rsidR="002C1F50">
          <w:rPr>
            <w:noProof/>
            <w:webHidden/>
          </w:rPr>
          <w:fldChar w:fldCharType="begin"/>
        </w:r>
        <w:r w:rsidR="002C1F50">
          <w:rPr>
            <w:noProof/>
            <w:webHidden/>
          </w:rPr>
          <w:instrText xml:space="preserve"> PAGEREF _Toc516750329 \h </w:instrText>
        </w:r>
        <w:r w:rsidR="002C1F50">
          <w:rPr>
            <w:noProof/>
            <w:webHidden/>
          </w:rPr>
        </w:r>
        <w:r w:rsidR="002C1F50">
          <w:rPr>
            <w:noProof/>
            <w:webHidden/>
          </w:rPr>
          <w:fldChar w:fldCharType="separate"/>
        </w:r>
        <w:r w:rsidR="00167CAD">
          <w:rPr>
            <w:noProof/>
            <w:webHidden/>
          </w:rPr>
          <w:t>6</w:t>
        </w:r>
        <w:r w:rsidR="002C1F50">
          <w:rPr>
            <w:noProof/>
            <w:webHidden/>
          </w:rPr>
          <w:fldChar w:fldCharType="end"/>
        </w:r>
      </w:hyperlink>
    </w:p>
    <w:p w:rsidR="002C1F50" w:rsidRDefault="008667D6">
      <w:pPr>
        <w:pStyle w:val="TableofFigures"/>
        <w:rPr>
          <w:rFonts w:asciiTheme="minorHAnsi" w:eastAsiaTheme="minorEastAsia" w:hAnsiTheme="minorHAnsi" w:cstheme="minorBidi"/>
          <w:noProof/>
          <w:sz w:val="22"/>
          <w:szCs w:val="22"/>
        </w:rPr>
      </w:pPr>
      <w:hyperlink w:anchor="_Toc516750330" w:history="1">
        <w:r w:rsidR="002C1F50" w:rsidRPr="00507939">
          <w:rPr>
            <w:rStyle w:val="Hyperlink"/>
            <w:noProof/>
          </w:rPr>
          <w:t>Table 2.–Southeast Alaska age .1 adult coho salmon escapement estimates and index counts, 1980–2017.</w:t>
        </w:r>
        <w:r w:rsidR="002C1F50">
          <w:rPr>
            <w:noProof/>
            <w:webHidden/>
          </w:rPr>
          <w:tab/>
        </w:r>
        <w:r w:rsidR="002C1F50">
          <w:rPr>
            <w:noProof/>
            <w:webHidden/>
          </w:rPr>
          <w:fldChar w:fldCharType="begin"/>
        </w:r>
        <w:r w:rsidR="002C1F50">
          <w:rPr>
            <w:noProof/>
            <w:webHidden/>
          </w:rPr>
          <w:instrText xml:space="preserve"> PAGEREF _Toc516750330 \h </w:instrText>
        </w:r>
        <w:r w:rsidR="002C1F50">
          <w:rPr>
            <w:noProof/>
            <w:webHidden/>
          </w:rPr>
        </w:r>
        <w:r w:rsidR="002C1F50">
          <w:rPr>
            <w:noProof/>
            <w:webHidden/>
          </w:rPr>
          <w:fldChar w:fldCharType="separate"/>
        </w:r>
        <w:r w:rsidR="00167CAD">
          <w:rPr>
            <w:noProof/>
            <w:webHidden/>
          </w:rPr>
          <w:t>9</w:t>
        </w:r>
        <w:r w:rsidR="002C1F50">
          <w:rPr>
            <w:noProof/>
            <w:webHidden/>
          </w:rPr>
          <w:fldChar w:fldCharType="end"/>
        </w:r>
      </w:hyperlink>
    </w:p>
    <w:p w:rsidR="002C1F50" w:rsidRDefault="008667D6">
      <w:pPr>
        <w:pStyle w:val="TableofFigures"/>
        <w:rPr>
          <w:rFonts w:asciiTheme="minorHAnsi" w:eastAsiaTheme="minorEastAsia" w:hAnsiTheme="minorHAnsi" w:cstheme="minorBidi"/>
          <w:noProof/>
          <w:sz w:val="22"/>
          <w:szCs w:val="22"/>
        </w:rPr>
      </w:pPr>
      <w:hyperlink w:anchor="_Toc516750331" w:history="1">
        <w:r w:rsidR="002C1F50" w:rsidRPr="00507939">
          <w:rPr>
            <w:rStyle w:val="Hyperlink"/>
            <w:noProof/>
          </w:rPr>
          <w:t>Table 3.–Total coho smolt and presmolt production estimates for 7 wild coho salmon-producing systems in Southeast Alaska by age-.1 return year, 1980–2017.</w:t>
        </w:r>
        <w:r w:rsidR="002C1F50">
          <w:rPr>
            <w:noProof/>
            <w:webHidden/>
          </w:rPr>
          <w:tab/>
        </w:r>
        <w:r w:rsidR="002C1F50">
          <w:rPr>
            <w:noProof/>
            <w:webHidden/>
          </w:rPr>
          <w:fldChar w:fldCharType="begin"/>
        </w:r>
        <w:r w:rsidR="002C1F50">
          <w:rPr>
            <w:noProof/>
            <w:webHidden/>
          </w:rPr>
          <w:instrText xml:space="preserve"> PAGEREF _Toc516750331 \h </w:instrText>
        </w:r>
        <w:r w:rsidR="002C1F50">
          <w:rPr>
            <w:noProof/>
            <w:webHidden/>
          </w:rPr>
        </w:r>
        <w:r w:rsidR="002C1F50">
          <w:rPr>
            <w:noProof/>
            <w:webHidden/>
          </w:rPr>
          <w:fldChar w:fldCharType="separate"/>
        </w:r>
        <w:r w:rsidR="00167CAD">
          <w:rPr>
            <w:noProof/>
            <w:webHidden/>
          </w:rPr>
          <w:t>16</w:t>
        </w:r>
        <w:r w:rsidR="002C1F50">
          <w:rPr>
            <w:noProof/>
            <w:webHidden/>
          </w:rPr>
          <w:fldChar w:fldCharType="end"/>
        </w:r>
      </w:hyperlink>
    </w:p>
    <w:p w:rsidR="002C1F50" w:rsidRDefault="008667D6">
      <w:pPr>
        <w:pStyle w:val="TableofFigures"/>
        <w:rPr>
          <w:rFonts w:asciiTheme="minorHAnsi" w:eastAsiaTheme="minorEastAsia" w:hAnsiTheme="minorHAnsi" w:cstheme="minorBidi"/>
          <w:noProof/>
          <w:sz w:val="22"/>
          <w:szCs w:val="22"/>
        </w:rPr>
      </w:pPr>
      <w:hyperlink w:anchor="_Toc516750332" w:history="1">
        <w:r w:rsidR="002C1F50" w:rsidRPr="00507939">
          <w:rPr>
            <w:rStyle w:val="Hyperlink"/>
            <w:noProof/>
          </w:rPr>
          <w:t>Table 4.–Estimated survival rate (percent) of coho salmon smolts and presmolts from six wild Southeast Alaska indicator stocks from the time of tagging until return to the fisheries, 1980–2017.</w:t>
        </w:r>
        <w:r w:rsidR="002C1F50">
          <w:rPr>
            <w:noProof/>
            <w:webHidden/>
          </w:rPr>
          <w:tab/>
        </w:r>
        <w:r w:rsidR="002C1F50">
          <w:rPr>
            <w:noProof/>
            <w:webHidden/>
          </w:rPr>
          <w:fldChar w:fldCharType="begin"/>
        </w:r>
        <w:r w:rsidR="002C1F50">
          <w:rPr>
            <w:noProof/>
            <w:webHidden/>
          </w:rPr>
          <w:instrText xml:space="preserve"> PAGEREF _Toc516750332 \h </w:instrText>
        </w:r>
        <w:r w:rsidR="002C1F50">
          <w:rPr>
            <w:noProof/>
            <w:webHidden/>
          </w:rPr>
        </w:r>
        <w:r w:rsidR="002C1F50">
          <w:rPr>
            <w:noProof/>
            <w:webHidden/>
          </w:rPr>
          <w:fldChar w:fldCharType="separate"/>
        </w:r>
        <w:r w:rsidR="00167CAD">
          <w:rPr>
            <w:noProof/>
            <w:webHidden/>
          </w:rPr>
          <w:t>22</w:t>
        </w:r>
        <w:r w:rsidR="002C1F50">
          <w:rPr>
            <w:noProof/>
            <w:webHidden/>
          </w:rPr>
          <w:fldChar w:fldCharType="end"/>
        </w:r>
      </w:hyperlink>
    </w:p>
    <w:p w:rsidR="002C1F50" w:rsidRDefault="008667D6">
      <w:pPr>
        <w:pStyle w:val="TableofFigures"/>
        <w:rPr>
          <w:rFonts w:asciiTheme="minorHAnsi" w:eastAsiaTheme="minorEastAsia" w:hAnsiTheme="minorHAnsi" w:cstheme="minorBidi"/>
          <w:noProof/>
          <w:sz w:val="22"/>
          <w:szCs w:val="22"/>
        </w:rPr>
      </w:pPr>
      <w:hyperlink w:anchor="_Toc516750333" w:history="1">
        <w:r w:rsidR="002C1F50" w:rsidRPr="00507939">
          <w:rPr>
            <w:rStyle w:val="Hyperlink"/>
            <w:noProof/>
          </w:rPr>
          <w:t>Table 5.–Estimates of wild and hatchery commercial harvest and troll harvest, troll exploitation rate index, mean-average power troll wild coho CPUE, total troll effort, and total wild coho salmon abundance available in the Alaska troll fishery, in millions of fish, 1982–2017.</w:t>
        </w:r>
        <w:r w:rsidR="002C1F50">
          <w:rPr>
            <w:noProof/>
            <w:webHidden/>
          </w:rPr>
          <w:tab/>
        </w:r>
        <w:r w:rsidR="002C1F50">
          <w:rPr>
            <w:noProof/>
            <w:webHidden/>
          </w:rPr>
          <w:fldChar w:fldCharType="begin"/>
        </w:r>
        <w:r w:rsidR="002C1F50">
          <w:rPr>
            <w:noProof/>
            <w:webHidden/>
          </w:rPr>
          <w:instrText xml:space="preserve"> PAGEREF _Toc516750333 \h </w:instrText>
        </w:r>
        <w:r w:rsidR="002C1F50">
          <w:rPr>
            <w:noProof/>
            <w:webHidden/>
          </w:rPr>
        </w:r>
        <w:r w:rsidR="002C1F50">
          <w:rPr>
            <w:noProof/>
            <w:webHidden/>
          </w:rPr>
          <w:fldChar w:fldCharType="separate"/>
        </w:r>
        <w:r w:rsidR="00167CAD">
          <w:rPr>
            <w:noProof/>
            <w:webHidden/>
          </w:rPr>
          <w:t>40</w:t>
        </w:r>
        <w:r w:rsidR="002C1F50">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516749976"/>
      <w:r>
        <w:t>LIST OF FIGURES</w:t>
      </w:r>
      <w:bookmarkEnd w:id="3"/>
      <w:bookmarkEnd w:id="4"/>
    </w:p>
    <w:p w:rsidR="00470FD7" w:rsidRDefault="00470FD7" w:rsidP="00470FD7">
      <w:pPr>
        <w:pStyle w:val="List-Page"/>
      </w:pPr>
      <w:r>
        <w:t>Figure</w:t>
      </w:r>
      <w:r>
        <w:tab/>
        <w:t>Page</w:t>
      </w:r>
    </w:p>
    <w:p w:rsidR="00091397"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6752149" w:history="1">
        <w:r w:rsidR="00091397" w:rsidRPr="00925807">
          <w:rPr>
            <w:rStyle w:val="Hyperlink"/>
            <w:noProof/>
          </w:rPr>
          <w:t>Figure 1.–Commercial harvest of wild and hatchery coho salmon in Southeast Alaska, 1890–2016, with a 9 point LOESS trend.</w:t>
        </w:r>
        <w:r w:rsidR="00091397">
          <w:rPr>
            <w:noProof/>
            <w:webHidden/>
          </w:rPr>
          <w:tab/>
        </w:r>
        <w:r w:rsidR="00091397">
          <w:rPr>
            <w:noProof/>
            <w:webHidden/>
          </w:rPr>
          <w:fldChar w:fldCharType="begin"/>
        </w:r>
        <w:r w:rsidR="00091397">
          <w:rPr>
            <w:noProof/>
            <w:webHidden/>
          </w:rPr>
          <w:instrText xml:space="preserve"> PAGEREF _Toc516752149 \h </w:instrText>
        </w:r>
        <w:r w:rsidR="00091397">
          <w:rPr>
            <w:noProof/>
            <w:webHidden/>
          </w:rPr>
        </w:r>
        <w:r w:rsidR="00091397">
          <w:rPr>
            <w:noProof/>
            <w:webHidden/>
          </w:rPr>
          <w:fldChar w:fldCharType="separate"/>
        </w:r>
        <w:r w:rsidR="00167CAD">
          <w:rPr>
            <w:noProof/>
            <w:webHidden/>
          </w:rPr>
          <w:t>2</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0" w:history="1">
        <w:r w:rsidR="00091397" w:rsidRPr="00925807">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sidR="00091397">
          <w:rPr>
            <w:noProof/>
            <w:webHidden/>
          </w:rPr>
          <w:tab/>
        </w:r>
        <w:r w:rsidR="00091397">
          <w:rPr>
            <w:noProof/>
            <w:webHidden/>
          </w:rPr>
          <w:fldChar w:fldCharType="begin"/>
        </w:r>
        <w:r w:rsidR="00091397">
          <w:rPr>
            <w:noProof/>
            <w:webHidden/>
          </w:rPr>
          <w:instrText xml:space="preserve"> PAGEREF _Toc516752150 \h </w:instrText>
        </w:r>
        <w:r w:rsidR="00091397">
          <w:rPr>
            <w:noProof/>
            <w:webHidden/>
          </w:rPr>
        </w:r>
        <w:r w:rsidR="00091397">
          <w:rPr>
            <w:noProof/>
            <w:webHidden/>
          </w:rPr>
          <w:fldChar w:fldCharType="separate"/>
        </w:r>
        <w:r w:rsidR="00167CAD">
          <w:rPr>
            <w:noProof/>
            <w:webHidden/>
          </w:rPr>
          <w:t>3</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1" w:history="1">
        <w:r w:rsidR="00091397" w:rsidRPr="00925807">
          <w:rPr>
            <w:rStyle w:val="Hyperlink"/>
            <w:noProof/>
          </w:rPr>
          <w:t>Figure 3.–Sport harvest of coho salmon in salt water and fresh water of in Southeast Alaska, 1977–2016 (and 8 pt LOESS trends), based on the state-wide harvest survey, with a preliminary estimate for both waters combined in 2017.</w:t>
        </w:r>
        <w:r w:rsidR="00091397">
          <w:rPr>
            <w:noProof/>
            <w:webHidden/>
          </w:rPr>
          <w:tab/>
        </w:r>
        <w:r w:rsidR="00091397">
          <w:rPr>
            <w:noProof/>
            <w:webHidden/>
          </w:rPr>
          <w:fldChar w:fldCharType="begin"/>
        </w:r>
        <w:r w:rsidR="00091397">
          <w:rPr>
            <w:noProof/>
            <w:webHidden/>
          </w:rPr>
          <w:instrText xml:space="preserve"> PAGEREF _Toc516752151 \h </w:instrText>
        </w:r>
        <w:r w:rsidR="00091397">
          <w:rPr>
            <w:noProof/>
            <w:webHidden/>
          </w:rPr>
        </w:r>
        <w:r w:rsidR="00091397">
          <w:rPr>
            <w:noProof/>
            <w:webHidden/>
          </w:rPr>
          <w:fldChar w:fldCharType="separate"/>
        </w:r>
        <w:r w:rsidR="00167CAD">
          <w:rPr>
            <w:noProof/>
            <w:webHidden/>
          </w:rPr>
          <w:t>5</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2" w:history="1">
        <w:r w:rsidR="00091397" w:rsidRPr="00925807">
          <w:rPr>
            <w:rStyle w:val="Hyperlink"/>
            <w:noProof/>
          </w:rPr>
          <w:t>Figure 4.–Coho salmon escapement estimates and indices for streams in the Northern Inside area (Districts 111 and 115) with escapement goal bounds and 7 point LOESS trends, 1980–2017.</w:t>
        </w:r>
        <w:r w:rsidR="00091397">
          <w:rPr>
            <w:noProof/>
            <w:webHidden/>
          </w:rPr>
          <w:tab/>
        </w:r>
        <w:r w:rsidR="00091397">
          <w:rPr>
            <w:noProof/>
            <w:webHidden/>
          </w:rPr>
          <w:fldChar w:fldCharType="begin"/>
        </w:r>
        <w:r w:rsidR="00091397">
          <w:rPr>
            <w:noProof/>
            <w:webHidden/>
          </w:rPr>
          <w:instrText xml:space="preserve"> PAGEREF _Toc516752152 \h </w:instrText>
        </w:r>
        <w:r w:rsidR="00091397">
          <w:rPr>
            <w:noProof/>
            <w:webHidden/>
          </w:rPr>
        </w:r>
        <w:r w:rsidR="00091397">
          <w:rPr>
            <w:noProof/>
            <w:webHidden/>
          </w:rPr>
          <w:fldChar w:fldCharType="separate"/>
        </w:r>
        <w:r w:rsidR="00167CAD">
          <w:rPr>
            <w:noProof/>
            <w:webHidden/>
          </w:rPr>
          <w:t>10</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3" w:history="1">
        <w:r w:rsidR="00091397" w:rsidRPr="00925807">
          <w:rPr>
            <w:rStyle w:val="Hyperlink"/>
            <w:noProof/>
          </w:rPr>
          <w:t>Figure 5.–Coho salmon escapement estimates and indices for streams in the Sitka area (District 113) with 7 point LOESS trends, 1982–2017. The Ford Arm Creek project was discontinued after 2015.</w:t>
        </w:r>
        <w:r w:rsidR="00091397">
          <w:rPr>
            <w:noProof/>
            <w:webHidden/>
          </w:rPr>
          <w:tab/>
        </w:r>
        <w:r w:rsidR="00091397">
          <w:rPr>
            <w:noProof/>
            <w:webHidden/>
          </w:rPr>
          <w:fldChar w:fldCharType="begin"/>
        </w:r>
        <w:r w:rsidR="00091397">
          <w:rPr>
            <w:noProof/>
            <w:webHidden/>
          </w:rPr>
          <w:instrText xml:space="preserve"> PAGEREF _Toc516752153 \h </w:instrText>
        </w:r>
        <w:r w:rsidR="00091397">
          <w:rPr>
            <w:noProof/>
            <w:webHidden/>
          </w:rPr>
        </w:r>
        <w:r w:rsidR="00091397">
          <w:rPr>
            <w:noProof/>
            <w:webHidden/>
          </w:rPr>
          <w:fldChar w:fldCharType="separate"/>
        </w:r>
        <w:r w:rsidR="00167CAD">
          <w:rPr>
            <w:noProof/>
            <w:webHidden/>
          </w:rPr>
          <w:t>12</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4" w:history="1">
        <w:r w:rsidR="00091397" w:rsidRPr="00925807">
          <w:rPr>
            <w:rStyle w:val="Hyperlink"/>
            <w:noProof/>
          </w:rPr>
          <w:t>Figure 6.–Sum of peak coho salmon escapement survey counts for 14 streams in the Ketchikan area (top graph) and coho salmon escapement counts and estimates for Hugh Smith Lake (bottom graph) with 7 point LOESS trends, 1982–2017.</w:t>
        </w:r>
        <w:r w:rsidR="00091397">
          <w:rPr>
            <w:noProof/>
            <w:webHidden/>
          </w:rPr>
          <w:tab/>
        </w:r>
        <w:r w:rsidR="00091397">
          <w:rPr>
            <w:noProof/>
            <w:webHidden/>
          </w:rPr>
          <w:fldChar w:fldCharType="begin"/>
        </w:r>
        <w:r w:rsidR="00091397">
          <w:rPr>
            <w:noProof/>
            <w:webHidden/>
          </w:rPr>
          <w:instrText xml:space="preserve"> PAGEREF _Toc516752154 \h </w:instrText>
        </w:r>
        <w:r w:rsidR="00091397">
          <w:rPr>
            <w:noProof/>
            <w:webHidden/>
          </w:rPr>
        </w:r>
        <w:r w:rsidR="00091397">
          <w:rPr>
            <w:noProof/>
            <w:webHidden/>
          </w:rPr>
          <w:fldChar w:fldCharType="separate"/>
        </w:r>
        <w:r w:rsidR="00167CAD">
          <w:rPr>
            <w:noProof/>
            <w:webHidden/>
          </w:rPr>
          <w:t>13</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5" w:history="1">
        <w:r w:rsidR="00091397" w:rsidRPr="00925807">
          <w:rPr>
            <w:rStyle w:val="Hyperlink"/>
            <w:noProof/>
          </w:rPr>
          <w:t>Figure 7.–Peak coho salmon escapement survey counts for 3 systems in the Yakutat area, 1972–2017, and escapement goal bounds.</w:t>
        </w:r>
        <w:r w:rsidR="00091397">
          <w:rPr>
            <w:noProof/>
            <w:webHidden/>
          </w:rPr>
          <w:tab/>
        </w:r>
        <w:r w:rsidR="00091397">
          <w:rPr>
            <w:noProof/>
            <w:webHidden/>
          </w:rPr>
          <w:fldChar w:fldCharType="begin"/>
        </w:r>
        <w:r w:rsidR="00091397">
          <w:rPr>
            <w:noProof/>
            <w:webHidden/>
          </w:rPr>
          <w:instrText xml:space="preserve"> PAGEREF _Toc516752155 \h </w:instrText>
        </w:r>
        <w:r w:rsidR="00091397">
          <w:rPr>
            <w:noProof/>
            <w:webHidden/>
          </w:rPr>
        </w:r>
        <w:r w:rsidR="00091397">
          <w:rPr>
            <w:noProof/>
            <w:webHidden/>
          </w:rPr>
          <w:fldChar w:fldCharType="separate"/>
        </w:r>
        <w:r w:rsidR="00167CAD">
          <w:rPr>
            <w:noProof/>
            <w:webHidden/>
          </w:rPr>
          <w:t>14</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6" w:history="1">
        <w:r w:rsidR="00091397" w:rsidRPr="00925807">
          <w:rPr>
            <w:rStyle w:val="Hyperlink"/>
            <w:noProof/>
          </w:rPr>
          <w:t>Figure 8.–Auke Creek coho salmon smolt production by sea-entry year, showing timing of construction of a handy-capped accessible trail around the perimeter of Auke Lake.</w:t>
        </w:r>
        <w:r w:rsidR="00091397">
          <w:rPr>
            <w:noProof/>
            <w:webHidden/>
          </w:rPr>
          <w:tab/>
        </w:r>
        <w:r w:rsidR="00091397">
          <w:rPr>
            <w:noProof/>
            <w:webHidden/>
          </w:rPr>
          <w:fldChar w:fldCharType="begin"/>
        </w:r>
        <w:r w:rsidR="00091397">
          <w:rPr>
            <w:noProof/>
            <w:webHidden/>
          </w:rPr>
          <w:instrText xml:space="preserve"> PAGEREF _Toc516752156 \h </w:instrText>
        </w:r>
        <w:r w:rsidR="00091397">
          <w:rPr>
            <w:noProof/>
            <w:webHidden/>
          </w:rPr>
        </w:r>
        <w:r w:rsidR="00091397">
          <w:rPr>
            <w:noProof/>
            <w:webHidden/>
          </w:rPr>
          <w:fldChar w:fldCharType="separate"/>
        </w:r>
        <w:r w:rsidR="00167CAD">
          <w:rPr>
            <w:noProof/>
            <w:webHidden/>
          </w:rPr>
          <w:t>17</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7" w:history="1">
        <w:r w:rsidR="00091397" w:rsidRPr="00925807">
          <w:rPr>
            <w:rStyle w:val="Hyperlink"/>
            <w:noProof/>
          </w:rPr>
          <w:t>Figure 9.–Berners River coho salmon smolt estimates (with 95% confidence bounds) and total July-November precipitation at the Juneau Airport in the prior year.</w:t>
        </w:r>
        <w:r w:rsidR="00091397">
          <w:rPr>
            <w:noProof/>
            <w:webHidden/>
          </w:rPr>
          <w:tab/>
        </w:r>
        <w:r w:rsidR="00091397">
          <w:rPr>
            <w:noProof/>
            <w:webHidden/>
          </w:rPr>
          <w:fldChar w:fldCharType="begin"/>
        </w:r>
        <w:r w:rsidR="00091397">
          <w:rPr>
            <w:noProof/>
            <w:webHidden/>
          </w:rPr>
          <w:instrText xml:space="preserve"> PAGEREF _Toc516752157 \h </w:instrText>
        </w:r>
        <w:r w:rsidR="00091397">
          <w:rPr>
            <w:noProof/>
            <w:webHidden/>
          </w:rPr>
        </w:r>
        <w:r w:rsidR="00091397">
          <w:rPr>
            <w:noProof/>
            <w:webHidden/>
          </w:rPr>
          <w:fldChar w:fldCharType="separate"/>
        </w:r>
        <w:r w:rsidR="00167CAD">
          <w:rPr>
            <w:noProof/>
            <w:webHidden/>
          </w:rPr>
          <w:t>17</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8" w:history="1">
        <w:r w:rsidR="00091397" w:rsidRPr="00925807">
          <w:rPr>
            <w:rStyle w:val="Hyperlink"/>
            <w:noProof/>
          </w:rPr>
          <w:t>Figure 10. Estimated population of rearing coho salmon presmolts in the Ford Arm Creek system and the peak survey count of spawing pink salmon in the creek in the same summer.</w:t>
        </w:r>
        <w:r w:rsidR="00091397">
          <w:rPr>
            <w:noProof/>
            <w:webHidden/>
          </w:rPr>
          <w:tab/>
        </w:r>
        <w:r w:rsidR="00091397">
          <w:rPr>
            <w:noProof/>
            <w:webHidden/>
          </w:rPr>
          <w:fldChar w:fldCharType="begin"/>
        </w:r>
        <w:r w:rsidR="00091397">
          <w:rPr>
            <w:noProof/>
            <w:webHidden/>
          </w:rPr>
          <w:instrText xml:space="preserve"> PAGEREF _Toc516752158 \h </w:instrText>
        </w:r>
        <w:r w:rsidR="00091397">
          <w:rPr>
            <w:noProof/>
            <w:webHidden/>
          </w:rPr>
        </w:r>
        <w:r w:rsidR="00091397">
          <w:rPr>
            <w:noProof/>
            <w:webHidden/>
          </w:rPr>
          <w:fldChar w:fldCharType="separate"/>
        </w:r>
        <w:r w:rsidR="00167CAD">
          <w:rPr>
            <w:noProof/>
            <w:webHidden/>
          </w:rPr>
          <w:t>18</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59" w:history="1">
        <w:r w:rsidR="00091397" w:rsidRPr="00925807">
          <w:rPr>
            <w:rStyle w:val="Hyperlink"/>
            <w:noProof/>
          </w:rPr>
          <w:t>Figure 11.–Pre-spawn adult salmon mortality from oxygen depletion in Ford Arm Creek on August 30, 2013 (left) and resultant mortality of large juvenile coho salmon (right). Photo by Amy Hemenway (ADF&amp;G).</w:t>
        </w:r>
        <w:r w:rsidR="00091397">
          <w:rPr>
            <w:noProof/>
            <w:webHidden/>
          </w:rPr>
          <w:tab/>
        </w:r>
        <w:r w:rsidR="00091397">
          <w:rPr>
            <w:noProof/>
            <w:webHidden/>
          </w:rPr>
          <w:fldChar w:fldCharType="begin"/>
        </w:r>
        <w:r w:rsidR="00091397">
          <w:rPr>
            <w:noProof/>
            <w:webHidden/>
          </w:rPr>
          <w:instrText xml:space="preserve"> PAGEREF _Toc516752159 \h </w:instrText>
        </w:r>
        <w:r w:rsidR="00091397">
          <w:rPr>
            <w:noProof/>
            <w:webHidden/>
          </w:rPr>
        </w:r>
        <w:r w:rsidR="00091397">
          <w:rPr>
            <w:noProof/>
            <w:webHidden/>
          </w:rPr>
          <w:fldChar w:fldCharType="separate"/>
        </w:r>
        <w:r w:rsidR="00167CAD">
          <w:rPr>
            <w:noProof/>
            <w:webHidden/>
          </w:rPr>
          <w:t>20</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0" w:history="1">
        <w:r w:rsidR="00091397" w:rsidRPr="00925807">
          <w:rPr>
            <w:rStyle w:val="Hyperlink"/>
            <w:noProof/>
          </w:rPr>
          <w:t>Figure 12.–Estimated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r w:rsidR="00091397">
          <w:rPr>
            <w:noProof/>
            <w:webHidden/>
          </w:rPr>
          <w:tab/>
        </w:r>
        <w:r w:rsidR="00091397">
          <w:rPr>
            <w:noProof/>
            <w:webHidden/>
          </w:rPr>
          <w:fldChar w:fldCharType="begin"/>
        </w:r>
        <w:r w:rsidR="00091397">
          <w:rPr>
            <w:noProof/>
            <w:webHidden/>
          </w:rPr>
          <w:instrText xml:space="preserve"> PAGEREF _Toc516752160 \h </w:instrText>
        </w:r>
        <w:r w:rsidR="00091397">
          <w:rPr>
            <w:noProof/>
            <w:webHidden/>
          </w:rPr>
        </w:r>
        <w:r w:rsidR="00091397">
          <w:rPr>
            <w:noProof/>
            <w:webHidden/>
          </w:rPr>
          <w:fldChar w:fldCharType="separate"/>
        </w:r>
        <w:r w:rsidR="00167CAD">
          <w:rPr>
            <w:b/>
            <w:bCs/>
            <w:noProof/>
            <w:webHidden/>
          </w:rPr>
          <w:t>Error! Bookmark not defined.</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1" w:history="1">
        <w:r w:rsidR="00091397" w:rsidRPr="00925807">
          <w:rPr>
            <w:rStyle w:val="Hyperlink"/>
            <w:noProof/>
          </w:rPr>
          <w:t>Figure 13.–Estimated marine survival rate for wild coho salmon smolts migration from Auke creek by age 0-ocean jacks and age 1-ocean adults,1980–2016, with a forecast for 2017 and a 0.25 LOESS trend for total survival.</w:t>
        </w:r>
        <w:r w:rsidR="00091397">
          <w:rPr>
            <w:noProof/>
            <w:webHidden/>
          </w:rPr>
          <w:tab/>
        </w:r>
        <w:r w:rsidR="00091397">
          <w:rPr>
            <w:noProof/>
            <w:webHidden/>
          </w:rPr>
          <w:fldChar w:fldCharType="begin"/>
        </w:r>
        <w:r w:rsidR="00091397">
          <w:rPr>
            <w:noProof/>
            <w:webHidden/>
          </w:rPr>
          <w:instrText xml:space="preserve"> PAGEREF _Toc516752161 \h </w:instrText>
        </w:r>
        <w:r w:rsidR="00091397">
          <w:rPr>
            <w:noProof/>
            <w:webHidden/>
          </w:rPr>
        </w:r>
        <w:r w:rsidR="00091397">
          <w:rPr>
            <w:noProof/>
            <w:webHidden/>
          </w:rPr>
          <w:fldChar w:fldCharType="separate"/>
        </w:r>
        <w:r w:rsidR="00167CAD">
          <w:rPr>
            <w:noProof/>
            <w:webHidden/>
          </w:rPr>
          <w:t>23</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2" w:history="1">
        <w:r w:rsidR="00091397" w:rsidRPr="00925807">
          <w:rPr>
            <w:rStyle w:val="Hyperlink"/>
            <w:noProof/>
          </w:rPr>
          <w:t xml:space="preserve">Figure 14.–Relationships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w:t>
        </w:r>
        <w:r w:rsidR="00091397" w:rsidRPr="00925807">
          <w:rPr>
            <w:rStyle w:val="Hyperlink"/>
            <w:noProof/>
          </w:rPr>
          <w:lastRenderedPageBreak/>
          <w:t>prior to 1990 was interpolated from the relationship with Auke Creek during 1990–2017 using the method described by Brown (1974).</w:t>
        </w:r>
        <w:r w:rsidR="00091397">
          <w:rPr>
            <w:noProof/>
            <w:webHidden/>
          </w:rPr>
          <w:tab/>
        </w:r>
        <w:r w:rsidR="00091397">
          <w:rPr>
            <w:noProof/>
            <w:webHidden/>
          </w:rPr>
          <w:fldChar w:fldCharType="begin"/>
        </w:r>
        <w:r w:rsidR="00091397">
          <w:rPr>
            <w:noProof/>
            <w:webHidden/>
          </w:rPr>
          <w:instrText xml:space="preserve"> PAGEREF _Toc516752162 \h </w:instrText>
        </w:r>
        <w:r w:rsidR="00091397">
          <w:rPr>
            <w:noProof/>
            <w:webHidden/>
          </w:rPr>
        </w:r>
        <w:r w:rsidR="00091397">
          <w:rPr>
            <w:noProof/>
            <w:webHidden/>
          </w:rPr>
          <w:fldChar w:fldCharType="separate"/>
        </w:r>
        <w:r w:rsidR="00167CAD">
          <w:rPr>
            <w:noProof/>
            <w:webHidden/>
          </w:rPr>
          <w:t>24</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3" w:history="1">
        <w:r w:rsidR="00091397" w:rsidRPr="00925807">
          <w:rPr>
            <w:rStyle w:val="Hyperlink"/>
            <w:noProof/>
          </w:rPr>
          <w:t>Figure 15. Coho salmon harvest by the Situk-Ahrnklin setnet fishery compared with marine survival of hatchery coho salmon in the Oregon Production Index (OPI) area.</w:t>
        </w:r>
        <w:r w:rsidR="00091397">
          <w:rPr>
            <w:noProof/>
            <w:webHidden/>
          </w:rPr>
          <w:tab/>
        </w:r>
        <w:r w:rsidR="00091397">
          <w:rPr>
            <w:noProof/>
            <w:webHidden/>
          </w:rPr>
          <w:fldChar w:fldCharType="begin"/>
        </w:r>
        <w:r w:rsidR="00091397">
          <w:rPr>
            <w:noProof/>
            <w:webHidden/>
          </w:rPr>
          <w:instrText xml:space="preserve"> PAGEREF _Toc516752163 \h </w:instrText>
        </w:r>
        <w:r w:rsidR="00091397">
          <w:rPr>
            <w:noProof/>
            <w:webHidden/>
          </w:rPr>
        </w:r>
        <w:r w:rsidR="00091397">
          <w:rPr>
            <w:noProof/>
            <w:webHidden/>
          </w:rPr>
          <w:fldChar w:fldCharType="separate"/>
        </w:r>
        <w:r w:rsidR="00167CAD">
          <w:rPr>
            <w:noProof/>
            <w:webHidden/>
          </w:rPr>
          <w:t>25</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4" w:history="1">
        <w:r w:rsidR="00091397" w:rsidRPr="00925807">
          <w:rPr>
            <w:rStyle w:val="Hyperlink"/>
            <w:noProof/>
          </w:rPr>
          <w:t>Figure 16.–Relationship between the rate of return of Auke Creek coho salmon as jacks versus as adults</w:t>
        </w:r>
        <w:r w:rsidR="00091397">
          <w:rPr>
            <w:noProof/>
            <w:webHidden/>
          </w:rPr>
          <w:tab/>
        </w:r>
        <w:r w:rsidR="00091397">
          <w:rPr>
            <w:noProof/>
            <w:webHidden/>
          </w:rPr>
          <w:fldChar w:fldCharType="begin"/>
        </w:r>
        <w:r w:rsidR="00091397">
          <w:rPr>
            <w:noProof/>
            <w:webHidden/>
          </w:rPr>
          <w:instrText xml:space="preserve"> PAGEREF _Toc516752164 \h </w:instrText>
        </w:r>
        <w:r w:rsidR="00091397">
          <w:rPr>
            <w:noProof/>
            <w:webHidden/>
          </w:rPr>
        </w:r>
        <w:r w:rsidR="00091397">
          <w:rPr>
            <w:noProof/>
            <w:webHidden/>
          </w:rPr>
          <w:fldChar w:fldCharType="separate"/>
        </w:r>
        <w:r w:rsidR="00167CAD">
          <w:rPr>
            <w:noProof/>
            <w:webHidden/>
          </w:rPr>
          <w:t>26</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5" w:history="1">
        <w:r w:rsidR="00091397" w:rsidRPr="00925807">
          <w:rPr>
            <w:rStyle w:val="Hyperlink"/>
            <w:noProof/>
          </w:rPr>
          <w:t>Figure 17.–Smolt-adult survival for Auke Creek coho salmon and average fork length on July 24 of juvenile coho salmon caught in NOAA trawl surveys in northern Southeast Alaska, by sea-entry year</w:t>
        </w:r>
        <w:r w:rsidR="00091397">
          <w:rPr>
            <w:noProof/>
            <w:webHidden/>
          </w:rPr>
          <w:tab/>
        </w:r>
        <w:r w:rsidR="00091397">
          <w:rPr>
            <w:noProof/>
            <w:webHidden/>
          </w:rPr>
          <w:fldChar w:fldCharType="begin"/>
        </w:r>
        <w:r w:rsidR="00091397">
          <w:rPr>
            <w:noProof/>
            <w:webHidden/>
          </w:rPr>
          <w:instrText xml:space="preserve"> PAGEREF _Toc516752165 \h </w:instrText>
        </w:r>
        <w:r w:rsidR="00091397">
          <w:rPr>
            <w:noProof/>
            <w:webHidden/>
          </w:rPr>
        </w:r>
        <w:r w:rsidR="00091397">
          <w:rPr>
            <w:noProof/>
            <w:webHidden/>
          </w:rPr>
          <w:fldChar w:fldCharType="separate"/>
        </w:r>
        <w:r w:rsidR="00167CAD">
          <w:rPr>
            <w:noProof/>
            <w:webHidden/>
          </w:rPr>
          <w:t>26</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6" w:history="1">
        <w:r w:rsidR="00091397" w:rsidRPr="00925807">
          <w:rPr>
            <w:rStyle w:val="Hyperlink"/>
            <w:noProof/>
          </w:rPr>
          <w:t>Figure 18.–Relationship between mean-average pre-gillnet length of returning Berners River coho salmon marine survival and smolt–adult survival by return year, with 2016 and 2017 outliers excluded.</w:t>
        </w:r>
        <w:r w:rsidR="00091397">
          <w:rPr>
            <w:noProof/>
            <w:webHidden/>
          </w:rPr>
          <w:tab/>
        </w:r>
        <w:r w:rsidR="00091397">
          <w:rPr>
            <w:noProof/>
            <w:webHidden/>
          </w:rPr>
          <w:fldChar w:fldCharType="begin"/>
        </w:r>
        <w:r w:rsidR="00091397">
          <w:rPr>
            <w:noProof/>
            <w:webHidden/>
          </w:rPr>
          <w:instrText xml:space="preserve"> PAGEREF _Toc516752166 \h </w:instrText>
        </w:r>
        <w:r w:rsidR="00091397">
          <w:rPr>
            <w:noProof/>
            <w:webHidden/>
          </w:rPr>
        </w:r>
        <w:r w:rsidR="00091397">
          <w:rPr>
            <w:noProof/>
            <w:webHidden/>
          </w:rPr>
          <w:fldChar w:fldCharType="separate"/>
        </w:r>
        <w:r w:rsidR="00167CAD">
          <w:rPr>
            <w:noProof/>
            <w:webHidden/>
          </w:rPr>
          <w:t>28</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7" w:history="1">
        <w:r w:rsidR="00091397" w:rsidRPr="00925807">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1980–2016. Estimates are shown both with and without releases and contributions from the Klawock Hatchery.</w:t>
        </w:r>
        <w:r w:rsidR="00091397">
          <w:rPr>
            <w:noProof/>
            <w:webHidden/>
          </w:rPr>
          <w:tab/>
        </w:r>
        <w:r w:rsidR="00091397">
          <w:rPr>
            <w:noProof/>
            <w:webHidden/>
          </w:rPr>
          <w:fldChar w:fldCharType="begin"/>
        </w:r>
        <w:r w:rsidR="00091397">
          <w:rPr>
            <w:noProof/>
            <w:webHidden/>
          </w:rPr>
          <w:instrText xml:space="preserve"> PAGEREF _Toc516752167 \h </w:instrText>
        </w:r>
        <w:r w:rsidR="00091397">
          <w:rPr>
            <w:noProof/>
            <w:webHidden/>
          </w:rPr>
        </w:r>
        <w:r w:rsidR="00091397">
          <w:rPr>
            <w:noProof/>
            <w:webHidden/>
          </w:rPr>
          <w:fldChar w:fldCharType="separate"/>
        </w:r>
        <w:r w:rsidR="00167CAD">
          <w:rPr>
            <w:noProof/>
            <w:webHidden/>
          </w:rPr>
          <w:t>30</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8" w:history="1">
        <w:r w:rsidR="00091397" w:rsidRPr="00925807">
          <w:rPr>
            <w:rStyle w:val="Hyperlink"/>
            <w:noProof/>
          </w:rPr>
          <w:t>Figure 20.–Number of coho salmon smolts released from the Hidden Falls Hatchery into Kasnyku Bay, and their subsequent marine survival by adult return year (with 8 pt LOESS trends).</w:t>
        </w:r>
        <w:r w:rsidR="00091397">
          <w:rPr>
            <w:noProof/>
            <w:webHidden/>
          </w:rPr>
          <w:tab/>
        </w:r>
        <w:r w:rsidR="00091397">
          <w:rPr>
            <w:noProof/>
            <w:webHidden/>
          </w:rPr>
          <w:fldChar w:fldCharType="begin"/>
        </w:r>
        <w:r w:rsidR="00091397">
          <w:rPr>
            <w:noProof/>
            <w:webHidden/>
          </w:rPr>
          <w:instrText xml:space="preserve"> PAGEREF _Toc516752168 \h </w:instrText>
        </w:r>
        <w:r w:rsidR="00091397">
          <w:rPr>
            <w:noProof/>
            <w:webHidden/>
          </w:rPr>
        </w:r>
        <w:r w:rsidR="00091397">
          <w:rPr>
            <w:noProof/>
            <w:webHidden/>
          </w:rPr>
          <w:fldChar w:fldCharType="separate"/>
        </w:r>
        <w:r w:rsidR="00167CAD">
          <w:rPr>
            <w:noProof/>
            <w:webHidden/>
          </w:rPr>
          <w:t>32</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69" w:history="1">
        <w:r w:rsidR="00091397" w:rsidRPr="00925807">
          <w:rPr>
            <w:rStyle w:val="Hyperlink"/>
            <w:noProof/>
          </w:rPr>
          <w:t>Figure 21.–Total run size, harvest, escapement, and biological escapement goal range for four wild Southeast Alaska coho salmon indicator stocks, 1982–2017 (the Ford Arm Creek project was discontinued after 2015). Escapement to the Berners River is represented by the unexpanded survey count.</w:t>
        </w:r>
        <w:r w:rsidR="00091397">
          <w:rPr>
            <w:noProof/>
            <w:webHidden/>
          </w:rPr>
          <w:tab/>
        </w:r>
        <w:r w:rsidR="00091397">
          <w:rPr>
            <w:noProof/>
            <w:webHidden/>
          </w:rPr>
          <w:fldChar w:fldCharType="begin"/>
        </w:r>
        <w:r w:rsidR="00091397">
          <w:rPr>
            <w:noProof/>
            <w:webHidden/>
          </w:rPr>
          <w:instrText xml:space="preserve"> PAGEREF _Toc516752169 \h </w:instrText>
        </w:r>
        <w:r w:rsidR="00091397">
          <w:rPr>
            <w:noProof/>
            <w:webHidden/>
          </w:rPr>
        </w:r>
        <w:r w:rsidR="00091397">
          <w:rPr>
            <w:noProof/>
            <w:webHidden/>
          </w:rPr>
          <w:fldChar w:fldCharType="separate"/>
        </w:r>
        <w:r w:rsidR="00167CAD">
          <w:rPr>
            <w:noProof/>
            <w:webHidden/>
          </w:rPr>
          <w:t>33</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0" w:history="1">
        <w:r w:rsidR="00091397" w:rsidRPr="00925807">
          <w:rPr>
            <w:rStyle w:val="Hyperlink"/>
            <w:noProof/>
          </w:rPr>
          <w:t>Figure 22.–Total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091397">
          <w:rPr>
            <w:noProof/>
            <w:webHidden/>
          </w:rPr>
          <w:tab/>
        </w:r>
        <w:r w:rsidR="00091397">
          <w:rPr>
            <w:noProof/>
            <w:webHidden/>
          </w:rPr>
          <w:fldChar w:fldCharType="begin"/>
        </w:r>
        <w:r w:rsidR="00091397">
          <w:rPr>
            <w:noProof/>
            <w:webHidden/>
          </w:rPr>
          <w:instrText xml:space="preserve"> PAGEREF _Toc516752170 \h </w:instrText>
        </w:r>
        <w:r w:rsidR="00091397">
          <w:rPr>
            <w:noProof/>
            <w:webHidden/>
          </w:rPr>
        </w:r>
        <w:r w:rsidR="00091397">
          <w:rPr>
            <w:noProof/>
            <w:webHidden/>
          </w:rPr>
          <w:fldChar w:fldCharType="separate"/>
        </w:r>
        <w:r w:rsidR="00167CAD">
          <w:rPr>
            <w:noProof/>
            <w:webHidden/>
          </w:rPr>
          <w:t>34</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1" w:history="1">
        <w:r w:rsidR="00091397" w:rsidRPr="00925807">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sidR="00091397">
          <w:rPr>
            <w:noProof/>
            <w:webHidden/>
          </w:rPr>
          <w:tab/>
        </w:r>
        <w:r w:rsidR="00091397">
          <w:rPr>
            <w:noProof/>
            <w:webHidden/>
          </w:rPr>
          <w:fldChar w:fldCharType="begin"/>
        </w:r>
        <w:r w:rsidR="00091397">
          <w:rPr>
            <w:noProof/>
            <w:webHidden/>
          </w:rPr>
          <w:instrText xml:space="preserve"> PAGEREF _Toc516752171 \h </w:instrText>
        </w:r>
        <w:r w:rsidR="00091397">
          <w:rPr>
            <w:noProof/>
            <w:webHidden/>
          </w:rPr>
        </w:r>
        <w:r w:rsidR="00091397">
          <w:rPr>
            <w:noProof/>
            <w:webHidden/>
          </w:rPr>
          <w:fldChar w:fldCharType="separate"/>
        </w:r>
        <w:r w:rsidR="00167CAD">
          <w:rPr>
            <w:noProof/>
            <w:webHidden/>
          </w:rPr>
          <w:t>35</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2" w:history="1">
        <w:r w:rsidR="00091397" w:rsidRPr="00925807">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sidR="00091397">
          <w:rPr>
            <w:noProof/>
            <w:webHidden/>
          </w:rPr>
          <w:tab/>
        </w:r>
        <w:r w:rsidR="00091397">
          <w:rPr>
            <w:noProof/>
            <w:webHidden/>
          </w:rPr>
          <w:fldChar w:fldCharType="begin"/>
        </w:r>
        <w:r w:rsidR="00091397">
          <w:rPr>
            <w:noProof/>
            <w:webHidden/>
          </w:rPr>
          <w:instrText xml:space="preserve"> PAGEREF _Toc516752172 \h </w:instrText>
        </w:r>
        <w:r w:rsidR="00091397">
          <w:rPr>
            <w:noProof/>
            <w:webHidden/>
          </w:rPr>
        </w:r>
        <w:r w:rsidR="00091397">
          <w:rPr>
            <w:noProof/>
            <w:webHidden/>
          </w:rPr>
          <w:fldChar w:fldCharType="separate"/>
        </w:r>
        <w:r w:rsidR="00167CAD">
          <w:rPr>
            <w:noProof/>
            <w:webHidden/>
          </w:rPr>
          <w:t>37</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3" w:history="1">
        <w:r w:rsidR="00091397" w:rsidRPr="00925807">
          <w:rPr>
            <w:rStyle w:val="Hyperlink"/>
            <w:noProof/>
          </w:rPr>
          <w:t>Figure 25.–Estimates of Southeast Alaska wild coho salmon commercial harvest, total wild abundance available to the Alaska troll fishery, and mean-average power troll wild CPUE in statistical weeks 28–38, 1982–2017.</w:t>
        </w:r>
        <w:r w:rsidR="00091397">
          <w:rPr>
            <w:noProof/>
            <w:webHidden/>
          </w:rPr>
          <w:tab/>
        </w:r>
        <w:r w:rsidR="00091397">
          <w:rPr>
            <w:noProof/>
            <w:webHidden/>
          </w:rPr>
          <w:fldChar w:fldCharType="begin"/>
        </w:r>
        <w:r w:rsidR="00091397">
          <w:rPr>
            <w:noProof/>
            <w:webHidden/>
          </w:rPr>
          <w:instrText xml:space="preserve"> PAGEREF _Toc516752173 \h </w:instrText>
        </w:r>
        <w:r w:rsidR="00091397">
          <w:rPr>
            <w:noProof/>
            <w:webHidden/>
          </w:rPr>
        </w:r>
        <w:r w:rsidR="00091397">
          <w:rPr>
            <w:noProof/>
            <w:webHidden/>
          </w:rPr>
          <w:fldChar w:fldCharType="separate"/>
        </w:r>
        <w:r w:rsidR="00167CAD">
          <w:rPr>
            <w:noProof/>
            <w:webHidden/>
          </w:rPr>
          <w:t>41</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4" w:history="1">
        <w:r w:rsidR="00091397" w:rsidRPr="00925807">
          <w:rPr>
            <w:rStyle w:val="Hyperlink"/>
            <w:noProof/>
          </w:rPr>
          <w:t>Figure 26.–Ratio of the estimated total abundance of wild coho salmon available to the Alaska troll fishery and mean-average power troll wild coho salmon CPUE (catch-per-boat-day) during statistical weeks 28–38.</w:t>
        </w:r>
        <w:r w:rsidR="00091397">
          <w:rPr>
            <w:noProof/>
            <w:webHidden/>
          </w:rPr>
          <w:tab/>
        </w:r>
        <w:r w:rsidR="00091397">
          <w:rPr>
            <w:noProof/>
            <w:webHidden/>
          </w:rPr>
          <w:fldChar w:fldCharType="begin"/>
        </w:r>
        <w:r w:rsidR="00091397">
          <w:rPr>
            <w:noProof/>
            <w:webHidden/>
          </w:rPr>
          <w:instrText xml:space="preserve"> PAGEREF _Toc516752174 \h </w:instrText>
        </w:r>
        <w:r w:rsidR="00091397">
          <w:rPr>
            <w:noProof/>
            <w:webHidden/>
          </w:rPr>
        </w:r>
        <w:r w:rsidR="00091397">
          <w:rPr>
            <w:noProof/>
            <w:webHidden/>
          </w:rPr>
          <w:fldChar w:fldCharType="separate"/>
        </w:r>
        <w:r w:rsidR="00167CAD">
          <w:rPr>
            <w:noProof/>
            <w:webHidden/>
          </w:rPr>
          <w:t>41</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5" w:history="1">
        <w:r w:rsidR="00091397" w:rsidRPr="00925807">
          <w:rPr>
            <w:rStyle w:val="Hyperlink"/>
            <w:noProof/>
          </w:rPr>
          <w:t>Figure 27.–Region-wide power troll weekly wild coho salmon catch-per-unit-of-effort (CPUE) during 2013–2017 compared with the prior 20-year average (1993–2012).</w:t>
        </w:r>
        <w:r w:rsidR="00091397">
          <w:rPr>
            <w:noProof/>
            <w:webHidden/>
          </w:rPr>
          <w:tab/>
        </w:r>
        <w:r w:rsidR="00091397">
          <w:rPr>
            <w:noProof/>
            <w:webHidden/>
          </w:rPr>
          <w:fldChar w:fldCharType="begin"/>
        </w:r>
        <w:r w:rsidR="00091397">
          <w:rPr>
            <w:noProof/>
            <w:webHidden/>
          </w:rPr>
          <w:instrText xml:space="preserve"> PAGEREF _Toc516752175 \h </w:instrText>
        </w:r>
        <w:r w:rsidR="00091397">
          <w:rPr>
            <w:noProof/>
            <w:webHidden/>
          </w:rPr>
        </w:r>
        <w:r w:rsidR="00091397">
          <w:rPr>
            <w:noProof/>
            <w:webHidden/>
          </w:rPr>
          <w:fldChar w:fldCharType="separate"/>
        </w:r>
        <w:r w:rsidR="00167CAD">
          <w:rPr>
            <w:noProof/>
            <w:webHidden/>
          </w:rPr>
          <w:t>42</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6" w:history="1">
        <w:r w:rsidR="00091397" w:rsidRPr="00925807">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and Ford Arm Creek and 40% for Hugh Smith Lake (prior to 1989, Auke Creek is given a 40% weighting and Berners River 0%). Interpolations were made in computing Alaska Troll Index based on Brown (1974) for years when estimates were unavailable.</w:t>
        </w:r>
        <w:r w:rsidR="00091397">
          <w:rPr>
            <w:noProof/>
            <w:webHidden/>
          </w:rPr>
          <w:tab/>
        </w:r>
        <w:r w:rsidR="00091397">
          <w:rPr>
            <w:noProof/>
            <w:webHidden/>
          </w:rPr>
          <w:fldChar w:fldCharType="begin"/>
        </w:r>
        <w:r w:rsidR="00091397">
          <w:rPr>
            <w:noProof/>
            <w:webHidden/>
          </w:rPr>
          <w:instrText xml:space="preserve"> PAGEREF _Toc516752176 \h </w:instrText>
        </w:r>
        <w:r w:rsidR="00091397">
          <w:rPr>
            <w:noProof/>
            <w:webHidden/>
          </w:rPr>
        </w:r>
        <w:r w:rsidR="00091397">
          <w:rPr>
            <w:noProof/>
            <w:webHidden/>
          </w:rPr>
          <w:fldChar w:fldCharType="separate"/>
        </w:r>
        <w:r w:rsidR="00167CAD">
          <w:rPr>
            <w:noProof/>
            <w:webHidden/>
          </w:rPr>
          <w:t>44</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7" w:history="1">
        <w:r w:rsidR="00091397" w:rsidRPr="00925807">
          <w:rPr>
            <w:rStyle w:val="Hyperlink"/>
            <w:noProof/>
          </w:rPr>
          <w:t>Figure 29.–Estimated total exploitation rates by all fisheries for 4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sidR="00091397">
          <w:rPr>
            <w:noProof/>
            <w:webHidden/>
          </w:rPr>
          <w:tab/>
        </w:r>
        <w:r w:rsidR="00091397">
          <w:rPr>
            <w:noProof/>
            <w:webHidden/>
          </w:rPr>
          <w:fldChar w:fldCharType="begin"/>
        </w:r>
        <w:r w:rsidR="00091397">
          <w:rPr>
            <w:noProof/>
            <w:webHidden/>
          </w:rPr>
          <w:instrText xml:space="preserve"> PAGEREF _Toc516752177 \h </w:instrText>
        </w:r>
        <w:r w:rsidR="00091397">
          <w:rPr>
            <w:noProof/>
            <w:webHidden/>
          </w:rPr>
        </w:r>
        <w:r w:rsidR="00091397">
          <w:rPr>
            <w:noProof/>
            <w:webHidden/>
          </w:rPr>
          <w:fldChar w:fldCharType="separate"/>
        </w:r>
        <w:r w:rsidR="00167CAD">
          <w:rPr>
            <w:noProof/>
            <w:webHidden/>
          </w:rPr>
          <w:t>45</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8" w:history="1">
        <w:r w:rsidR="00091397" w:rsidRPr="00925807">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sidR="00091397">
          <w:rPr>
            <w:noProof/>
            <w:webHidden/>
          </w:rPr>
          <w:tab/>
        </w:r>
        <w:r w:rsidR="00091397">
          <w:rPr>
            <w:noProof/>
            <w:webHidden/>
          </w:rPr>
          <w:fldChar w:fldCharType="begin"/>
        </w:r>
        <w:r w:rsidR="00091397">
          <w:rPr>
            <w:noProof/>
            <w:webHidden/>
          </w:rPr>
          <w:instrText xml:space="preserve"> PAGEREF _Toc516752178 \h </w:instrText>
        </w:r>
        <w:r w:rsidR="00091397">
          <w:rPr>
            <w:noProof/>
            <w:webHidden/>
          </w:rPr>
        </w:r>
        <w:r w:rsidR="00091397">
          <w:rPr>
            <w:noProof/>
            <w:webHidden/>
          </w:rPr>
          <w:fldChar w:fldCharType="separate"/>
        </w:r>
        <w:r w:rsidR="00167CAD">
          <w:rPr>
            <w:noProof/>
            <w:webHidden/>
          </w:rPr>
          <w:t>47</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79" w:history="1">
        <w:r w:rsidR="00091397" w:rsidRPr="00925807">
          <w:rPr>
            <w:rStyle w:val="Hyperlink"/>
            <w:noProof/>
          </w:rPr>
          <w:t>Figure 31.–Annual average mid eye to fork length for age-.1 male and female coho salmon sampled in Auke Creek, Berners River, Ford Arm Creek, and Hugh Smith Lake, 1982–2017.</w:t>
        </w:r>
        <w:r w:rsidR="00091397">
          <w:rPr>
            <w:noProof/>
            <w:webHidden/>
          </w:rPr>
          <w:tab/>
        </w:r>
        <w:r w:rsidR="00091397">
          <w:rPr>
            <w:noProof/>
            <w:webHidden/>
          </w:rPr>
          <w:fldChar w:fldCharType="begin"/>
        </w:r>
        <w:r w:rsidR="00091397">
          <w:rPr>
            <w:noProof/>
            <w:webHidden/>
          </w:rPr>
          <w:instrText xml:space="preserve"> PAGEREF _Toc516752179 \h </w:instrText>
        </w:r>
        <w:r w:rsidR="00091397">
          <w:rPr>
            <w:noProof/>
            <w:webHidden/>
          </w:rPr>
        </w:r>
        <w:r w:rsidR="00091397">
          <w:rPr>
            <w:noProof/>
            <w:webHidden/>
          </w:rPr>
          <w:fldChar w:fldCharType="separate"/>
        </w:r>
        <w:r w:rsidR="00167CAD">
          <w:rPr>
            <w:noProof/>
            <w:webHidden/>
          </w:rPr>
          <w:t>51</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0" w:history="1">
        <w:r w:rsidR="00091397" w:rsidRPr="00925807">
          <w:rPr>
            <w:rStyle w:val="Hyperlink"/>
            <w:noProof/>
          </w:rPr>
          <w:t>Figure 32.–Coefficient of variation in the mid eye to fork length and 9 pt LOESS trend for age-.1 male and female coho salmon sampled in Auke Creek, Berners River, Ford Arm Creek, and Hugh Smith Lake, 1982–2017.</w:t>
        </w:r>
        <w:r w:rsidR="00091397">
          <w:rPr>
            <w:noProof/>
            <w:webHidden/>
          </w:rPr>
          <w:tab/>
        </w:r>
        <w:r w:rsidR="00091397">
          <w:rPr>
            <w:noProof/>
            <w:webHidden/>
          </w:rPr>
          <w:fldChar w:fldCharType="begin"/>
        </w:r>
        <w:r w:rsidR="00091397">
          <w:rPr>
            <w:noProof/>
            <w:webHidden/>
          </w:rPr>
          <w:instrText xml:space="preserve"> PAGEREF _Toc516752180 \h </w:instrText>
        </w:r>
        <w:r w:rsidR="00091397">
          <w:rPr>
            <w:noProof/>
            <w:webHidden/>
          </w:rPr>
        </w:r>
        <w:r w:rsidR="00091397">
          <w:rPr>
            <w:noProof/>
            <w:webHidden/>
          </w:rPr>
          <w:fldChar w:fldCharType="separate"/>
        </w:r>
        <w:r w:rsidR="00167CAD">
          <w:rPr>
            <w:noProof/>
            <w:webHidden/>
          </w:rPr>
          <w:t>52</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1" w:history="1">
        <w:r w:rsidR="00091397" w:rsidRPr="00925807">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sidR="00091397">
          <w:rPr>
            <w:noProof/>
            <w:webHidden/>
          </w:rPr>
          <w:tab/>
        </w:r>
        <w:r w:rsidR="00091397">
          <w:rPr>
            <w:noProof/>
            <w:webHidden/>
          </w:rPr>
          <w:fldChar w:fldCharType="begin"/>
        </w:r>
        <w:r w:rsidR="00091397">
          <w:rPr>
            <w:noProof/>
            <w:webHidden/>
          </w:rPr>
          <w:instrText xml:space="preserve"> PAGEREF _Toc516752181 \h </w:instrText>
        </w:r>
        <w:r w:rsidR="00091397">
          <w:rPr>
            <w:noProof/>
            <w:webHidden/>
          </w:rPr>
        </w:r>
        <w:r w:rsidR="00091397">
          <w:rPr>
            <w:noProof/>
            <w:webHidden/>
          </w:rPr>
          <w:fldChar w:fldCharType="separate"/>
        </w:r>
        <w:r w:rsidR="00167CAD">
          <w:rPr>
            <w:noProof/>
            <w:webHidden/>
          </w:rPr>
          <w:t>54</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2" w:history="1">
        <w:r w:rsidR="00091397" w:rsidRPr="00925807">
          <w:rPr>
            <w:rStyle w:val="Hyperlink"/>
            <w:noProof/>
          </w:rPr>
          <w:t>Figure 34.–Southeast Alaska troll-caught coho salmon average dressed weight compared with modeled weight</w:t>
        </w:r>
        <w:r w:rsidR="00091397">
          <w:rPr>
            <w:noProof/>
            <w:webHidden/>
          </w:rPr>
          <w:tab/>
        </w:r>
        <w:r w:rsidR="00091397">
          <w:rPr>
            <w:noProof/>
            <w:webHidden/>
          </w:rPr>
          <w:fldChar w:fldCharType="begin"/>
        </w:r>
        <w:r w:rsidR="00091397">
          <w:rPr>
            <w:noProof/>
            <w:webHidden/>
          </w:rPr>
          <w:instrText xml:space="preserve"> PAGEREF _Toc516752182 \h </w:instrText>
        </w:r>
        <w:r w:rsidR="00091397">
          <w:rPr>
            <w:noProof/>
            <w:webHidden/>
          </w:rPr>
        </w:r>
        <w:r w:rsidR="00091397">
          <w:rPr>
            <w:noProof/>
            <w:webHidden/>
          </w:rPr>
          <w:fldChar w:fldCharType="separate"/>
        </w:r>
        <w:r w:rsidR="00167CAD">
          <w:rPr>
            <w:noProof/>
            <w:webHidden/>
          </w:rPr>
          <w:t>55</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3" w:history="1">
        <w:r w:rsidR="00091397" w:rsidRPr="00925807">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sidR="00091397">
          <w:rPr>
            <w:noProof/>
            <w:webHidden/>
          </w:rPr>
          <w:tab/>
        </w:r>
        <w:r w:rsidR="00091397">
          <w:rPr>
            <w:noProof/>
            <w:webHidden/>
          </w:rPr>
          <w:fldChar w:fldCharType="begin"/>
        </w:r>
        <w:r w:rsidR="00091397">
          <w:rPr>
            <w:noProof/>
            <w:webHidden/>
          </w:rPr>
          <w:instrText xml:space="preserve"> PAGEREF _Toc516752183 \h </w:instrText>
        </w:r>
        <w:r w:rsidR="00091397">
          <w:rPr>
            <w:noProof/>
            <w:webHidden/>
          </w:rPr>
        </w:r>
        <w:r w:rsidR="00091397">
          <w:rPr>
            <w:noProof/>
            <w:webHidden/>
          </w:rPr>
          <w:fldChar w:fldCharType="separate"/>
        </w:r>
        <w:r w:rsidR="00167CAD">
          <w:rPr>
            <w:noProof/>
            <w:webHidden/>
          </w:rPr>
          <w:t>56</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4" w:history="1">
        <w:r w:rsidR="00091397" w:rsidRPr="00925807">
          <w:rPr>
            <w:rStyle w:val="Hyperlink"/>
            <w:noProof/>
          </w:rPr>
          <w:t>Figure 36.–The dressed weight of troll caught coho salmon in Southeast Alaska in even and odd years with 0.3 LOESS trends and forecasts for 2018 and 2019 (with 90% confidence bounds). The 2019 forecast is based on a model that excludes the PDO index at lag 0. Recent even years are marked with dots to highlight progressive recovery of coho weight on the even-year squid line from a record low in 2012.</w:t>
        </w:r>
        <w:r w:rsidR="00091397">
          <w:rPr>
            <w:noProof/>
            <w:webHidden/>
          </w:rPr>
          <w:tab/>
        </w:r>
        <w:r w:rsidR="00091397">
          <w:rPr>
            <w:noProof/>
            <w:webHidden/>
          </w:rPr>
          <w:fldChar w:fldCharType="begin"/>
        </w:r>
        <w:r w:rsidR="00091397">
          <w:rPr>
            <w:noProof/>
            <w:webHidden/>
          </w:rPr>
          <w:instrText xml:space="preserve"> PAGEREF _Toc516752184 \h </w:instrText>
        </w:r>
        <w:r w:rsidR="00091397">
          <w:rPr>
            <w:noProof/>
            <w:webHidden/>
          </w:rPr>
        </w:r>
        <w:r w:rsidR="00091397">
          <w:rPr>
            <w:noProof/>
            <w:webHidden/>
          </w:rPr>
          <w:fldChar w:fldCharType="separate"/>
        </w:r>
        <w:r w:rsidR="00167CAD">
          <w:rPr>
            <w:noProof/>
            <w:webHidden/>
          </w:rPr>
          <w:t>57</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5" w:history="1">
        <w:r w:rsidR="00091397" w:rsidRPr="00925807">
          <w:rPr>
            <w:rStyle w:val="Hyperlink"/>
            <w:noProof/>
          </w:rPr>
          <w:t>Figure 37.–Mean-average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r w:rsidR="00091397">
          <w:rPr>
            <w:noProof/>
            <w:webHidden/>
          </w:rPr>
          <w:tab/>
        </w:r>
        <w:r w:rsidR="00091397">
          <w:rPr>
            <w:noProof/>
            <w:webHidden/>
          </w:rPr>
          <w:fldChar w:fldCharType="begin"/>
        </w:r>
        <w:r w:rsidR="00091397">
          <w:rPr>
            <w:noProof/>
            <w:webHidden/>
          </w:rPr>
          <w:instrText xml:space="preserve"> PAGEREF _Toc516752185 \h </w:instrText>
        </w:r>
        <w:r w:rsidR="00091397">
          <w:rPr>
            <w:noProof/>
            <w:webHidden/>
          </w:rPr>
        </w:r>
        <w:r w:rsidR="00091397">
          <w:rPr>
            <w:noProof/>
            <w:webHidden/>
          </w:rPr>
          <w:fldChar w:fldCharType="separate"/>
        </w:r>
        <w:r w:rsidR="00167CAD">
          <w:rPr>
            <w:noProof/>
            <w:webHidden/>
          </w:rPr>
          <w:t>60</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6" w:history="1">
        <w:r w:rsidR="00091397" w:rsidRPr="00925807">
          <w:rPr>
            <w:rStyle w:val="Hyperlink"/>
            <w:noProof/>
          </w:rPr>
          <w:t>Figure 38.–Bent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00091397">
          <w:rPr>
            <w:noProof/>
            <w:webHidden/>
          </w:rPr>
          <w:tab/>
        </w:r>
        <w:r w:rsidR="00091397">
          <w:rPr>
            <w:noProof/>
            <w:webHidden/>
          </w:rPr>
          <w:fldChar w:fldCharType="begin"/>
        </w:r>
        <w:r w:rsidR="00091397">
          <w:rPr>
            <w:noProof/>
            <w:webHidden/>
          </w:rPr>
          <w:instrText xml:space="preserve"> PAGEREF _Toc516752186 \h </w:instrText>
        </w:r>
        <w:r w:rsidR="00091397">
          <w:rPr>
            <w:noProof/>
            <w:webHidden/>
          </w:rPr>
        </w:r>
        <w:r w:rsidR="00091397">
          <w:rPr>
            <w:noProof/>
            <w:webHidden/>
          </w:rPr>
          <w:fldChar w:fldCharType="separate"/>
        </w:r>
        <w:r w:rsidR="00167CAD">
          <w:rPr>
            <w:noProof/>
            <w:webHidden/>
          </w:rPr>
          <w:t>61</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7" w:history="1">
        <w:r w:rsidR="00091397" w:rsidRPr="00925807">
          <w:rPr>
            <w:rStyle w:val="Hyperlink"/>
            <w:noProof/>
          </w:rPr>
          <w:t>Figure 39.–Average female spawner length (A), ratio of female spawners to males (B), per capita egg biomass (PCEB) index for spawners (C), and marine survival from smolt to age 1-ocean returning adult for the coho salmon population in the Berners River, 1989–2017.</w:t>
        </w:r>
        <w:r w:rsidR="00091397">
          <w:rPr>
            <w:noProof/>
            <w:webHidden/>
          </w:rPr>
          <w:tab/>
        </w:r>
        <w:r w:rsidR="00091397">
          <w:rPr>
            <w:noProof/>
            <w:webHidden/>
          </w:rPr>
          <w:fldChar w:fldCharType="begin"/>
        </w:r>
        <w:r w:rsidR="00091397">
          <w:rPr>
            <w:noProof/>
            <w:webHidden/>
          </w:rPr>
          <w:instrText xml:space="preserve"> PAGEREF _Toc516752187 \h </w:instrText>
        </w:r>
        <w:r w:rsidR="00091397">
          <w:rPr>
            <w:noProof/>
            <w:webHidden/>
          </w:rPr>
        </w:r>
        <w:r w:rsidR="00091397">
          <w:rPr>
            <w:noProof/>
            <w:webHidden/>
          </w:rPr>
          <w:fldChar w:fldCharType="separate"/>
        </w:r>
        <w:r w:rsidR="00167CAD">
          <w:rPr>
            <w:noProof/>
            <w:webHidden/>
          </w:rPr>
          <w:t>63</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8" w:history="1">
        <w:r w:rsidR="00091397" w:rsidRPr="00925807">
          <w:rPr>
            <w:rStyle w:val="Hyperlink"/>
            <w:noProof/>
          </w:rPr>
          <w:t>Figure 40.–Nominal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r w:rsidR="00091397">
          <w:rPr>
            <w:noProof/>
            <w:webHidden/>
          </w:rPr>
          <w:tab/>
        </w:r>
        <w:r w:rsidR="00091397">
          <w:rPr>
            <w:noProof/>
            <w:webHidden/>
          </w:rPr>
          <w:fldChar w:fldCharType="begin"/>
        </w:r>
        <w:r w:rsidR="00091397">
          <w:rPr>
            <w:noProof/>
            <w:webHidden/>
          </w:rPr>
          <w:instrText xml:space="preserve"> PAGEREF _Toc516752188 \h </w:instrText>
        </w:r>
        <w:r w:rsidR="00091397">
          <w:rPr>
            <w:noProof/>
            <w:webHidden/>
          </w:rPr>
        </w:r>
        <w:r w:rsidR="00091397">
          <w:rPr>
            <w:noProof/>
            <w:webHidden/>
          </w:rPr>
          <w:fldChar w:fldCharType="separate"/>
        </w:r>
        <w:r w:rsidR="00167CAD">
          <w:rPr>
            <w:noProof/>
            <w:webHidden/>
          </w:rPr>
          <w:t>64</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89" w:history="1">
        <w:r w:rsidR="00091397" w:rsidRPr="00925807">
          <w:rPr>
            <w:rStyle w:val="Hyperlink"/>
            <w:noProof/>
          </w:rPr>
          <w:t>Figure 41.–Estimated total adult coho salmon returns to the Berners River (unexpanded escapement), and scaled returns to the Chilkat River and Hugh Smith Lake, compared with an estimate of the abundance of wild coho salmon available to the Alaska troll fishery.</w:t>
        </w:r>
        <w:r w:rsidR="00091397">
          <w:rPr>
            <w:noProof/>
            <w:webHidden/>
          </w:rPr>
          <w:tab/>
        </w:r>
        <w:r w:rsidR="00091397">
          <w:rPr>
            <w:noProof/>
            <w:webHidden/>
          </w:rPr>
          <w:fldChar w:fldCharType="begin"/>
        </w:r>
        <w:r w:rsidR="00091397">
          <w:rPr>
            <w:noProof/>
            <w:webHidden/>
          </w:rPr>
          <w:instrText xml:space="preserve"> PAGEREF _Toc516752189 \h </w:instrText>
        </w:r>
        <w:r w:rsidR="00091397">
          <w:rPr>
            <w:noProof/>
            <w:webHidden/>
          </w:rPr>
        </w:r>
        <w:r w:rsidR="00091397">
          <w:rPr>
            <w:noProof/>
            <w:webHidden/>
          </w:rPr>
          <w:fldChar w:fldCharType="separate"/>
        </w:r>
        <w:r w:rsidR="00167CAD">
          <w:rPr>
            <w:noProof/>
            <w:webHidden/>
          </w:rPr>
          <w:t>65</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90" w:history="1">
        <w:r w:rsidR="00091397" w:rsidRPr="00925807">
          <w:rPr>
            <w:rStyle w:val="Hyperlink"/>
            <w:noProof/>
          </w:rPr>
          <w:t>Figure 42.–Number of coho and chum salmon, and all species combined, released into marine waters in inside districts of Southeast Alaska (Districts 101–102, 106–108, 110–112 and 115) where marine survival of coho salmon has recently declined.</w:t>
        </w:r>
        <w:r w:rsidR="00091397">
          <w:rPr>
            <w:noProof/>
            <w:webHidden/>
          </w:rPr>
          <w:tab/>
        </w:r>
        <w:r w:rsidR="00091397">
          <w:rPr>
            <w:noProof/>
            <w:webHidden/>
          </w:rPr>
          <w:fldChar w:fldCharType="begin"/>
        </w:r>
        <w:r w:rsidR="00091397">
          <w:rPr>
            <w:noProof/>
            <w:webHidden/>
          </w:rPr>
          <w:instrText xml:space="preserve"> PAGEREF _Toc516752190 \h </w:instrText>
        </w:r>
        <w:r w:rsidR="00091397">
          <w:rPr>
            <w:noProof/>
            <w:webHidden/>
          </w:rPr>
        </w:r>
        <w:r w:rsidR="00091397">
          <w:rPr>
            <w:noProof/>
            <w:webHidden/>
          </w:rPr>
          <w:fldChar w:fldCharType="separate"/>
        </w:r>
        <w:r w:rsidR="00167CAD">
          <w:rPr>
            <w:noProof/>
            <w:webHidden/>
          </w:rPr>
          <w:t>69</w:t>
        </w:r>
        <w:r w:rsidR="00091397">
          <w:rPr>
            <w:noProof/>
            <w:webHidden/>
          </w:rPr>
          <w:fldChar w:fldCharType="end"/>
        </w:r>
      </w:hyperlink>
    </w:p>
    <w:p w:rsidR="00091397" w:rsidRDefault="008667D6">
      <w:pPr>
        <w:pStyle w:val="TableofFigures"/>
        <w:rPr>
          <w:rFonts w:asciiTheme="minorHAnsi" w:eastAsiaTheme="minorEastAsia" w:hAnsiTheme="minorHAnsi" w:cstheme="minorBidi"/>
          <w:noProof/>
          <w:sz w:val="22"/>
          <w:szCs w:val="22"/>
        </w:rPr>
      </w:pPr>
      <w:hyperlink w:anchor="_Toc516752191" w:history="1">
        <w:r w:rsidR="00091397" w:rsidRPr="00925807">
          <w:rPr>
            <w:rStyle w:val="Hyperlink"/>
            <w:noProof/>
          </w:rPr>
          <w:t>Figure 43.–Commercial harvest of pink salmon from populations maturing in the Gulf of Alaska (includes the total harvest in North America, excluding the Bering Sea and Aleutian Islands; top graph) and the April–March PDO index (bottom graph), 1966–2017.</w:t>
        </w:r>
        <w:r w:rsidR="00091397">
          <w:rPr>
            <w:noProof/>
            <w:webHidden/>
          </w:rPr>
          <w:tab/>
        </w:r>
        <w:r w:rsidR="00091397">
          <w:rPr>
            <w:noProof/>
            <w:webHidden/>
          </w:rPr>
          <w:fldChar w:fldCharType="begin"/>
        </w:r>
        <w:r w:rsidR="00091397">
          <w:rPr>
            <w:noProof/>
            <w:webHidden/>
          </w:rPr>
          <w:instrText xml:space="preserve"> PAGEREF _Toc516752191 \h </w:instrText>
        </w:r>
        <w:r w:rsidR="00091397">
          <w:rPr>
            <w:noProof/>
            <w:webHidden/>
          </w:rPr>
        </w:r>
        <w:r w:rsidR="00091397">
          <w:rPr>
            <w:noProof/>
            <w:webHidden/>
          </w:rPr>
          <w:fldChar w:fldCharType="separate"/>
        </w:r>
        <w:r w:rsidR="00167CAD">
          <w:rPr>
            <w:noProof/>
            <w:webHidden/>
          </w:rPr>
          <w:t>71</w:t>
        </w:r>
        <w:r w:rsidR="00091397">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516749977"/>
      <w:r>
        <w:t>LIST OF APPENDICES</w:t>
      </w:r>
      <w:bookmarkEnd w:id="5"/>
      <w:bookmarkEnd w:id="6"/>
    </w:p>
    <w:p w:rsidR="009A64DC" w:rsidRDefault="009A64DC" w:rsidP="009A64DC">
      <w:pPr>
        <w:pStyle w:val="List-Page"/>
      </w:pPr>
      <w:r>
        <w:t>Appendix</w:t>
      </w:r>
      <w:r>
        <w:tab/>
        <w:t>Page</w:t>
      </w:r>
    </w:p>
    <w:p w:rsidR="009A64DC"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516752461" w:history="1">
        <w:r w:rsidRPr="006D415D">
          <w:rPr>
            <w:rStyle w:val="Hyperlink"/>
            <w:noProof/>
          </w:rPr>
          <w:t>Appendix A 1.–Northern Inside area coho salmon escapements, 1980–2017.</w:t>
        </w:r>
        <w:r>
          <w:rPr>
            <w:noProof/>
            <w:webHidden/>
          </w:rPr>
          <w:tab/>
        </w:r>
        <w:r>
          <w:rPr>
            <w:noProof/>
            <w:webHidden/>
          </w:rPr>
          <w:fldChar w:fldCharType="begin"/>
        </w:r>
        <w:r>
          <w:rPr>
            <w:noProof/>
            <w:webHidden/>
          </w:rPr>
          <w:instrText xml:space="preserve"> PAGEREF _Toc516752461 \h </w:instrText>
        </w:r>
        <w:r>
          <w:rPr>
            <w:noProof/>
            <w:webHidden/>
          </w:rPr>
        </w:r>
        <w:r>
          <w:rPr>
            <w:noProof/>
            <w:webHidden/>
          </w:rPr>
          <w:fldChar w:fldCharType="separate"/>
        </w:r>
        <w:r w:rsidR="00167CAD">
          <w:rPr>
            <w:noProof/>
            <w:webHidden/>
          </w:rPr>
          <w:t>86</w:t>
        </w:r>
        <w:r>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462" w:history="1">
        <w:r w:rsidR="009A64DC" w:rsidRPr="006D415D">
          <w:rPr>
            <w:rStyle w:val="Hyperlink"/>
            <w:noProof/>
          </w:rPr>
          <w:t>Appendix A 2.–Peak counts of coho salmon in the Sitka escapement survey index (sum of 5 streams) and a combination of weir counts and mark-recapture estimates of the Ford Arm Creek escapement, 1982–2017.</w:t>
        </w:r>
        <w:r w:rsidR="009A64DC">
          <w:rPr>
            <w:noProof/>
            <w:webHidden/>
          </w:rPr>
          <w:tab/>
        </w:r>
        <w:r w:rsidR="009A64DC">
          <w:rPr>
            <w:noProof/>
            <w:webHidden/>
          </w:rPr>
          <w:fldChar w:fldCharType="begin"/>
        </w:r>
        <w:r w:rsidR="009A64DC">
          <w:rPr>
            <w:noProof/>
            <w:webHidden/>
          </w:rPr>
          <w:instrText xml:space="preserve"> PAGEREF _Toc516752462 \h </w:instrText>
        </w:r>
        <w:r w:rsidR="009A64DC">
          <w:rPr>
            <w:noProof/>
            <w:webHidden/>
          </w:rPr>
        </w:r>
        <w:r w:rsidR="009A64DC">
          <w:rPr>
            <w:noProof/>
            <w:webHidden/>
          </w:rPr>
          <w:fldChar w:fldCharType="separate"/>
        </w:r>
        <w:r w:rsidR="00167CAD">
          <w:rPr>
            <w:noProof/>
            <w:webHidden/>
          </w:rPr>
          <w:t>87</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463" w:history="1">
        <w:r w:rsidR="009A64DC" w:rsidRPr="006D415D">
          <w:rPr>
            <w:rStyle w:val="Hyperlink"/>
            <w:noProof/>
          </w:rPr>
          <w:t>Appendix A 3.–Peak coho salmon survey counts for 14 streams in the Ketchikan area and total adult coho salmon escapement to Hugh Smith Lake, 1987–2017.</w:t>
        </w:r>
        <w:r w:rsidR="009A64DC">
          <w:rPr>
            <w:noProof/>
            <w:webHidden/>
          </w:rPr>
          <w:tab/>
        </w:r>
        <w:r w:rsidR="009A64DC">
          <w:rPr>
            <w:noProof/>
            <w:webHidden/>
          </w:rPr>
          <w:fldChar w:fldCharType="begin"/>
        </w:r>
        <w:r w:rsidR="009A64DC">
          <w:rPr>
            <w:noProof/>
            <w:webHidden/>
          </w:rPr>
          <w:instrText xml:space="preserve"> PAGEREF _Toc516752463 \h </w:instrText>
        </w:r>
        <w:r w:rsidR="009A64DC">
          <w:rPr>
            <w:noProof/>
            <w:webHidden/>
          </w:rPr>
        </w:r>
        <w:r w:rsidR="009A64DC">
          <w:rPr>
            <w:noProof/>
            <w:webHidden/>
          </w:rPr>
          <w:fldChar w:fldCharType="separate"/>
        </w:r>
        <w:r w:rsidR="00167CAD">
          <w:rPr>
            <w:noProof/>
            <w:webHidden/>
          </w:rPr>
          <w:t>88</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464" w:history="1">
        <w:r w:rsidR="009A64DC" w:rsidRPr="006D415D">
          <w:rPr>
            <w:rStyle w:val="Hyperlink"/>
            <w:noProof/>
          </w:rPr>
          <w:t>Appendix A 4.–Yakutat area coho salmon peak escapement survey counts and available total escapement estimates, 1972–2016.</w:t>
        </w:r>
        <w:r w:rsidR="009A64DC">
          <w:rPr>
            <w:noProof/>
            <w:webHidden/>
          </w:rPr>
          <w:tab/>
        </w:r>
        <w:r w:rsidR="009A64DC">
          <w:rPr>
            <w:noProof/>
            <w:webHidden/>
          </w:rPr>
          <w:fldChar w:fldCharType="begin"/>
        </w:r>
        <w:r w:rsidR="009A64DC">
          <w:rPr>
            <w:noProof/>
            <w:webHidden/>
          </w:rPr>
          <w:instrText xml:space="preserve"> PAGEREF _Toc516752464 \h </w:instrText>
        </w:r>
        <w:r w:rsidR="009A64DC">
          <w:rPr>
            <w:noProof/>
            <w:webHidden/>
          </w:rPr>
        </w:r>
        <w:r w:rsidR="009A64DC">
          <w:rPr>
            <w:noProof/>
            <w:webHidden/>
          </w:rPr>
          <w:fldChar w:fldCharType="separate"/>
        </w:r>
        <w:r w:rsidR="00167CAD">
          <w:rPr>
            <w:noProof/>
            <w:webHidden/>
          </w:rPr>
          <w:t>89</w:t>
        </w:r>
        <w:r w:rsidR="009A64DC">
          <w:rPr>
            <w:noProof/>
            <w:webHidden/>
          </w:rPr>
          <w:fldChar w:fldCharType="end"/>
        </w:r>
      </w:hyperlink>
    </w:p>
    <w:p w:rsidR="009A64DC" w:rsidRDefault="009A64DC" w:rsidP="009A64DC">
      <w:pPr>
        <w:rPr>
          <w:noProof/>
        </w:rPr>
      </w:pPr>
      <w:r>
        <w:fldChar w:fldCharType="end"/>
      </w:r>
      <w:r>
        <w:fldChar w:fldCharType="begin"/>
      </w:r>
      <w:r>
        <w:instrText xml:space="preserve"> TOC \h \z \c "Appendix B" </w:instrText>
      </w:r>
      <w:r>
        <w:fldChar w:fldCharType="separate"/>
      </w:r>
    </w:p>
    <w:p w:rsidR="009A64DC" w:rsidRDefault="008667D6">
      <w:pPr>
        <w:pStyle w:val="TableofFigures"/>
        <w:rPr>
          <w:rFonts w:asciiTheme="minorHAnsi" w:eastAsiaTheme="minorEastAsia" w:hAnsiTheme="minorHAnsi" w:cstheme="minorBidi"/>
          <w:noProof/>
          <w:sz w:val="22"/>
          <w:szCs w:val="22"/>
        </w:rPr>
      </w:pPr>
      <w:hyperlink w:anchor="_Toc516752355" w:history="1">
        <w:r w:rsidR="009A64DC" w:rsidRPr="00D0092A">
          <w:rPr>
            <w:rStyle w:val="Hyperlink"/>
            <w:noProof/>
          </w:rPr>
          <w:t>Appendix B 1.–Estimated fishery sample size (expanded CWT recoveries), harvest by gear type, escapement, and total run of coho salmon returning to Auke Creek, 1980–2017.</w:t>
        </w:r>
        <w:r w:rsidR="009A64DC">
          <w:rPr>
            <w:noProof/>
            <w:webHidden/>
          </w:rPr>
          <w:tab/>
        </w:r>
        <w:r w:rsidR="009A64DC">
          <w:rPr>
            <w:noProof/>
            <w:webHidden/>
          </w:rPr>
          <w:fldChar w:fldCharType="begin"/>
        </w:r>
        <w:r w:rsidR="009A64DC">
          <w:rPr>
            <w:noProof/>
            <w:webHidden/>
          </w:rPr>
          <w:instrText xml:space="preserve"> PAGEREF _Toc516752355 \h </w:instrText>
        </w:r>
        <w:r w:rsidR="009A64DC">
          <w:rPr>
            <w:noProof/>
            <w:webHidden/>
          </w:rPr>
        </w:r>
        <w:r w:rsidR="009A64DC">
          <w:rPr>
            <w:noProof/>
            <w:webHidden/>
          </w:rPr>
          <w:fldChar w:fldCharType="separate"/>
        </w:r>
        <w:r w:rsidR="00167CAD">
          <w:rPr>
            <w:noProof/>
            <w:webHidden/>
          </w:rPr>
          <w:t>91</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56" w:history="1">
        <w:r w:rsidR="009A64DC" w:rsidRPr="00D0092A">
          <w:rPr>
            <w:rStyle w:val="Hyperlink"/>
            <w:noProof/>
          </w:rPr>
          <w:t>Appendix B 2.–Estimated fishery sample size (expanded CWT recoveries), harvest by gear type, escapement and total run of coho salmon returning to the Berners River, 1982–2017.</w:t>
        </w:r>
        <w:r w:rsidR="009A64DC">
          <w:rPr>
            <w:noProof/>
            <w:webHidden/>
          </w:rPr>
          <w:tab/>
        </w:r>
        <w:r w:rsidR="009A64DC">
          <w:rPr>
            <w:noProof/>
            <w:webHidden/>
          </w:rPr>
          <w:fldChar w:fldCharType="begin"/>
        </w:r>
        <w:r w:rsidR="009A64DC">
          <w:rPr>
            <w:noProof/>
            <w:webHidden/>
          </w:rPr>
          <w:instrText xml:space="preserve"> PAGEREF _Toc516752356 \h </w:instrText>
        </w:r>
        <w:r w:rsidR="009A64DC">
          <w:rPr>
            <w:noProof/>
            <w:webHidden/>
          </w:rPr>
        </w:r>
        <w:r w:rsidR="009A64DC">
          <w:rPr>
            <w:noProof/>
            <w:webHidden/>
          </w:rPr>
          <w:fldChar w:fldCharType="separate"/>
        </w:r>
        <w:r w:rsidR="00167CAD">
          <w:rPr>
            <w:noProof/>
            <w:webHidden/>
          </w:rPr>
          <w:t>92</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57" w:history="1">
        <w:r w:rsidR="009A64DC" w:rsidRPr="00D0092A">
          <w:rPr>
            <w:rStyle w:val="Hyperlink"/>
            <w:noProof/>
          </w:rPr>
          <w:t>Appendix B 3.–Estimated fishery sample size (expanded CWT recoveries), harvest by gear type, escapement and total run of coho salmon returning to the Berners River based on the expanded escapement survey count, 1989–2017.</w:t>
        </w:r>
        <w:r w:rsidR="009A64DC">
          <w:rPr>
            <w:noProof/>
            <w:webHidden/>
          </w:rPr>
          <w:tab/>
        </w:r>
        <w:r w:rsidR="009A64DC">
          <w:rPr>
            <w:noProof/>
            <w:webHidden/>
          </w:rPr>
          <w:fldChar w:fldCharType="begin"/>
        </w:r>
        <w:r w:rsidR="009A64DC">
          <w:rPr>
            <w:noProof/>
            <w:webHidden/>
          </w:rPr>
          <w:instrText xml:space="preserve"> PAGEREF _Toc516752357 \h </w:instrText>
        </w:r>
        <w:r w:rsidR="009A64DC">
          <w:rPr>
            <w:noProof/>
            <w:webHidden/>
          </w:rPr>
        </w:r>
        <w:r w:rsidR="009A64DC">
          <w:rPr>
            <w:noProof/>
            <w:webHidden/>
          </w:rPr>
          <w:fldChar w:fldCharType="separate"/>
        </w:r>
        <w:r w:rsidR="00167CAD">
          <w:rPr>
            <w:noProof/>
            <w:webHidden/>
          </w:rPr>
          <w:t>93</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58" w:history="1">
        <w:r w:rsidR="009A64DC" w:rsidRPr="00D0092A">
          <w:rPr>
            <w:rStyle w:val="Hyperlink"/>
            <w:noProof/>
          </w:rPr>
          <w:t>Appendix B 4.–Estimated fishery sample size (expanded CWT recoveries), harvest by gear type, escapement, and total run of coho salmon returning to Ford Arm Creek, 1982–2015.</w:t>
        </w:r>
        <w:r w:rsidR="009A64DC">
          <w:rPr>
            <w:noProof/>
            <w:webHidden/>
          </w:rPr>
          <w:tab/>
        </w:r>
        <w:r w:rsidR="009A64DC">
          <w:rPr>
            <w:noProof/>
            <w:webHidden/>
          </w:rPr>
          <w:fldChar w:fldCharType="begin"/>
        </w:r>
        <w:r w:rsidR="009A64DC">
          <w:rPr>
            <w:noProof/>
            <w:webHidden/>
          </w:rPr>
          <w:instrText xml:space="preserve"> PAGEREF _Toc516752358 \h </w:instrText>
        </w:r>
        <w:r w:rsidR="009A64DC">
          <w:rPr>
            <w:noProof/>
            <w:webHidden/>
          </w:rPr>
        </w:r>
        <w:r w:rsidR="009A64DC">
          <w:rPr>
            <w:noProof/>
            <w:webHidden/>
          </w:rPr>
          <w:fldChar w:fldCharType="separate"/>
        </w:r>
        <w:r w:rsidR="00167CAD">
          <w:rPr>
            <w:noProof/>
            <w:webHidden/>
          </w:rPr>
          <w:t>94</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59" w:history="1">
        <w:r w:rsidR="009A64DC" w:rsidRPr="00D0092A">
          <w:rPr>
            <w:rStyle w:val="Hyperlink"/>
            <w:noProof/>
          </w:rPr>
          <w:t>Appendix B 5.–Estimated fishery sample size (expanded CWT recoveries), harvest by gear type, escapement, and total run of coho salmon returning to Hugh Smith Lake, 1982–2017.</w:t>
        </w:r>
        <w:r w:rsidR="009A64DC">
          <w:rPr>
            <w:noProof/>
            <w:webHidden/>
          </w:rPr>
          <w:tab/>
        </w:r>
        <w:r w:rsidR="009A64DC">
          <w:rPr>
            <w:noProof/>
            <w:webHidden/>
          </w:rPr>
          <w:fldChar w:fldCharType="begin"/>
        </w:r>
        <w:r w:rsidR="009A64DC">
          <w:rPr>
            <w:noProof/>
            <w:webHidden/>
          </w:rPr>
          <w:instrText xml:space="preserve"> PAGEREF _Toc516752359 \h </w:instrText>
        </w:r>
        <w:r w:rsidR="009A64DC">
          <w:rPr>
            <w:noProof/>
            <w:webHidden/>
          </w:rPr>
        </w:r>
        <w:r w:rsidR="009A64DC">
          <w:rPr>
            <w:noProof/>
            <w:webHidden/>
          </w:rPr>
          <w:fldChar w:fldCharType="separate"/>
        </w:r>
        <w:r w:rsidR="00167CAD">
          <w:rPr>
            <w:noProof/>
            <w:webHidden/>
          </w:rPr>
          <w:t>95</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60" w:history="1">
        <w:r w:rsidR="009A64DC" w:rsidRPr="00D0092A">
          <w:rPr>
            <w:rStyle w:val="Hyperlink"/>
            <w:noProof/>
          </w:rPr>
          <w:t>Appendix B 6.–Estimated harvest and escapement of coho salmon bound for the Taku River above Canyon Island, 1987–2017.</w:t>
        </w:r>
        <w:r w:rsidR="009A64DC">
          <w:rPr>
            <w:noProof/>
            <w:webHidden/>
          </w:rPr>
          <w:tab/>
        </w:r>
        <w:r w:rsidR="009A64DC">
          <w:rPr>
            <w:noProof/>
            <w:webHidden/>
          </w:rPr>
          <w:fldChar w:fldCharType="begin"/>
        </w:r>
        <w:r w:rsidR="009A64DC">
          <w:rPr>
            <w:noProof/>
            <w:webHidden/>
          </w:rPr>
          <w:instrText xml:space="preserve"> PAGEREF _Toc516752360 \h </w:instrText>
        </w:r>
        <w:r w:rsidR="009A64DC">
          <w:rPr>
            <w:noProof/>
            <w:webHidden/>
          </w:rPr>
        </w:r>
        <w:r w:rsidR="009A64DC">
          <w:rPr>
            <w:noProof/>
            <w:webHidden/>
          </w:rPr>
          <w:fldChar w:fldCharType="separate"/>
        </w:r>
        <w:r w:rsidR="00167CAD">
          <w:rPr>
            <w:noProof/>
            <w:webHidden/>
          </w:rPr>
          <w:t>96</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61" w:history="1">
        <w:r w:rsidR="009A64DC" w:rsidRPr="00D0092A">
          <w:rPr>
            <w:rStyle w:val="Hyperlink"/>
            <w:noProof/>
          </w:rPr>
          <w:t>Appendix B 7.–Estimated fishery sample size (expanded CWT recoveries), harvest by gear type, escapement, and total run of coho salmon returning to the Chilkat River, 1982–2017.</w:t>
        </w:r>
        <w:r w:rsidR="009A64DC">
          <w:rPr>
            <w:noProof/>
            <w:webHidden/>
          </w:rPr>
          <w:tab/>
        </w:r>
        <w:r w:rsidR="009A64DC">
          <w:rPr>
            <w:noProof/>
            <w:webHidden/>
          </w:rPr>
          <w:fldChar w:fldCharType="begin"/>
        </w:r>
        <w:r w:rsidR="009A64DC">
          <w:rPr>
            <w:noProof/>
            <w:webHidden/>
          </w:rPr>
          <w:instrText xml:space="preserve"> PAGEREF _Toc516752361 \h </w:instrText>
        </w:r>
        <w:r w:rsidR="009A64DC">
          <w:rPr>
            <w:noProof/>
            <w:webHidden/>
          </w:rPr>
        </w:r>
        <w:r w:rsidR="009A64DC">
          <w:rPr>
            <w:noProof/>
            <w:webHidden/>
          </w:rPr>
          <w:fldChar w:fldCharType="separate"/>
        </w:r>
        <w:r w:rsidR="00167CAD">
          <w:rPr>
            <w:noProof/>
            <w:webHidden/>
          </w:rPr>
          <w:t>97</w:t>
        </w:r>
        <w:r w:rsidR="009A64DC">
          <w:rPr>
            <w:noProof/>
            <w:webHidden/>
          </w:rPr>
          <w:fldChar w:fldCharType="end"/>
        </w:r>
      </w:hyperlink>
    </w:p>
    <w:p w:rsidR="009A64DC" w:rsidRDefault="009A64DC" w:rsidP="009A64DC">
      <w:pPr>
        <w:rPr>
          <w:noProof/>
        </w:rPr>
      </w:pPr>
      <w:r>
        <w:fldChar w:fldCharType="end"/>
      </w:r>
      <w:r>
        <w:fldChar w:fldCharType="begin"/>
      </w:r>
      <w:r>
        <w:instrText xml:space="preserve"> TOC \h \z \c "Appendix C" </w:instrText>
      </w:r>
      <w:r>
        <w:fldChar w:fldCharType="separate"/>
      </w:r>
    </w:p>
    <w:p w:rsidR="009A64DC" w:rsidRDefault="008667D6">
      <w:pPr>
        <w:pStyle w:val="TableofFigures"/>
        <w:rPr>
          <w:rFonts w:asciiTheme="minorHAnsi" w:eastAsiaTheme="minorEastAsia" w:hAnsiTheme="minorHAnsi" w:cstheme="minorBidi"/>
          <w:noProof/>
          <w:sz w:val="22"/>
          <w:szCs w:val="22"/>
        </w:rPr>
      </w:pPr>
      <w:hyperlink w:anchor="_Toc516752372" w:history="1">
        <w:r w:rsidR="009A64DC" w:rsidRPr="00560A6C">
          <w:rPr>
            <w:rStyle w:val="Hyperlink"/>
            <w:noProof/>
          </w:rPr>
          <w:t>Appendix C 1.–Estimated harvest (by gear type) and escapement as a percent of the total Auke Creek coho salmon run, 1980–2017.</w:t>
        </w:r>
        <w:r w:rsidR="009A64DC">
          <w:rPr>
            <w:noProof/>
            <w:webHidden/>
          </w:rPr>
          <w:tab/>
        </w:r>
        <w:r w:rsidR="009A64DC">
          <w:rPr>
            <w:noProof/>
            <w:webHidden/>
          </w:rPr>
          <w:fldChar w:fldCharType="begin"/>
        </w:r>
        <w:r w:rsidR="009A64DC">
          <w:rPr>
            <w:noProof/>
            <w:webHidden/>
          </w:rPr>
          <w:instrText xml:space="preserve"> PAGEREF _Toc516752372 \h </w:instrText>
        </w:r>
        <w:r w:rsidR="009A64DC">
          <w:rPr>
            <w:noProof/>
            <w:webHidden/>
          </w:rPr>
        </w:r>
        <w:r w:rsidR="009A64DC">
          <w:rPr>
            <w:noProof/>
            <w:webHidden/>
          </w:rPr>
          <w:fldChar w:fldCharType="separate"/>
        </w:r>
        <w:r w:rsidR="00167CAD">
          <w:rPr>
            <w:noProof/>
            <w:webHidden/>
          </w:rPr>
          <w:t>100</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73" w:history="1">
        <w:r w:rsidR="009A64DC" w:rsidRPr="00560A6C">
          <w:rPr>
            <w:rStyle w:val="Hyperlink"/>
            <w:noProof/>
          </w:rPr>
          <w:t>Appendix C 2.–Estimated harvest (by gear type) and escapement as a percent of the total Berners River coho salmon run based on the unadjusted escapement survey count, 1982–2017.</w:t>
        </w:r>
        <w:r w:rsidR="009A64DC">
          <w:rPr>
            <w:noProof/>
            <w:webHidden/>
          </w:rPr>
          <w:tab/>
        </w:r>
        <w:r w:rsidR="009A64DC">
          <w:rPr>
            <w:noProof/>
            <w:webHidden/>
          </w:rPr>
          <w:fldChar w:fldCharType="begin"/>
        </w:r>
        <w:r w:rsidR="009A64DC">
          <w:rPr>
            <w:noProof/>
            <w:webHidden/>
          </w:rPr>
          <w:instrText xml:space="preserve"> PAGEREF _Toc516752373 \h </w:instrText>
        </w:r>
        <w:r w:rsidR="009A64DC">
          <w:rPr>
            <w:noProof/>
            <w:webHidden/>
          </w:rPr>
        </w:r>
        <w:r w:rsidR="009A64DC">
          <w:rPr>
            <w:noProof/>
            <w:webHidden/>
          </w:rPr>
          <w:fldChar w:fldCharType="separate"/>
        </w:r>
        <w:r w:rsidR="00167CAD">
          <w:rPr>
            <w:noProof/>
            <w:webHidden/>
          </w:rPr>
          <w:t>101</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74" w:history="1">
        <w:r w:rsidR="009A64DC" w:rsidRPr="00560A6C">
          <w:rPr>
            <w:rStyle w:val="Hyperlink"/>
            <w:noProof/>
          </w:rPr>
          <w:t>Appendix C 3.–Estimated harvest (by gear type) and escapement as a percent of the total Berners River coho salmon run based on the unadjusted escapement survey count, 1982–2017.</w:t>
        </w:r>
        <w:r w:rsidR="009A64DC">
          <w:rPr>
            <w:noProof/>
            <w:webHidden/>
          </w:rPr>
          <w:tab/>
        </w:r>
        <w:r w:rsidR="009A64DC">
          <w:rPr>
            <w:noProof/>
            <w:webHidden/>
          </w:rPr>
          <w:fldChar w:fldCharType="begin"/>
        </w:r>
        <w:r w:rsidR="009A64DC">
          <w:rPr>
            <w:noProof/>
            <w:webHidden/>
          </w:rPr>
          <w:instrText xml:space="preserve"> PAGEREF _Toc516752374 \h </w:instrText>
        </w:r>
        <w:r w:rsidR="009A64DC">
          <w:rPr>
            <w:noProof/>
            <w:webHidden/>
          </w:rPr>
        </w:r>
        <w:r w:rsidR="009A64DC">
          <w:rPr>
            <w:noProof/>
            <w:webHidden/>
          </w:rPr>
          <w:fldChar w:fldCharType="separate"/>
        </w:r>
        <w:r w:rsidR="00167CAD">
          <w:rPr>
            <w:noProof/>
            <w:webHidden/>
          </w:rPr>
          <w:t>102</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75" w:history="1">
        <w:r w:rsidR="009A64DC" w:rsidRPr="00560A6C">
          <w:rPr>
            <w:rStyle w:val="Hyperlink"/>
            <w:noProof/>
          </w:rPr>
          <w:t>Appendix C 4.–Estimated harvest (by gear type) and escapement as a percent of the total Ford Arm Creek coho salmon run, 1982–2015.</w:t>
        </w:r>
        <w:r w:rsidR="009A64DC">
          <w:rPr>
            <w:noProof/>
            <w:webHidden/>
          </w:rPr>
          <w:tab/>
        </w:r>
        <w:r w:rsidR="009A64DC">
          <w:rPr>
            <w:noProof/>
            <w:webHidden/>
          </w:rPr>
          <w:fldChar w:fldCharType="begin"/>
        </w:r>
        <w:r w:rsidR="009A64DC">
          <w:rPr>
            <w:noProof/>
            <w:webHidden/>
          </w:rPr>
          <w:instrText xml:space="preserve"> PAGEREF _Toc516752375 \h </w:instrText>
        </w:r>
        <w:r w:rsidR="009A64DC">
          <w:rPr>
            <w:noProof/>
            <w:webHidden/>
          </w:rPr>
        </w:r>
        <w:r w:rsidR="009A64DC">
          <w:rPr>
            <w:noProof/>
            <w:webHidden/>
          </w:rPr>
          <w:fldChar w:fldCharType="separate"/>
        </w:r>
        <w:r w:rsidR="00167CAD">
          <w:rPr>
            <w:noProof/>
            <w:webHidden/>
          </w:rPr>
          <w:t>103</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76" w:history="1">
        <w:r w:rsidR="009A64DC" w:rsidRPr="00560A6C">
          <w:rPr>
            <w:rStyle w:val="Hyperlink"/>
            <w:noProof/>
          </w:rPr>
          <w:t>Appendix C 5.–Estimated harvest (by gear type) and escapement as a percent of the total Hugh Smith Lake coho salmon run, 1982–2017.</w:t>
        </w:r>
        <w:r w:rsidR="009A64DC">
          <w:rPr>
            <w:noProof/>
            <w:webHidden/>
          </w:rPr>
          <w:tab/>
        </w:r>
        <w:r w:rsidR="009A64DC">
          <w:rPr>
            <w:noProof/>
            <w:webHidden/>
          </w:rPr>
          <w:fldChar w:fldCharType="begin"/>
        </w:r>
        <w:r w:rsidR="009A64DC">
          <w:rPr>
            <w:noProof/>
            <w:webHidden/>
          </w:rPr>
          <w:instrText xml:space="preserve"> PAGEREF _Toc516752376 \h </w:instrText>
        </w:r>
        <w:r w:rsidR="009A64DC">
          <w:rPr>
            <w:noProof/>
            <w:webHidden/>
          </w:rPr>
        </w:r>
        <w:r w:rsidR="009A64DC">
          <w:rPr>
            <w:noProof/>
            <w:webHidden/>
          </w:rPr>
          <w:fldChar w:fldCharType="separate"/>
        </w:r>
        <w:r w:rsidR="00167CAD">
          <w:rPr>
            <w:noProof/>
            <w:webHidden/>
          </w:rPr>
          <w:t>104</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77" w:history="1">
        <w:r w:rsidR="009A64DC" w:rsidRPr="00560A6C">
          <w:rPr>
            <w:rStyle w:val="Hyperlink"/>
            <w:noProof/>
          </w:rPr>
          <w:t>Appendix C 6.–Estimated harvest (by gear type) and escapement as a percent of the total Taku River coho salmon run above Canyon Island, 1992–2017.</w:t>
        </w:r>
        <w:r w:rsidR="009A64DC">
          <w:rPr>
            <w:noProof/>
            <w:webHidden/>
          </w:rPr>
          <w:tab/>
        </w:r>
        <w:r w:rsidR="009A64DC">
          <w:rPr>
            <w:noProof/>
            <w:webHidden/>
          </w:rPr>
          <w:fldChar w:fldCharType="begin"/>
        </w:r>
        <w:r w:rsidR="009A64DC">
          <w:rPr>
            <w:noProof/>
            <w:webHidden/>
          </w:rPr>
          <w:instrText xml:space="preserve"> PAGEREF _Toc516752377 \h </w:instrText>
        </w:r>
        <w:r w:rsidR="009A64DC">
          <w:rPr>
            <w:noProof/>
            <w:webHidden/>
          </w:rPr>
        </w:r>
        <w:r w:rsidR="009A64DC">
          <w:rPr>
            <w:noProof/>
            <w:webHidden/>
          </w:rPr>
          <w:fldChar w:fldCharType="separate"/>
        </w:r>
        <w:r w:rsidR="00167CAD">
          <w:rPr>
            <w:noProof/>
            <w:webHidden/>
          </w:rPr>
          <w:t>105</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378" w:history="1">
        <w:r w:rsidR="009A64DC" w:rsidRPr="00560A6C">
          <w:rPr>
            <w:rStyle w:val="Hyperlink"/>
            <w:noProof/>
          </w:rPr>
          <w:t>Appendix C 7.–Estimated harvest (by gear type) and escapement as a percent of the total Chilkat River coho salmon run, 2000–2017.</w:t>
        </w:r>
        <w:r w:rsidR="009A64DC">
          <w:rPr>
            <w:noProof/>
            <w:webHidden/>
          </w:rPr>
          <w:tab/>
        </w:r>
        <w:r w:rsidR="009A64DC">
          <w:rPr>
            <w:noProof/>
            <w:webHidden/>
          </w:rPr>
          <w:fldChar w:fldCharType="begin"/>
        </w:r>
        <w:r w:rsidR="009A64DC">
          <w:rPr>
            <w:noProof/>
            <w:webHidden/>
          </w:rPr>
          <w:instrText xml:space="preserve"> PAGEREF _Toc516752378 \h </w:instrText>
        </w:r>
        <w:r w:rsidR="009A64DC">
          <w:rPr>
            <w:noProof/>
            <w:webHidden/>
          </w:rPr>
        </w:r>
        <w:r w:rsidR="009A64DC">
          <w:rPr>
            <w:noProof/>
            <w:webHidden/>
          </w:rPr>
          <w:fldChar w:fldCharType="separate"/>
        </w:r>
        <w:r w:rsidR="00167CAD">
          <w:rPr>
            <w:noProof/>
            <w:webHidden/>
          </w:rPr>
          <w:t>106</w:t>
        </w:r>
        <w:r w:rsidR="009A64DC">
          <w:rPr>
            <w:noProof/>
            <w:webHidden/>
          </w:rPr>
          <w:fldChar w:fldCharType="end"/>
        </w:r>
      </w:hyperlink>
    </w:p>
    <w:p w:rsidR="009A64DC" w:rsidRDefault="009A64DC" w:rsidP="009A64DC">
      <w:pPr>
        <w:rPr>
          <w:noProof/>
        </w:rPr>
      </w:pPr>
      <w:r>
        <w:fldChar w:fldCharType="end"/>
      </w:r>
      <w:r>
        <w:fldChar w:fldCharType="begin"/>
      </w:r>
      <w:r>
        <w:instrText xml:space="preserve"> TOC \h \z \c "Appendix D" </w:instrText>
      </w:r>
      <w:r>
        <w:fldChar w:fldCharType="separate"/>
      </w:r>
    </w:p>
    <w:p w:rsidR="009A64DC" w:rsidRDefault="008667D6">
      <w:pPr>
        <w:pStyle w:val="TableofFigures"/>
        <w:rPr>
          <w:rFonts w:asciiTheme="minorHAnsi" w:eastAsiaTheme="minorEastAsia" w:hAnsiTheme="minorHAnsi" w:cstheme="minorBidi"/>
          <w:noProof/>
          <w:sz w:val="22"/>
          <w:szCs w:val="22"/>
        </w:rPr>
      </w:pPr>
      <w:hyperlink w:anchor="_Toc516752450" w:history="1">
        <w:r w:rsidR="009A64DC" w:rsidRPr="00B060C0">
          <w:rPr>
            <w:rStyle w:val="Hyperlink"/>
            <w:noProof/>
          </w:rPr>
          <w:t>Appendix D 1.–Average and coefficient of variation of mid-eye to fork length of male and female adult age-.1 coho salmon returning to Auke Creek and the Berners River, 1980–2017.</w:t>
        </w:r>
        <w:r w:rsidR="009A64DC">
          <w:rPr>
            <w:noProof/>
            <w:webHidden/>
          </w:rPr>
          <w:tab/>
        </w:r>
        <w:r w:rsidR="009A64DC">
          <w:rPr>
            <w:noProof/>
            <w:webHidden/>
          </w:rPr>
          <w:fldChar w:fldCharType="begin"/>
        </w:r>
        <w:r w:rsidR="009A64DC">
          <w:rPr>
            <w:noProof/>
            <w:webHidden/>
          </w:rPr>
          <w:instrText xml:space="preserve"> PAGEREF _Toc516752450 \h </w:instrText>
        </w:r>
        <w:r w:rsidR="009A64DC">
          <w:rPr>
            <w:noProof/>
            <w:webHidden/>
          </w:rPr>
        </w:r>
        <w:r w:rsidR="009A64DC">
          <w:rPr>
            <w:noProof/>
            <w:webHidden/>
          </w:rPr>
          <w:fldChar w:fldCharType="separate"/>
        </w:r>
        <w:r w:rsidR="00167CAD">
          <w:rPr>
            <w:noProof/>
            <w:webHidden/>
          </w:rPr>
          <w:t>108</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451" w:history="1">
        <w:r w:rsidR="009A64DC" w:rsidRPr="00B060C0">
          <w:rPr>
            <w:rStyle w:val="Hyperlink"/>
            <w:noProof/>
          </w:rPr>
          <w:t>Appendix D 2.–Average and coefficient of variation of mid-eye to fork length of male and female adult age-.1 coho salmon returning to Ford Arm Creek and Hugh Smith Lake, 1980–2017.</w:t>
        </w:r>
        <w:r w:rsidR="009A64DC">
          <w:rPr>
            <w:noProof/>
            <w:webHidden/>
          </w:rPr>
          <w:tab/>
        </w:r>
        <w:r w:rsidR="009A64DC">
          <w:rPr>
            <w:noProof/>
            <w:webHidden/>
          </w:rPr>
          <w:fldChar w:fldCharType="begin"/>
        </w:r>
        <w:r w:rsidR="009A64DC">
          <w:rPr>
            <w:noProof/>
            <w:webHidden/>
          </w:rPr>
          <w:instrText xml:space="preserve"> PAGEREF _Toc516752451 \h </w:instrText>
        </w:r>
        <w:r w:rsidR="009A64DC">
          <w:rPr>
            <w:noProof/>
            <w:webHidden/>
          </w:rPr>
        </w:r>
        <w:r w:rsidR="009A64DC">
          <w:rPr>
            <w:noProof/>
            <w:webHidden/>
          </w:rPr>
          <w:fldChar w:fldCharType="separate"/>
        </w:r>
        <w:r w:rsidR="00167CAD">
          <w:rPr>
            <w:noProof/>
            <w:webHidden/>
          </w:rPr>
          <w:t>109</w:t>
        </w:r>
        <w:r w:rsidR="009A64DC">
          <w:rPr>
            <w:noProof/>
            <w:webHidden/>
          </w:rPr>
          <w:fldChar w:fldCharType="end"/>
        </w:r>
      </w:hyperlink>
    </w:p>
    <w:p w:rsidR="009A64DC" w:rsidRDefault="008667D6">
      <w:pPr>
        <w:pStyle w:val="TableofFigures"/>
        <w:rPr>
          <w:rFonts w:asciiTheme="minorHAnsi" w:eastAsiaTheme="minorEastAsia" w:hAnsiTheme="minorHAnsi" w:cstheme="minorBidi"/>
          <w:noProof/>
          <w:sz w:val="22"/>
          <w:szCs w:val="22"/>
        </w:rPr>
      </w:pPr>
      <w:hyperlink w:anchor="_Toc516752452" w:history="1">
        <w:r w:rsidR="009A64DC" w:rsidRPr="00B060C0">
          <w:rPr>
            <w:rStyle w:val="Hyperlink"/>
            <w:noProof/>
          </w:rPr>
          <w:t>Appendix D 3.–Southeast Alaska troll-caught coho salmon average dressed weight compared with modeled weight based on based on a multiple regression model with two standardized variables fitted to 1970–2014 weight data</w:t>
        </w:r>
        <w:r w:rsidR="009A64DC">
          <w:rPr>
            <w:noProof/>
            <w:webHidden/>
          </w:rPr>
          <w:tab/>
        </w:r>
        <w:r w:rsidR="009A64DC">
          <w:rPr>
            <w:noProof/>
            <w:webHidden/>
          </w:rPr>
          <w:fldChar w:fldCharType="begin"/>
        </w:r>
        <w:r w:rsidR="009A64DC">
          <w:rPr>
            <w:noProof/>
            <w:webHidden/>
          </w:rPr>
          <w:instrText xml:space="preserve"> PAGEREF _Toc516752452 \h </w:instrText>
        </w:r>
        <w:r w:rsidR="009A64DC">
          <w:rPr>
            <w:noProof/>
            <w:webHidden/>
          </w:rPr>
        </w:r>
        <w:r w:rsidR="009A64DC">
          <w:rPr>
            <w:noProof/>
            <w:webHidden/>
          </w:rPr>
          <w:fldChar w:fldCharType="separate"/>
        </w:r>
        <w:r w:rsidR="00167CAD">
          <w:rPr>
            <w:noProof/>
            <w:webHidden/>
          </w:rPr>
          <w:t>110</w:t>
        </w:r>
        <w:r w:rsidR="009A64DC">
          <w:rPr>
            <w:noProof/>
            <w:webHidden/>
          </w:rPr>
          <w:fldChar w:fldCharType="end"/>
        </w:r>
      </w:hyperlink>
    </w:p>
    <w:p w:rsidR="00683AC6" w:rsidRDefault="009A64DC" w:rsidP="009A64DC">
      <w:r>
        <w:fldChar w:fldCharType="end"/>
      </w:r>
    </w:p>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516749978"/>
      <w:r>
        <w:lastRenderedPageBreak/>
        <w:t>abstract</w:t>
      </w:r>
      <w:bookmarkEnd w:id="7"/>
      <w:bookmarkEnd w:id="8"/>
    </w:p>
    <w:p w:rsidR="00AC1799" w:rsidRDefault="004C7433" w:rsidP="00AC1799">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Escapements to monitored streams remained within or above biological escapement goal ranges during 2008–2010. We identified no coho salmon stocks of concern in Southeast Alaska. Average returns during the period increased from the prior 3-year period, due in part to a rebound in average marine survival, which increased from 9.5% in 2005–2007 to 12.8% in 2008–2010. During 2007–2010, there was a shift in marine survival of inside stocks in favor of those in southern Southeast compared with northern Southeast. Exploitation rates remained moderate during 2008–2010, with averages by stock of 59% for Chuck Creek, 62% for Ford Arm Creek, 50% for Hugh Smith Lake, 57% for Berners River, 45% for Chilkat River, 49% for Taku River, and 41% for Auke Creek (mean-average = 52%). The hatchery contribution has remained nearly unchanged over the past 2 decades at about 20% of the common property commercial </w:t>
      </w:r>
      <w:r w:rsidR="00A46326">
        <w:rPr>
          <w:sz w:val="20"/>
          <w:szCs w:val="20"/>
        </w:rPr>
        <w:t>harvest</w:t>
      </w:r>
      <w:r w:rsidRPr="004C7433">
        <w:rPr>
          <w:sz w:val="20"/>
          <w:szCs w:val="20"/>
        </w:rPr>
        <w:t>, despite a tripling of coho salmon releases from hatcheries in the region. Size data indicate increased spatial variability in marine growth, a probable decline in growth rates in outer coastal waters, and a potential shift in the food web toward prey species favored by pink salmon. Although escapements to 2 indicator systems averaged 142–150% of E</w:t>
      </w:r>
      <w:r w:rsidR="000403F8" w:rsidRPr="000403F8">
        <w:rPr>
          <w:i/>
          <w:sz w:val="20"/>
          <w:szCs w:val="20"/>
        </w:rPr>
        <w:t>MSY</w:t>
      </w:r>
      <w:r w:rsidRPr="004C7433">
        <w:rPr>
          <w:sz w:val="20"/>
          <w:szCs w:val="20"/>
        </w:rPr>
        <w:t xml:space="preserve">, realized harvests were estimated at over 90% of </w:t>
      </w:r>
      <w:r w:rsidR="000403F8" w:rsidRPr="000403F8">
        <w:rPr>
          <w:i/>
          <w:sz w:val="20"/>
          <w:szCs w:val="20"/>
        </w:rPr>
        <w:t>MSY</w:t>
      </w:r>
      <w:r w:rsidRPr="004C7433">
        <w:rPr>
          <w:sz w:val="20"/>
          <w:szCs w:val="20"/>
        </w:rPr>
        <w:t>. Recently updated spawner-recruit relationships show significant (p&lt;0.05) positive linear relationships between escapement and production. We introduce a new spawner-recruit model consistent with our understanding of Southeast Alaska coho salmon life history that accounts for the contribution by marine-rearing nomads.</w:t>
      </w:r>
    </w:p>
    <w:p w:rsidR="00AC1799" w:rsidRDefault="00AC1799" w:rsidP="00AC1799">
      <w:pPr>
        <w:pStyle w:val="Keywords"/>
      </w:pPr>
      <w:r>
        <w:t xml:space="preserve">Key words: </w:t>
      </w:r>
      <w:r w:rsidR="004C7433" w:rsidRPr="004C7433">
        <w:t xml:space="preserve">coho salmon, </w:t>
      </w:r>
      <w:r w:rsidR="004C7433" w:rsidRPr="004C7433">
        <w:rPr>
          <w:i/>
        </w:rPr>
        <w:t>Oncorhynchus kisutch</w:t>
      </w:r>
      <w:r w:rsidR="004C7433" w:rsidRPr="004C7433">
        <w:t>, escapement, escapement goals, smolts, nomads, marine survival, exploitation rates, weight, length, Auke Creek, Berners River, Taku River, Ford Arm Creek, Hugh Smith Lake, Chilkat River, Chuck Creek, Tsiu River, Situk River, Lost River.</w:t>
      </w:r>
    </w:p>
    <w:p w:rsidR="00AC1799" w:rsidRDefault="00AC1799" w:rsidP="00AC1799"/>
    <w:p w:rsidR="00AC1799" w:rsidRDefault="00AC1799" w:rsidP="00AC1799">
      <w:pPr>
        <w:pStyle w:val="Heading1"/>
      </w:pPr>
      <w:bookmarkStart w:id="9" w:name="_Toc203202426"/>
      <w:bookmarkStart w:id="10" w:name="_Toc516749979"/>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56429A">
        <w:t>these fisheries through the 2017</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w:t>
      </w:r>
      <w:r w:rsidR="00F65422">
        <w:t>0 wild fish and 1.8–2.4</w:t>
      </w:r>
      <w:r w:rsidR="007D7FD5">
        <w:t xml:space="preserve">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During 2017, the commercial harvest of 2.31 million wild fish (2.75 million </w:t>
      </w:r>
      <w:proofErr w:type="gramStart"/>
      <w:r w:rsidR="00A41ADE">
        <w:t>total</w:t>
      </w:r>
      <w:proofErr w:type="gramEnd"/>
      <w:r w:rsidR="00A41ADE">
        <w:t>) was also high, although a record 76% of the wild harvest (and 78% of the total harvest) was taken by the troll fishery.</w:t>
      </w:r>
    </w:p>
    <w:p w:rsidR="00DD0EC1" w:rsidRDefault="00DD0EC1" w:rsidP="00DD0EC1">
      <w:r>
        <w:lastRenderedPageBreak/>
        <w:t xml:space="preserve">Excellent coho salmon habitat occurs throughout Southeast Alaska (Figure 2). In addition to wild stocks within Southeast Alaska, important contributions to the region’s total harvest are made by local hatchery stocks, several transboundary rivers, and by </w:t>
      </w:r>
      <w:r w:rsidR="0059763B">
        <w:t xml:space="preserve">streams </w:t>
      </w:r>
      <w:r>
        <w:t>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39FB0F3B" wp14:editId="6F84286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1" w:name="_Toc516752149"/>
      <w:r w:rsidRPr="00DD0EC1">
        <w:t xml:space="preserve">Figure </w:t>
      </w:r>
      <w:r w:rsidR="008667D6">
        <w:fldChar w:fldCharType="begin"/>
      </w:r>
      <w:r w:rsidR="008667D6">
        <w:instrText xml:space="preserve"> SEQ Figure \* ARABIC </w:instrText>
      </w:r>
      <w:r w:rsidR="008667D6">
        <w:fldChar w:fldCharType="separate"/>
      </w:r>
      <w:r w:rsidR="00167CAD">
        <w:rPr>
          <w:noProof/>
        </w:rPr>
        <w:t>1</w:t>
      </w:r>
      <w:r w:rsidR="008667D6">
        <w:rPr>
          <w:noProof/>
        </w:rPr>
        <w:fldChar w:fldCharType="end"/>
      </w:r>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1"/>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3C0E7BFD" wp14:editId="12B775E6">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2" w:name="_Toc516752150"/>
      <w:r w:rsidRPr="00A0238F">
        <w:t xml:space="preserve">Figure </w:t>
      </w:r>
      <w:r w:rsidR="008667D6">
        <w:fldChar w:fldCharType="begin"/>
      </w:r>
      <w:r w:rsidR="008667D6">
        <w:instrText xml:space="preserve"> SEQ Figure \* ARABIC </w:instrText>
      </w:r>
      <w:r w:rsidR="008667D6">
        <w:fldChar w:fldCharType="separate"/>
      </w:r>
      <w:r w:rsidR="00167CAD">
        <w:rPr>
          <w:noProof/>
        </w:rPr>
        <w:t>2</w:t>
      </w:r>
      <w:r w:rsidR="008667D6">
        <w:rPr>
          <w:noProof/>
        </w:rPr>
        <w:fldChar w:fldCharType="end"/>
      </w:r>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w:t>
      </w:r>
      <w:r w:rsidR="0056429A">
        <w:t>osing date of September 20. Some</w:t>
      </w:r>
      <w:r>
        <w:t xml:space="preserve">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A41ADE">
        <w:t>use fisheries.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2332BBFE" wp14:editId="6C62C507">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3" w:name="_Toc516752151"/>
      <w:r w:rsidRPr="00DD0EC1">
        <w:t xml:space="preserve">Figure </w:t>
      </w:r>
      <w:r w:rsidR="008667D6">
        <w:fldChar w:fldCharType="begin"/>
      </w:r>
      <w:r w:rsidR="008667D6">
        <w:instrText xml:space="preserve"> SEQ Figure \* ARABIC </w:instrText>
      </w:r>
      <w:r w:rsidR="008667D6">
        <w:fldChar w:fldCharType="separate"/>
      </w:r>
      <w:r w:rsidR="00167CAD">
        <w:rPr>
          <w:noProof/>
        </w:rPr>
        <w:t>3</w:t>
      </w:r>
      <w:r w:rsidR="008667D6">
        <w:rPr>
          <w:noProof/>
        </w:rPr>
        <w:fldChar w:fldCharType="end"/>
      </w:r>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3"/>
    </w:p>
    <w:p w:rsidR="002E7A26" w:rsidRDefault="002E7A26" w:rsidP="002E7A26">
      <w:pPr>
        <w:pStyle w:val="Heading1"/>
      </w:pPr>
      <w:bookmarkStart w:id="14" w:name="_Toc516749980"/>
      <w:r>
        <w:t>Stock Status</w:t>
      </w:r>
      <w:bookmarkEnd w:id="14"/>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w:t>
      </w:r>
      <w:r w:rsidR="0059763B">
        <w:t>ssment of the stocks occurs at two</w:t>
      </w:r>
      <w:r>
        <w:t xml:space="preserve">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5" w:name="_Toc516750329"/>
      <w:r>
        <w:lastRenderedPageBreak/>
        <w:t xml:space="preserve">Table </w:t>
      </w:r>
      <w:r w:rsidR="008667D6">
        <w:fldChar w:fldCharType="begin"/>
      </w:r>
      <w:r w:rsidR="008667D6">
        <w:instrText xml:space="preserve"> SEQ Table \* ARABIC </w:instrText>
      </w:r>
      <w:r w:rsidR="008667D6">
        <w:fldChar w:fldCharType="separate"/>
      </w:r>
      <w:r w:rsidR="00167CAD">
        <w:rPr>
          <w:noProof/>
        </w:rPr>
        <w:t>1</w:t>
      </w:r>
      <w:r w:rsidR="008667D6">
        <w:rPr>
          <w:noProof/>
        </w:rPr>
        <w:fldChar w:fldCharType="end"/>
      </w:r>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550EF2" w:rsidP="00454867">
            <w:pPr>
              <w:spacing w:after="0"/>
              <w:jc w:val="center"/>
              <w:rPr>
                <w:sz w:val="18"/>
                <w:szCs w:val="18"/>
              </w:rPr>
            </w:pPr>
            <w:r>
              <w:rPr>
                <w:sz w:val="18"/>
                <w:szCs w:val="18"/>
              </w:rPr>
              <w:t>1,455</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6" w:name="_Toc516749981"/>
      <w:r>
        <w:lastRenderedPageBreak/>
        <w:t>Full Indicator Stocks</w:t>
      </w:r>
      <w:bookmarkEnd w:id="16"/>
    </w:p>
    <w:p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8C2DCE">
        <w:t>reduced to six</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rsidR="0059763B">
        <w:t>s were established for the four</w:t>
      </w:r>
      <w:r>
        <w:t xml:space="preserve"> long-term indicator stocks 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w:t>
      </w:r>
      <w:r w:rsidR="00B53A87" w:rsidRPr="0056429A">
        <w:rPr>
          <w:i/>
        </w:rPr>
        <w:t>MSY</w:t>
      </w:r>
      <w:r w:rsidR="00B53A87" w:rsidRPr="00B53A87">
        <w:t xml:space="preserve"> point goal of 70,000 fish (Pestal and Johnston 2015).  </w:t>
      </w:r>
    </w:p>
    <w:p w:rsidR="006E3EF6" w:rsidRDefault="006E3EF6" w:rsidP="00AC1799">
      <w:pPr>
        <w:pStyle w:val="Heading2"/>
      </w:pPr>
      <w:bookmarkStart w:id="17" w:name="_Toc516749982"/>
      <w:bookmarkStart w:id="18" w:name="_Toc203202429"/>
      <w:bookmarkStart w:id="19" w:name="_Toc203202349"/>
      <w:r>
        <w:t>Escapement Indicators</w:t>
      </w:r>
      <w:bookmarkEnd w:id="17"/>
    </w:p>
    <w:p w:rsidR="006E3EF6" w:rsidRDefault="006E3EF6" w:rsidP="006E3EF6">
      <w:r>
        <w:t xml:space="preserve">Foot or helicopter surveys have been systematically carried out on sets of streams in the Juneau, Haines, </w:t>
      </w:r>
      <w:proofErr w:type="gramStart"/>
      <w:r>
        <w:t>Sitka</w:t>
      </w:r>
      <w:proofErr w:type="gramEnd"/>
      <w:r>
        <w:t xml:space="preserve">,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w:t>
      </w:r>
      <w:r w:rsidR="0059763B">
        <w:t>area, surveys are conducted on four</w:t>
      </w:r>
      <w:r>
        <w:t xml:space="preserve"> tributaries of the Chilkat River. These counts are expanded to total system escapement using an average expansion factor based on 5 years of paired counts and mark</w:t>
      </w:r>
      <w:r w:rsidR="00D940EA">
        <w:t>–</w:t>
      </w:r>
      <w:r>
        <w:t>recapture estimates.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0" w:name="_Toc516749983"/>
      <w:r>
        <w:t>Northern Inside Stocks</w:t>
      </w:r>
      <w:bookmarkEnd w:id="20"/>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 from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mixed-stock troll, seine,</w:t>
      </w:r>
      <w:r w:rsidR="008C2DCE">
        <w:t xml:space="preserve"> and sport fisheries, with some additional</w:t>
      </w:r>
      <w:r>
        <w:t xml:space="preserve">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w:t>
      </w:r>
      <w:r w:rsidR="00E5329A">
        <w:t>od (1990–2004</w:t>
      </w:r>
      <w:r>
        <w:t>), as a result of proportionately equal decreases in smolt production and marine survival</w:t>
      </w:r>
      <w:r w:rsidR="0056429A">
        <w:t xml:space="preserve"> (Shaul et al. 2018)</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3,600–8,100 spawners (Shaul et al. 2018</w:t>
      </w:r>
      <w:r w:rsidR="007D513D">
        <w:t>; Figure 4; Appendix A1</w:t>
      </w:r>
      <w:r w:rsidR="00807558">
        <w:t>)</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rsidR="006E3EF6" w:rsidRDefault="006C1E21" w:rsidP="006C1E21">
      <w:pPr>
        <w:pStyle w:val="Caption"/>
      </w:pPr>
      <w:bookmarkStart w:id="21" w:name="_Toc516750330"/>
      <w:r>
        <w:lastRenderedPageBreak/>
        <w:t xml:space="preserve">Table </w:t>
      </w:r>
      <w:r w:rsidR="008667D6">
        <w:fldChar w:fldCharType="begin"/>
      </w:r>
      <w:r w:rsidR="008667D6">
        <w:instrText xml:space="preserve"> SEQ Table \* ARABIC </w:instrText>
      </w:r>
      <w:r w:rsidR="008667D6">
        <w:fldChar w:fldCharType="separate"/>
      </w:r>
      <w:r w:rsidR="00167CAD">
        <w:rPr>
          <w:noProof/>
        </w:rPr>
        <w:t>2</w:t>
      </w:r>
      <w:r w:rsidR="008667D6">
        <w:rPr>
          <w:noProof/>
        </w:rPr>
        <w:fldChar w:fldCharType="end"/>
      </w:r>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10466C">
            <w:pPr>
              <w:spacing w:after="0"/>
              <w:jc w:val="center"/>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34,742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242DA1DE" wp14:editId="05A79319">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2" w:name="_Toc516752152"/>
      <w:r w:rsidRPr="00DD0EC1">
        <w:t xml:space="preserve">Figure </w:t>
      </w:r>
      <w:r w:rsidR="008667D6">
        <w:fldChar w:fldCharType="begin"/>
      </w:r>
      <w:r w:rsidR="008667D6">
        <w:instrText xml:space="preserve"> SEQ Figure \* ARABIC </w:instrText>
      </w:r>
      <w:r w:rsidR="008667D6">
        <w:fldChar w:fldCharType="separate"/>
      </w:r>
      <w:r w:rsidR="00167CAD">
        <w:rPr>
          <w:noProof/>
        </w:rPr>
        <w:t>4</w:t>
      </w:r>
      <w:r w:rsidR="008667D6">
        <w:rPr>
          <w:noProof/>
        </w:rPr>
        <w:fldChar w:fldCharType="end"/>
      </w:r>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2"/>
    </w:p>
    <w:p w:rsidR="003F694F" w:rsidRPr="003F694F" w:rsidRDefault="003F694F" w:rsidP="003F694F"/>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Figure </w:t>
      </w:r>
      <w:r w:rsidR="007D513D">
        <w:t>4</w:t>
      </w:r>
      <w:r w:rsidR="00F540DB">
        <w:t>)</w:t>
      </w:r>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8C2DCE">
        <w:t xml:space="preserve">spawners in 2002 and have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rsidR="0056429A">
        <w:t xml:space="preserve"> </w:t>
      </w:r>
      <w:r>
        <w:t>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rsidR="007D513D">
        <w:t>(Table 2</w:t>
      </w:r>
      <w:r>
        <w:t>).</w:t>
      </w:r>
      <w:r w:rsidR="00912039" w:rsidRPr="00912039">
        <w:t xml:space="preserve"> </w:t>
      </w:r>
    </w:p>
    <w:p w:rsidR="00F661C4" w:rsidRDefault="00F661C4" w:rsidP="00F661C4">
      <w:pPr>
        <w:pStyle w:val="Heading3"/>
      </w:pPr>
      <w:bookmarkStart w:id="23" w:name="_Toc516749984"/>
      <w:r>
        <w:t>Sitka Area Stocks</w:t>
      </w:r>
      <w:bookmarkEnd w:id="23"/>
    </w:p>
    <w:p w:rsidR="00F661C4" w:rsidRDefault="0056429A" w:rsidP="00F661C4">
      <w:r>
        <w:t>Ford Arm Creek wa</w:t>
      </w:r>
      <w:r w:rsidR="00F661C4">
        <w:t>s the only indicator stock in the Sit</w:t>
      </w:r>
      <w:r>
        <w:t>ka area that had</w:t>
      </w:r>
      <w:r w:rsidR="00F661C4">
        <w:t xml:space="preserve"> a long-term escapement data record and an established </w:t>
      </w:r>
      <w:r w:rsidR="00F661C4" w:rsidRPr="00B061BD">
        <w:rPr>
          <w:i/>
        </w:rPr>
        <w:t>BEG</w:t>
      </w:r>
      <w:r w:rsidR="00F661C4">
        <w:t xml:space="preserve"> (Figure 5; Tables 2 and 4). </w:t>
      </w:r>
      <w:r w:rsidR="005134AC">
        <w:t>However, monitoring of this population was discontinued after 2015. The Ford Arm Creek</w:t>
      </w:r>
      <w:r w:rsidR="00F661C4">
        <w:t xml:space="preserve"> stock is available </w:t>
      </w:r>
      <w:r w:rsidR="008C2DCE">
        <w:t>in coastal waters</w:t>
      </w:r>
      <w:r w:rsidR="00F661C4">
        <w:t xml:space="preserve">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rsidR="00F661C4">
        <w:t>ac</w:t>
      </w:r>
      <w:r w:rsidR="005134AC">
        <w:t>hieved in 18</w:t>
      </w:r>
      <w:r w:rsidR="00F661C4">
        <w:t xml:space="preserve"> years and ex</w:t>
      </w:r>
      <w:r w:rsidR="005134AC">
        <w:t>ceeded in 15 years during the 33-</w:t>
      </w:r>
      <w:r w:rsidR="00F661C4">
        <w:t>year history of the project (Figure 5).</w:t>
      </w:r>
    </w:p>
    <w:p w:rsidR="00AB52E5" w:rsidRPr="00F5426D" w:rsidRDefault="00215BB6" w:rsidP="00E40C71">
      <w:pPr>
        <w:rPr>
          <w:color w:val="000000"/>
        </w:rPr>
      </w:pPr>
      <w:r>
        <w:t>The sum of pea</w:t>
      </w:r>
      <w:r w:rsidR="0010466C">
        <w:t>k escapement survey counts for five</w:t>
      </w:r>
      <w:r>
        <w:t xml:space="preserve"> small streams near Sitka trended downward in the late 1980s, but increased sharply in t</w:t>
      </w:r>
      <w:r w:rsidR="007D513D">
        <w:t>he early 1990s (Figure 5; Table</w:t>
      </w:r>
      <w:r>
        <w:t xml:space="preserve"> 2</w:t>
      </w:r>
      <w:r w:rsidR="007D513D">
        <w:t>; Appendix A2</w:t>
      </w:r>
      <w:r>
        <w:t xml:space="preserve">). The counts declined again from 1997 to 2000, but </w:t>
      </w:r>
      <w:r w:rsidR="008C2DCE">
        <w:t>then trended higher,</w:t>
      </w:r>
      <w:r w:rsidR="00E40C71">
        <w:t xml:space="preserve"> reaching </w:t>
      </w:r>
      <w:r w:rsidR="0081322F">
        <w:t>a record count in 2016.</w:t>
      </w:r>
    </w:p>
    <w:p w:rsidR="00F661C4" w:rsidRDefault="00F661C4" w:rsidP="00F661C4">
      <w:r>
        <w:t xml:space="preserve">Shaul and Tydingco (2006) recommended a goal of 400–800 spawners </w:t>
      </w:r>
      <w:r w:rsidR="0010466C">
        <w:t>for the aggregate count in the five</w:t>
      </w:r>
      <w:r>
        <w:t xml:space="preserve">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0C6A07" w:rsidRDefault="000C6A07" w:rsidP="000C6A07">
      <w:pPr>
        <w:jc w:val="center"/>
      </w:pPr>
      <w:r w:rsidRPr="007111A8">
        <w:rPr>
          <w:noProof/>
        </w:rPr>
        <w:lastRenderedPageBreak/>
        <w:drawing>
          <wp:inline distT="0" distB="0" distL="0" distR="0" wp14:anchorId="08C2EA92" wp14:editId="38AD9744">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C6A07" w:rsidRDefault="000C6A07" w:rsidP="000C6A07">
      <w:pPr>
        <w:pStyle w:val="Caption"/>
      </w:pPr>
      <w:bookmarkStart w:id="24" w:name="_Toc516752153"/>
      <w:r w:rsidRPr="00DD0EC1">
        <w:t xml:space="preserve">Figure </w:t>
      </w:r>
      <w:r w:rsidR="008667D6">
        <w:fldChar w:fldCharType="begin"/>
      </w:r>
      <w:r w:rsidR="008667D6">
        <w:instrText xml:space="preserve"> SEQ Figure \* ARABIC </w:instrText>
      </w:r>
      <w:r w:rsidR="008667D6">
        <w:fldChar w:fldCharType="separate"/>
      </w:r>
      <w:r w:rsidR="00167CAD">
        <w:rPr>
          <w:noProof/>
        </w:rPr>
        <w:t>5</w:t>
      </w:r>
      <w:r w:rsidR="008667D6">
        <w:rPr>
          <w:noProof/>
        </w:rPr>
        <w:fldChar w:fldCharType="end"/>
      </w:r>
      <w:r w:rsidRPr="00DD0EC1">
        <w:t>.–</w:t>
      </w:r>
      <w:r w:rsidRPr="001D757A">
        <w:t>Coho salmon escapement estimates and indices for streams in the Sitka area (District 113) with 7 p</w:t>
      </w:r>
      <w:r>
        <w:t>oin</w:t>
      </w:r>
      <w:r w:rsidRPr="001D757A">
        <w:t>t LOESS trends, 1982</w:t>
      </w:r>
      <w:r>
        <w:t>–2017</w:t>
      </w:r>
      <w:r w:rsidRPr="001D757A">
        <w:t xml:space="preserve">. </w:t>
      </w:r>
      <w:r>
        <w:t xml:space="preserve">The </w:t>
      </w:r>
      <w:r w:rsidRPr="007E5FCB">
        <w:t>Ford Arm Creek project was discontinued after 2015.</w:t>
      </w:r>
      <w:bookmarkEnd w:id="24"/>
    </w:p>
    <w:p w:rsidR="00F661C4" w:rsidRDefault="00F661C4" w:rsidP="00F661C4">
      <w:pPr>
        <w:pStyle w:val="Heading3"/>
      </w:pPr>
      <w:bookmarkStart w:id="25" w:name="_Toc516749985"/>
      <w:r>
        <w:t>Southern Southeast Stocks</w:t>
      </w:r>
      <w:bookmarkEnd w:id="25"/>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w:t>
      </w:r>
      <w:r w:rsidR="007D513D">
        <w:t xml:space="preserve"> Table</w:t>
      </w:r>
      <w:r>
        <w:t xml:space="preserve"> 2).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B74B2E">
        <w:t xml:space="preserve">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 xml:space="preserve">s, with highly variable counts occurring during </w:t>
      </w:r>
      <w:r w:rsidR="007E5FCB">
        <w:lastRenderedPageBreak/>
        <w:t>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0C6A07" w:rsidRDefault="000C6A07" w:rsidP="000C6A07">
      <w:pPr>
        <w:jc w:val="center"/>
      </w:pPr>
      <w:r w:rsidRPr="00CB2C9F">
        <w:rPr>
          <w:noProof/>
        </w:rPr>
        <w:drawing>
          <wp:inline distT="0" distB="0" distL="0" distR="0" wp14:anchorId="7690D654" wp14:editId="2D7B516C">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rsidR="000C6A07" w:rsidRDefault="000C6A07" w:rsidP="000C6A07">
      <w:pPr>
        <w:pStyle w:val="Caption"/>
      </w:pPr>
      <w:bookmarkStart w:id="26" w:name="_Toc516752154"/>
      <w:r w:rsidRPr="00C53CA1">
        <w:t xml:space="preserve">Figure </w:t>
      </w:r>
      <w:r w:rsidR="008667D6">
        <w:fldChar w:fldCharType="begin"/>
      </w:r>
      <w:r w:rsidR="008667D6">
        <w:instrText xml:space="preserve"> SEQ Figure \* ARABIC </w:instrText>
      </w:r>
      <w:r w:rsidR="008667D6">
        <w:fldChar w:fldCharType="separate"/>
      </w:r>
      <w:r w:rsidR="00167CAD">
        <w:rPr>
          <w:noProof/>
        </w:rPr>
        <w:t>6</w:t>
      </w:r>
      <w:r w:rsidR="008667D6">
        <w:rPr>
          <w:noProof/>
        </w:rPr>
        <w:fldChar w:fldCharType="end"/>
      </w:r>
      <w:r w:rsidRPr="00C53CA1">
        <w:t>.–</w:t>
      </w:r>
      <w:r w:rsidRPr="00454402">
        <w:t>Sum of peak coho salmon escapement survey counts for 14 streams in the Ketchikan area (top graph) and coho salmon escapement counts and estimates for Hugh Smith Lake (bottom graph) with 7 p</w:t>
      </w:r>
      <w:r>
        <w:t>oint LOESS trends, 1982–2017</w:t>
      </w:r>
      <w:r w:rsidRPr="00454402">
        <w:t>.</w:t>
      </w:r>
      <w:bookmarkEnd w:id="26"/>
    </w:p>
    <w:p w:rsidR="00DE2B4D" w:rsidRDefault="00DE2B4D" w:rsidP="00DE2B4D">
      <w:pPr>
        <w:pStyle w:val="Heading3"/>
      </w:pPr>
      <w:bookmarkStart w:id="27" w:name="_Toc516749986"/>
      <w:r>
        <w:t>Yakutat Stocks</w:t>
      </w:r>
      <w:bookmarkEnd w:id="27"/>
    </w:p>
    <w:p w:rsidR="00DE2B4D" w:rsidRDefault="00DE2B4D" w:rsidP="00DE2B4D">
      <w:r>
        <w:t xml:space="preserve">Yakutat stocks are harvested primarily in set gillnet and sport fisheries that target runs to discrete systems, but trollers </w:t>
      </w:r>
      <w:r w:rsidR="00752943">
        <w:t xml:space="preserve">and sport charter operators </w:t>
      </w:r>
      <w:r>
        <w:t xml:space="preserve">fishing on mixed stocks off the coast account for some of the harvest.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 xml:space="preserve">Tawah Creek and the Situk and Tsiu </w:t>
      </w:r>
      <w:proofErr w:type="gramStart"/>
      <w:r>
        <w:t>rivers</w:t>
      </w:r>
      <w:proofErr w:type="gramEnd"/>
      <w:r>
        <w:t>.</w:t>
      </w:r>
    </w:p>
    <w:p w:rsidR="00DE2B4D" w:rsidRDefault="00DE2B4D" w:rsidP="00DE2B4D">
      <w:r>
        <w:lastRenderedPageBreak/>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w:t>
      </w:r>
      <w:r w:rsidR="00752943">
        <w:t xml:space="preserve"> index counts (Figure 7; Appendix A4</w:t>
      </w:r>
      <w:r>
        <w:t>) and as a result, meaningful expansion factors could not be estimated. Index counts were substantially lower than total escapement in all years and accounted for minor and variable p</w:t>
      </w:r>
      <w:r w:rsidR="0010466C">
        <w:t>ortions of the total escapement</w:t>
      </w:r>
      <w:r>
        <w:t>.</w:t>
      </w:r>
    </w:p>
    <w:p w:rsidR="00613971" w:rsidRDefault="00613971" w:rsidP="00613971">
      <w:pPr>
        <w:jc w:val="center"/>
      </w:pPr>
      <w:r w:rsidRPr="00550EF2">
        <w:rPr>
          <w:noProof/>
        </w:rPr>
        <w:drawing>
          <wp:inline distT="0" distB="0" distL="0" distR="0" wp14:anchorId="7C81622B" wp14:editId="0AA008C1">
            <wp:extent cx="5943600" cy="4723790"/>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23790"/>
                    </a:xfrm>
                    <a:prstGeom prst="rect">
                      <a:avLst/>
                    </a:prstGeom>
                    <a:noFill/>
                    <a:ln>
                      <a:solidFill>
                        <a:sysClr val="windowText" lastClr="000000"/>
                      </a:solidFill>
                    </a:ln>
                  </pic:spPr>
                </pic:pic>
              </a:graphicData>
            </a:graphic>
          </wp:inline>
        </w:drawing>
      </w:r>
    </w:p>
    <w:p w:rsidR="00613971" w:rsidRDefault="00613971" w:rsidP="00613971">
      <w:pPr>
        <w:pStyle w:val="Caption"/>
      </w:pPr>
      <w:bookmarkStart w:id="28" w:name="_Toc516752155"/>
      <w:r>
        <w:t xml:space="preserve">Figure </w:t>
      </w:r>
      <w:r w:rsidR="008667D6">
        <w:fldChar w:fldCharType="begin"/>
      </w:r>
      <w:r w:rsidR="008667D6">
        <w:instrText xml:space="preserve"> SEQ Figure \* ARABIC </w:instrText>
      </w:r>
      <w:r w:rsidR="008667D6">
        <w:fldChar w:fldCharType="separate"/>
      </w:r>
      <w:r w:rsidR="00167CAD">
        <w:rPr>
          <w:noProof/>
        </w:rPr>
        <w:t>7</w:t>
      </w:r>
      <w:r w:rsidR="008667D6">
        <w:rPr>
          <w:noProof/>
        </w:rPr>
        <w:fldChar w:fldCharType="end"/>
      </w:r>
      <w:r w:rsidRPr="00DD0EC1">
        <w:t>.–</w:t>
      </w:r>
      <w:r w:rsidRPr="00864E0C">
        <w:t>Peak</w:t>
      </w:r>
      <w:r w:rsidRPr="00FD2DEA">
        <w:t xml:space="preserve"> coho salmon escapement survey counts for 3 systems in the Yakutat area, 1972</w:t>
      </w:r>
      <w:r>
        <w:t>–2017</w:t>
      </w:r>
      <w:r w:rsidRPr="00FD2DEA">
        <w:t>, and escapement goal bounds.</w:t>
      </w:r>
      <w:bookmarkEnd w:id="28"/>
    </w:p>
    <w:p w:rsidR="004F6FED" w:rsidRPr="004F6FED" w:rsidRDefault="00DE2B4D" w:rsidP="000C6A07">
      <w:r>
        <w:t>Utility of the peak survey counts in assessing historical escapement is limited by decreasing survey effort near the peak of spawner abundance at the end of the fishery</w:t>
      </w:r>
      <w:r w:rsidR="0010466C">
        <w:t>,</w:t>
      </w:r>
      <w:r>
        <w:t xml:space="preserve">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w:t>
      </w:r>
      <w:r>
        <w:lastRenderedPageBreak/>
        <w:t xml:space="preserve">period, the goal </w:t>
      </w:r>
      <w:r w:rsidR="0010466C">
        <w:t xml:space="preserve">in the nearby Situk River </w:t>
      </w:r>
      <w:r>
        <w:t xml:space="preserve">was met or exceeded in 8 years out of 9 </w:t>
      </w:r>
      <w:r w:rsidR="0010466C">
        <w:t>years when peak counts were available</w:t>
      </w:r>
      <w:r>
        <w:t>. Effective peak counts are available for the Tsiu Riv</w:t>
      </w:r>
      <w:r w:rsidR="00346363">
        <w:t>er in all years during 2008–2017</w:t>
      </w:r>
      <w:r>
        <w:t xml:space="preserve"> and all counts met or exceeded the goal.</w:t>
      </w:r>
    </w:p>
    <w:p w:rsidR="00833B15" w:rsidRDefault="00833B15" w:rsidP="00833B15">
      <w:pPr>
        <w:pStyle w:val="Heading2"/>
      </w:pPr>
      <w:bookmarkStart w:id="29" w:name="_Toc516749987"/>
      <w:r>
        <w:t xml:space="preserve">Smolt </w:t>
      </w:r>
      <w:r w:rsidR="00D53866">
        <w:t xml:space="preserve">and Presmolt </w:t>
      </w:r>
      <w:r>
        <w:t>Production</w:t>
      </w:r>
      <w:bookmarkEnd w:id="29"/>
    </w:p>
    <w:p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 while presmolt estimates in the summer prior to smolt emigration are available for Ford Arm Creek</w:t>
      </w:r>
      <w:r w:rsidR="00805A00">
        <w:t xml:space="preserve"> through the 2015 return year</w:t>
      </w:r>
      <w:r w:rsidR="00752943">
        <w:t xml:space="preserve"> (Table 3</w:t>
      </w:r>
      <w:r>
        <w:t>).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with a substantial</w:t>
      </w:r>
      <w:r w:rsidR="00CE4340">
        <w:t xml:space="preserve"> parasite load which may have </w:t>
      </w:r>
      <w:r w:rsidR="00DE68CC">
        <w:t>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005B2631">
        <w:rPr>
          <w:color w:val="000000" w:themeColor="text1"/>
        </w:rPr>
        <w:t xml:space="preserve">, we suspect that the </w:t>
      </w:r>
      <w:r w:rsidRPr="00137636">
        <w:rPr>
          <w:color w:val="000000" w:themeColor="text1"/>
        </w:rPr>
        <w:t xml:space="preserve">decrease in smolt production may </w:t>
      </w:r>
      <w:r w:rsidR="005B2631">
        <w:rPr>
          <w:color w:val="000000" w:themeColor="text1"/>
        </w:rPr>
        <w:t xml:space="preserve">have </w:t>
      </w:r>
      <w:r w:rsidRPr="00137636">
        <w:rPr>
          <w:color w:val="000000" w:themeColor="text1"/>
        </w:rPr>
        <w:t>be</w:t>
      </w:r>
      <w:r w:rsidR="005B2631">
        <w:rPr>
          <w:color w:val="000000" w:themeColor="text1"/>
        </w:rPr>
        <w:t xml:space="preserve">en related to a </w:t>
      </w:r>
      <w:r w:rsidRPr="00137636">
        <w:rPr>
          <w:color w:val="000000" w:themeColor="text1"/>
        </w:rPr>
        <w:t>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(Figure 10</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rsidR="0010466C" w:rsidRPr="00F859A0" w:rsidRDefault="000E16F6" w:rsidP="000E16F6">
      <w:pPr>
        <w:pStyle w:val="Caption"/>
      </w:pPr>
      <w:bookmarkStart w:id="30" w:name="_Toc516750331"/>
      <w:r>
        <w:lastRenderedPageBreak/>
        <w:t xml:space="preserve">Table </w:t>
      </w:r>
      <w:r w:rsidR="008667D6">
        <w:fldChar w:fldCharType="begin"/>
      </w:r>
      <w:r w:rsidR="008667D6">
        <w:instrText xml:space="preserve"> SEQ Table \* ARABIC </w:instrText>
      </w:r>
      <w:r w:rsidR="008667D6">
        <w:fldChar w:fldCharType="separate"/>
      </w:r>
      <w:r w:rsidR="00167CAD">
        <w:rPr>
          <w:noProof/>
        </w:rPr>
        <w:t>3</w:t>
      </w:r>
      <w:r w:rsidR="008667D6">
        <w:rPr>
          <w:noProof/>
        </w:rPr>
        <w:fldChar w:fldCharType="end"/>
      </w:r>
      <w:r w:rsidR="0010466C">
        <w:t>.</w:t>
      </w:r>
      <w:r w:rsidR="0010466C" w:rsidRPr="006C1E21">
        <w:t>–</w:t>
      </w:r>
      <w:r w:rsidR="0010466C" w:rsidRPr="002D42A1">
        <w:t>Total</w:t>
      </w:r>
      <w:r w:rsidR="0010466C" w:rsidRPr="00685BD4">
        <w:t xml:space="preserve"> coho smolt and presmolt production estimates for 7 wild coho salmon-producing systems in Southeast Alaska by age-.1 return year, 1980–201</w:t>
      </w:r>
      <w:r w:rsidR="0010466C">
        <w:t>7</w:t>
      </w:r>
      <w:r w:rsidR="0010466C" w:rsidRPr="00685BD4">
        <w:t>.</w:t>
      </w:r>
      <w:bookmarkEnd w:id="30"/>
      <w:r w:rsidR="0010466C"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10466C" w:rsidRPr="000C6A07" w:rsidTr="004D6A96">
        <w:trPr>
          <w:trHeight w:val="259"/>
        </w:trPr>
        <w:tc>
          <w:tcPr>
            <w:tcW w:w="116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w:t>
            </w:r>
          </w:p>
        </w:tc>
        <w:tc>
          <w:tcPr>
            <w:tcW w:w="117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Auke </w:t>
            </w:r>
          </w:p>
        </w:tc>
        <w:tc>
          <w:tcPr>
            <w:tcW w:w="1345"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Berners</w:t>
            </w:r>
          </w:p>
        </w:tc>
        <w:tc>
          <w:tcPr>
            <w:tcW w:w="1474"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Chilkat</w:t>
            </w:r>
          </w:p>
        </w:tc>
        <w:tc>
          <w:tcPr>
            <w:tcW w:w="1570"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 Taku   </w:t>
            </w:r>
          </w:p>
        </w:tc>
        <w:tc>
          <w:tcPr>
            <w:tcW w:w="1321"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Hugh Smith</w:t>
            </w:r>
          </w:p>
        </w:tc>
        <w:tc>
          <w:tcPr>
            <w:tcW w:w="1306"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Ford Arm </w:t>
            </w:r>
          </w:p>
        </w:tc>
      </w:tr>
      <w:tr w:rsidR="0010466C" w:rsidRPr="000C6A07" w:rsidTr="004D6A96">
        <w:trPr>
          <w:trHeight w:val="259"/>
        </w:trPr>
        <w:tc>
          <w:tcPr>
            <w:tcW w:w="116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Return</w:t>
            </w:r>
          </w:p>
        </w:tc>
        <w:tc>
          <w:tcPr>
            <w:tcW w:w="117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c>
          <w:tcPr>
            <w:tcW w:w="1345"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River</w:t>
            </w:r>
          </w:p>
        </w:tc>
        <w:tc>
          <w:tcPr>
            <w:tcW w:w="1474"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w:t>
            </w:r>
          </w:p>
        </w:tc>
        <w:tc>
          <w:tcPr>
            <w:tcW w:w="1570"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  </w:t>
            </w:r>
          </w:p>
        </w:tc>
        <w:tc>
          <w:tcPr>
            <w:tcW w:w="1321"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Lake </w:t>
            </w:r>
          </w:p>
        </w:tc>
        <w:tc>
          <w:tcPr>
            <w:tcW w:w="1306"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r>
      <w:tr w:rsidR="0010466C" w:rsidRPr="000C6A07" w:rsidTr="004D6A96">
        <w:trPr>
          <w:trHeight w:val="259"/>
        </w:trPr>
        <w:tc>
          <w:tcPr>
            <w:tcW w:w="116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Year</w:t>
            </w:r>
          </w:p>
        </w:tc>
        <w:tc>
          <w:tcPr>
            <w:tcW w:w="117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45"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474"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570"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 xml:space="preserve">Smolts </w:t>
            </w:r>
          </w:p>
        </w:tc>
        <w:tc>
          <w:tcPr>
            <w:tcW w:w="1321"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06"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Pre-smolts</w:t>
            </w:r>
          </w:p>
        </w:tc>
      </w:tr>
      <w:tr w:rsidR="0010466C" w:rsidRPr="000C6A07" w:rsidTr="004D6A96">
        <w:trPr>
          <w:trHeight w:hRule="exact" w:val="302"/>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8,789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10,714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6,967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79,059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6,849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29,117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63,686</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6,901</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6,838</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32,283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38,509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5,852</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23,572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45,748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5,617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21,878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70,322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36,218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88,983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7,685</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27,904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51,658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163,998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26,620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54,851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141,291</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33,101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56,284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187,688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23,373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61,728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326,312</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32,657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57,401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255,519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48,434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82,893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181,503</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49,516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134,640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194,019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91,605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133,629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32,294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66,772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139,959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37,436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80,517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252,168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29,875</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132,655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19,902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62,444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23,327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102,610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36,487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102,918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26,841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77,081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22,997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101,579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39,924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120,632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28,184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98,470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84,017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28,793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72,315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24,006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96,180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25,813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64,349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37,742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86,994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32,482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86,174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41,093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99,144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47,247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149,090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33,860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104,490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38,808</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302"/>
        </w:trPr>
        <w:tc>
          <w:tcPr>
            <w:tcW w:w="1167"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2017</w:t>
            </w:r>
          </w:p>
        </w:tc>
        <w:tc>
          <w:tcPr>
            <w:tcW w:w="1177"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9,590</w:t>
            </w:r>
          </w:p>
        </w:tc>
        <w:tc>
          <w:tcPr>
            <w:tcW w:w="1345"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308,612</w:t>
            </w:r>
          </w:p>
        </w:tc>
        <w:tc>
          <w:tcPr>
            <w:tcW w:w="1474"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666,396</w:t>
            </w:r>
          </w:p>
        </w:tc>
        <w:tc>
          <w:tcPr>
            <w:tcW w:w="1570"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2,731,997</w:t>
            </w:r>
          </w:p>
        </w:tc>
        <w:tc>
          <w:tcPr>
            <w:tcW w:w="1321"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33,756</w:t>
            </w:r>
          </w:p>
        </w:tc>
        <w:tc>
          <w:tcPr>
            <w:tcW w:w="1306"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6,246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10466C" w:rsidRPr="000C6A07" w:rsidRDefault="0010466C" w:rsidP="004D6A96">
            <w:pPr>
              <w:spacing w:after="0"/>
              <w:jc w:val="right"/>
              <w:rPr>
                <w:sz w:val="20"/>
                <w:szCs w:val="20"/>
              </w:rPr>
            </w:pPr>
            <w:r w:rsidRPr="000C6A07">
              <w:rPr>
                <w:sz w:val="20"/>
                <w:szCs w:val="20"/>
              </w:rPr>
              <w:t>83,812</w:t>
            </w:r>
          </w:p>
        </w:tc>
      </w:tr>
    </w:tbl>
    <w:p w:rsidR="0010466C" w:rsidRDefault="0010466C" w:rsidP="00833B15"/>
    <w:p w:rsidR="001307B6" w:rsidRDefault="00F9310A" w:rsidP="001307B6">
      <w:pPr>
        <w:jc w:val="center"/>
      </w:pPr>
      <w:r w:rsidRPr="00F9310A">
        <w:rPr>
          <w:noProof/>
        </w:rPr>
        <w:lastRenderedPageBreak/>
        <w:drawing>
          <wp:inline distT="0" distB="0" distL="0" distR="0">
            <wp:extent cx="5629523" cy="349792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2448" cy="3499743"/>
                    </a:xfrm>
                    <a:prstGeom prst="rect">
                      <a:avLst/>
                    </a:prstGeom>
                    <a:noFill/>
                    <a:ln>
                      <a:noFill/>
                    </a:ln>
                  </pic:spPr>
                </pic:pic>
              </a:graphicData>
            </a:graphic>
          </wp:inline>
        </w:drawing>
      </w:r>
    </w:p>
    <w:p w:rsidR="001307B6" w:rsidRPr="0002417C" w:rsidRDefault="002C1F50" w:rsidP="002C1F50">
      <w:pPr>
        <w:pStyle w:val="Caption"/>
      </w:pPr>
      <w:bookmarkStart w:id="31" w:name="_Toc516752156"/>
      <w:proofErr w:type="gramStart"/>
      <w:r>
        <w:t xml:space="preserve">Figure </w:t>
      </w:r>
      <w:r w:rsidR="008667D6">
        <w:fldChar w:fldCharType="begin"/>
      </w:r>
      <w:r w:rsidR="008667D6">
        <w:instrText xml:space="preserve"> SEQ Figure \* ARABIC </w:instrText>
      </w:r>
      <w:r w:rsidR="008667D6">
        <w:fldChar w:fldCharType="separate"/>
      </w:r>
      <w:r w:rsidR="00167CAD">
        <w:rPr>
          <w:noProof/>
        </w:rPr>
        <w:t>8</w:t>
      </w:r>
      <w:r w:rsidR="008667D6">
        <w:rPr>
          <w:noProof/>
        </w:rPr>
        <w:fldChar w:fldCharType="end"/>
      </w:r>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1"/>
      <w:proofErr w:type="gramEnd"/>
    </w:p>
    <w:p w:rsidR="001307B6" w:rsidRDefault="00613971" w:rsidP="001307B6">
      <w:pPr>
        <w:jc w:val="center"/>
      </w:pPr>
      <w:r w:rsidRPr="00613971">
        <w:rPr>
          <w:noProof/>
        </w:rPr>
        <w:drawing>
          <wp:inline distT="0" distB="0" distL="0" distR="0" wp14:anchorId="04FED66E" wp14:editId="3F74FAA0">
            <wp:extent cx="5584372" cy="365395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3845" cy="3660150"/>
                    </a:xfrm>
                    <a:prstGeom prst="rect">
                      <a:avLst/>
                    </a:prstGeom>
                    <a:noFill/>
                    <a:ln>
                      <a:noFill/>
                    </a:ln>
                  </pic:spPr>
                </pic:pic>
              </a:graphicData>
            </a:graphic>
          </wp:inline>
        </w:drawing>
      </w:r>
    </w:p>
    <w:p w:rsidR="001307B6" w:rsidRDefault="002C1F50" w:rsidP="002C1F50">
      <w:pPr>
        <w:pStyle w:val="Caption"/>
      </w:pPr>
      <w:bookmarkStart w:id="32" w:name="_Toc516752157"/>
      <w:proofErr w:type="gramStart"/>
      <w:r>
        <w:t xml:space="preserve">Figure </w:t>
      </w:r>
      <w:r w:rsidR="008667D6">
        <w:fldChar w:fldCharType="begin"/>
      </w:r>
      <w:r w:rsidR="008667D6">
        <w:instrText xml:space="preserve"> SEQ Figure \* ARABIC </w:instrText>
      </w:r>
      <w:r w:rsidR="008667D6">
        <w:fldChar w:fldCharType="separate"/>
      </w:r>
      <w:r w:rsidR="00167CAD">
        <w:rPr>
          <w:noProof/>
        </w:rPr>
        <w:t>9</w:t>
      </w:r>
      <w:r w:rsidR="008667D6">
        <w:rPr>
          <w:noProof/>
        </w:rPr>
        <w:fldChar w:fldCharType="end"/>
      </w:r>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2"/>
      <w:proofErr w:type="gramEnd"/>
      <w:r w:rsidR="001307B6" w:rsidRPr="00B0237C">
        <w:t xml:space="preserve"> </w:t>
      </w:r>
    </w:p>
    <w:p w:rsidR="00F827C2" w:rsidRDefault="006E05BA" w:rsidP="00833B15">
      <w:r>
        <w:lastRenderedPageBreak/>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rsidR="0010466C">
        <w:t>rearing in the</w:t>
      </w:r>
      <w:r>
        <w:t xml:space="preserve"> system occurs in an a lake environment that is hydrologically, thermally and structurally more stable compared with systems in which a higher proportion of rearing habitat occurs in streams, sloughs and ponds.</w:t>
      </w:r>
      <w:r w:rsidR="00913123">
        <w:t xml:space="preserve"> An average of 39.2</w:t>
      </w:r>
      <w:r w:rsidR="00F827C2">
        <w:t xml:space="preserve"> thousand smolts migrated from Hugh Smith Lake during</w:t>
      </w:r>
      <w:r>
        <w:t xml:space="preserve"> the most recent 5-year period with </w:t>
      </w:r>
      <w:r w:rsidR="00752943">
        <w:t xml:space="preserve">available </w:t>
      </w:r>
      <w:r>
        <w:t>final estimates (</w:t>
      </w:r>
      <w:r w:rsidR="00913123">
        <w:t>2013–2017</w:t>
      </w:r>
      <w:r w:rsidR="00F827C2">
        <w:t xml:space="preserve"> adult return years), a level of fresh</w:t>
      </w:r>
      <w:r w:rsidR="00913123">
        <w:t xml:space="preserve">water production 25% higher than the previous </w:t>
      </w:r>
      <w:r w:rsidR="0022227D">
        <w:t xml:space="preserve">30-year </w:t>
      </w:r>
      <w:r w:rsidR="00913123">
        <w:t>(1983–2012</w:t>
      </w:r>
      <w:r w:rsidR="00F827C2">
        <w:t>) average of 31.5 thousand smolts.</w:t>
      </w:r>
    </w:p>
    <w:p w:rsidR="00833B15" w:rsidRDefault="00001474" w:rsidP="00833B15">
      <w:r>
        <w:t xml:space="preserve">Smolt population estimates are unavailable for Ford Arm Creek but the number of presmolts was estimated based on CWT marking of presmolts in the system in summer and recovery sampling of returning adults 2 years later (Table </w:t>
      </w:r>
      <w:r w:rsidR="00752943">
        <w:t xml:space="preserve">3 </w:t>
      </w:r>
      <w:r>
        <w:t>and Figure</w:t>
      </w:r>
      <w:r w:rsidR="00752943">
        <w:t xml:space="preserve"> 10</w:t>
      </w:r>
      <w:r>
        <w:t>). Presmolt estimates increased markedly from an average of 60.7 thousand fish during earlier years of the project in 1980–1991 (1982–1993 adult return years) to 95.3 thousand presmolts during 1992–2013. This</w:t>
      </w:r>
      <w:r w:rsidR="0022227D">
        <w:t xml:space="preserve"> increase in freshwater coho salmon production</w:t>
      </w:r>
      <w:r>
        <w:t xml:space="preserve"> coincided with a relatively steady increase in the peak number of spawning pink salmon observed in Ford Arm Creek from very low levels in the early-1980s (Figure</w:t>
      </w:r>
      <w:r w:rsidR="00047CB8">
        <w:t xml:space="preserve"> 10</w:t>
      </w:r>
      <w:r>
        <w:t>).</w:t>
      </w:r>
    </w:p>
    <w:p w:rsidR="001307B6" w:rsidRDefault="001307B6" w:rsidP="001307B6">
      <w:r w:rsidRPr="00001474">
        <w:rPr>
          <w:noProof/>
        </w:rPr>
        <w:drawing>
          <wp:inline distT="0" distB="0" distL="0" distR="0" wp14:anchorId="1D29AEB9" wp14:editId="6320AAEC">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1307B6" w:rsidRPr="00001474" w:rsidRDefault="002C1F50" w:rsidP="002C1F50">
      <w:pPr>
        <w:pStyle w:val="Caption"/>
      </w:pPr>
      <w:bookmarkStart w:id="33" w:name="_Toc516752158"/>
      <w:proofErr w:type="gramStart"/>
      <w:r>
        <w:t xml:space="preserve">Figure </w:t>
      </w:r>
      <w:r w:rsidR="008667D6">
        <w:fldChar w:fldCharType="begin"/>
      </w:r>
      <w:r w:rsidR="008667D6">
        <w:instrText xml:space="preserve"> SEQ Figure \* ARABIC </w:instrText>
      </w:r>
      <w:r w:rsidR="008667D6">
        <w:fldChar w:fldCharType="separate"/>
      </w:r>
      <w:r w:rsidR="00167CAD">
        <w:rPr>
          <w:noProof/>
        </w:rPr>
        <w:t>10</w:t>
      </w:r>
      <w:r w:rsidR="008667D6">
        <w:rPr>
          <w:noProof/>
        </w:rPr>
        <w:fldChar w:fldCharType="end"/>
      </w:r>
      <w:r w:rsidR="001307B6" w:rsidRPr="00001474">
        <w:t>.</w:t>
      </w:r>
      <w:proofErr w:type="gramEnd"/>
      <w:r w:rsidR="001307B6" w:rsidRPr="00001474">
        <w:t xml:space="preserve"> </w:t>
      </w:r>
      <w:proofErr w:type="gramStart"/>
      <w:r w:rsidR="001307B6" w:rsidRPr="00001474">
        <w:t>Estimated population of rearing coho salmon presmolts in the Ford Arm Creek system and the peak survey count of spawing pink salmon in the creek in the same summer.</w:t>
      </w:r>
      <w:bookmarkEnd w:id="33"/>
      <w:proofErr w:type="gramEnd"/>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strong positive effect by freshwater</w:t>
      </w:r>
      <w:r w:rsidR="0010466C">
        <w:t xml:space="preserve"> coho salmon production at low-to-moderate</w:t>
      </w:r>
      <w:r w:rsidR="00D53866">
        <w:t xml:space="preserve"> levels of marine-derived nutrients (MDN), with an evident </w:t>
      </w:r>
      <w:r w:rsidR="00D81CB0">
        <w:t>saturation effect</w:t>
      </w:r>
      <w:r w:rsidR="00D53866">
        <w:t xml:space="preserve"> as MDN levels increased </w:t>
      </w:r>
      <w:r w:rsidR="00D53866">
        <w:lastRenderedPageBreak/>
        <w:t>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w:t>
      </w:r>
      <w:r w:rsidR="00752943">
        <w:t>ommon brood year, which for age-1</w:t>
      </w:r>
      <w:r w:rsidR="00E97CBD" w:rsidRPr="00556CCC">
        <w:t xml:space="preserve"> coho salmon smolts is also the year prior to smolt migration. </w:t>
      </w:r>
      <w:r w:rsidR="00752943">
        <w:t xml:space="preserve">The analysis was complicated </w:t>
      </w:r>
      <w:r w:rsidR="00E97CBD" w:rsidRPr="00556CCC">
        <w:t>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10466C" w:rsidP="00556CCC">
      <w:pPr>
        <w:rPr>
          <w:szCs w:val="22"/>
        </w:rPr>
      </w:pPr>
      <w:r>
        <w:rPr>
          <w:szCs w:val="22"/>
        </w:rPr>
        <w:t>However, i</w:t>
      </w:r>
      <w:r w:rsidR="00556CCC">
        <w:rPr>
          <w:szCs w:val="22"/>
        </w:rPr>
        <w:t xml:space="preserve">ndications of a nutrient response in more than one year is </w:t>
      </w:r>
      <w:r w:rsidR="00556CCC" w:rsidRPr="00556CCC">
        <w:rPr>
          <w:szCs w:val="22"/>
        </w:rPr>
        <w:t xml:space="preserve">consistent with studies indicating persistence of a nutrient legacy into the next growing season in </w:t>
      </w:r>
      <w:r w:rsidR="00FC01E6">
        <w:rPr>
          <w:szCs w:val="22"/>
        </w:rPr>
        <w:t>periphyton (Verspoor et al. 2011</w:t>
      </w:r>
      <w:r w:rsidR="00556CCC" w:rsidRPr="00556CCC">
        <w:rPr>
          <w:szCs w:val="22"/>
        </w:rPr>
        <w:t>), generalist macro invertebrates and Dolly Varden (Rinella et al. 2013), and density of juvenile coho salmon (Nelson and Reynolds 2014). In addition to being retained in biota, nutrients may be stored in the stream-bed and re</w:t>
      </w:r>
      <w:r w:rsidR="00540291">
        <w:rPr>
          <w:szCs w:val="22"/>
        </w:rPr>
        <w:t>-</w:t>
      </w:r>
      <w:r w:rsidR="00556CCC"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nutrient subsidy from pink salmon was more influential, explaining 57% of variation in abundance comp</w:t>
      </w:r>
      <w:r>
        <w:t>ared with 5% explained by parent coho salmon</w:t>
      </w:r>
      <w:r w:rsidRPr="008875FF">
        <w:t xml:space="preserve"> escapement.</w:t>
      </w:r>
    </w:p>
    <w:p w:rsidR="000C6A07" w:rsidRDefault="000C6A07" w:rsidP="000C6A07">
      <w:r>
        <w:t>Despite nutrient benefits to presmolt pr</w:t>
      </w:r>
      <w:r w:rsidR="005B2631">
        <w:t>oduction up to moderate levels</w:t>
      </w:r>
      <w:r w:rsidR="00A3141F">
        <w:t xml:space="preserve">, </w:t>
      </w:r>
      <w:r>
        <w:t xml:space="preserve">increasing pink salmon escapements began </w:t>
      </w:r>
      <w:r w:rsidR="005B2631">
        <w:t xml:space="preserve">(by 1995) </w:t>
      </w:r>
      <w:r>
        <w:t>to tax oxygen levels in Ford Arm Creek</w:t>
      </w:r>
      <w:r w:rsidR="00A3141F">
        <w:t xml:space="preserve"> </w:t>
      </w:r>
      <w:r>
        <w:t>to the point of causing substantial pre-spawn mortality in adult salmon</w:t>
      </w:r>
      <w:r w:rsidR="009A7D9F">
        <w:t xml:space="preserve"> in some years</w:t>
      </w:r>
      <w:r>
        <w:t xml:space="preserve"> (Shaul et al. 2014), </w:t>
      </w:r>
      <w:r w:rsidR="00A3141F">
        <w:t xml:space="preserve">similar to the mortality event </w:t>
      </w:r>
      <w:r>
        <w:t>observed on Etolin Island by Davidson (1933).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severe oxygen-depletion event on August 30, 2013 resulted in both high mortality among adult salmon and widespread mortality of</w:t>
      </w:r>
      <w:r w:rsidR="00A3141F">
        <w:t xml:space="preserve"> large juvenile coho salmon that had</w:t>
      </w:r>
      <w:r>
        <w:t xml:space="preserve"> a high potential to survive to </w:t>
      </w:r>
      <w:r w:rsidR="00A3141F">
        <w:t xml:space="preserve">smolthood and </w:t>
      </w:r>
      <w:r>
        <w:t>adulthood (Figure 11).</w:t>
      </w:r>
    </w:p>
    <w:p w:rsidR="001307B6" w:rsidRDefault="001307B6" w:rsidP="001307B6">
      <w:r>
        <w:t xml:space="preserve">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further downstream, possibly because </w:t>
      </w:r>
      <w:r>
        <w:lastRenderedPageBreak/>
        <w:t xml:space="preserve">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t xml:space="preserve"> smolt production the following spring and adult returns 2-years after the mortality event.</w:t>
      </w:r>
    </w:p>
    <w:p w:rsidR="000C6A07" w:rsidRDefault="000C6A07" w:rsidP="000C6A07">
      <w:r>
        <w:t xml:space="preserve"> </w:t>
      </w:r>
      <w:r>
        <w:rPr>
          <w:noProof/>
        </w:rPr>
        <w:drawing>
          <wp:inline distT="0" distB="0" distL="0" distR="0" wp14:anchorId="774A1704" wp14:editId="7061FB3F">
            <wp:extent cx="3163529" cy="4208871"/>
            <wp:effectExtent l="0" t="0" r="0" b="127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79F09765" wp14:editId="1DECF31B">
            <wp:extent cx="4210083" cy="2677855"/>
            <wp:effectExtent l="4127" t="0" r="4128" b="4127"/>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0C6A07" w:rsidRDefault="002C1F50" w:rsidP="002C1F50">
      <w:pPr>
        <w:pStyle w:val="Caption"/>
      </w:pPr>
      <w:bookmarkStart w:id="34" w:name="_Toc516752159"/>
      <w:proofErr w:type="gramStart"/>
      <w:r>
        <w:t xml:space="preserve">Figure </w:t>
      </w:r>
      <w:r w:rsidR="008667D6">
        <w:fldChar w:fldCharType="begin"/>
      </w:r>
      <w:r w:rsidR="008667D6">
        <w:instrText xml:space="preserve"> SEQ Figure \* ARABIC </w:instrText>
      </w:r>
      <w:r w:rsidR="008667D6">
        <w:fldChar w:fldCharType="separate"/>
      </w:r>
      <w:r w:rsidR="00167CAD">
        <w:rPr>
          <w:noProof/>
        </w:rPr>
        <w:t>11</w:t>
      </w:r>
      <w:r w:rsidR="008667D6">
        <w:rPr>
          <w:noProof/>
        </w:rPr>
        <w:fldChar w:fldCharType="end"/>
      </w:r>
      <w:r w:rsidR="000C6A07" w:rsidRPr="00DD0EC1">
        <w:t>.–</w:t>
      </w:r>
      <w:r w:rsidR="000C6A07">
        <w:t>Pre-spawn adult salmon mortality from oxygen depletion in Ford Arm Creek on August 30, 2013 (left) and resultant mortality of large juvenile coho salmon (right)</w:t>
      </w:r>
      <w:r w:rsidR="000C6A07" w:rsidRPr="00FD2DEA">
        <w:t>.</w:t>
      </w:r>
      <w:proofErr w:type="gramEnd"/>
      <w:r w:rsidR="000C6A07">
        <w:t xml:space="preserve"> </w:t>
      </w:r>
      <w:proofErr w:type="gramStart"/>
      <w:r w:rsidR="000C6A07">
        <w:t>Photo by Amy Hemenway (ADF&amp;G).</w:t>
      </w:r>
      <w:bookmarkEnd w:id="34"/>
      <w:proofErr w:type="gramEnd"/>
    </w:p>
    <w:p w:rsidR="000C6A07" w:rsidRDefault="003A2E46" w:rsidP="000C6A07">
      <w:pPr>
        <w:spacing w:after="0"/>
        <w:jc w:val="left"/>
      </w:pPr>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1995, that the threshold</w:t>
      </w:r>
      <w:r w:rsidR="00A3141F">
        <w:t>s</w:t>
      </w:r>
      <w:r>
        <w:t xml:space="preserve"> of risk factors required to trigger these events</w:t>
      </w:r>
      <w:r w:rsidR="00A3141F">
        <w:t xml:space="preserve"> had decreased, i.e. fewer breathing salmon and fewer </w:t>
      </w:r>
      <w:r>
        <w:t>consecutive days without rain</w:t>
      </w:r>
      <w:r w:rsidR="00A3141F">
        <w:t xml:space="preserve"> were required to trigger pre-spawn mortality. We speculate that </w:t>
      </w:r>
      <w:r>
        <w:t>oxygen de</w:t>
      </w:r>
      <w:r w:rsidR="00495534">
        <w:t>mand from decomposition has increased with increasing levels of carcass nutrients, and that this process has increased the sensitivity of the system to the primary risk variables for pre-spawn mortality.</w:t>
      </w:r>
      <w:r w:rsidR="00A3141F">
        <w:t xml:space="preserve"> Patterns in late-summer air </w:t>
      </w:r>
      <w:r w:rsidR="005B2631">
        <w:t>temperature may also play</w:t>
      </w:r>
      <w:r w:rsidR="00A3141F">
        <w:t xml:space="preserve"> a role.</w:t>
      </w:r>
    </w:p>
    <w:p w:rsidR="000C6A07" w:rsidRPr="000E16F6" w:rsidRDefault="000C6A07" w:rsidP="000E16F6">
      <w:pPr>
        <w:pStyle w:val="Heading2"/>
      </w:pPr>
      <w:bookmarkStart w:id="35" w:name="_Toc516749988"/>
      <w:r w:rsidRPr="000E16F6">
        <w:t>Marine Survival</w:t>
      </w:r>
      <w:bookmarkEnd w:id="35"/>
    </w:p>
    <w:p w:rsidR="000C6A07" w:rsidRDefault="000C6A07" w:rsidP="000C6A07">
      <w:r w:rsidRPr="00092685">
        <w:t>Marine survival estimates are available beginning in the early-1980s, near the end of a period of low harvests of coho salmon</w:t>
      </w:r>
      <w:r>
        <w:t xml:space="preserve"> (Figure 1)</w:t>
      </w:r>
      <w:r w:rsidR="005B2631">
        <w:t xml:space="preserve"> and other </w:t>
      </w:r>
      <w:r w:rsidRPr="00092685">
        <w:t xml:space="preserve">species that began in the early to mid-1950s. Marine survival rates for wild indicator stocks increased after </w:t>
      </w:r>
      <w:r w:rsidR="00E22FD5">
        <w:t xml:space="preserve">the early-1980s </w:t>
      </w:r>
      <w:r w:rsidRPr="00092685">
        <w:t>and reached a peak in the early to mid-1990s before declining to more moderate le</w:t>
      </w:r>
      <w:r>
        <w:t xml:space="preserve">vels from 1995 to 2004 (Figure </w:t>
      </w:r>
      <w:r>
        <w:lastRenderedPageBreak/>
        <w:t>12; Table 4</w:t>
      </w:r>
      <w:r w:rsidRPr="00092685">
        <w:t>). Smolt–adult survival rates at Auke Creek increased from 9–10% in 1980–1981, the first returns with estimates, to an average of 19% in 1985–1989 before peaking at an average of 27% (rang</w:t>
      </w:r>
      <w:r>
        <w:t>e 21–35%) in 1990–1994 (Figure 12</w:t>
      </w:r>
      <w:r w:rsidRPr="00092685">
        <w:t>). Average survival for Auke Creek then decreased moderately during subsequent decades to 21% 1995–2004 and 17% in 2005–2014, before decreasing sharply to 12% in 2015 and only 4% in 2016 and 5% in 2017. Marine survival for adults returning</w:t>
      </w:r>
      <w:r>
        <w:t xml:space="preserve"> to Auke Creek</w:t>
      </w:r>
      <w:r w:rsidRPr="00092685">
        <w:t xml:space="preserve"> in 2018 is forecast at 3.7% with a 95% prediction interval of 1.8–7.6%.</w:t>
      </w:r>
    </w:p>
    <w:p w:rsidR="009A7D9F" w:rsidRPr="00092685" w:rsidRDefault="009A7D9F" w:rsidP="009A7D9F">
      <w:pPr>
        <w:jc w:val="center"/>
      </w:pPr>
      <w:r w:rsidRPr="00092685">
        <w:rPr>
          <w:noProof/>
        </w:rPr>
        <w:drawing>
          <wp:inline distT="0" distB="0" distL="0" distR="0" wp14:anchorId="35FBCBB8" wp14:editId="17C31CB3">
            <wp:extent cx="5292623" cy="5861957"/>
            <wp:effectExtent l="19050" t="19050" r="2286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7935" cy="5867840"/>
                    </a:xfrm>
                    <a:prstGeom prst="rect">
                      <a:avLst/>
                    </a:prstGeom>
                    <a:noFill/>
                    <a:ln>
                      <a:solidFill>
                        <a:schemeClr val="tx1"/>
                      </a:solidFill>
                    </a:ln>
                  </pic:spPr>
                </pic:pic>
              </a:graphicData>
            </a:graphic>
          </wp:inline>
        </w:drawing>
      </w:r>
    </w:p>
    <w:p w:rsidR="009A7D9F" w:rsidRPr="00092685" w:rsidRDefault="009A7D9F" w:rsidP="009A7D9F">
      <w:pPr>
        <w:pStyle w:val="Caption"/>
      </w:pPr>
      <w:r>
        <w:t xml:space="preserve">Figure </w:t>
      </w:r>
      <w:r w:rsidR="008667D6">
        <w:fldChar w:fldCharType="begin"/>
      </w:r>
      <w:r w:rsidR="008667D6">
        <w:instrText xml:space="preserve"> SEQ Figure \* ARABIC </w:instrText>
      </w:r>
      <w:r w:rsidR="008667D6">
        <w:fldChar w:fldCharType="separate"/>
      </w:r>
      <w:r w:rsidR="00167CAD">
        <w:rPr>
          <w:noProof/>
        </w:rPr>
        <w:t>12</w:t>
      </w:r>
      <w:r w:rsidR="008667D6">
        <w:rPr>
          <w:noProof/>
        </w:rPr>
        <w:fldChar w:fldCharType="end"/>
      </w:r>
      <w:r w:rsidRPr="00092685">
        <w:t>.–Estimated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p>
    <w:p w:rsidR="001307B6" w:rsidRPr="00092685" w:rsidRDefault="002C1F50" w:rsidP="002C1F50">
      <w:pPr>
        <w:pStyle w:val="Caption"/>
      </w:pPr>
      <w:bookmarkStart w:id="36" w:name="_Toc516750332"/>
      <w:r>
        <w:lastRenderedPageBreak/>
        <w:t xml:space="preserve">Table </w:t>
      </w:r>
      <w:r w:rsidR="008667D6">
        <w:fldChar w:fldCharType="begin"/>
      </w:r>
      <w:r w:rsidR="008667D6">
        <w:instrText xml:space="preserve"> SEQ Table \* ARABIC </w:instrText>
      </w:r>
      <w:r w:rsidR="008667D6">
        <w:fldChar w:fldCharType="separate"/>
      </w:r>
      <w:r w:rsidR="00167CAD">
        <w:rPr>
          <w:noProof/>
        </w:rPr>
        <w:t>4</w:t>
      </w:r>
      <w:r w:rsidR="008667D6">
        <w:rPr>
          <w:noProof/>
        </w:rPr>
        <w:fldChar w:fldCharType="end"/>
      </w:r>
      <w:r w:rsidR="001307B6" w:rsidRPr="00092685">
        <w:t>.–</w:t>
      </w:r>
      <w:r w:rsidR="001307B6" w:rsidRPr="00CC1B80">
        <w:t>Estimated</w:t>
      </w:r>
      <w:r w:rsidR="001307B6" w:rsidRPr="00092685">
        <w:t xml:space="preserve"> survival rate (percent) of coho sa</w:t>
      </w:r>
      <w:r w:rsidR="001307B6">
        <w:t>lmon smolts and presmolts from six</w:t>
      </w:r>
      <w:r w:rsidR="001307B6" w:rsidRPr="00092685">
        <w:t xml:space="preserve"> wild Southeast Alaska indicator stocks from the time of tagging until re</w:t>
      </w:r>
      <w:r w:rsidR="001307B6">
        <w:t xml:space="preserve">turn </w:t>
      </w:r>
      <w:r w:rsidR="005B2631">
        <w:t xml:space="preserve">as age 1-ocean adults </w:t>
      </w:r>
      <w:r w:rsidR="001307B6">
        <w:t>to the fisheries, 1980–2017</w:t>
      </w:r>
      <w:r w:rsidR="001307B6" w:rsidRPr="00092685">
        <w:t>.</w:t>
      </w:r>
      <w:bookmarkEnd w:id="36"/>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1307B6" w:rsidRPr="009A7D9F" w:rsidTr="004D6A96">
        <w:trPr>
          <w:trHeight w:hRule="exact" w:val="259"/>
        </w:trPr>
        <w:tc>
          <w:tcPr>
            <w:tcW w:w="995"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w:t>
            </w:r>
          </w:p>
        </w:tc>
        <w:tc>
          <w:tcPr>
            <w:tcW w:w="1392"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Auke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Berners</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Chilkat</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 Taku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Hugh Smith</w:t>
            </w:r>
          </w:p>
        </w:tc>
        <w:tc>
          <w:tcPr>
            <w:tcW w:w="1401"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Ford Arm </w:t>
            </w:r>
          </w:p>
        </w:tc>
      </w:tr>
      <w:tr w:rsidR="001307B6" w:rsidRPr="009A7D9F" w:rsidTr="004D6A96">
        <w:trPr>
          <w:trHeight w:hRule="exact" w:val="259"/>
        </w:trPr>
        <w:tc>
          <w:tcPr>
            <w:tcW w:w="995"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Return</w:t>
            </w:r>
          </w:p>
        </w:tc>
        <w:tc>
          <w:tcPr>
            <w:tcW w:w="1392"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  </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Lake </w:t>
            </w:r>
          </w:p>
        </w:tc>
        <w:tc>
          <w:tcPr>
            <w:tcW w:w="1401"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r>
      <w:tr w:rsidR="001307B6" w:rsidRPr="009A7D9F" w:rsidTr="004D6A96">
        <w:trPr>
          <w:trHeight w:hRule="exact" w:val="259"/>
        </w:trPr>
        <w:tc>
          <w:tcPr>
            <w:tcW w:w="995"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Year</w:t>
            </w:r>
          </w:p>
        </w:tc>
        <w:tc>
          <w:tcPr>
            <w:tcW w:w="1392"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 xml:space="preserve">Smolts </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401"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Pre-smolts</w:t>
            </w:r>
          </w:p>
        </w:tc>
      </w:tr>
      <w:tr w:rsidR="001307B6" w:rsidRPr="009A7D9F" w:rsidTr="004D6A96">
        <w:trPr>
          <w:trHeight w:hRule="exact" w:val="288"/>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17.1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6.8</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14.4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22.3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30.2</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13.9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17.1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2015</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12.0</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5.7</w:t>
            </w:r>
          </w:p>
        </w:tc>
        <w:tc>
          <w:tcPr>
            <w:tcW w:w="1401" w:type="dxa"/>
            <w:tcBorders>
              <w:top w:val="nil"/>
              <w:left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6.6</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2016</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5.8</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401" w:type="dxa"/>
            <w:tcBorders>
              <w:top w:val="nil"/>
              <w:left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hRule="exact" w:val="274"/>
        </w:trPr>
        <w:tc>
          <w:tcPr>
            <w:tcW w:w="995" w:type="dxa"/>
            <w:tcBorders>
              <w:left w:val="nil"/>
              <w:bottom w:val="single" w:sz="4" w:space="0" w:color="auto"/>
              <w:right w:val="nil"/>
            </w:tcBorders>
            <w:shd w:val="clear" w:color="auto" w:fill="auto"/>
            <w:noWrap/>
            <w:vAlign w:val="center"/>
          </w:tcPr>
          <w:p w:rsidR="001307B6" w:rsidRPr="009A7D9F" w:rsidRDefault="001307B6" w:rsidP="004D6A96">
            <w:pPr>
              <w:spacing w:after="0"/>
              <w:jc w:val="center"/>
              <w:rPr>
                <w:sz w:val="20"/>
                <w:szCs w:val="20"/>
              </w:rPr>
            </w:pPr>
            <w:r w:rsidRPr="009A7D9F">
              <w:rPr>
                <w:sz w:val="20"/>
                <w:szCs w:val="20"/>
              </w:rPr>
              <w:t>2017</w:t>
            </w:r>
          </w:p>
        </w:tc>
        <w:tc>
          <w:tcPr>
            <w:tcW w:w="1392"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right"/>
              <w:rPr>
                <w:sz w:val="20"/>
                <w:szCs w:val="20"/>
              </w:rPr>
            </w:pPr>
            <w:r w:rsidRPr="009A7D9F">
              <w:rPr>
                <w:sz w:val="20"/>
                <w:szCs w:val="20"/>
              </w:rPr>
              <w:t>5.0</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4.9</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7.7</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4.6</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6.9</w:t>
            </w:r>
          </w:p>
        </w:tc>
        <w:tc>
          <w:tcPr>
            <w:tcW w:w="1401"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1307B6" w:rsidRPr="009A7D9F" w:rsidRDefault="001307B6" w:rsidP="004D6A96">
            <w:pPr>
              <w:spacing w:after="0"/>
              <w:jc w:val="left"/>
              <w:rPr>
                <w:sz w:val="20"/>
                <w:szCs w:val="20"/>
              </w:rPr>
            </w:pPr>
            <w:r w:rsidRPr="009A7D9F">
              <w:rPr>
                <w:sz w:val="20"/>
                <w:szCs w:val="20"/>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10.6</w:t>
            </w:r>
          </w:p>
        </w:tc>
      </w:tr>
    </w:tbl>
    <w:p w:rsidR="001307B6" w:rsidRPr="001307B6" w:rsidRDefault="001307B6" w:rsidP="001307B6">
      <w:pPr>
        <w:rPr>
          <w:sz w:val="8"/>
          <w:szCs w:val="8"/>
        </w:rPr>
      </w:pPr>
    </w:p>
    <w:p w:rsidR="000C6A07" w:rsidRPr="00092685" w:rsidRDefault="000C6A07" w:rsidP="000C6A07">
      <w:r w:rsidRPr="00092685">
        <w:t>Combined survival for Auke Creek smolts returning as both jacks and adults increased from 12–14% for the 1980 and 1981 smolt years to</w:t>
      </w:r>
      <w:r>
        <w:t xml:space="preserve"> a peak of 46% in 1993 (Figure 13</w:t>
      </w:r>
      <w:r w:rsidRPr="00092685">
        <w:t xml:space="preserve">). Survival reached a later peak at 32% in 2001 and began to trend lower before plummeting from 17-24% in 2012–2014 to 5–8% in 2015–2016, with a forecast of 4% for the 2017 smolt year.  </w:t>
      </w:r>
    </w:p>
    <w:p w:rsidR="001307B6" w:rsidRPr="00092685" w:rsidRDefault="001307B6" w:rsidP="001307B6">
      <w:pPr>
        <w:jc w:val="center"/>
      </w:pPr>
      <w:r w:rsidRPr="00092685">
        <w:rPr>
          <w:noProof/>
        </w:rPr>
        <w:lastRenderedPageBreak/>
        <w:drawing>
          <wp:inline distT="0" distB="0" distL="0" distR="0" wp14:anchorId="254165C4" wp14:editId="58E9E4B9">
            <wp:extent cx="4392386" cy="3505641"/>
            <wp:effectExtent l="19050" t="19050" r="2730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457" cy="3520063"/>
                    </a:xfrm>
                    <a:prstGeom prst="rect">
                      <a:avLst/>
                    </a:prstGeom>
                    <a:noFill/>
                    <a:ln>
                      <a:solidFill>
                        <a:sysClr val="windowText" lastClr="000000"/>
                      </a:solidFill>
                    </a:ln>
                  </pic:spPr>
                </pic:pic>
              </a:graphicData>
            </a:graphic>
          </wp:inline>
        </w:drawing>
      </w:r>
    </w:p>
    <w:p w:rsidR="001307B6" w:rsidRPr="00092685" w:rsidRDefault="002C1F50" w:rsidP="002C1F50">
      <w:pPr>
        <w:pStyle w:val="Caption"/>
      </w:pPr>
      <w:bookmarkStart w:id="37" w:name="_Toc516752161"/>
      <w:r>
        <w:t xml:space="preserve">Figure </w:t>
      </w:r>
      <w:r w:rsidR="008667D6">
        <w:fldChar w:fldCharType="begin"/>
      </w:r>
      <w:r w:rsidR="008667D6">
        <w:instrText xml:space="preserve"> SEQ Figure \* ARABIC </w:instrText>
      </w:r>
      <w:r w:rsidR="008667D6">
        <w:fldChar w:fldCharType="separate"/>
      </w:r>
      <w:r w:rsidR="00167CAD">
        <w:rPr>
          <w:noProof/>
        </w:rPr>
        <w:t>13</w:t>
      </w:r>
      <w:r w:rsidR="008667D6">
        <w:rPr>
          <w:noProof/>
        </w:rPr>
        <w:fldChar w:fldCharType="end"/>
      </w:r>
      <w:r w:rsidR="001307B6" w:rsidRPr="00092685">
        <w:t>.–Estimated marine survival rate for wild coho salmon smolts migration from Auke creek by age 0-ocean jacks and age 1-ocean adults,1980–2016, with a forecast for 2017 and a 0.25 LOESS trend for total survival.</w:t>
      </w:r>
      <w:bookmarkEnd w:id="37"/>
    </w:p>
    <w:p w:rsidR="000C6A07" w:rsidRPr="00092685" w:rsidRDefault="000C6A07" w:rsidP="000C6A07">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B7115" w:rsidRDefault="000C6A07" w:rsidP="00A3141F">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w:t>
      </w:r>
      <w:r w:rsidR="000B7115">
        <w:t>eriod (20.0%). M</w:t>
      </w:r>
      <w:r w:rsidRPr="00092685">
        <w:t>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w:t>
      </w:r>
    </w:p>
    <w:p w:rsidR="00F66FBF" w:rsidRDefault="000C6A07" w:rsidP="00A3141F">
      <w:r w:rsidRPr="00092685">
        <w:t xml:space="preserve">The relationship changed abruptly in the 2008 sea-entry year (2009 adult return year) when marine survival decreased in the north relative to the south (Figure </w:t>
      </w:r>
      <w:r>
        <w:t>14</w:t>
      </w:r>
      <w:r w:rsidRPr="00092685">
        <w:t>). 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w:t>
      </w:r>
    </w:p>
    <w:p w:rsidR="00092685" w:rsidRDefault="00092685" w:rsidP="00A3141F">
      <w:r w:rsidRPr="00092685">
        <w:t>Marine survival at Hugh Smith Lake increased during 2009–2014 to an average of 15.9% that was similar to the peak 10-year period in the series from 1990 to 1999 (15.4%</w:t>
      </w:r>
      <w:r w:rsidR="009A7D9F">
        <w:t>; Figure 12</w:t>
      </w:r>
      <w:r w:rsidRPr="00092685">
        <w:t xml:space="preserve">). However, this </w:t>
      </w:r>
      <w:r w:rsidR="00E22FD5">
        <w:t>increase</w:t>
      </w:r>
      <w:r w:rsidRPr="00092685">
        <w:t xml:space="preserve"> did not persist during the period spanned by the recent warm-water “Blob” beginning in summer 2014 (Bond et al. 2015). Th</w:t>
      </w:r>
      <w:r w:rsidR="00775990">
        <w:t xml:space="preserve">ere was an initial shift back in favor of </w:t>
      </w:r>
      <w:r w:rsidR="00775990">
        <w:lastRenderedPageBreak/>
        <w:t>northern stocks</w:t>
      </w:r>
      <w:r w:rsidRPr="00092685">
        <w:t xml:space="preserve"> in 2015 (2014 sea-entry year</w:t>
      </w:r>
      <w:r w:rsidR="00E22FD5">
        <w:t>; Figure 14</w:t>
      </w:r>
      <w:r w:rsidRPr="00092685">
        <w:t>), in line with an increasing</w:t>
      </w:r>
      <w:r w:rsidR="00775990">
        <w:t xml:space="preserve"> PDO index</w:t>
      </w:r>
      <w:r w:rsidR="00E22FD5">
        <w:t>,</w:t>
      </w:r>
      <w:r w:rsidR="00775990">
        <w:t xml:space="preserve"> and survival for the Hugh Smith Lake</w:t>
      </w:r>
      <w:r w:rsidRPr="00092685">
        <w:t xml:space="preserve"> population decreased to 5.7%, well-below average survival for the northern indicators (11.2%; range 10.5–12.0%). However, dur</w:t>
      </w:r>
      <w:r w:rsidR="000B7115">
        <w:t>ing subsequent continued warm conditions during</w:t>
      </w:r>
      <w:r w:rsidRPr="00092685">
        <w:t xml:space="preserve">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B7115" w:rsidRDefault="000B7115" w:rsidP="000B7115">
      <w:r w:rsidRPr="00092685">
        <w:t xml:space="preserve">Overall, between 1983–2008 and 2009–2017 (adult years) there was a shift in the multiplier between Auke-Berners average survival and Hugh Smith Lake survival from 0.64 during the former period to 1.07 during the latter period (Figure </w:t>
      </w:r>
      <w:r>
        <w:t>14</w:t>
      </w:r>
      <w:r w:rsidRPr="00092685">
        <w:t>).</w:t>
      </w:r>
    </w:p>
    <w:p w:rsidR="00E14E17" w:rsidRPr="00092685" w:rsidRDefault="00E14E17" w:rsidP="00E14E17">
      <w:pPr>
        <w:jc w:val="center"/>
        <w:rPr>
          <w:color w:val="000000" w:themeColor="text1"/>
          <w:sz w:val="22"/>
          <w:szCs w:val="20"/>
        </w:rPr>
      </w:pPr>
      <w:r w:rsidRPr="00092685">
        <w:rPr>
          <w:noProof/>
        </w:rPr>
        <w:drawing>
          <wp:inline distT="0" distB="0" distL="0" distR="0" wp14:anchorId="016ACF1E" wp14:editId="79987328">
            <wp:extent cx="4191000" cy="3103878"/>
            <wp:effectExtent l="19050" t="19050" r="19050" b="2095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E14E17" w:rsidRDefault="002C1F50" w:rsidP="002C1F50">
      <w:pPr>
        <w:pStyle w:val="Caption"/>
      </w:pPr>
      <w:bookmarkStart w:id="38" w:name="_Toc516752162"/>
      <w:r>
        <w:t xml:space="preserve">Figure </w:t>
      </w:r>
      <w:r w:rsidR="008667D6">
        <w:fldChar w:fldCharType="begin"/>
      </w:r>
      <w:r w:rsidR="008667D6">
        <w:instrText xml:space="preserve"> SEQ Figure \* ARABIC </w:instrText>
      </w:r>
      <w:r w:rsidR="008667D6">
        <w:fldChar w:fldCharType="separate"/>
      </w:r>
      <w:r w:rsidR="00167CAD">
        <w:rPr>
          <w:noProof/>
        </w:rPr>
        <w:t>14</w:t>
      </w:r>
      <w:r w:rsidR="008667D6">
        <w:rPr>
          <w:noProof/>
        </w:rPr>
        <w:fldChar w:fldCharType="end"/>
      </w:r>
      <w:r w:rsidR="00E14E17" w:rsidRPr="00092685">
        <w:t>.–Relationships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38"/>
    </w:p>
    <w:p w:rsidR="00C75B64" w:rsidRDefault="00C75B64" w:rsidP="00C75B64">
      <w:r w:rsidRPr="00092685">
        <w:t>Besides 2015, the other primary outlier from this pattern was in 1986 (1985 smolt year) when there was a coast-wide reversal in the prevailing post-1976 tre</w:t>
      </w:r>
      <w:r>
        <w:t xml:space="preserve">nd in marine survival that </w:t>
      </w:r>
      <w:r w:rsidRPr="00092685">
        <w:t>favored northern stocks.</w:t>
      </w:r>
      <w:r>
        <w:t xml:space="preserve"> </w:t>
      </w:r>
      <w:r w:rsidRPr="00092685">
        <w:t>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w:t>
      </w:r>
      <w:r>
        <w:t>ve 5% and averaged 7.8% (Figure 15</w:t>
      </w:r>
      <w:r w:rsidRPr="00092685">
        <w:t xml:space="preserve">). The relationship between Situk River coho salmon harvest and OPIH </w:t>
      </w:r>
      <w:r w:rsidRPr="00092685">
        <w:lastRenderedPageBreak/>
        <w:t>marine survival shows a strong inverse relationship</w:t>
      </w:r>
      <w:r>
        <w:t xml:space="preserve"> consistent with the “Inverse Production Hypothesis”</w:t>
      </w:r>
      <w:r w:rsidRPr="00092685">
        <w:t xml:space="preserve"> (Hare et al. 1999) during 1961–2000, although the relationship has since been less consistent.</w:t>
      </w:r>
    </w:p>
    <w:p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527E276B" wp14:editId="4CBB137B">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rsidR="00E14E17" w:rsidRDefault="002C1F50" w:rsidP="002C1F50">
      <w:pPr>
        <w:pStyle w:val="Caption"/>
      </w:pPr>
      <w:bookmarkStart w:id="39" w:name="_Toc516752163"/>
      <w:proofErr w:type="gramStart"/>
      <w:r>
        <w:t xml:space="preserve">Figure </w:t>
      </w:r>
      <w:r w:rsidR="008667D6">
        <w:fldChar w:fldCharType="begin"/>
      </w:r>
      <w:r w:rsidR="008667D6">
        <w:instrText xml:space="preserve"> SEQ Figure \* ARABIC </w:instrText>
      </w:r>
      <w:r w:rsidR="008667D6">
        <w:fldChar w:fldCharType="separate"/>
      </w:r>
      <w:r w:rsidR="00167CAD">
        <w:rPr>
          <w:noProof/>
        </w:rPr>
        <w:t>15</w:t>
      </w:r>
      <w:r w:rsidR="008667D6">
        <w:rPr>
          <w:noProof/>
        </w:rPr>
        <w:fldChar w:fldCharType="end"/>
      </w:r>
      <w:r w:rsidR="00E14E17" w:rsidRPr="00C05539">
        <w:t>.</w:t>
      </w:r>
      <w:proofErr w:type="gramEnd"/>
      <w:r w:rsidR="00E14E17" w:rsidRPr="00C05539">
        <w:t xml:space="preserve"> Coho salmon harvest by the Situk-Ahrnklin setnet fishery compared with marine survival of hatchery coho salmon in the Oregon Production Index (OPI) area.</w:t>
      </w:r>
      <w:bookmarkEnd w:id="39"/>
    </w:p>
    <w:p w:rsidR="000B7115" w:rsidRPr="000B7115" w:rsidRDefault="000B7115" w:rsidP="000B7115">
      <w:r w:rsidRPr="000B7115">
        <w:t>Outer coastal stocks in northern Southeast, represented by Ford Arm Creek, have shown a somewhat</w:t>
      </w:r>
      <w:r>
        <w:t xml:space="preserve"> different pattern. </w:t>
      </w:r>
      <w:r w:rsidRPr="000B7115">
        <w:t xml:space="preserve">Ford Arm Creek presmolts returning from 1982–2015 survived at an average rate of 10.6%, increasing from an average of 9.0% in 1982–1991 to a peak 10-year average of 12.9% occurring in 1989–1998 (Figure 9; Table 8). Survival rates subsequently decreased and remained stable near 7% during the final 4 years of the Ford Arm Creek project in 2012–2015. Survival rate estimates for Ford Arm Creek include about 10 months in freshwater </w:t>
      </w:r>
      <w:r>
        <w:t xml:space="preserve">mortality </w:t>
      </w:r>
      <w:r w:rsidRPr="000B7115">
        <w:t>and, therefore are not a pure indicator of marine survival.</w:t>
      </w:r>
    </w:p>
    <w:p w:rsidR="00092685" w:rsidRPr="00092685" w:rsidRDefault="00092685" w:rsidP="000E16F6">
      <w:pPr>
        <w:pStyle w:val="Heading3"/>
      </w:pPr>
      <w:bookmarkStart w:id="40" w:name="_Toc516749989"/>
      <w:r w:rsidRPr="00092685">
        <w:t>Marine Survival Forecasting</w:t>
      </w:r>
      <w:bookmarkEnd w:id="40"/>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752943">
        <w:t>s jacks (versus adults; Figure 16</w:t>
      </w:r>
      <w:r w:rsidR="00C75B64">
        <w:t>). While the jack-versus-</w:t>
      </w:r>
      <w:r w:rsidRPr="00092685">
        <w:t>adult relationship alone is a poor predictor of smolt–adult survival, except at extremes, incorporating average jack size a</w:t>
      </w:r>
      <w:r w:rsidR="00752943">
        <w:t>dds useful information</w:t>
      </w:r>
      <w:r w:rsidRPr="00092685">
        <w:t xml:space="preserve">. Larger jack size appears to be a strong predictor of early maturity in males, and vice versa. Although some jacks escape uncounted between the pickets of most remote adult salmon weirs, the Auke Creek Weir provides a census of returning jacks that can be compared with a </w:t>
      </w:r>
      <w:r w:rsidRPr="00092685">
        <w:lastRenderedPageBreak/>
        <w:t>census of smolts migrating to sea in the same year and an estimate (combined escapement count and CWT-based harvest estimate) of adults returning the following year.</w:t>
      </w:r>
    </w:p>
    <w:p w:rsidR="00E14E17" w:rsidRPr="00092685" w:rsidRDefault="00E14E17" w:rsidP="00E22FD5">
      <w:pPr>
        <w:jc w:val="center"/>
      </w:pPr>
      <w:r w:rsidRPr="00092685">
        <w:rPr>
          <w:noProof/>
        </w:rPr>
        <w:drawing>
          <wp:inline distT="0" distB="0" distL="0" distR="0" wp14:anchorId="3FE726D5" wp14:editId="21C9885B">
            <wp:extent cx="5247549" cy="2553789"/>
            <wp:effectExtent l="19050" t="19050" r="10795" b="1841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29" cy="2563075"/>
                    </a:xfrm>
                    <a:prstGeom prst="rect">
                      <a:avLst/>
                    </a:prstGeom>
                    <a:noFill/>
                    <a:ln>
                      <a:solidFill>
                        <a:sysClr val="windowText" lastClr="000000"/>
                      </a:solidFill>
                    </a:ln>
                  </pic:spPr>
                </pic:pic>
              </a:graphicData>
            </a:graphic>
          </wp:inline>
        </w:drawing>
      </w:r>
    </w:p>
    <w:p w:rsidR="00E14E17" w:rsidRPr="00092685" w:rsidRDefault="002C1F50" w:rsidP="002C1F50">
      <w:pPr>
        <w:pStyle w:val="Caption"/>
        <w:rPr>
          <w:ins w:id="41" w:author="jb" w:date="2017-07-07T09:32:00Z"/>
          <w:vanish/>
        </w:rPr>
      </w:pPr>
      <w:bookmarkStart w:id="42" w:name="_Toc516752164"/>
      <w:r>
        <w:t xml:space="preserve">Figure </w:t>
      </w:r>
      <w:r w:rsidR="008667D6">
        <w:fldChar w:fldCharType="begin"/>
      </w:r>
      <w:r w:rsidR="008667D6">
        <w:instrText xml:space="preserve"> SEQ Figure \* ARABIC </w:instrText>
      </w:r>
      <w:r w:rsidR="008667D6">
        <w:fldChar w:fldCharType="separate"/>
      </w:r>
      <w:r w:rsidR="00167CAD">
        <w:rPr>
          <w:noProof/>
        </w:rPr>
        <w:t>16</w:t>
      </w:r>
      <w:r w:rsidR="008667D6">
        <w:rPr>
          <w:noProof/>
        </w:rPr>
        <w:fldChar w:fldCharType="end"/>
      </w:r>
      <w:r w:rsidR="00E14E17" w:rsidRPr="00092685">
        <w:t>.–Relationship between the rate of return of Auke Creek coho salmon as jacks versus as adults</w:t>
      </w:r>
      <w:bookmarkEnd w:id="42"/>
    </w:p>
    <w:p w:rsidR="00E22FD5" w:rsidRDefault="00E14E17" w:rsidP="00E22FD5">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8449D8" w:rsidRPr="00092685" w:rsidRDefault="008449D8" w:rsidP="00E22FD5">
      <w:pPr>
        <w:pStyle w:val="Caption"/>
        <w:jc w:val="center"/>
      </w:pPr>
      <w:r w:rsidRPr="00092685">
        <w:rPr>
          <w:noProof/>
        </w:rPr>
        <w:drawing>
          <wp:inline distT="0" distB="0" distL="0" distR="0" wp14:anchorId="4B80CFC4" wp14:editId="27AF81B3">
            <wp:extent cx="5343247" cy="2945674"/>
            <wp:effectExtent l="0" t="0" r="0" b="762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49876" cy="2949329"/>
                    </a:xfrm>
                    <a:prstGeom prst="rect">
                      <a:avLst/>
                    </a:prstGeom>
                    <a:noFill/>
                    <a:ln>
                      <a:noFill/>
                    </a:ln>
                  </pic:spPr>
                </pic:pic>
              </a:graphicData>
            </a:graphic>
          </wp:inline>
        </w:drawing>
      </w:r>
    </w:p>
    <w:p w:rsidR="008449D8" w:rsidRPr="00092685" w:rsidRDefault="002C1F50" w:rsidP="002C1F50">
      <w:pPr>
        <w:pStyle w:val="Caption"/>
        <w:rPr>
          <w:ins w:id="43" w:author="jb" w:date="2017-07-07T09:33:00Z"/>
          <w:vanish/>
        </w:rPr>
      </w:pPr>
      <w:bookmarkStart w:id="44" w:name="_Toc516752165"/>
      <w:r>
        <w:t xml:space="preserve">Figure </w:t>
      </w:r>
      <w:r w:rsidR="008667D6">
        <w:fldChar w:fldCharType="begin"/>
      </w:r>
      <w:r w:rsidR="008667D6">
        <w:instrText xml:space="preserve"> SEQ Figure \* ARABIC </w:instrText>
      </w:r>
      <w:r w:rsidR="008667D6">
        <w:fldChar w:fldCharType="separate"/>
      </w:r>
      <w:r w:rsidR="00167CAD">
        <w:rPr>
          <w:noProof/>
        </w:rPr>
        <w:t>17</w:t>
      </w:r>
      <w:r w:rsidR="008667D6">
        <w:rPr>
          <w:noProof/>
        </w:rPr>
        <w:fldChar w:fldCharType="end"/>
      </w:r>
      <w:r w:rsidR="008449D8" w:rsidRPr="00092685">
        <w:t>.–Smolt-adult survival for Auke Creek coho salmon and average fork length on July 24 of juvenile coho salmon caught in NOAA trawl surveys in northern Southeast Alaska, by sea-entry year</w:t>
      </w:r>
      <w:bookmarkEnd w:id="44"/>
    </w:p>
    <w:p w:rsidR="008449D8" w:rsidRPr="00092685" w:rsidRDefault="008449D8" w:rsidP="008449D8">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E14E17" w:rsidRDefault="007A0F21" w:rsidP="00C75B64">
      <w:r w:rsidRPr="00092685">
        <w:lastRenderedPageBreak/>
        <w:t>Smolt–adult survival at Auke Creek has shown no relationship with early marine growth, as indicated by the average length on July 24 of juveniles sampled by the NOAA Southeast Alaska Coastal Monitoring Project (</w:t>
      </w:r>
      <w:r>
        <w:t xml:space="preserve">Figure 17; </w:t>
      </w:r>
      <w:r w:rsidRPr="001C3B14">
        <w:rPr>
          <w:i/>
        </w:rPr>
        <w:t>R</w:t>
      </w:r>
      <w:r w:rsidRPr="00092685">
        <w:rPr>
          <w:vertAlign w:val="superscript"/>
        </w:rPr>
        <w:t>2</w:t>
      </w:r>
      <w:r w:rsidRPr="00092685">
        <w:t xml:space="preserve"> = 0.03; data prov</w:t>
      </w:r>
      <w:r w:rsidR="00C75B64">
        <w:t xml:space="preserve">ided by Emily Fergusson, NOAA). </w:t>
      </w:r>
      <w:r>
        <w:t>J</w:t>
      </w:r>
      <w:r w:rsidR="00E14E17" w:rsidRPr="00092685">
        <w:t xml:space="preserve">uveniles sampled in upper Chatham and Icy straits were at record average length in 2016, </w:t>
      </w:r>
      <w:r w:rsidR="00E22FD5">
        <w:t xml:space="preserve">and </w:t>
      </w:r>
      <w:r w:rsidR="00E14E17" w:rsidRPr="00092685">
        <w:t xml:space="preserve">tied </w:t>
      </w:r>
      <w:r w:rsidR="00E22FD5">
        <w:t xml:space="preserve">with 1997 </w:t>
      </w:r>
      <w:r>
        <w:t>for second largest in 2015, but</w:t>
      </w:r>
      <w:r w:rsidR="00E14E17" w:rsidRPr="00092685">
        <w:t xml:space="preserve"> </w:t>
      </w:r>
      <w:r w:rsidR="00E14E17">
        <w:t xml:space="preserve">had the </w:t>
      </w:r>
      <w:r w:rsidR="00E14E17" w:rsidRPr="00092685">
        <w:t>4</w:t>
      </w:r>
      <w:r w:rsidR="00E14E17" w:rsidRPr="00092685">
        <w:rPr>
          <w:vertAlign w:val="superscript"/>
        </w:rPr>
        <w:t>th</w:t>
      </w:r>
      <w:r w:rsidR="00E14E17" w:rsidRPr="00092685">
        <w:t xml:space="preserve"> smallest</w:t>
      </w:r>
      <w:r w:rsidR="00E14E17">
        <w:t xml:space="preserve"> average length</w:t>
      </w:r>
      <w:r>
        <w:t xml:space="preserve"> on record in 2017. However,</w:t>
      </w:r>
      <w:r w:rsidR="00E14E17" w:rsidRPr="00092685">
        <w:t xml:space="preserve"> marine survival was historically poor for all three sea-entry years. This comparison suggests that the recent apparent decrease in early marine survival in the 2015–2017 smolt years, as reflected in returns of both j</w:t>
      </w:r>
      <w:r w:rsidR="00E14E17">
        <w:t xml:space="preserve">acks and adults to Auke Creek, </w:t>
      </w:r>
      <w:r w:rsidR="00E14E17" w:rsidRPr="00092685">
        <w:t>has been caused by to a factor unrelated to growth, such as in increase in predation pressure.</w:t>
      </w:r>
    </w:p>
    <w:p w:rsidR="00092685" w:rsidRPr="00092685" w:rsidRDefault="00092685" w:rsidP="000E16F6">
      <w:pPr>
        <w:pStyle w:val="Heading3"/>
      </w:pPr>
      <w:bookmarkStart w:id="45" w:name="_Toc516749990"/>
      <w:r w:rsidRPr="00092685">
        <w:t>Late-Ocean, Growth-Related Effects</w:t>
      </w:r>
      <w:bookmarkEnd w:id="45"/>
    </w:p>
    <w:p w:rsidR="00C75B64" w:rsidRDefault="00092685" w:rsidP="00C75B64">
      <w:pPr>
        <w:spacing w:after="200" w:line="276" w:lineRule="auto"/>
      </w:pPr>
      <w:r w:rsidRPr="00092685">
        <w:t xml:space="preserve">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w:t>
      </w:r>
      <w:r w:rsidR="007A0F21">
        <w:t xml:space="preserve">also </w:t>
      </w:r>
      <w:r w:rsidRPr="00092685">
        <w:t xml:space="preserve">influenced primarily by conditions encountered in offshore waters of the Gulf of Alaska. </w:t>
      </w:r>
    </w:p>
    <w:p w:rsidR="008449D8" w:rsidRDefault="00092685" w:rsidP="00C75B64">
      <w:pPr>
        <w:spacing w:after="200" w:line="276" w:lineRule="auto"/>
      </w:pPr>
      <w:r w:rsidRPr="00092685">
        <w:t xml:space="preserve">Shaul and Geiger </w:t>
      </w:r>
      <w:r w:rsidR="00C75B64">
        <w:t xml:space="preserve">(2016) </w:t>
      </w:r>
      <w:r w:rsidRPr="00092685">
        <w:t xml:space="preserve">observed a moderately strong positive correlation between marine </w:t>
      </w:r>
      <w:proofErr w:type="gramStart"/>
      <w:r w:rsidRPr="00092685">
        <w:t>survival</w:t>
      </w:r>
      <w:proofErr w:type="gramEnd"/>
      <w:r w:rsidRPr="00092685">
        <w:t xml:space="preserve"> and pre-gillnet length size of Berners River adults and noted that this relationship 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00C75B64">
        <w:t xml:space="preserve">). </w:t>
      </w:r>
      <w:r w:rsidR="008449D8"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C75B64">
      <w:pPr>
        <w:spacing w:after="200" w:line="276" w:lineRule="auto"/>
        <w:rPr>
          <w:color w:val="0033CC"/>
        </w:rPr>
      </w:pPr>
      <w:r w:rsidRPr="00092685">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r w:rsidR="00BF19B0">
        <w:rPr>
          <w:color w:val="000000" w:themeColor="text1"/>
        </w:rPr>
        <w:t xml:space="preserve"> (which, like pink salmon, also have a 2-year life cycle)</w:t>
      </w:r>
      <w:r w:rsidRPr="00092685">
        <w:rPr>
          <w:color w:val="000000" w:themeColor="text1"/>
        </w:rPr>
        <w:t>.</w:t>
      </w:r>
    </w:p>
    <w:p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lastRenderedPageBreak/>
        <w:drawing>
          <wp:inline distT="0" distB="0" distL="0" distR="0" wp14:anchorId="5EFB159F" wp14:editId="61794BAD">
            <wp:extent cx="3945385" cy="3706586"/>
            <wp:effectExtent l="0" t="0" r="0" b="825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2911" cy="3713657"/>
                    </a:xfrm>
                    <a:prstGeom prst="rect">
                      <a:avLst/>
                    </a:prstGeom>
                    <a:noFill/>
                    <a:ln>
                      <a:noFill/>
                    </a:ln>
                  </pic:spPr>
                </pic:pic>
              </a:graphicData>
            </a:graphic>
          </wp:inline>
        </w:drawing>
      </w:r>
    </w:p>
    <w:p w:rsidR="00BF19B0" w:rsidRPr="00092685" w:rsidRDefault="00BF19B0" w:rsidP="00BF19B0">
      <w:pPr>
        <w:pStyle w:val="Caption"/>
      </w:pPr>
      <w:bookmarkStart w:id="46" w:name="_Toc516752166"/>
      <w:r>
        <w:t xml:space="preserve">Figure </w:t>
      </w:r>
      <w:r w:rsidR="008667D6">
        <w:fldChar w:fldCharType="begin"/>
      </w:r>
      <w:r w:rsidR="008667D6">
        <w:instrText xml:space="preserve"> SEQ Figure \* ARABIC </w:instrText>
      </w:r>
      <w:r w:rsidR="008667D6">
        <w:fldChar w:fldCharType="separate"/>
      </w:r>
      <w:r w:rsidR="00167CAD">
        <w:rPr>
          <w:noProof/>
        </w:rPr>
        <w:t>18</w:t>
      </w:r>
      <w:r w:rsidR="008667D6">
        <w:rPr>
          <w:noProof/>
        </w:rPr>
        <w:fldChar w:fldCharType="end"/>
      </w:r>
      <w:r w:rsidRPr="00092685">
        <w:t>.–Relationship between mean-average pre-gillnet length of returning Berners River coho salmon marine survival and smolt–adult survival by return year</w:t>
      </w:r>
      <w:r w:rsidR="00C75B64">
        <w:t xml:space="preserve"> (1990–2015)</w:t>
      </w:r>
      <w:r w:rsidRPr="00092685">
        <w:t>, with 2016 and 2017 outliers excluded.</w:t>
      </w:r>
      <w:bookmarkEnd w:id="46"/>
      <w:r w:rsidRPr="00092685">
        <w:t xml:space="preserve"> </w:t>
      </w:r>
    </w:p>
    <w:p w:rsidR="00092685" w:rsidRPr="00092685" w:rsidRDefault="00092685" w:rsidP="00C75B64">
      <w:pPr>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The recent sharp decrease in marine survival beginning in the 2015 sea-entry year has been accurately indicated by Auke Creek jack returns (Figure</w:t>
      </w:r>
      <w:r w:rsidR="00C75B64">
        <w:t>s</w:t>
      </w:r>
      <w:r w:rsidRPr="00092685">
        <w:t xml:space="preserve"> </w:t>
      </w:r>
      <w:r w:rsidR="001C3B14">
        <w:t>13</w:t>
      </w:r>
      <w:r w:rsidR="00C75B64">
        <w:t xml:space="preserve"> and 16</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xml:space="preserve">) may have also been influenced by late-ocean mortality factors, as a very low female-to-male ratio (Figure </w:t>
      </w:r>
      <w:r w:rsidR="00C75B64">
        <w:t>39</w:t>
      </w:r>
      <w:r w:rsidRPr="00092685">
        <w:t>)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E16F6">
      <w:pPr>
        <w:pStyle w:val="Heading3"/>
      </w:pPr>
      <w:bookmarkStart w:id="47" w:name="_Toc516749991"/>
      <w:r w:rsidRPr="00092685">
        <w:lastRenderedPageBreak/>
        <w:t>Hatchery Production and Survival</w:t>
      </w:r>
      <w:bookmarkEnd w:id="47"/>
    </w:p>
    <w:p w:rsidR="00092685" w:rsidRPr="00092685" w:rsidRDefault="00092685" w:rsidP="00092685">
      <w:r w:rsidRPr="00092685">
        <w:t>Releases of coho salmon from Southeast Alaska hatcheries have increased relatively steadily over the past 3 1/2 decades, from fewer tha</w:t>
      </w:r>
      <w:r w:rsidR="008E5CE0">
        <w:t xml:space="preserve">n 1 million fish in 1980 to 23.9 million fish in 2016 </w:t>
      </w:r>
      <w:r w:rsidR="00CC1B80">
        <w:t>(Figure 19</w:t>
      </w:r>
      <w:r w:rsidRPr="00092685">
        <w:t xml:space="preserve">). </w:t>
      </w:r>
      <w:r w:rsidR="00711A63">
        <w:t>During 1990–2016, releases followed a re</w:t>
      </w:r>
      <w:r w:rsidR="007E15B0">
        <w:t>markably steady</w:t>
      </w:r>
      <w:r w:rsidR="00CD704E">
        <w:t xml:space="preserve"> increasing trend</w:t>
      </w:r>
      <w:r w:rsidR="00711A63">
        <w:t xml:space="preserve">. </w:t>
      </w:r>
      <w:r w:rsidRPr="00092685">
        <w:t xml:space="preserve">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w:t>
      </w:r>
      <w:r w:rsidR="00F16F69">
        <w:t>release of 11.8</w:t>
      </w:r>
      <w:r w:rsidR="007E15B0">
        <w:t xml:space="preserve"> million fish</w:t>
      </w:r>
      <w:r w:rsidRPr="00092685">
        <w:t xml:space="preserve">. However, during the most </w:t>
      </w:r>
      <w:r w:rsidR="00CC1B80">
        <w:t>recent 5-year period (2012–2017</w:t>
      </w:r>
      <w:r w:rsidR="00257AB6">
        <w:t>), hatcheries added only 33.0 thousand</w:t>
      </w:r>
      <w:r w:rsidRPr="00092685">
        <w:t xml:space="preserve"> (5%) more</w:t>
      </w:r>
      <w:r w:rsidR="00CC1B80" w:rsidRPr="00CC1B80">
        <w:rPr>
          <w:b/>
          <w:color w:val="FF0000"/>
        </w:rPr>
        <w:t xml:space="preserve"> </w:t>
      </w:r>
      <w:r w:rsidRPr="00092685">
        <w:t xml:space="preserve">fish to the </w:t>
      </w:r>
      <w:r w:rsidR="00D50722">
        <w:t xml:space="preserve">hatchery fish harvest </w:t>
      </w:r>
      <w:r w:rsidRPr="00092685">
        <w:t xml:space="preserve">after </w:t>
      </w:r>
      <w:r w:rsidR="00257AB6">
        <w:t>nearly doubling</w:t>
      </w:r>
      <w:r w:rsidR="00CD704E">
        <w:t xml:space="preserve"> production</w:t>
      </w:r>
      <w:r w:rsidR="00257AB6">
        <w:t xml:space="preserve"> to an average of 22.7 million fish released</w:t>
      </w:r>
      <w:r w:rsidR="007E15B0">
        <w:t>.</w:t>
      </w:r>
    </w:p>
    <w:p w:rsidR="00092685" w:rsidRPr="00092685" w:rsidRDefault="00092685" w:rsidP="00092685">
      <w:pPr>
        <w:rPr>
          <w:color w:val="0070C0"/>
        </w:rPr>
      </w:pPr>
      <w:r w:rsidRPr="00092685">
        <w:t>Shaul et al. (2011) found that marine survival rates for hatchery releases were near parity with wild stocks in initial release years</w:t>
      </w:r>
      <w:r w:rsidR="00E22FD5">
        <w:t>,</w:t>
      </w:r>
      <w:r w:rsidRPr="00092685">
        <w:t xml:space="preserve">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w:t>
      </w:r>
      <w:r w:rsidR="00B62408">
        <w:t xml:space="preserve">tacularly poor success by </w:t>
      </w:r>
      <w:r w:rsidRPr="00092685">
        <w:t>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w:t>
      </w:r>
      <w:r w:rsidR="00C75B64">
        <w:rPr>
          <w:color w:val="000000" w:themeColor="text1"/>
        </w:rPr>
        <w:t>ry streams, may be an</w:t>
      </w:r>
      <w:r w:rsidRPr="00092685">
        <w:rPr>
          <w:color w:val="000000" w:themeColor="text1"/>
        </w:rPr>
        <w:t xml:space="preserve"> advantage to their marine survival.</w:t>
      </w:r>
    </w:p>
    <w:p w:rsidR="00092685" w:rsidRPr="00092685" w:rsidRDefault="00C75B64" w:rsidP="00092685">
      <w:r>
        <w:t>A</w:t>
      </w:r>
      <w:r w:rsidR="008E5CE0">
        <w:t>lthough smolt production more than doubled between the 199</w:t>
      </w:r>
      <w:r w:rsidR="008F6E3C">
        <w:t>0 and 2016</w:t>
      </w:r>
      <w:r w:rsidR="00092685" w:rsidRPr="00092685">
        <w:t xml:space="preserve"> release years, the resulting harvest of hatchery-produced fish by the troll fishery declined during 1991–2010, and the hatchery proportion of the total troll catch remained flat at 20% (Shaul et al. 2011). Since 2010, the smolt</w:t>
      </w:r>
      <w:r w:rsidR="007E15B0">
        <w:t xml:space="preserve"> releases continued to increase</w:t>
      </w:r>
      <w:r w:rsidR="00092685" w:rsidRPr="00092685">
        <w:t>, while the proportion of hatchery fish in the troll catch increased to an average of 27.7% (range 25.5–30</w:t>
      </w:r>
      <w:r w:rsidR="00CC1B80">
        <w:t>.9%) during 2011–2016 (Figure 19</w:t>
      </w:r>
      <w:r w:rsidR="00CD704E">
        <w:t>). In the past 20 years (1998–2017)</w:t>
      </w:r>
      <w:r w:rsidR="00092685" w:rsidRPr="00092685">
        <w:t>, smolt releases have followed a remarkably steady increasing linear trend (R</w:t>
      </w:r>
      <w:r w:rsidR="00092685" w:rsidRPr="00092685">
        <w:rPr>
          <w:vertAlign w:val="superscript"/>
        </w:rPr>
        <w:t>2</w:t>
      </w:r>
      <w:r w:rsidR="00CD704E">
        <w:t xml:space="preserve"> = 0.92</w:t>
      </w:r>
      <w:r w:rsidR="00092685" w:rsidRPr="00092685">
        <w:t>), with facilities colle</w:t>
      </w:r>
      <w:r w:rsidR="00CD704E">
        <w:t>ctively adding an additional 596</w:t>
      </w:r>
      <w:r w:rsidR="00092685" w:rsidRPr="00092685">
        <w:t xml:space="preserve"> thousand smolts per year to releas</w:t>
      </w:r>
      <w:r w:rsidR="00CD704E">
        <w:t>es</w:t>
      </w:r>
      <w:r w:rsidR="00092685" w:rsidRPr="00092685">
        <w:t>.</w:t>
      </w:r>
    </w:p>
    <w:p w:rsidR="00092685" w:rsidRDefault="00092685" w:rsidP="00092685">
      <w:r w:rsidRPr="00092685">
        <w:t>In absolute terms, the linear trend in the number of hatchery-produced coho salmon harvested by trollers in</w:t>
      </w:r>
      <w:r w:rsidR="008F6E3C">
        <w:t>creased by 4.1% during 1991–2017</w:t>
      </w:r>
      <w:r w:rsidRPr="00092685">
        <w:t xml:space="preserve">, although the trend in the percentage </w:t>
      </w:r>
      <w:r w:rsidR="00CB415A">
        <w:t xml:space="preserve">of coho salmon </w:t>
      </w:r>
      <w:r w:rsidRPr="00092685">
        <w:t>of hatchery origin declined for the first 20-years of the period (Shaul et al. 2011).  A major factor in the post-2010 increase has been a large increase in returns to Klawock Hatchery, which has</w:t>
      </w:r>
      <w:r w:rsidR="008F6E3C">
        <w:t xml:space="preserve"> contributed an average of 108.5</w:t>
      </w:r>
      <w:r w:rsidRPr="00092685">
        <w:t xml:space="preserve"> thousand fish to the troll cat</w:t>
      </w:r>
      <w:r w:rsidR="008F6E3C">
        <w:t>ch during 2011–2017</w:t>
      </w:r>
      <w:r w:rsidRPr="00092685">
        <w:t>, a nearly 5-fold increase from its average contribution</w:t>
      </w:r>
      <w:r w:rsidR="00CB415A">
        <w:t xml:space="preserve"> of only 18.8 thousand fish </w:t>
      </w:r>
      <w:r w:rsidRPr="00092685">
        <w:t>during the prior</w:t>
      </w:r>
      <w:r w:rsidR="008F6E3C">
        <w:t xml:space="preserve"> two decades (1991–2010)</w:t>
      </w:r>
      <w:r w:rsidR="00CB415A">
        <w:t xml:space="preserve">, </w:t>
      </w:r>
      <w:r w:rsidRPr="00092685">
        <w:t xml:space="preserve">even though </w:t>
      </w:r>
      <w:r w:rsidR="008F6E3C">
        <w:t>the average smolt release</w:t>
      </w:r>
      <w:r w:rsidRPr="00092685">
        <w:t xml:space="preserve"> associated with tho</w:t>
      </w:r>
      <w:r w:rsidR="008F6E3C">
        <w:t xml:space="preserve">se returns increased by only </w:t>
      </w:r>
      <w:r w:rsidR="000F6096">
        <w:t>1.5 fold</w:t>
      </w:r>
      <w:r w:rsidRPr="00092685">
        <w:t xml:space="preserve">. </w:t>
      </w:r>
    </w:p>
    <w:p w:rsidR="0044632B" w:rsidRDefault="0044632B" w:rsidP="0044632B">
      <w:pPr>
        <w:jc w:val="center"/>
      </w:pPr>
      <w:r w:rsidRPr="008E5CE0">
        <w:rPr>
          <w:noProof/>
        </w:rPr>
        <w:lastRenderedPageBreak/>
        <w:drawing>
          <wp:inline distT="0" distB="0" distL="0" distR="0" wp14:anchorId="20AF68E4" wp14:editId="0457C434">
            <wp:extent cx="5943600" cy="6811513"/>
            <wp:effectExtent l="19050" t="19050" r="19050"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11513"/>
                    </a:xfrm>
                    <a:prstGeom prst="rect">
                      <a:avLst/>
                    </a:prstGeom>
                    <a:noFill/>
                    <a:ln>
                      <a:solidFill>
                        <a:sysClr val="windowText" lastClr="000000"/>
                      </a:solidFill>
                    </a:ln>
                  </pic:spPr>
                </pic:pic>
              </a:graphicData>
            </a:graphic>
          </wp:inline>
        </w:drawing>
      </w:r>
    </w:p>
    <w:p w:rsidR="0044632B" w:rsidRDefault="0044632B" w:rsidP="0044632B">
      <w:pPr>
        <w:pStyle w:val="Caption"/>
      </w:pPr>
      <w:bookmarkStart w:id="48" w:name="_Toc516752167"/>
      <w:r>
        <w:t xml:space="preserve">Figure </w:t>
      </w:r>
      <w:r w:rsidR="008667D6">
        <w:fldChar w:fldCharType="begin"/>
      </w:r>
      <w:r w:rsidR="008667D6">
        <w:instrText xml:space="preserve"> SEQ Figure \* ARABIC </w:instrText>
      </w:r>
      <w:r w:rsidR="008667D6">
        <w:fldChar w:fldCharType="separate"/>
      </w:r>
      <w:r w:rsidR="00167CAD">
        <w:rPr>
          <w:noProof/>
        </w:rPr>
        <w:t>19</w:t>
      </w:r>
      <w:r w:rsidR="008667D6">
        <w:rPr>
          <w:noProof/>
        </w:rPr>
        <w:fldChar w:fldCharType="end"/>
      </w:r>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48"/>
    </w:p>
    <w:p w:rsidR="0044632B" w:rsidRPr="00092685" w:rsidRDefault="0044632B" w:rsidP="00092685"/>
    <w:p w:rsidR="00092685" w:rsidRDefault="00092685" w:rsidP="00092685">
      <w:r w:rsidRPr="00092685">
        <w:lastRenderedPageBreak/>
        <w:t>As a proportion of the total troll catch, the average contribution by Klawock Hatchery increas</w:t>
      </w:r>
      <w:r w:rsidR="000F6096">
        <w:t>ed from 1.1% in 1991–2010 to 6.4% in 2011–2017</w:t>
      </w:r>
      <w:r w:rsidRPr="00092685">
        <w:t>. During the lat</w:t>
      </w:r>
      <w:r w:rsidR="00CB415A">
        <w:t>t</w:t>
      </w:r>
      <w:r w:rsidRPr="00092685">
        <w:t>er period, Klawock hatcher</w:t>
      </w:r>
      <w:r w:rsidR="000F6096">
        <w:t>y accounted for an average of 25</w:t>
      </w:r>
      <w:r w:rsidRPr="00092685">
        <w:t>% of the overall hatchery contribution to the troll catch, ran</w:t>
      </w:r>
      <w:r w:rsidR="000F6096">
        <w:t>ging from 13</w:t>
      </w:r>
      <w:r w:rsidRPr="00092685">
        <w:t>%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Pr="00092685" w:rsidRDefault="00092685" w:rsidP="00092685">
      <w:r w:rsidRPr="00092685">
        <w:t>At an opposite extreme is the Hidden Falls Hatchery, where the average contribution to the troll harvest by smolts released from the central incubation facility has declined from 53.7 th</w:t>
      </w:r>
      <w:r w:rsidR="001A15B8">
        <w:t>ousand fish in 1991–2010 to 29.8 thousand fish in 2011–2017</w:t>
      </w:r>
      <w:r w:rsidRPr="00092685">
        <w:t>, even as smolt releases associated with those</w:t>
      </w:r>
      <w:r w:rsidR="0095219D">
        <w:t xml:space="preserve"> catches increased by more than an order of magnitude </w:t>
      </w:r>
      <w:r w:rsidRPr="00092685">
        <w:t>from fewer than 0.5 million smolts released an</w:t>
      </w:r>
      <w:r w:rsidR="0044632B">
        <w:t>nually prior to 1994 to over 3.3 million smolts in 2016</w:t>
      </w:r>
      <w:r w:rsidR="00CC1B80">
        <w:t xml:space="preserve"> (Figure 20)</w:t>
      </w:r>
      <w:r w:rsidRPr="00092685">
        <w:t>. The trend in marine survival mirrors smolt releases, declining from an average of 22% (range 16–29%) in 199</w:t>
      </w:r>
      <w:r w:rsidR="00E22FD5">
        <w:t>1</w:t>
      </w:r>
      <w:r w:rsidR="0044632B">
        <w:t>–1994 to only 1% in 2016–2017, appears</w:t>
      </w:r>
      <w:r w:rsidRPr="00092685">
        <w:t xml:space="preserve"> as a near mirror image of smolt releases</w:t>
      </w:r>
      <w:r w:rsidR="0044632B">
        <w:t xml:space="preserve"> in a pattern </w:t>
      </w:r>
      <w:r w:rsidRPr="00092685">
        <w:t>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w:t>
      </w:r>
      <w:r w:rsidR="0044632B">
        <w:t>vival (e.g. Irvine et al. 2013)</w:t>
      </w:r>
      <w:proofErr w:type="gramStart"/>
      <w:r w:rsidR="0044632B">
        <w:t>,</w:t>
      </w:r>
      <w:proofErr w:type="gramEnd"/>
      <w:r w:rsidR="0044632B">
        <w:t xml:space="preserve"> </w:t>
      </w:r>
      <w:r w:rsidRPr="00092685">
        <w:t>however, an intensifying predator field at hatchery release locations may also be important (Beamish et al. 1992; Thomas et al. 2017</w:t>
      </w:r>
      <w:r w:rsidR="00CC1B80">
        <w:t>; Allegue 2017</w:t>
      </w:r>
      <w:r w:rsidRPr="00092685">
        <w:t>). In Southeast Alaska, the humpback whale is one species that has been reported to be visually evident feeding on both chum and coho salmon releases near Hidden Falls Hatchery, and some other facilities (Chenoweth et al. 2017).</w:t>
      </w:r>
    </w:p>
    <w:p w:rsidR="00092685" w:rsidRDefault="00024584" w:rsidP="00092685">
      <w:pPr>
        <w:rPr>
          <w:b/>
          <w:color w:val="FF0000"/>
        </w:rPr>
      </w:pPr>
      <w:r>
        <w:rPr>
          <w:b/>
          <w:color w:val="FF0000"/>
        </w:rPr>
        <w:t>Discussion?</w:t>
      </w:r>
      <w:proofErr w:type="gramStart"/>
      <w:r>
        <w:rPr>
          <w:b/>
          <w:color w:val="FF0000"/>
        </w:rPr>
        <w:t>:</w:t>
      </w:r>
      <w:r w:rsidR="00092685" w:rsidRPr="00092685">
        <w:t>I</w:t>
      </w:r>
      <w:proofErr w:type="gramEnd"/>
      <w:r w:rsidR="00092685" w:rsidRPr="00092685">
        <w:t>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w:t>
      </w:r>
      <w:r w:rsidR="00CC1B80">
        <w:t>theast (Hugh Smith Lake; Figure 12</w:t>
      </w:r>
      <w:r w:rsidR="00092685" w:rsidRPr="00092685">
        <w:t>)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w:t>
      </w:r>
      <w:r w:rsidR="00E22FD5">
        <w:t>t the importance of predation by</w:t>
      </w:r>
      <w:r w:rsidR="00092685"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rsidR="00CC1B80">
        <w:t>; Allegue 2017</w:t>
      </w:r>
      <w:r w:rsidR="00092685" w:rsidRPr="00092685">
        <w:t>) and general habituation of predators to salmon as prey, particularly when other potential prey are in decline as is the case for Pacific herring in inside waters of Southeast Alaska (Hebert 2017).</w:t>
      </w:r>
    </w:p>
    <w:p w:rsidR="0044632B" w:rsidRPr="00092685" w:rsidRDefault="0044632B" w:rsidP="0044632B">
      <w:pPr>
        <w:jc w:val="center"/>
      </w:pPr>
      <w:r w:rsidRPr="0044632B">
        <w:rPr>
          <w:noProof/>
        </w:rPr>
        <w:lastRenderedPageBreak/>
        <w:drawing>
          <wp:inline distT="0" distB="0" distL="0" distR="0" wp14:anchorId="7B4B3A56" wp14:editId="1009F72C">
            <wp:extent cx="5943600" cy="4108955"/>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108955"/>
                    </a:xfrm>
                    <a:prstGeom prst="rect">
                      <a:avLst/>
                    </a:prstGeom>
                    <a:noFill/>
                    <a:ln>
                      <a:noFill/>
                    </a:ln>
                  </pic:spPr>
                </pic:pic>
              </a:graphicData>
            </a:graphic>
          </wp:inline>
        </w:drawing>
      </w:r>
    </w:p>
    <w:p w:rsidR="0044632B" w:rsidRPr="00092685" w:rsidRDefault="0044632B" w:rsidP="0044632B">
      <w:pPr>
        <w:pStyle w:val="Caption"/>
        <w:rPr>
          <w:rFonts w:ascii="Times New Roman Bold" w:hAnsi="Times New Roman Bold"/>
          <w:b/>
          <w:smallCaps/>
          <w:sz w:val="30"/>
        </w:rPr>
      </w:pPr>
      <w:bookmarkStart w:id="49" w:name="_Toc516752168"/>
      <w:r>
        <w:t xml:space="preserve">Figure </w:t>
      </w:r>
      <w:r w:rsidR="008667D6">
        <w:fldChar w:fldCharType="begin"/>
      </w:r>
      <w:r w:rsidR="008667D6">
        <w:instrText xml:space="preserve"> SEQ Figure \* ARABIC </w:instrText>
      </w:r>
      <w:r w:rsidR="008667D6">
        <w:fldChar w:fldCharType="separate"/>
      </w:r>
      <w:r w:rsidR="00167CAD">
        <w:rPr>
          <w:noProof/>
        </w:rPr>
        <w:t>20</w:t>
      </w:r>
      <w:r w:rsidR="008667D6">
        <w:rPr>
          <w:noProof/>
        </w:rPr>
        <w:fldChar w:fldCharType="end"/>
      </w:r>
      <w:r w:rsidRPr="00092685">
        <w:t>.–Number of coho salmon smolts released from the Hidden Falls Hatchery into Kasnyku Bay, and their subsequent marine survival by adult retu</w:t>
      </w:r>
      <w:r>
        <w:t>rn year</w:t>
      </w:r>
      <w:r w:rsidRPr="00092685">
        <w:t>.</w:t>
      </w:r>
      <w:bookmarkEnd w:id="49"/>
    </w:p>
    <w:p w:rsidR="00092685" w:rsidRDefault="00092685" w:rsidP="00092685">
      <w:r w:rsidRPr="00092685">
        <w:t xml:space="preserve">After substantial initial success during their early development prior to the early 1990s, </w:t>
      </w:r>
      <w:r w:rsidR="0044632B">
        <w:t>hatchery program efforts</w:t>
      </w:r>
      <w:r w:rsidRPr="00092685">
        <w:t xml:space="preserve"> to further increase the common property harvest of coho salmon through ste</w:t>
      </w:r>
      <w:r w:rsidR="0044632B">
        <w:t xml:space="preserve">adily increasing smolt releases </w:t>
      </w:r>
      <w:r w:rsidRPr="00092685">
        <w:t>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684E9B" w:rsidRDefault="00684E9B" w:rsidP="00BD39E4">
      <w:pPr>
        <w:pStyle w:val="Heading2"/>
      </w:pPr>
      <w:bookmarkStart w:id="50" w:name="_Toc516749992"/>
      <w:r>
        <w:t>Total Stock Abundance</w:t>
      </w:r>
      <w:bookmarkEnd w:id="50"/>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 xml:space="preserve">t are shown in </w:t>
      </w:r>
      <w:r w:rsidR="00CC1B80">
        <w:t>Figures 21 and 22 and Appendixes B1–B7</w:t>
      </w:r>
      <w:r w:rsidR="00640799">
        <w:t>.</w:t>
      </w:r>
      <w:r>
        <w:t xml:space="preserve"> </w:t>
      </w:r>
    </w:p>
    <w:p w:rsidR="00636898" w:rsidRDefault="00684E9B" w:rsidP="00684E9B">
      <w:r>
        <w:t xml:space="preserve">The longest studied indicator stocks in inside areas of Southeast </w:t>
      </w:r>
      <w:r w:rsidR="00024584">
        <w:t xml:space="preserve">Alaska </w:t>
      </w:r>
      <w:r>
        <w:t>show similar patterns in</w:t>
      </w:r>
      <w:r w:rsidR="00640799">
        <w:t xml:space="preserve"> abundance from the early </w:t>
      </w:r>
      <w:r w:rsidR="00636898">
        <w:t>1980s until the mid-2000s</w:t>
      </w:r>
      <w:r>
        <w:t>. The Auke Creek, Berners River, Taku River, and Hugh Smith Lake stocks all show relatively level long-term t</w:t>
      </w:r>
      <w:r w:rsidR="009D4DCC">
        <w:t>rends during this</w:t>
      </w:r>
      <w:r>
        <w:t xml:space="preserve"> period</w:t>
      </w:r>
      <w:r w:rsidR="009D4DCC">
        <w:t>, with</w:t>
      </w:r>
      <w:r>
        <w:t xml:space="preserve"> high abundance in the early 1990s and a spec</w:t>
      </w:r>
      <w:r w:rsidR="00CC1B80">
        <w:t>tacular peak in 1994 (Figures 21 and 22</w:t>
      </w:r>
      <w:r>
        <w:t xml:space="preserve">)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8449D8" w:rsidRPr="00A828D8" w:rsidRDefault="008449D8" w:rsidP="008449D8">
      <w:r w:rsidRPr="00BF044C">
        <w:rPr>
          <w:noProof/>
        </w:rPr>
        <w:lastRenderedPageBreak/>
        <w:drawing>
          <wp:inline distT="0" distB="0" distL="0" distR="0" wp14:anchorId="42DDA616" wp14:editId="4C396AFD">
            <wp:extent cx="5943600" cy="6941927"/>
            <wp:effectExtent l="19050" t="19050" r="19050" b="1143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ysClr val="windowText" lastClr="000000"/>
                      </a:solidFill>
                    </a:ln>
                  </pic:spPr>
                </pic:pic>
              </a:graphicData>
            </a:graphic>
          </wp:inline>
        </w:drawing>
      </w:r>
    </w:p>
    <w:p w:rsidR="008449D8" w:rsidRDefault="002C1F50" w:rsidP="002C1F50">
      <w:pPr>
        <w:pStyle w:val="Caption"/>
      </w:pPr>
      <w:bookmarkStart w:id="51" w:name="_Toc516752169"/>
      <w:r>
        <w:t xml:space="preserve">Figure </w:t>
      </w:r>
      <w:r w:rsidR="008667D6">
        <w:fldChar w:fldCharType="begin"/>
      </w:r>
      <w:r w:rsidR="008667D6">
        <w:instrText xml:space="preserve"> SEQ Figure \* ARABIC </w:instrText>
      </w:r>
      <w:r w:rsidR="008667D6">
        <w:fldChar w:fldCharType="separate"/>
      </w:r>
      <w:r w:rsidR="00167CAD">
        <w:rPr>
          <w:noProof/>
        </w:rPr>
        <w:t>21</w:t>
      </w:r>
      <w:r w:rsidR="008667D6">
        <w:rPr>
          <w:noProof/>
        </w:rPr>
        <w:fldChar w:fldCharType="end"/>
      </w:r>
      <w:r w:rsidR="008449D8" w:rsidRPr="00DD0EC1">
        <w:t>.–</w:t>
      </w:r>
      <w:r w:rsidR="008449D8">
        <w:t>Total run size, harvest</w:t>
      </w:r>
      <w:r w:rsidR="008449D8" w:rsidRPr="001F7077">
        <w:t>, escapement, and biological escapement goal range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1"/>
    </w:p>
    <w:p w:rsidR="008449D8" w:rsidRDefault="00DA54FA" w:rsidP="008449D8">
      <w:r w:rsidRPr="00DA54FA">
        <w:lastRenderedPageBreak/>
        <w:drawing>
          <wp:inline distT="0" distB="0" distL="0" distR="0" wp14:anchorId="16D0AE2D" wp14:editId="5EB6B5C2">
            <wp:extent cx="5943600" cy="696200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962005"/>
                    </a:xfrm>
                    <a:prstGeom prst="rect">
                      <a:avLst/>
                    </a:prstGeom>
                    <a:noFill/>
                    <a:ln>
                      <a:solidFill>
                        <a:schemeClr val="tx1"/>
                      </a:solidFill>
                    </a:ln>
                  </pic:spPr>
                </pic:pic>
              </a:graphicData>
            </a:graphic>
          </wp:inline>
        </w:drawing>
      </w:r>
    </w:p>
    <w:p w:rsidR="008449D8" w:rsidRDefault="00094A79" w:rsidP="00094A79">
      <w:pPr>
        <w:pStyle w:val="Caption"/>
      </w:pPr>
      <w:bookmarkStart w:id="52" w:name="_Toc516752170"/>
      <w:r>
        <w:t xml:space="preserve">Figure </w:t>
      </w:r>
      <w:r w:rsidR="008667D6">
        <w:fldChar w:fldCharType="begin"/>
      </w:r>
      <w:r w:rsidR="008667D6">
        <w:instrText xml:space="preserve"> SEQ Figure \* ARABIC </w:instrText>
      </w:r>
      <w:r w:rsidR="008667D6">
        <w:fldChar w:fldCharType="separate"/>
      </w:r>
      <w:r w:rsidR="00167CAD">
        <w:rPr>
          <w:noProof/>
        </w:rPr>
        <w:t>22</w:t>
      </w:r>
      <w:r w:rsidR="008667D6">
        <w:rPr>
          <w:noProof/>
        </w:rPr>
        <w:fldChar w:fldCharType="end"/>
      </w:r>
      <w:r w:rsidR="008449D8" w:rsidRPr="00DD0EC1">
        <w:t>.–</w:t>
      </w:r>
      <w:r w:rsidR="008449D8" w:rsidRPr="001F7077">
        <w:t xml:space="preserve">Total estimated run size, </w:t>
      </w:r>
      <w:r w:rsidR="008449D8">
        <w:t>harvest</w:t>
      </w:r>
      <w:r w:rsidR="008449D8" w:rsidRPr="001F7077">
        <w:t>, and escapement of coho salmon bound for the Taku River (above Canyon Island) and the Chilkat and Berners rivers, 1987–2016. The Berners River escapement and escapement goal bounds are based on an estimated survey expansion factor of 1.241.</w:t>
      </w:r>
      <w:bookmarkEnd w:id="52"/>
    </w:p>
    <w:p w:rsidR="00B03F9E" w:rsidRDefault="00B03F9E" w:rsidP="00B03F9E">
      <w:r>
        <w:t>Estimated adult returns to the Berners and Chilkat rivers have been closely synchronized over the 18-year period from 2000–2017 (</w:t>
      </w:r>
      <w:r w:rsidRPr="00633C06">
        <w:rPr>
          <w:i/>
        </w:rPr>
        <w:t>R</w:t>
      </w:r>
      <w:r w:rsidRPr="00633C06">
        <w:rPr>
          <w:vertAlign w:val="superscript"/>
        </w:rPr>
        <w:t>2</w:t>
      </w:r>
      <w:r>
        <w:t xml:space="preserve"> = 0.87). Returns to both systems decreased dramatically beginning in 2005 compared with the previous 15-year period of high average production in </w:t>
      </w:r>
      <w:r>
        <w:lastRenderedPageBreak/>
        <w:t>1990</w:t>
      </w:r>
      <w:r>
        <w:softHyphen/>
        <w:t xml:space="preserve">–2004. In the Berners River, this decline was about equally attributed to decreases in smolt production and marine survival (Shaul et al. 2018). Meanwhile, returns to Hugh Smith Lake increased due to a combination of high marine survival during 2009–2014 and more stable smolt production, with 2013 and 2014 returns near the previous peak in 1994–1995 (Figure 21). </w:t>
      </w:r>
    </w:p>
    <w:p w:rsidR="00684E9B" w:rsidRDefault="00D5297D" w:rsidP="00684E9B">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in returns after </w:t>
      </w:r>
      <w:r w:rsidR="00934C7F">
        <w:t>2006</w:t>
      </w:r>
      <w:r>
        <w:t xml:space="preserve"> when Hugh Smith Lake returns increased relative to those in the Berne</w:t>
      </w:r>
      <w:r w:rsidR="00CC1B80">
        <w:t>rs and Chilkat rivers (Figure 23</w:t>
      </w:r>
      <w:r>
        <w:t>). However, annual returns to the Berners Riv</w:t>
      </w:r>
      <w:r w:rsidR="0095219D">
        <w:t xml:space="preserve">er and Hugh Smith Lake </w:t>
      </w:r>
      <w:r w:rsidR="001E4C7F">
        <w:t>again maintained a strong positive correlation</w:t>
      </w:r>
      <w:r>
        <w:t xml:space="preserve"> during the period of maximum divergence in favor of the southern indicator</w:t>
      </w:r>
      <w:r w:rsidR="00934C7F">
        <w:t xml:space="preserve"> in 2007</w:t>
      </w:r>
      <w:r>
        <w:t>–2014 (</w:t>
      </w:r>
      <w:r w:rsidRPr="00076E52">
        <w:rPr>
          <w:i/>
        </w:rPr>
        <w:t>R</w:t>
      </w:r>
      <w:r w:rsidRPr="00076E52">
        <w:rPr>
          <w:vertAlign w:val="superscript"/>
        </w:rPr>
        <w:t>2</w:t>
      </w:r>
      <w:r>
        <w:t xml:space="preserve"> = 0.80; </w:t>
      </w:r>
      <w:r w:rsidRPr="00D5297D">
        <w:rPr>
          <w:i/>
        </w:rPr>
        <w:t>p</w:t>
      </w:r>
      <w:r>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 xml:space="preserve">een north and south, </w:t>
      </w:r>
      <w:r w:rsidR="00B03F9E">
        <w:t xml:space="preserve">adult </w:t>
      </w:r>
      <w:r w:rsidR="000174FA">
        <w:t>returns have exhibited</w:t>
      </w:r>
      <w:r w:rsidR="00D60238">
        <w:t xml:space="preserve"> remarkable synchrony between the Berners River and Hugh Smith Lake across </w:t>
      </w:r>
      <w:r w:rsidR="00546982">
        <w:t>the length of the Southeast Alaska region (</w:t>
      </w:r>
      <w:r w:rsidR="00D60238">
        <w:t>490 km</w:t>
      </w:r>
      <w:r w:rsidR="00546982">
        <w:t xml:space="preserve">), and across the shorter 67 km distance </w:t>
      </w:r>
      <w:r w:rsidR="00B03F9E">
        <w:t xml:space="preserve">(within Lynn Canal) </w:t>
      </w:r>
      <w:r w:rsidR="00546982">
        <w:t>between the Berners and Chilkat rivers</w:t>
      </w:r>
      <w:r w:rsidR="00D60238">
        <w:t>.</w:t>
      </w:r>
    </w:p>
    <w:p w:rsidR="00161E34" w:rsidRDefault="00161E34" w:rsidP="00684E9B">
      <w:r>
        <w:t xml:space="preserve">Estimates of total coho salmon returns to the transboundary Taku River show a similar overall pattern </w:t>
      </w:r>
      <w:r w:rsidR="00B03F9E">
        <w:t xml:space="preserve">compared </w:t>
      </w:r>
      <w:r>
        <w:t>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w:t>
      </w:r>
      <w:proofErr w:type="gramStart"/>
      <w:r>
        <w:t>rivers</w:t>
      </w:r>
      <w:proofErr w:type="gramEnd"/>
      <w:r w:rsidR="00343C9A">
        <w:t xml:space="preserve"> (Figure </w:t>
      </w:r>
      <w:r w:rsidR="00CC1B80">
        <w:t>22</w:t>
      </w:r>
      <w:r w:rsidR="00343C9A">
        <w:t>).</w:t>
      </w:r>
    </w:p>
    <w:p w:rsidR="006642B9" w:rsidRPr="00836946" w:rsidRDefault="006642B9" w:rsidP="006642B9">
      <w:r w:rsidRPr="006331B4">
        <w:rPr>
          <w:noProof/>
        </w:rPr>
        <w:drawing>
          <wp:inline distT="0" distB="0" distL="0" distR="0" wp14:anchorId="252CEED6" wp14:editId="47D34D0D">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6642B9" w:rsidRPr="00836946" w:rsidRDefault="00094A79" w:rsidP="00094A79">
      <w:pPr>
        <w:pStyle w:val="Caption"/>
      </w:pPr>
      <w:bookmarkStart w:id="53" w:name="_Toc516752171"/>
      <w:r>
        <w:t xml:space="preserve">Figure </w:t>
      </w:r>
      <w:r w:rsidR="008667D6">
        <w:fldChar w:fldCharType="begin"/>
      </w:r>
      <w:r w:rsidR="008667D6">
        <w:instrText xml:space="preserve"> SEQ Figure \* ARABIC </w:instrText>
      </w:r>
      <w:r w:rsidR="008667D6">
        <w:fldChar w:fldCharType="separate"/>
      </w:r>
      <w:r w:rsidR="00167CAD">
        <w:rPr>
          <w:noProof/>
        </w:rPr>
        <w:t>23</w:t>
      </w:r>
      <w:r w:rsidR="008667D6">
        <w:rPr>
          <w:noProof/>
        </w:rPr>
        <w:fldChar w:fldCharType="end"/>
      </w:r>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3"/>
    </w:p>
    <w:p w:rsidR="00512CD7" w:rsidRDefault="00512CD7" w:rsidP="00512CD7">
      <w:r>
        <w:lastRenderedPageBreak/>
        <w:t xml:space="preserve">The total return to Ford Arm Creek on the outer coast showed only weak positive correlations with most inside systems during 1982–2007 (Shaul et al. 2009). This pattern has continued with the updated (1982–2015) data series, with </w:t>
      </w:r>
      <w:r w:rsidRPr="00512CD7">
        <w:rPr>
          <w:i/>
        </w:rPr>
        <w:t>R</w:t>
      </w:r>
      <w:r w:rsidRPr="00B164DA">
        <w:rPr>
          <w:vertAlign w:val="superscript"/>
        </w:rPr>
        <w:t>2</w:t>
      </w:r>
      <w:r>
        <w:t xml:space="preserve"> values of 0.308, 0.102, and 0.016, respectively for linear relationships with Auke Creek, Berners River, and Hugh Smith Lake, respective</w:t>
      </w:r>
      <w:r w:rsidR="00BB3EAE">
        <w:t xml:space="preserve">ly. Estimated returns to </w:t>
      </w:r>
      <w:r>
        <w:t>Ford Arm Creek increased dramatically from an average of 5,1</w:t>
      </w:r>
      <w:r w:rsidR="00BB3EAE">
        <w:t>64 adults in 1982–1991 to 10,524 adults in 1992–2008</w:t>
      </w:r>
      <w:r>
        <w:t>, with peaks of 16,124 adults in 1998 and 15,118 adults in 2002 (Figure 21; Append</w:t>
      </w:r>
      <w:r w:rsidR="00BB3EAE">
        <w:t>ix B4). However, returns have averaged lower in most years since 2009 (average 7,616 fish)</w:t>
      </w:r>
      <w:r>
        <w:t>, wh</w:t>
      </w:r>
      <w:r w:rsidR="00BB3EAE">
        <w:t>ile the 2010 return of only 4,46</w:t>
      </w:r>
      <w:r>
        <w:t>3 adults was the lowest since 1987 a</w:t>
      </w:r>
      <w:r w:rsidR="00CF0744">
        <w:t>nd the third lowest return in 33</w:t>
      </w:r>
      <w:r>
        <w:t xml:space="preserve"> years.</w:t>
      </w:r>
    </w:p>
    <w:p w:rsidR="00A66492" w:rsidRDefault="00A66492" w:rsidP="00A66492">
      <w:pPr>
        <w:pStyle w:val="Heading3"/>
      </w:pPr>
      <w:bookmarkStart w:id="54" w:name="_Toc516749993"/>
      <w:r>
        <w:t xml:space="preserve">Trends in </w:t>
      </w:r>
      <w:r w:rsidR="008032D5">
        <w:t xml:space="preserve">Wild Stock Abundance in the </w:t>
      </w:r>
      <w:r>
        <w:t xml:space="preserve">Taku Inlet </w:t>
      </w:r>
      <w:r w:rsidR="009D4DCC">
        <w:t xml:space="preserve">Fall </w:t>
      </w:r>
      <w:r>
        <w:t>Drift Gillnet Fishery</w:t>
      </w:r>
      <w:bookmarkEnd w:id="54"/>
    </w:p>
    <w:p w:rsidR="00536D95" w:rsidRDefault="00536D95" w:rsidP="00684E9B">
      <w:r>
        <w:t>The focus of the fall fishery in Taku Inlet has chan</w:t>
      </w:r>
      <w:r w:rsidR="00CF0744">
        <w:t>ged dramatically over the past five</w:t>
      </w:r>
      <w:r>
        <w:t xml:space="preserve"> decades</w:t>
      </w:r>
      <w:r w:rsidR="00161E34">
        <w:t xml:space="preserve">, away from an earlier emphasis on </w:t>
      </w:r>
      <w:r w:rsidR="00436A06">
        <w:t>fall chum salmon during 1969–1981</w:t>
      </w:r>
      <w:r>
        <w:t xml:space="preserve">, when </w:t>
      </w:r>
      <w:r w:rsidR="00161E34">
        <w:t xml:space="preserve">fall </w:t>
      </w:r>
      <w:r w:rsidR="0095219D">
        <w:t xml:space="preserve">chum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 Figur</w:t>
      </w:r>
      <w:r w:rsidR="00512CD7">
        <w:t>e 24</w:t>
      </w:r>
      <w:r w:rsidR="008B27C3">
        <w:t>; Appendix B8</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proofErr w:type="gramStart"/>
      <w:r w:rsidR="00CF0744">
        <w:t xml:space="preserve">of 81 </w:t>
      </w:r>
      <w:r w:rsidR="004856E2">
        <w:t>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w:t>
      </w:r>
      <w:r w:rsidR="00CF0744">
        <w:t>eclining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 xml:space="preserve">substantially earlier relative </w:t>
      </w:r>
      <w:r w:rsidR="008C6D7F">
        <w:lastRenderedPageBreak/>
        <w:t>to timing of</w:t>
      </w:r>
      <w:r w:rsidR="00D14BE6">
        <w:t xml:space="preserve"> hatchery releases (</w:t>
      </w:r>
      <w:r w:rsidR="00931011">
        <w:t xml:space="preserve">Taylor and </w:t>
      </w:r>
      <w:r w:rsidR="00D14BE6" w:rsidRPr="00D14BE6">
        <w:t>Lum 20</w:t>
      </w:r>
      <w:r w:rsidR="009941E4">
        <w:t>0</w:t>
      </w:r>
      <w:r w:rsidR="00D14BE6" w:rsidRPr="00D14BE6">
        <w:t>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302EB8">
        <w:t xml:space="preserve">for over </w:t>
      </w:r>
      <w:r>
        <w:t>a quarter of a centur</w:t>
      </w:r>
      <w:r w:rsidR="00302EB8">
        <w:t>y following</w:t>
      </w:r>
      <w:r w:rsidR="008C6D7F">
        <w:t xml:space="preserve"> initiation of largesca</w:t>
      </w:r>
      <w:r w:rsidR="002471CB">
        <w:t xml:space="preserve">le hatchery releases in </w:t>
      </w:r>
      <w:r w:rsidR="0095219D">
        <w:t xml:space="preserve">the vicinity of the </w:t>
      </w:r>
      <w:r w:rsidR="008C6D7F">
        <w:t>inlet</w:t>
      </w:r>
      <w:r w:rsidR="00BA4BC1">
        <w:t xml:space="preserve"> (Figure 24)</w:t>
      </w:r>
      <w:r w:rsidR="008C6D7F">
        <w:t>.</w:t>
      </w:r>
      <w:r>
        <w:t xml:space="preserve"> Average </w:t>
      </w:r>
      <w:r w:rsidR="00523FCA">
        <w:t xml:space="preserve">fall chum salmon </w:t>
      </w:r>
      <w:r>
        <w:t xml:space="preserve">CPUE during the past 4 years (2014–2017) has averaged </w:t>
      </w:r>
      <w:r w:rsidR="003A1CAE">
        <w:t>&lt;</w:t>
      </w:r>
      <w:r w:rsidR="00523FCA">
        <w:t>3 fish/boat-day, representing a decrease of over 95% from</w:t>
      </w:r>
      <w:r>
        <w:t xml:space="preserve"> the 1969–1990 average</w:t>
      </w:r>
      <w:r w:rsidR="002471CB">
        <w:t xml:space="preserve"> of 64 </w:t>
      </w:r>
      <w:r w:rsidR="00523FCA">
        <w:t>fish/boat-day</w:t>
      </w:r>
      <w:r>
        <w:t>.</w:t>
      </w:r>
      <w:r w:rsidR="00482B1A">
        <w:t xml:space="preserve"> A similar but far less severe decrea</w:t>
      </w:r>
      <w:r w:rsidR="00DA54FA">
        <w:t xml:space="preserve">se in CPUE of fall chum salmon </w:t>
      </w:r>
      <w:r w:rsidR="0095219D">
        <w:t xml:space="preserve">occurred </w:t>
      </w:r>
      <w:r w:rsidR="00482B1A">
        <w:t>in the Lynn Canal drift gillnet fishery</w:t>
      </w:r>
      <w:r w:rsidR="00DA54FA">
        <w:t xml:space="preserve"> of stocks</w:t>
      </w:r>
      <w:r w:rsidR="00DA54FA" w:rsidRPr="00DA54FA">
        <w:t xml:space="preserve"> </w:t>
      </w:r>
      <w:r w:rsidR="00DA54FA">
        <w:t>primarily from the Chilkat River</w:t>
      </w:r>
      <w:r w:rsidR="0095219D">
        <w:t xml:space="preserve">. </w:t>
      </w:r>
      <w:r w:rsidR="0013442E">
        <w:t>That</w:t>
      </w:r>
      <w:r w:rsidR="0095219D">
        <w:t xml:space="preserve"> decline </w:t>
      </w:r>
      <w:r w:rsidR="00482B1A">
        <w:t>was also coincident with development of hatchery chum salmon production at Boat Harbor and Amalga Harbor on the western and eastern shores of Lynn Canal (Shaul et al. 2018).</w:t>
      </w:r>
    </w:p>
    <w:p w:rsidR="007174F0" w:rsidRDefault="007174F0" w:rsidP="007174F0">
      <w:pPr>
        <w:jc w:val="center"/>
      </w:pPr>
      <w:r w:rsidRPr="00835A72">
        <w:rPr>
          <w:noProof/>
        </w:rPr>
        <w:drawing>
          <wp:inline distT="0" distB="0" distL="0" distR="0" wp14:anchorId="167978C4" wp14:editId="4D1AAC67">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74F0" w:rsidRPr="0071638E" w:rsidRDefault="007174F0" w:rsidP="007174F0">
      <w:pPr>
        <w:pStyle w:val="Caption"/>
      </w:pPr>
      <w:bookmarkStart w:id="55" w:name="_Toc516752172"/>
      <w:bookmarkStart w:id="56" w:name="OLE_LINK1"/>
      <w:r>
        <w:t xml:space="preserve">Figure </w:t>
      </w:r>
      <w:r w:rsidR="008667D6">
        <w:fldChar w:fldCharType="begin"/>
      </w:r>
      <w:r w:rsidR="008667D6">
        <w:instrText xml:space="preserve"> SEQ Figure \* ARABIC </w:instrText>
      </w:r>
      <w:r w:rsidR="008667D6">
        <w:fldChar w:fldCharType="separate"/>
      </w:r>
      <w:r w:rsidR="00167CAD">
        <w:rPr>
          <w:noProof/>
        </w:rPr>
        <w:t>24</w:t>
      </w:r>
      <w:r w:rsidR="008667D6">
        <w:rPr>
          <w:noProof/>
        </w:rPr>
        <w:fldChar w:fldCharType="end"/>
      </w:r>
      <w:r w:rsidRPr="00DD0EC1">
        <w:t>.–</w:t>
      </w:r>
      <w:r>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55"/>
    </w:p>
    <w:bookmarkEnd w:id="56"/>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9D4DCC">
        <w:t xml:space="preserve"> in the same fishery</w:t>
      </w:r>
      <w:r w:rsidR="006A7F64">
        <w:t xml:space="preserve">, averaging </w:t>
      </w:r>
      <w:proofErr w:type="gramStart"/>
      <w:r w:rsidR="006A7F64">
        <w:t>81 fish/boat-day</w:t>
      </w:r>
      <w:proofErr w:type="gramEnd"/>
      <w:r w:rsidR="0013442E">
        <w:t xml:space="preserve">. </w:t>
      </w:r>
      <w:r w:rsidR="00B1390D">
        <w:t xml:space="preserve">Macaulay Hatchery began adding a substantial </w:t>
      </w:r>
      <w:r w:rsidR="009D4DCC">
        <w:t xml:space="preserve">hatchery </w:t>
      </w:r>
      <w:r w:rsidR="00B1390D">
        <w:t>contribution of coho salmon to the fishery beginning in 1991</w:t>
      </w:r>
      <w:r w:rsidR="00BA4BC1">
        <w:t xml:space="preserve"> (Figure 24)</w:t>
      </w:r>
      <w:r w:rsidR="00B1390D">
        <w:t>.</w:t>
      </w:r>
    </w:p>
    <w:p w:rsidR="00BA4BC1" w:rsidRPr="00BA4BC1" w:rsidRDefault="00DC0F0D" w:rsidP="00BA4BC1">
      <w:r>
        <w:lastRenderedPageBreak/>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proofErr w:type="gramStart"/>
      <w:r w:rsidR="003A1CAE">
        <w:t>(</w:t>
      </w:r>
      <w:r w:rsidR="006A7F64">
        <w:t>39 fish/boat-day</w:t>
      </w:r>
      <w:r w:rsidR="003A1CAE">
        <w:t>)</w:t>
      </w:r>
      <w:proofErr w:type="gramEnd"/>
      <w:r w:rsidR="006A7F64">
        <w:t>.</w:t>
      </w:r>
    </w:p>
    <w:p w:rsidR="005B2B89" w:rsidRDefault="005B2B89" w:rsidP="005B2B89">
      <w:pPr>
        <w:pStyle w:val="Heading2"/>
      </w:pPr>
      <w:bookmarkStart w:id="57" w:name="_Toc516749994"/>
      <w:r>
        <w:t>Regional Wild Abundance</w:t>
      </w:r>
      <w:bookmarkEnd w:id="57"/>
    </w:p>
    <w:p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56598D" w:rsidRDefault="0056598D" w:rsidP="0056598D">
      <w:r>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w:t>
      </w:r>
      <w:r w:rsidR="00DA54FA">
        <w:t>ation rate using estimates for four</w:t>
      </w:r>
      <w:r>
        <w:t xml:space="preserve"> wild indicator stocks distributed across the region (Auke Creek, </w:t>
      </w:r>
      <w:r w:rsidR="0013442E">
        <w:t xml:space="preserve">Berners River, </w:t>
      </w:r>
      <w:r>
        <w:t xml:space="preserve">Ford Arm Creek, and Hugh Smith Lake). These indicator stock projects were selected because of their precise accounting of escapement, their long-term history of estimates, and their geographic distribution. Auke Creek and </w:t>
      </w:r>
      <w:r w:rsidR="0013442E">
        <w:t xml:space="preserve">Berners River </w:t>
      </w:r>
      <w:r>
        <w:t>appear to be suitable representatives for major stock aggregates in inside production</w:t>
      </w:r>
      <w:r w:rsidR="0013442E">
        <w:t xml:space="preserve"> areas of northern Southeast, while Hugh Smith Lake appears representative of southern inside stocks near Ketchikan. Auke Creek was given a 40% weighting prior to 1989, when expanded escapement estimates became available for the Berners River, while each stock was thereafter given a 20% weighting. </w:t>
      </w:r>
      <w:r w:rsidR="00BA4BC1">
        <w:t>Ford Arm Creek appear</w:t>
      </w:r>
      <w:r w:rsidR="009D4DCC">
        <w:t>s</w:t>
      </w:r>
      <w:r w:rsidR="00BA4BC1">
        <w:t xml:space="preserve"> representative of</w:t>
      </w:r>
      <w:r>
        <w:t xml:space="preserve"> more heavily exploited milling-type stock</w:t>
      </w:r>
      <w:r w:rsidR="00BA4BC1">
        <w:t>s</w:t>
      </w:r>
      <w:r>
        <w:t xml:space="preserve"> on the outer coast</w:t>
      </w:r>
      <w:r w:rsidR="00BA4BC1">
        <w:t>.</w:t>
      </w:r>
      <w:r>
        <w:t xml:space="preserve">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w:t>
      </w:r>
      <w:r w:rsidR="00BA4BC1">
        <w:t>,</w:t>
      </w:r>
      <w:r>
        <w:t xml:space="preserve"> compared with 52% for Ford Arm Creek</w:t>
      </w:r>
      <w:r w:rsidR="00BA4BC1">
        <w:t xml:space="preserve"> (Shaul et al. 2008)</w:t>
      </w:r>
      <w:r>
        <w:t>.</w:t>
      </w:r>
      <w:r w:rsidR="009D4DCC" w:rsidRPr="009D4DCC">
        <w:t xml:space="preserve"> </w:t>
      </w:r>
      <w:r w:rsidR="009D4DCC">
        <w:t>Since discontinuation of the Ford Arm Creek project after 2015, exploitation rate values for that stock have been interpolated when computing the Alaska troll exploitation rate index.</w:t>
      </w:r>
    </w:p>
    <w:p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t xml:space="preserve">harvest of </w:t>
      </w:r>
      <w:r w:rsidR="009D4DCC">
        <w:t xml:space="preserve">wild </w:t>
      </w:r>
      <w:r>
        <w:t>coho salmon by the Alaska troll fishery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rsidR="00BA4BC1" w:rsidRPr="009D4DCC" w:rsidRDefault="00CD5BF9" w:rsidP="0056598D">
      <w:pPr>
        <w:rPr>
          <w:color w:val="FF0000"/>
        </w:rPr>
      </w:pPr>
      <w:r>
        <w:lastRenderedPageBreak/>
        <w:t>T</w:t>
      </w:r>
      <w:r w:rsidR="00BA4BC1">
        <w:t>he relationship be</w:t>
      </w:r>
      <w:r>
        <w:t xml:space="preserve">tween </w:t>
      </w:r>
      <w:r w:rsidR="00041E63">
        <w:t xml:space="preserve">estimates of wild abundance and </w:t>
      </w:r>
      <w:r>
        <w:t>power troll wild CPUE</w:t>
      </w:r>
      <w:r w:rsidR="00041E63">
        <w:t xml:space="preserve"> has varied, with the average abundance-to-</w:t>
      </w:r>
      <w:r>
        <w:t xml:space="preserve">CPUE </w:t>
      </w:r>
      <w:r w:rsidR="007174F0">
        <w:t>ratio declining by 27% from 1982–1995 to</w:t>
      </w:r>
      <w:r w:rsidR="00041E63">
        <w:t xml:space="preserve"> 1996–2007 (during which the ratio was also substantially less variable) </w:t>
      </w:r>
      <w:r>
        <w:t xml:space="preserve">before increasing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was likely related to increasing cost pressures that resulted in decreasing troll effort (in power troll equivalent boat-days; Table 5), as fishermen bec</w:t>
      </w:r>
      <w:r w:rsidR="0027728F">
        <w:t>ame more selective in expending</w:t>
      </w:r>
      <w:r>
        <w:t xml:space="preserve"> effort only in areas and times when catch rates were relatively high</w:t>
      </w:r>
      <w:r w:rsidR="0027728F">
        <w:t>.</w:t>
      </w:r>
      <w:r>
        <w:t xml:space="preserve"> </w:t>
      </w:r>
      <w:r w:rsidR="0027728F">
        <w:t>Our discussions with trollers suggest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F8630F">
        <w:t xml:space="preserve">chinook 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rsidR="0056598D" w:rsidRPr="009D4DCC" w:rsidRDefault="00153440" w:rsidP="0056598D">
      <w:pPr>
        <w:rPr>
          <w:b/>
        </w:rPr>
      </w:pPr>
      <w:r w:rsidRPr="009D4DCC">
        <w:t xml:space="preserve">Troll effort during the primary coho salmon targeting period (statistical weeks 28–39) decreased by over half (54%) in the mid-to-late 1990s from an average of 46,000 (power troll equivalent) boat-days in 1982–1994 to only 21,400 boat-days in 2000–2009, due in part to a period of very low fish prices in the early-2000s. Average effort during 2010–2017 rebounded by 10% to 23,500 </w:t>
      </w:r>
      <w:r w:rsidRPr="009D4DCC">
        <w:rPr>
          <w:color w:val="FF0000"/>
        </w:rPr>
        <w:t>(Update)</w:t>
      </w:r>
      <w:r w:rsidRPr="009D4DCC">
        <w:rPr>
          <w:color w:val="000000" w:themeColor="text1"/>
        </w:rPr>
        <w:t xml:space="preserve"> boat-days.</w:t>
      </w:r>
    </w:p>
    <w:p w:rsidR="0056598D" w:rsidRPr="009D4DCC" w:rsidRDefault="0056598D" w:rsidP="0056598D">
      <w:r w:rsidRPr="009D4DCC">
        <w:t>Meanwhile, the all-gear wild commercial harvest has fallen as a fraction of the abundance index from an average of 64% during 1982–1</w:t>
      </w:r>
      <w:r w:rsidR="00206CEA" w:rsidRPr="009D4DCC">
        <w:t>999 to only 49% during 2000–2009</w:t>
      </w:r>
      <w:r w:rsidRPr="009D4DCC">
        <w:t xml:space="preserve">, </w:t>
      </w:r>
      <w:r w:rsidR="00F86193" w:rsidRPr="009D4DCC">
        <w:t>and 42% in 2010</w:t>
      </w:r>
      <w:r w:rsidR="00206CEA" w:rsidRPr="009D4DCC">
        <w:t>–2017</w:t>
      </w:r>
      <w:r w:rsidR="00F86193" w:rsidRPr="009D4DCC">
        <w:t>,</w:t>
      </w:r>
      <w:r w:rsidR="00206CEA" w:rsidRPr="009D4DCC">
        <w:t xml:space="preserve"> </w:t>
      </w:r>
      <w:r w:rsidRPr="009D4DCC">
        <w:t xml:space="preserve">as </w:t>
      </w:r>
      <w:r w:rsidR="00F86193" w:rsidRPr="009D4DCC">
        <w:t xml:space="preserve">all-gear commercial exploitation rates </w:t>
      </w:r>
      <w:r w:rsidRPr="009D4DCC">
        <w:t>declined. The troll exploitation rate used to calculate the index</w:t>
      </w:r>
      <w:r w:rsidR="00F86193" w:rsidRPr="009D4DCC">
        <w:t xml:space="preserve"> decreased from an average of 40</w:t>
      </w:r>
      <w:r w:rsidRPr="009D4DCC">
        <w:t xml:space="preserve">% </w:t>
      </w:r>
      <w:r w:rsidR="00F86193" w:rsidRPr="009D4DCC">
        <w:t>in 1982–1999 to 32% in 2000–2009 and 27% in 2010–2017.</w:t>
      </w:r>
    </w:p>
    <w:p w:rsidR="006642B9" w:rsidRDefault="006642B9" w:rsidP="006642B9">
      <w:r w:rsidRPr="009D4DCC">
        <w:t>The upward trend in estimated wild coho 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 xml:space="preserve">an apparent sharp decrease in marine survival in and returns throughout inside waters of Southeast Alaska </w:t>
      </w:r>
      <w:r w:rsidR="007174F0">
        <w:t xml:space="preserve">(as far south as Hugh Smith Lake) </w:t>
      </w:r>
      <w:r>
        <w:t xml:space="preserve">beginning in the 2016 adult return year. </w:t>
      </w:r>
    </w:p>
    <w:p w:rsidR="006642B9" w:rsidRPr="00421693" w:rsidRDefault="006642B9" w:rsidP="006642B9">
      <w:r>
        <w:t xml:space="preserve">A change has also occurred in the temporal pattern of wild coho salmon abundance (indicated by </w:t>
      </w:r>
      <w:r w:rsidR="009D4DCC">
        <w:t xml:space="preserve">wild </w:t>
      </w:r>
      <w:r>
        <w:t xml:space="preserve">CPUE) in the Alaska troll fishery, with CPUE peaking earlier (mid-July) in 2013–2017 compared with the average pattern in the prior 20 years (Figure 27). This pattern was particularly evident in 2016 and 2017 when CPUE was far above average in mid-July but then decreased to well below average from mid-August to mid-September. This pattern is consistent with other indicators of reduced marine survival and weak returns for late-migrating stocks to inside systems, contrasting with relatively strong runs to systems on the outer coast and in northern British Columbia.  The strongest returns to inside systems in recent years occurred in 2014 </w:t>
      </w:r>
      <w:r w:rsidR="007174F0">
        <w:t xml:space="preserve"> (Figure 21) </w:t>
      </w:r>
      <w:r>
        <w:t xml:space="preserve">when CPUE increased to a second peak near 100 wild coho salmon per boat-day in early-to-mid September that matched the much earlier peak in mid-July (Figure 27). An apparent change in stock composition in favor of stocks that appear in the fishery early has resulted in </w:t>
      </w:r>
      <w:r>
        <w:lastRenderedPageBreak/>
        <w:t>overly optimistic early abundance assessments, based on July troll CPUE indicators, particularly concerning core inside mainland river stocks.</w:t>
      </w:r>
    </w:p>
    <w:p w:rsidR="00421693" w:rsidRPr="00421693" w:rsidRDefault="002C1F50" w:rsidP="002C1F50">
      <w:pPr>
        <w:pStyle w:val="Caption"/>
      </w:pPr>
      <w:bookmarkStart w:id="58" w:name="_Toc516750333"/>
      <w:r>
        <w:t xml:space="preserve">Table </w:t>
      </w:r>
      <w:r w:rsidR="008667D6">
        <w:fldChar w:fldCharType="begin"/>
      </w:r>
      <w:r w:rsidR="008667D6">
        <w:instrText xml:space="preserve"> SEQ Table \* ARABIC </w:instrText>
      </w:r>
      <w:r w:rsidR="008667D6">
        <w:fldChar w:fldCharType="separate"/>
      </w:r>
      <w:r w:rsidR="00167CAD">
        <w:rPr>
          <w:noProof/>
        </w:rPr>
        <w:t>5</w:t>
      </w:r>
      <w:r w:rsidR="008667D6">
        <w:rPr>
          <w:noProof/>
        </w:rPr>
        <w:fldChar w:fldCharType="end"/>
      </w:r>
      <w:r w:rsidR="00421693" w:rsidRPr="00421693">
        <w:t>.–</w:t>
      </w:r>
      <w:r w:rsidR="00421693" w:rsidRPr="00D1275C">
        <w:t>Estimates</w:t>
      </w:r>
      <w:r w:rsidR="00421693" w:rsidRPr="00421693">
        <w:t xml:space="preserve"> of wild and hatchery commercial harvest and troll harvest, troll exploitation rate index, mean-average power troll wild coho CPUE, total troll effort, and total wild coho salmon abundance available in the Alaska troll fishery</w:t>
      </w:r>
      <w:r w:rsidR="00681019">
        <w:t>, in millions of fish, 1982–2017</w:t>
      </w:r>
      <w:r w:rsidR="00421693" w:rsidRPr="00421693">
        <w:t>.</w:t>
      </w:r>
      <w:bookmarkEnd w:id="58"/>
    </w:p>
    <w:tbl>
      <w:tblPr>
        <w:tblW w:w="5056" w:type="pct"/>
        <w:tblCellMar>
          <w:left w:w="43" w:type="dxa"/>
          <w:right w:w="43" w:type="dxa"/>
        </w:tblCellMar>
        <w:tblLook w:val="04A0" w:firstRow="1" w:lastRow="0" w:firstColumn="1" w:lastColumn="0" w:noHBand="0" w:noVBand="1"/>
      </w:tblPr>
      <w:tblGrid>
        <w:gridCol w:w="557"/>
        <w:gridCol w:w="670"/>
        <w:gridCol w:w="833"/>
        <w:gridCol w:w="115"/>
        <w:gridCol w:w="617"/>
        <w:gridCol w:w="1013"/>
        <w:gridCol w:w="948"/>
        <w:gridCol w:w="963"/>
        <w:gridCol w:w="1068"/>
        <w:gridCol w:w="995"/>
        <w:gridCol w:w="940"/>
        <w:gridCol w:w="833"/>
      </w:tblGrid>
      <w:tr w:rsidR="00421693" w:rsidRPr="001B6189"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51"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83" w:type="pct"/>
            <w:gridSpan w:val="2"/>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 </w:t>
            </w:r>
          </w:p>
        </w:tc>
        <w:tc>
          <w:tcPr>
            <w:tcW w:w="492"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r>
      <w:tr w:rsidR="00421693" w:rsidRPr="001B6189"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p>
        </w:tc>
        <w:tc>
          <w:tcPr>
            <w:tcW w:w="1170" w:type="pct"/>
            <w:gridSpan w:val="4"/>
            <w:tcBorders>
              <w:top w:val="nil"/>
              <w:left w:val="nil"/>
              <w:right w:val="nil"/>
            </w:tcBorders>
            <w:shd w:val="clear" w:color="auto" w:fill="auto"/>
            <w:noWrap/>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Commercial Harvest (Millions of Fish)</w:t>
            </w:r>
          </w:p>
        </w:tc>
      </w:tr>
      <w:tr w:rsidR="00421693" w:rsidRPr="001B6189"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Year</w:t>
            </w:r>
          </w:p>
        </w:tc>
        <w:tc>
          <w:tcPr>
            <w:tcW w:w="35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6" w:type="pct"/>
            <w:gridSpan w:val="2"/>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323"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Rate Index</w:t>
            </w:r>
            <w:r w:rsidRPr="001B6189">
              <w:rPr>
                <w:sz w:val="16"/>
                <w:szCs w:val="16"/>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Wild CPUE</w:t>
            </w:r>
            <w:r w:rsidRPr="001B6189">
              <w:rPr>
                <w:sz w:val="16"/>
                <w:szCs w:val="16"/>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Boat-Days)</w:t>
            </w:r>
            <w:r w:rsidRPr="001B6189">
              <w:rPr>
                <w:sz w:val="16"/>
                <w:szCs w:val="16"/>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2"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Wild</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1.322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1.286</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34.3%</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72,770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2.103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0.053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37.4%</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3.280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49,309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1.943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1.868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1.134</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2.874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54,060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1.881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1.760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0.107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59,849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2.130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44.0%</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4.200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66,591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3.259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2.865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1.042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0.091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0.951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59,929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1.374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0.028</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30.6%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21.5</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38,659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1.036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0.987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1.248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52.0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2.399</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54.3</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51,482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2.182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0.292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1.560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43.1</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48,395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2.327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1.721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1.337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38,897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2.289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1.929</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0.420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40,431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3.424</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2.685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2.408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48.3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64.5</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44,243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3.556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3.012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3.462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44.3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6.652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89.1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5.520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4.788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4.055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33,407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3.130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2.547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1.907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42.8</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3.408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0.928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2.692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39.9</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26,701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1.839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1.636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1.307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3.225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57.8</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24,390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2.751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2.204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2.273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42.2</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4.165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69.0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26,512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3.277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2.552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1.125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0.876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2.526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43.8</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22,377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1.688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1.334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0.365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877DBA" w:rsidRPr="001B6189">
              <w:rPr>
                <w:sz w:val="16"/>
                <w:szCs w:val="16"/>
              </w:rPr>
              <w:t>3.4</w:t>
            </w:r>
            <w:r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4.432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73.4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22,656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1.315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0.980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20.9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4.696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63.7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21,112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1.882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0.936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25.0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3.744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20,521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2.166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0.312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1.605</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3.983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23,638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2.858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2.407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2.038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1.705</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36.1%</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4.723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76.3</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24,607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2.767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2.317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1.363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0.217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1.146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31.7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55.6</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24,689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1.575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0.309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w:t>
            </w:r>
            <w:r w:rsidR="00421693" w:rsidRPr="001B6189">
              <w:rPr>
                <w:sz w:val="16"/>
                <w:szCs w:val="16"/>
              </w:rPr>
              <w:t>.4%</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2.712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48.8</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25,464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1.293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0.274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1.019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26.7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22,583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1.644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1.592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F84255" w:rsidRPr="001B6189">
              <w:rPr>
                <w:sz w:val="16"/>
                <w:szCs w:val="16"/>
              </w:rPr>
              <w:t>958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67.1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24,117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2.375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1.991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2010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50.3</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25,762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1.815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2011</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1.312</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0.342</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0.970</w:t>
            </w:r>
          </w:p>
        </w:tc>
        <w:tc>
          <w:tcPr>
            <w:tcW w:w="530" w:type="pct"/>
            <w:tcBorders>
              <w:top w:val="nil"/>
              <w:left w:val="nil"/>
              <w:bottom w:val="nil"/>
              <w:right w:val="nil"/>
            </w:tcBorders>
            <w:shd w:val="clear" w:color="auto" w:fill="auto"/>
            <w:noWrap/>
            <w:vAlign w:val="bottom"/>
          </w:tcPr>
          <w:p w:rsidR="00421693" w:rsidRPr="001B6189" w:rsidRDefault="00877DBA" w:rsidP="00421693">
            <w:pPr>
              <w:spacing w:after="0"/>
              <w:jc w:val="center"/>
              <w:rPr>
                <w:sz w:val="16"/>
                <w:szCs w:val="16"/>
              </w:rPr>
            </w:pPr>
            <w:r w:rsidRPr="001B6189">
              <w:rPr>
                <w:sz w:val="16"/>
                <w:szCs w:val="16"/>
              </w:rPr>
              <w:t>21.7</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4.472</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51.3</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25,765</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2.077</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1.541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2012</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1.201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0.310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0.891</w:t>
            </w:r>
          </w:p>
        </w:tc>
        <w:tc>
          <w:tcPr>
            <w:tcW w:w="530"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25.3%</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3.523</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45.6</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29,875</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1.883</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1.440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2013</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2.394</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0.733</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1.661</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32.8</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5.065</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89.0</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28,285</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3.588</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2.570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2014</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2.245</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0.620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1.625</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24.5</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6.626</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79.5</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23,894</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3.361</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2.449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2015</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1.241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0.369</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0.873</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26.6</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3.2</w:t>
            </w:r>
            <w:r w:rsidR="00BB2260">
              <w:rPr>
                <w:sz w:val="16"/>
                <w:szCs w:val="16"/>
              </w:rPr>
              <w:t>24</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61.4</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19,962</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1.940</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1.421</w:t>
            </w:r>
          </w:p>
        </w:tc>
      </w:tr>
      <w:tr w:rsidR="00421693" w:rsidRPr="001B6189" w:rsidTr="007174F0">
        <w:trPr>
          <w:trHeight w:val="216"/>
        </w:trPr>
        <w:tc>
          <w:tcPr>
            <w:tcW w:w="292" w:type="pct"/>
            <w:tcBorders>
              <w:top w:val="nil"/>
              <w:left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2016</w:t>
            </w:r>
          </w:p>
        </w:tc>
        <w:tc>
          <w:tcPr>
            <w:tcW w:w="35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1.387</w:t>
            </w:r>
          </w:p>
        </w:tc>
        <w:tc>
          <w:tcPr>
            <w:tcW w:w="496" w:type="pct"/>
            <w:gridSpan w:val="2"/>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0.338</w:t>
            </w:r>
          </w:p>
        </w:tc>
        <w:tc>
          <w:tcPr>
            <w:tcW w:w="323"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1.049</w:t>
            </w:r>
          </w:p>
        </w:tc>
        <w:tc>
          <w:tcPr>
            <w:tcW w:w="530" w:type="pct"/>
            <w:tcBorders>
              <w:top w:val="nil"/>
              <w:left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22.5</w:t>
            </w:r>
            <w:r w:rsidR="00421693" w:rsidRPr="001B6189">
              <w:rPr>
                <w:sz w:val="16"/>
                <w:szCs w:val="16"/>
              </w:rPr>
              <w:t>%</w:t>
            </w:r>
          </w:p>
        </w:tc>
        <w:tc>
          <w:tcPr>
            <w:tcW w:w="496" w:type="pct"/>
            <w:tcBorders>
              <w:top w:val="nil"/>
              <w:left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4.653</w:t>
            </w:r>
          </w:p>
        </w:tc>
        <w:tc>
          <w:tcPr>
            <w:tcW w:w="504"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52.9</w:t>
            </w:r>
          </w:p>
        </w:tc>
        <w:tc>
          <w:tcPr>
            <w:tcW w:w="559"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22,041</w:t>
            </w:r>
          </w:p>
        </w:tc>
        <w:tc>
          <w:tcPr>
            <w:tcW w:w="52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2.098</w:t>
            </w:r>
          </w:p>
        </w:tc>
        <w:tc>
          <w:tcPr>
            <w:tcW w:w="492"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0.449</w:t>
            </w:r>
          </w:p>
        </w:tc>
        <w:tc>
          <w:tcPr>
            <w:tcW w:w="436" w:type="pct"/>
            <w:tcBorders>
              <w:top w:val="nil"/>
              <w:left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1.649</w:t>
            </w:r>
          </w:p>
        </w:tc>
      </w:tr>
      <w:tr w:rsidR="00877DBA" w:rsidRPr="001B6189" w:rsidTr="007174F0">
        <w:trPr>
          <w:trHeight w:val="216"/>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1B6189" w:rsidRDefault="00D875A9" w:rsidP="00421693">
            <w:pPr>
              <w:spacing w:after="0"/>
              <w:jc w:val="left"/>
              <w:rPr>
                <w:sz w:val="16"/>
                <w:szCs w:val="16"/>
              </w:rPr>
            </w:pPr>
            <w:r w:rsidRPr="001B6189">
              <w:rPr>
                <w:sz w:val="16"/>
                <w:szCs w:val="16"/>
              </w:rPr>
              <w:t>2017</w:t>
            </w:r>
          </w:p>
        </w:tc>
        <w:tc>
          <w:tcPr>
            <w:tcW w:w="351" w:type="pct"/>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2.149</w:t>
            </w:r>
          </w:p>
        </w:tc>
        <w:tc>
          <w:tcPr>
            <w:tcW w:w="496" w:type="pct"/>
            <w:gridSpan w:val="2"/>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0.388</w:t>
            </w:r>
          </w:p>
        </w:tc>
        <w:tc>
          <w:tcPr>
            <w:tcW w:w="323"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1.762</w:t>
            </w:r>
          </w:p>
        </w:tc>
        <w:tc>
          <w:tcPr>
            <w:tcW w:w="530" w:type="pct"/>
            <w:tcBorders>
              <w:left w:val="nil"/>
              <w:bottom w:val="single" w:sz="4" w:space="0" w:color="auto"/>
              <w:right w:val="nil"/>
            </w:tcBorders>
            <w:shd w:val="clear" w:color="auto" w:fill="auto"/>
            <w:noWrap/>
            <w:vAlign w:val="bottom"/>
          </w:tcPr>
          <w:p w:rsidR="00877DBA" w:rsidRPr="001B6189" w:rsidRDefault="000A4CE1" w:rsidP="009D1404">
            <w:pPr>
              <w:spacing w:after="0" w:line="360" w:lineRule="auto"/>
              <w:jc w:val="center"/>
              <w:rPr>
                <w:sz w:val="16"/>
                <w:szCs w:val="16"/>
              </w:rPr>
            </w:pPr>
            <w:r w:rsidRPr="001B6189">
              <w:rPr>
                <w:sz w:val="16"/>
                <w:szCs w:val="16"/>
              </w:rPr>
              <w:t>34.2%</w:t>
            </w:r>
          </w:p>
        </w:tc>
        <w:tc>
          <w:tcPr>
            <w:tcW w:w="496" w:type="pct"/>
            <w:tcBorders>
              <w:left w:val="nil"/>
              <w:bottom w:val="single" w:sz="4" w:space="0" w:color="auto"/>
              <w:right w:val="nil"/>
            </w:tcBorders>
            <w:shd w:val="clear" w:color="auto" w:fill="auto"/>
            <w:noWrap/>
            <w:vAlign w:val="center"/>
          </w:tcPr>
          <w:p w:rsidR="00877DBA" w:rsidRPr="001B6189" w:rsidRDefault="00BB2260" w:rsidP="00421693">
            <w:pPr>
              <w:spacing w:after="0"/>
              <w:jc w:val="center"/>
              <w:rPr>
                <w:sz w:val="16"/>
                <w:szCs w:val="16"/>
              </w:rPr>
            </w:pPr>
            <w:r>
              <w:rPr>
                <w:sz w:val="16"/>
                <w:szCs w:val="16"/>
              </w:rPr>
              <w:t>5.158</w:t>
            </w:r>
          </w:p>
        </w:tc>
        <w:tc>
          <w:tcPr>
            <w:tcW w:w="504"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71.6</w:t>
            </w:r>
          </w:p>
        </w:tc>
        <w:tc>
          <w:tcPr>
            <w:tcW w:w="559" w:type="pct"/>
            <w:tcBorders>
              <w:left w:val="nil"/>
              <w:bottom w:val="single" w:sz="4" w:space="0" w:color="auto"/>
              <w:right w:val="nil"/>
            </w:tcBorders>
            <w:shd w:val="clear" w:color="auto" w:fill="auto"/>
            <w:noWrap/>
            <w:vAlign w:val="center"/>
          </w:tcPr>
          <w:p w:rsidR="00877DBA" w:rsidRPr="001B6189" w:rsidRDefault="007174F0" w:rsidP="00421693">
            <w:pPr>
              <w:spacing w:after="0"/>
              <w:jc w:val="center"/>
              <w:rPr>
                <w:sz w:val="16"/>
                <w:szCs w:val="16"/>
              </w:rPr>
            </w:pPr>
            <w:r w:rsidRPr="007174F0">
              <w:rPr>
                <w:sz w:val="16"/>
                <w:szCs w:val="16"/>
                <w:highlight w:val="red"/>
              </w:rPr>
              <w:t>xxx</w:t>
            </w:r>
          </w:p>
        </w:tc>
        <w:tc>
          <w:tcPr>
            <w:tcW w:w="521"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2.754</w:t>
            </w:r>
          </w:p>
        </w:tc>
        <w:tc>
          <w:tcPr>
            <w:tcW w:w="492"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1B6189" w:rsidRDefault="00F84255" w:rsidP="00421693">
            <w:pPr>
              <w:spacing w:after="0"/>
              <w:jc w:val="center"/>
              <w:rPr>
                <w:sz w:val="16"/>
                <w:szCs w:val="16"/>
              </w:rPr>
            </w:pPr>
            <w:r w:rsidRPr="001B6189">
              <w:rPr>
                <w:sz w:val="16"/>
                <w:szCs w:val="16"/>
              </w:rPr>
              <w:t>2.307</w:t>
            </w:r>
          </w:p>
        </w:tc>
      </w:tr>
      <w:tr w:rsidR="00421693" w:rsidRPr="001B6189"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1B6189" w:rsidRDefault="00421693" w:rsidP="00421693">
            <w:pPr>
              <w:spacing w:after="0"/>
              <w:jc w:val="left"/>
              <w:rPr>
                <w:sz w:val="16"/>
                <w:szCs w:val="16"/>
              </w:rPr>
            </w:pPr>
            <w:r w:rsidRPr="001B6189">
              <w:rPr>
                <w:sz w:val="16"/>
                <w:szCs w:val="16"/>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1B6189" w:rsidRDefault="00D875A9" w:rsidP="00421693">
            <w:pPr>
              <w:spacing w:after="0"/>
              <w:jc w:val="center"/>
              <w:rPr>
                <w:sz w:val="16"/>
                <w:szCs w:val="16"/>
              </w:rPr>
            </w:pPr>
            <w:r w:rsidRPr="001B6189">
              <w:rPr>
                <w:sz w:val="16"/>
                <w:szCs w:val="16"/>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1B6189" w:rsidRDefault="00421693" w:rsidP="00421693">
            <w:pPr>
              <w:spacing w:after="0"/>
              <w:jc w:val="center"/>
              <w:rPr>
                <w:sz w:val="16"/>
                <w:szCs w:val="16"/>
              </w:rPr>
            </w:pPr>
            <w:r w:rsidRPr="001B6189">
              <w:rPr>
                <w:sz w:val="16"/>
                <w:szCs w:val="16"/>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3.86</w:t>
            </w:r>
            <w:r w:rsidR="00BB2260">
              <w:rPr>
                <w:sz w:val="16"/>
                <w:szCs w:val="16"/>
              </w:rPr>
              <w:t>7</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31,542</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1B6189" w:rsidRDefault="00F84255" w:rsidP="00421693">
            <w:pPr>
              <w:spacing w:after="0"/>
              <w:jc w:val="center"/>
              <w:rPr>
                <w:sz w:val="16"/>
                <w:szCs w:val="16"/>
              </w:rPr>
            </w:pPr>
            <w:r w:rsidRPr="001B6189">
              <w:rPr>
                <w:sz w:val="16"/>
                <w:szCs w:val="16"/>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E854F4" w:rsidP="00FC0A2B">
      <w:pPr>
        <w:jc w:val="center"/>
      </w:pPr>
      <w:r>
        <w:rPr>
          <w:noProof/>
        </w:rPr>
        <w:lastRenderedPageBreak/>
        <w:drawing>
          <wp:inline distT="0" distB="0" distL="0" distR="0" wp14:anchorId="3D34B8B2">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rsidR="00421693" w:rsidRPr="00421693" w:rsidRDefault="00094A79" w:rsidP="00094A79">
      <w:pPr>
        <w:pStyle w:val="Caption"/>
      </w:pPr>
      <w:bookmarkStart w:id="59" w:name="_Toc516752173"/>
      <w:r>
        <w:t xml:space="preserve">Figure </w:t>
      </w:r>
      <w:r w:rsidR="008667D6">
        <w:fldChar w:fldCharType="begin"/>
      </w:r>
      <w:r w:rsidR="008667D6">
        <w:instrText xml:space="preserve"> SEQ Figure \* ARABIC </w:instrText>
      </w:r>
      <w:r w:rsidR="008667D6">
        <w:fldChar w:fldCharType="separate"/>
      </w:r>
      <w:r w:rsidR="00167CAD">
        <w:rPr>
          <w:noProof/>
        </w:rPr>
        <w:t>25</w:t>
      </w:r>
      <w:r w:rsidR="008667D6">
        <w:rPr>
          <w:noProof/>
        </w:rPr>
        <w:fldChar w:fldCharType="end"/>
      </w:r>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59"/>
    </w:p>
    <w:p w:rsidR="00421693" w:rsidRPr="00421693" w:rsidRDefault="006C52AC" w:rsidP="00FC0A2B">
      <w:pPr>
        <w:jc w:val="center"/>
      </w:pPr>
      <w:r>
        <w:rPr>
          <w:noProof/>
        </w:rPr>
        <w:drawing>
          <wp:inline distT="0" distB="0" distL="0" distR="0" wp14:anchorId="129B3798">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rsidR="00F21E43" w:rsidRDefault="00094A79" w:rsidP="00094A79">
      <w:pPr>
        <w:pStyle w:val="Caption"/>
      </w:pPr>
      <w:bookmarkStart w:id="60" w:name="_Toc516752174"/>
      <w:r>
        <w:t xml:space="preserve">Figure </w:t>
      </w:r>
      <w:r w:rsidR="008667D6">
        <w:fldChar w:fldCharType="begin"/>
      </w:r>
      <w:r w:rsidR="008667D6">
        <w:instrText xml:space="preserve"> SEQ Figure \* ARABIC </w:instrText>
      </w:r>
      <w:r w:rsidR="008667D6">
        <w:fldChar w:fldCharType="separate"/>
      </w:r>
      <w:r w:rsidR="00167CAD">
        <w:rPr>
          <w:noProof/>
        </w:rPr>
        <w:t>26</w:t>
      </w:r>
      <w:r w:rsidR="008667D6">
        <w:rPr>
          <w:noProof/>
        </w:rPr>
        <w:fldChar w:fldCharType="end"/>
      </w:r>
      <w:r w:rsidR="00421693" w:rsidRPr="00421693">
        <w:t>.–Ratio of the estimated total abundance of wild coho salmon available to the Alaska troll fishery and mean-average power troll wild coho salmon CPUE (catch-per-boat-day) during statistical weeks 28–38.</w:t>
      </w:r>
      <w:bookmarkEnd w:id="60"/>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50B5B51A" wp14:editId="65F19543">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094A79" w:rsidP="00094A79">
      <w:pPr>
        <w:pStyle w:val="Caption"/>
      </w:pPr>
      <w:bookmarkStart w:id="61" w:name="_Toc516752175"/>
      <w:proofErr w:type="gramStart"/>
      <w:r>
        <w:t xml:space="preserve">Figure </w:t>
      </w:r>
      <w:r w:rsidR="008667D6">
        <w:fldChar w:fldCharType="begin"/>
      </w:r>
      <w:r w:rsidR="008667D6">
        <w:instrText xml:space="preserve"> SEQ Figure \* ARABIC </w:instrText>
      </w:r>
      <w:r w:rsidR="008667D6">
        <w:fldChar w:fldCharType="separate"/>
      </w:r>
      <w:r w:rsidR="00167CAD">
        <w:rPr>
          <w:noProof/>
        </w:rPr>
        <w:t>27</w:t>
      </w:r>
      <w:r w:rsidR="008667D6">
        <w:rPr>
          <w:noProof/>
        </w:rPr>
        <w:fldChar w:fldCharType="end"/>
      </w:r>
      <w:r w:rsidR="00F21E43" w:rsidRPr="00421693">
        <w:t>.–</w:t>
      </w:r>
      <w:r w:rsidR="00F21E43">
        <w:t>Region-wide power troll weekly wild coho salmon catch-per-unit-of-effort (CPUE) during 2013–2017 compared with the prior 20-year average (1993–2012).</w:t>
      </w:r>
      <w:bookmarkEnd w:id="61"/>
      <w:proofErr w:type="gramEnd"/>
    </w:p>
    <w:p w:rsidR="009D4DCC" w:rsidRPr="00421693" w:rsidRDefault="009D4DCC" w:rsidP="009D4DCC">
      <w:pPr>
        <w:pStyle w:val="Heading2"/>
      </w:pPr>
      <w:bookmarkStart w:id="62" w:name="_Toc516749995"/>
      <w:r w:rsidRPr="0067747B">
        <w:t>Exploitation</w:t>
      </w:r>
      <w:r w:rsidRPr="00421693">
        <w:t xml:space="preserve"> Rates</w:t>
      </w:r>
      <w:bookmarkEnd w:id="62"/>
    </w:p>
    <w:p w:rsidR="009D4DCC" w:rsidRDefault="009D4DCC" w:rsidP="009D4DCC">
      <w:pPr>
        <w:tabs>
          <w:tab w:val="left" w:pos="1267"/>
        </w:tabs>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7174F0" w:rsidRPr="00421693" w:rsidRDefault="007174F0" w:rsidP="007174F0">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w:t>
      </w:r>
      <w:r>
        <w:t>ck during 2009–2014  (Figures 28 and 29</w:t>
      </w:r>
      <w:r w:rsidRPr="00421693">
        <w:t>;</w:t>
      </w:r>
      <w:r>
        <w:t xml:space="preserve"> Appendixes C1–C7</w:t>
      </w:r>
      <w:r w:rsidRPr="00421693">
        <w:t>).</w:t>
      </w:r>
    </w:p>
    <w:p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 days on and 6 days 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rsidR="00F42EC5" w:rsidRPr="00421693" w:rsidRDefault="00F42EC5" w:rsidP="009D4DCC">
      <w:pPr>
        <w:tabs>
          <w:tab w:val="left" w:pos="1267"/>
        </w:tabs>
      </w:pPr>
      <w:r w:rsidRPr="00421693">
        <w:lastRenderedPageBreak/>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9D4DCC">
      <w:pPr>
        <w:tabs>
          <w:tab w:val="left" w:pos="1267"/>
        </w:tabs>
      </w:pPr>
      <w:r>
        <w:t>During 1989–2017</w:t>
      </w:r>
      <w:r w:rsidR="00F42EC5" w:rsidRPr="00421693">
        <w:t xml:space="preserve">, total exploitation rate estimates for the Berners River stock </w:t>
      </w:r>
      <w:r>
        <w:t xml:space="preserve">(based on </w:t>
      </w:r>
      <w:r w:rsidR="00C25773">
        <w:t xml:space="preserve">an </w:t>
      </w:r>
      <w:r>
        <w:t xml:space="preserve">expanded escapement count) </w:t>
      </w:r>
      <w:r w:rsidR="00F42EC5" w:rsidRPr="00421693">
        <w:t>ranged from 28% in 2016 to 80% in 1</w:t>
      </w:r>
      <w:r w:rsidR="00FB1C62">
        <w:t>995, and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C25773">
        <w:t xml:space="preserve"> consistent with</w:t>
      </w:r>
      <w:r w:rsidR="00312EF7">
        <w:t xml:space="preserve">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C25773" w:rsidRDefault="00F42EC5" w:rsidP="009D4DCC">
      <w:r w:rsidRPr="00C25773">
        <w:t>Exploitation rate estimates for the</w:t>
      </w:r>
      <w:r w:rsidR="00C25773" w:rsidRPr="00C25773">
        <w:t xml:space="preserve"> Taku River run during 1992–2017</w:t>
      </w:r>
      <w:r w:rsidRPr="00C25773">
        <w:t xml:space="preserve"> ranged from 2</w:t>
      </w:r>
      <w:r w:rsidR="00874745">
        <w:t>8% to 72% (average 46%; Appendix C6</w:t>
      </w:r>
      <w:r w:rsidRPr="00C25773">
        <w:t>). Trollers accounted for 20% (range 8–31%) of the run, on average, while drift gillnetters accounted for 15% (range 3–37%). The low estimate of 3% occurred in 1997 when the District 111 gillnet fishery was closed for the season in late-Augus</w:t>
      </w:r>
      <w:r w:rsidR="00C25773" w:rsidRPr="00C25773">
        <w:t xml:space="preserve">t because of </w:t>
      </w:r>
      <w:r w:rsidR="007174F0">
        <w:t xml:space="preserve">a </w:t>
      </w:r>
      <w:r w:rsidR="00C25773" w:rsidRPr="00C25773">
        <w:t>very weak return. Purse s</w:t>
      </w:r>
      <w:r w:rsidRPr="00C25773">
        <w:t>eine, marine sport, and inriver fisheries have accounted</w:t>
      </w:r>
      <w:r w:rsidR="00C25773" w:rsidRPr="00C25773">
        <w:t xml:space="preserve"> for an average of 2%, 3%, and 6</w:t>
      </w:r>
      <w:r w:rsidRPr="00C25773">
        <w:t>% of the run, respectively.</w:t>
      </w:r>
    </w:p>
    <w:p w:rsidR="00F42EC5" w:rsidRDefault="00F42EC5" w:rsidP="009D4DCC">
      <w:r w:rsidRPr="00C25773">
        <w:t>Troll fishery exploitation rate estimates for the Chil</w:t>
      </w:r>
      <w:r w:rsidR="00C25773" w:rsidRPr="00C25773">
        <w:t>kat River stock during 2000–2017 averaged 19</w:t>
      </w:r>
      <w:r w:rsidRPr="00C25773">
        <w:t>%, while drift gillnet</w:t>
      </w:r>
      <w:r w:rsidR="00C25773" w:rsidRPr="00C25773">
        <w:t xml:space="preserve"> fisheries took an average of 18</w:t>
      </w:r>
      <w:r w:rsidRPr="00C25773">
        <w:t>% of the run, and marine sport and i</w:t>
      </w:r>
      <w:r w:rsidR="00C25773" w:rsidRPr="00C25773">
        <w:t>nriver fisheries accounted for 1% and 2</w:t>
      </w:r>
      <w:r w:rsidR="00874745">
        <w:t>%, respectively (Appendix C7</w:t>
      </w:r>
      <w:r w:rsidRPr="00C25773">
        <w:t>). Total all-gear exploitation rate estimates f</w:t>
      </w:r>
      <w:r w:rsidR="00C25773" w:rsidRPr="00C25773">
        <w:t>or the Chilkat River averaged 40</w:t>
      </w:r>
      <w:r w:rsidRPr="00C25773">
        <w:t>%,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812013" w:rsidRPr="00421693" w:rsidRDefault="00812013" w:rsidP="00812013">
      <w:pPr>
        <w:jc w:val="center"/>
      </w:pPr>
      <w:r w:rsidRPr="00911064">
        <w:rPr>
          <w:noProof/>
        </w:rPr>
        <w:lastRenderedPageBreak/>
        <w:drawing>
          <wp:inline distT="0" distB="0" distL="0" distR="0" wp14:anchorId="4A400621" wp14:editId="1537FFD3">
            <wp:extent cx="5398936" cy="7047037"/>
            <wp:effectExtent l="19050" t="19050" r="11430" b="2095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8936" cy="7047037"/>
                    </a:xfrm>
                    <a:prstGeom prst="rect">
                      <a:avLst/>
                    </a:prstGeom>
                    <a:noFill/>
                    <a:ln>
                      <a:solidFill>
                        <a:sysClr val="windowText" lastClr="000000"/>
                      </a:solidFill>
                    </a:ln>
                  </pic:spPr>
                </pic:pic>
              </a:graphicData>
            </a:graphic>
          </wp:inline>
        </w:drawing>
      </w:r>
    </w:p>
    <w:p w:rsidR="00812013" w:rsidRDefault="00812013" w:rsidP="00812013">
      <w:pPr>
        <w:pStyle w:val="Caption"/>
      </w:pPr>
      <w:bookmarkStart w:id="63" w:name="_Toc516752176"/>
      <w:r>
        <w:t xml:space="preserve">Figure </w:t>
      </w:r>
      <w:r w:rsidR="008667D6">
        <w:fldChar w:fldCharType="begin"/>
      </w:r>
      <w:r w:rsidR="008667D6">
        <w:instrText xml:space="preserve"> SEQ Figure \* ARABIC </w:instrText>
      </w:r>
      <w:r w:rsidR="008667D6">
        <w:fldChar w:fldCharType="separate"/>
      </w:r>
      <w:r w:rsidR="00167CAD">
        <w:rPr>
          <w:noProof/>
        </w:rPr>
        <w:t>28</w:t>
      </w:r>
      <w:r w:rsidR="008667D6">
        <w:rPr>
          <w:noProof/>
        </w:rPr>
        <w:fldChar w:fldCharType="end"/>
      </w:r>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 and Ford Arm Creek</w:t>
      </w:r>
      <w:r w:rsidRPr="00421693">
        <w:t xml:space="preserve"> and </w:t>
      </w:r>
      <w:r>
        <w:t xml:space="preserve">40% for </w:t>
      </w:r>
      <w:r w:rsidRPr="00421693">
        <w:t>Hugh Smith Lake</w:t>
      </w:r>
      <w:r>
        <w:t xml:space="preserve"> (prior to 1989, Auke Creek is given a 40% weighting and Berners River 0%). Interpolations were made in computing Alaska Troll Index based on Brown (1974) for years when estimates were unavailable.</w:t>
      </w:r>
      <w:bookmarkEnd w:id="63"/>
    </w:p>
    <w:p w:rsidR="00812013" w:rsidRDefault="00812013" w:rsidP="00812013"/>
    <w:p w:rsidR="00812013" w:rsidRPr="00421693" w:rsidRDefault="00812013" w:rsidP="00812013">
      <w:pPr>
        <w:jc w:val="center"/>
      </w:pPr>
      <w:r w:rsidRPr="00911064">
        <w:rPr>
          <w:noProof/>
        </w:rPr>
        <w:drawing>
          <wp:inline distT="0" distB="0" distL="0" distR="0" wp14:anchorId="6D73C4C4" wp14:editId="0D5091C3">
            <wp:extent cx="5943600" cy="5233019"/>
            <wp:effectExtent l="0" t="0" r="0" b="635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233019"/>
                    </a:xfrm>
                    <a:prstGeom prst="rect">
                      <a:avLst/>
                    </a:prstGeom>
                    <a:noFill/>
                    <a:ln>
                      <a:noFill/>
                    </a:ln>
                  </pic:spPr>
                </pic:pic>
              </a:graphicData>
            </a:graphic>
          </wp:inline>
        </w:drawing>
      </w:r>
    </w:p>
    <w:p w:rsidR="00812013" w:rsidRDefault="00812013" w:rsidP="00812013">
      <w:pPr>
        <w:pStyle w:val="Caption"/>
      </w:pPr>
      <w:bookmarkStart w:id="64" w:name="_Toc516752177"/>
      <w:r>
        <w:t xml:space="preserve">Figure </w:t>
      </w:r>
      <w:r w:rsidR="008667D6">
        <w:fldChar w:fldCharType="begin"/>
      </w:r>
      <w:r w:rsidR="008667D6">
        <w:instrText xml:space="preserve"> SEQ Figure \* ARABIC </w:instrText>
      </w:r>
      <w:r w:rsidR="008667D6">
        <w:fldChar w:fldCharType="separate"/>
      </w:r>
      <w:r w:rsidR="00167CAD">
        <w:rPr>
          <w:noProof/>
        </w:rPr>
        <w:t>29</w:t>
      </w:r>
      <w:r w:rsidR="008667D6">
        <w:rPr>
          <w:noProof/>
        </w:rPr>
        <w:fldChar w:fldCharType="end"/>
      </w:r>
      <w:r w:rsidRPr="00421693">
        <w:t>.–Estimated total exploitation rates by all fisheries for 4 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4"/>
    </w:p>
    <w:p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74745">
        <w:t>67%) during 1982–2015 (Figure 28; Appendix C4</w:t>
      </w:r>
      <w:r w:rsidRPr="00421693">
        <w:t>)</w:t>
      </w:r>
      <w:proofErr w:type="gramStart"/>
      <w:r w:rsidRPr="00421693">
        <w:t>,</w:t>
      </w:r>
      <w:proofErr w:type="gramEnd"/>
      <w:r w:rsidRPr="00421693">
        <w:t xml:space="preserve"> while intermittent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xml:space="preserve">, for most of the monitoring period prior to 2011. In 2011, however, the stock appeared to leave outside marine waters early, resulting in a record low troll exploitation rate of 24%, and entered Khaz Bay </w:t>
      </w:r>
      <w:r w:rsidRPr="00421693">
        <w:lastRenderedPageBreak/>
        <w:t>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During 2012–2014, intensive purse seining on large pink salmon returns to Khaz Bay streams resulted in continued above-average purse seine exploitation rates ranging from 14–29%. Earlier-than-average timing may also have contributed to the higher purse seine exploitat</w:t>
      </w:r>
      <w:r w:rsidR="00C25773">
        <w:t>ion rates in these years</w:t>
      </w:r>
      <w:r w:rsidRPr="00421693">
        <w:t>,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C25773"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 However, exploitation</w:t>
      </w:r>
      <w:r w:rsidR="00812013">
        <w:t xml:space="preserve"> intensified</w:t>
      </w:r>
      <w:r w:rsidRPr="00421693">
        <w:t xml:space="preserve"> during 1989–1999, at an average rate of 76% (range 68–82%), primarily as a result of an increase in average Alaska troll exploitation from 34% to 42%</w:t>
      </w:r>
      <w:r w:rsidR="00874745">
        <w:t>,</w:t>
      </w:r>
      <w:r w:rsidRPr="00421693">
        <w:t xml:space="preserve"> combined with an increase in average Alaska drift gillnet exploitation </w:t>
      </w:r>
      <w:r w:rsidR="00BB1D2B">
        <w:t>from 6% to 16%. During 2000–2017</w:t>
      </w:r>
      <w:r w:rsidRPr="00421693">
        <w:t>, however, the all-fishery exploitation rate decreased sharply to 53% (range 39–66%).</w:t>
      </w:r>
      <w:r w:rsidR="00D720F6">
        <w:t xml:space="preserve"> The Alaska troll exploitation rate on the Hugh Smith Lake stock was consistently low (average 21%; range 19–24%) during 2008–2012, a series of relatively cold years with low PDO index values during which the stock displayed a more southward approach in returning to the coast, with less exposure to the area of most intensive trolling in northern Southeast.</w:t>
      </w:r>
    </w:p>
    <w:p w:rsidR="006F3EA2" w:rsidRDefault="00F42EC5" w:rsidP="00F42EC5">
      <w:r w:rsidRPr="00421693">
        <w:t xml:space="preserve">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642B9" w:rsidRDefault="00F42EC5" w:rsidP="00812013">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while the average total exploitation rate by all northern British Columbia fis</w:t>
      </w:r>
      <w:r w:rsidR="00874745">
        <w:t>heries decreased slightly from 8</w:t>
      </w:r>
      <w:r w:rsidRPr="00421693">
        <w:t>% in 1982–1997 (prior to restructu</w:t>
      </w:r>
      <w:r w:rsidR="00874745">
        <w:t>ring of Canadian fisheries) to 6</w:t>
      </w:r>
      <w:r w:rsidRPr="00421693">
        <w:t xml:space="preserve">% </w:t>
      </w:r>
      <w:r w:rsidR="006F3EA2">
        <w:t>in the most recent decade (200</w:t>
      </w:r>
      <w:r w:rsidR="006F3EA2">
        <w:softHyphen/>
        <w:t>8–2017</w:t>
      </w:r>
      <w:r w:rsidRPr="00421693">
        <w:t>).</w:t>
      </w:r>
    </w:p>
    <w:p w:rsidR="006A555F" w:rsidRDefault="006A555F" w:rsidP="006A555F">
      <w:pPr>
        <w:pStyle w:val="Heading3"/>
      </w:pPr>
      <w:bookmarkStart w:id="65" w:name="_Toc516749996"/>
      <w:r>
        <w:t>Alaska Troll Fishery Exploitation Index</w:t>
      </w:r>
      <w:bookmarkEnd w:id="65"/>
    </w:p>
    <w:p w:rsidR="006A555F" w:rsidRDefault="006A555F" w:rsidP="006A555F">
      <w:r>
        <w:t>Exploitation of coho salmon returns by the Alaska troll fishery has been tracked through a weighted average of troll exploitation rate estimates for wild indicator stocks. The primary purpose of the index has been, when combined with the total troll harvest of wild coho salmon, to be a tool to estimate total abundance of wild coho salmon available in Southeast Alaska waters fished by the troll fishery.</w:t>
      </w:r>
    </w:p>
    <w:p w:rsidR="00AA3CF5" w:rsidRDefault="002B5161" w:rsidP="0067747B">
      <w:r>
        <w:lastRenderedPageBreak/>
        <w:t xml:space="preserve">Prior to 1989, the Alaska troll fishery exploitation index gave a weighting of 40% each to </w:t>
      </w:r>
      <w:r w:rsidR="009D6C2A">
        <w:t xml:space="preserve">Auke Creek and </w:t>
      </w:r>
      <w:r w:rsidR="00AA3CF5">
        <w:t>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w:t>
      </w:r>
      <w:r w:rsidR="00DA54FA">
        <w:t>l exploitation compared with inside stocks in</w:t>
      </w:r>
      <w:r>
        <w:t xml:space="preserve">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6642B9" w:rsidRPr="00421693" w:rsidRDefault="006642B9" w:rsidP="006642B9">
      <w:pPr>
        <w:keepLines/>
        <w:tabs>
          <w:tab w:val="right" w:pos="9360"/>
        </w:tabs>
        <w:suppressAutoHyphens/>
        <w:rPr>
          <w:sz w:val="22"/>
          <w:szCs w:val="20"/>
        </w:rPr>
      </w:pPr>
      <w:r w:rsidRPr="00E50049">
        <w:rPr>
          <w:noProof/>
        </w:rPr>
        <w:drawing>
          <wp:inline distT="0" distB="0" distL="0" distR="0" wp14:anchorId="70E5CC26" wp14:editId="3AD5C4B7">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6642B9" w:rsidRPr="00421693" w:rsidRDefault="00094A79" w:rsidP="00094A79">
      <w:pPr>
        <w:pStyle w:val="Caption"/>
      </w:pPr>
      <w:bookmarkStart w:id="66" w:name="_Toc516752178"/>
      <w:proofErr w:type="gramStart"/>
      <w:r>
        <w:t xml:space="preserve">Figure </w:t>
      </w:r>
      <w:r w:rsidR="008667D6">
        <w:fldChar w:fldCharType="begin"/>
      </w:r>
      <w:r w:rsidR="008667D6">
        <w:instrText xml:space="preserve"> SEQ Figure \* ARABIC </w:instrText>
      </w:r>
      <w:r w:rsidR="008667D6">
        <w:fldChar w:fldCharType="separate"/>
      </w:r>
      <w:r w:rsidR="00167CAD">
        <w:rPr>
          <w:noProof/>
        </w:rPr>
        <w:t>30</w:t>
      </w:r>
      <w:r w:rsidR="008667D6">
        <w:rPr>
          <w:noProof/>
        </w:rPr>
        <w:fldChar w:fldCharType="end"/>
      </w:r>
      <w:r w:rsidR="006642B9" w:rsidRPr="00E41B0C">
        <w:t>.</w:t>
      </w:r>
      <w:proofErr w:type="gramEnd"/>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6"/>
    </w:p>
    <w:p w:rsidR="006A555F" w:rsidRDefault="006A555F" w:rsidP="006A555F">
      <w:r>
        <w:t xml:space="preserve">The Alaska troll fishery exploitation index averaged 35% during 1982–2017, and shows an increase from 34–37% in 1982–1984 to a peak 10-year average of 41% (range 32–52%) in 1989–1998 before trending lower to an average of 28% (range 22–34%) in 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 Beginning in 2008, </w:t>
      </w:r>
      <w:r>
        <w:lastRenderedPageBreak/>
        <w:t xml:space="preserve">there was a marked decrease in Alaska troll exploitation on the Hugh Smith Lake stock that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w:t>
      </w:r>
      <w:r w:rsidR="00DA54FA">
        <w:t xml:space="preserve">(16%) proportionate </w:t>
      </w:r>
      <w:r>
        <w:t>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coho 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June 15 to June 1</w:t>
      </w:r>
      <w:r w:rsidR="007B440B">
        <w:t xml:space="preserve"> beginning in 2012</w:t>
      </w:r>
      <w:r w:rsidR="00ED0360">
        <w:t xml:space="preserve"> (Hagerman et al. 2018)</w:t>
      </w:r>
      <w:r w:rsidR="007D4F73">
        <w:t xml:space="preserve">. In 2013, 2015 and 2017, coho salmon harvest and retention was allowed in the troll fishery for a full 4 month period from June 1 through September 30, a </w:t>
      </w:r>
      <w:r w:rsidR="00487A29">
        <w:t xml:space="preserve">continuous </w:t>
      </w:r>
      <w:r w:rsidR="007B440B">
        <w:t xml:space="preserve">troll </w:t>
      </w:r>
      <w:r w:rsidR="007D4F73">
        <w:t>coho salmon season that was longer than any since the 1930s.</w:t>
      </w:r>
    </w:p>
    <w:p w:rsidR="002578A4" w:rsidRDefault="002578A4" w:rsidP="002578A4">
      <w:pPr>
        <w:pStyle w:val="Heading2"/>
      </w:pPr>
      <w:bookmarkStart w:id="67" w:name="_Toc516749997"/>
      <w:r>
        <w:t>Length and Weight Trends</w:t>
      </w:r>
      <w:bookmarkEnd w:id="67"/>
    </w:p>
    <w:p w:rsidR="00B31720" w:rsidRPr="00B31720" w:rsidRDefault="00B31720" w:rsidP="00B31720">
      <w:r w:rsidRPr="00B31720">
        <w:t>Variation in growth and size-at-maturity of returning coho salmon has an economic effect on the total landed weight of the harvest, as well as important effects on survival</w:t>
      </w:r>
      <w:r w:rsidR="00DA54FA">
        <w:t xml:space="preserve">, </w:t>
      </w:r>
      <w:r w:rsidRPr="00B31720">
        <w:t>reproductive potential</w:t>
      </w:r>
      <w:r w:rsidR="00DA54FA">
        <w:t xml:space="preserve">, and </w:t>
      </w:r>
      <w:r w:rsidR="00DA54FA" w:rsidRPr="00DA54FA">
        <w:rPr>
          <w:color w:val="FF0000"/>
        </w:rPr>
        <w:t>harvest allocation between hook-and-line and gillnet gear</w:t>
      </w:r>
      <w:r w:rsidRPr="00B31720">
        <w:t xml:space="preserve">. Shaul et al. (2011) observed a marked change in the seasonal pattern of dressed weight of troll-caught coho salmon in the mid-1990s. Prior 1997, </w:t>
      </w:r>
      <w:r w:rsidR="00D86F7E">
        <w:t>mean-</w:t>
      </w:r>
      <w:r w:rsidRPr="00B31720">
        <w:t>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w:t>
      </w:r>
      <w:r w:rsidR="00BF4EFF">
        <w:t>,</w:t>
      </w:r>
      <w:r w:rsidRPr="00B31720">
        <w:t xml:space="preserve"> while there was a dramatic increase in September rates in the latter period. </w:t>
      </w:r>
    </w:p>
    <w:p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 xml:space="preserve">local waters while the more rapid weight increase later in the season appeared consistent with an influx of more migratory maturing fish that had experienced better growth </w:t>
      </w:r>
      <w:r w:rsidR="00BF4EFF">
        <w:t xml:space="preserve">somewhere </w:t>
      </w:r>
      <w:r w:rsidRPr="00B31720">
        <w:t xml:space="preserve">on the </w:t>
      </w:r>
      <w:r w:rsidRPr="00B31720">
        <w:lastRenderedPageBreak/>
        <w:t xml:space="preserve">high seas. This observation, combined with </w:t>
      </w:r>
      <w:r w:rsidR="00812013">
        <w:t xml:space="preserve">a proportionately greater </w:t>
      </w:r>
      <w:r w:rsidRPr="00B31720">
        <w:t>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w:t>
      </w:r>
      <w:r w:rsidR="00DA54FA">
        <w:t>r Island at the southern margin</w:t>
      </w:r>
      <w:r w:rsidRPr="00B31720">
        <w:t xml:space="preserve"> of the Western Subarctic Gyre and the Gulf of Alaska (Kaeriyama et al. 2004). Coho salmon that experience poor growth from winter to early-summer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although there has been a decline in herring populations in inside waters since 2012 (Hebert 2017)</w:t>
      </w:r>
      <w:r w:rsidRPr="00B31720">
        <w:t>.</w:t>
      </w:r>
    </w:p>
    <w:p w:rsidR="00B31720" w:rsidRPr="00B31720" w:rsidRDefault="00B31720" w:rsidP="00B31720">
      <w:r w:rsidRPr="00B31720">
        <w:t>We examined tempora</w:t>
      </w:r>
      <w:r w:rsidR="00C86C42">
        <w:t>l trends in Southeast Alaska in</w:t>
      </w:r>
      <w:r w:rsidRPr="00B31720">
        <w:t xml:space="preserve"> both the dressed </w:t>
      </w:r>
      <w:r w:rsidR="00D86F7E">
        <w:t xml:space="preserve">weight </w:t>
      </w:r>
      <w:r w:rsidRPr="00B31720">
        <w:t>of troll-caught fish (1970–2017) and the mid-eye to fork (MEF) length of males and fem</w:t>
      </w:r>
      <w:r w:rsidR="00BF4EFF">
        <w:t>ales sampled in escapements to four</w:t>
      </w:r>
      <w:r w:rsidR="002B7CA4">
        <w:t xml:space="preserve"> wild systems (1982–2017</w:t>
      </w:r>
      <w:r w:rsidRPr="00B31720">
        <w:t>).</w:t>
      </w:r>
    </w:p>
    <w:p w:rsidR="00B31720" w:rsidRPr="000E16F6" w:rsidRDefault="00B31720" w:rsidP="000E16F6">
      <w:pPr>
        <w:pStyle w:val="Heading3"/>
      </w:pPr>
      <w:bookmarkStart w:id="68" w:name="_Toc516749998"/>
      <w:r w:rsidRPr="000E16F6">
        <w:t>Adult Coho Salmon Length</w:t>
      </w:r>
      <w:bookmarkEnd w:id="68"/>
    </w:p>
    <w:p w:rsidR="00B31720" w:rsidRPr="00B31720" w:rsidRDefault="00B31720" w:rsidP="00B31720">
      <w:r w:rsidRPr="00B31720">
        <w:t>Trends in MEF length of male and female age</w:t>
      </w:r>
      <w:r w:rsidR="00BF4EFF">
        <w:t>-.1 adult coho salmon from the four</w:t>
      </w:r>
      <w:r w:rsidRPr="00B31720">
        <w:t xml:space="preserve"> long-term wild indicator stocks show a consistent pattern of de</w:t>
      </w:r>
      <w:r w:rsidR="00BF4EFF">
        <w:t>creasing size (Figures 31; Appendixes D1 and D2</w:t>
      </w:r>
      <w:r w:rsidRPr="00B31720">
        <w:t>).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w:t>
      </w:r>
      <w:r w:rsidR="002B7CA4">
        <w:t xml:space="preserve"> between the 1982–1986 and 2011–</w:t>
      </w:r>
      <w:r w:rsidRPr="00B31720">
        <w:t>2013 while mean-average female length decreased by only 9%. The latter pe</w:t>
      </w:r>
      <w:r w:rsidR="002B7CA4">
        <w:t xml:space="preserve">riod </w:t>
      </w:r>
      <w:r w:rsidR="002B7CA4">
        <w:lastRenderedPageBreak/>
        <w:t xml:space="preserve">coincided with </w:t>
      </w:r>
      <w:r w:rsidRPr="00B31720">
        <w:t xml:space="preserve">historically low average dressed weight for troll-caught coho salmon. When applying a length-to-weight conversion (Gray et al. 1981), males lost an estimated 43% of body mass between these periods, while females lost 29%. Interestingly, the latter period (2011–2013) when age 1-ocean </w:t>
      </w:r>
      <w:r w:rsidR="00D86F7E">
        <w:t xml:space="preserve">adults reached their minimum </w:t>
      </w:r>
      <w:r w:rsidRPr="00B31720">
        <w:t xml:space="preserve">size-at-return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with females averaging only slightly 0.8% (range 0.3–1.1%) longer than males, compared with a 7.6% (range 4.4–10.5%) difference during a period of much lower growth from 2000–2013.</w:t>
      </w:r>
    </w:p>
    <w:p w:rsidR="00B31720" w:rsidRDefault="00B31720" w:rsidP="00B31720">
      <w:r w:rsidRPr="00B31720">
        <w:t xml:space="preserve">Coincident with the downward trend in average length, some stocks showed significant increases 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w:t>
      </w:r>
      <w:r w:rsidR="00BF4EFF">
        <w:t>cific (Figure 32</w:t>
      </w:r>
      <w:r w:rsidRPr="00B31720">
        <w:t>). This decrease in variation in size may reflect greater homogeneity in the distribution of prey during this period.</w:t>
      </w:r>
      <w:r w:rsidR="00D86F7E">
        <w:t xml:space="preserve"> CV increased again in 2017 compared with 2015–2016 for males and females at Auke Creek, Berners River and Hugh Smith Lake.</w:t>
      </w:r>
    </w:p>
    <w:p w:rsidR="006A555F" w:rsidRPr="00B31720" w:rsidRDefault="006A555F" w:rsidP="006A555F">
      <w:pPr>
        <w:pStyle w:val="Heading4"/>
      </w:pPr>
      <w:r w:rsidRPr="00B31720">
        <w:t>Auke Creek and Berners River Comparison</w:t>
      </w:r>
    </w:p>
    <w:p w:rsidR="006A555F" w:rsidRPr="00B31720"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The mean-average length of age 1-ocean male spawners from </w:t>
      </w:r>
      <w:r>
        <w:t>both streams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32) while the CV of annual</w:t>
      </w:r>
      <w:r>
        <w:t xml:space="preserve"> </w:t>
      </w:r>
      <w:r w:rsidR="00DA54FA">
        <w:t xml:space="preserve">average </w:t>
      </w:r>
      <w:r>
        <w:t>length of males was 70</w:t>
      </w:r>
      <w:r w:rsidRPr="00B31720">
        <w:t>% greater in the Berners River</w:t>
      </w:r>
      <w:r>
        <w:t xml:space="preserve"> (Figure 31)</w:t>
      </w:r>
      <w:r w:rsidRPr="00B31720">
        <w:t>.</w:t>
      </w:r>
    </w:p>
    <w:p w:rsidR="006A555F" w:rsidRPr="00B31720" w:rsidRDefault="006A555F" w:rsidP="006A555F">
      <w:r w:rsidRPr="00B31720">
        <w:t>Size relationships between females were different, with Berners River females averaging 23 mm (3.7%) longer than Auke Creek females. Compared with those in Auke Creek, Berners River females 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longer than 1-ocean males, while Be</w:t>
      </w:r>
      <w:r>
        <w:t>rners River females averaged 641 mm, or 5.3</w:t>
      </w:r>
      <w:r w:rsidRPr="00B31720">
        <w:t>% longer than males from that system.</w:t>
      </w:r>
    </w:p>
    <w:p w:rsidR="006A555F" w:rsidRPr="00B31720" w:rsidRDefault="006A555F" w:rsidP="006A555F">
      <w:r w:rsidRPr="00B31720">
        <w:t xml:space="preserve">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w:t>
      </w:r>
      <w:r>
        <w:t xml:space="preserve">the </w:t>
      </w:r>
      <w:r w:rsidRPr="00B31720">
        <w:t>male stealth mating strategy is dominated by 0-ocean jacks in Auke Creek, where 1-ocean males typical</w:t>
      </w:r>
      <w:r>
        <w:t xml:space="preserve">ly return at a ratio </w:t>
      </w:r>
      <w:r w:rsidRPr="00B31720">
        <w:t>that is below parity</w:t>
      </w:r>
      <w:r>
        <w:t xml:space="preserve"> with females</w:t>
      </w:r>
      <w:r w:rsidRPr="00B31720">
        <w:t>.</w:t>
      </w:r>
    </w:p>
    <w:p w:rsidR="006A555F" w:rsidRPr="00B31720" w:rsidRDefault="006A555F" w:rsidP="006A555F">
      <w:r w:rsidRPr="00B31720">
        <w:t xml:space="preserve">Holtby and Healy (1990) described sex and size ratio features typical of type A and type B populations. They propose </w:t>
      </w:r>
      <w:r>
        <w:t xml:space="preserve">specific </w:t>
      </w:r>
      <w:r w:rsidRPr="00B31720">
        <w:t>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w:t>
      </w:r>
      <w:r>
        <w:t xml:space="preserve">i.e. </w:t>
      </w:r>
      <w:r w:rsidRPr="00B31720">
        <w:t xml:space="preserve">spawner densities are low) or spawning habitat is structurally complex, giving small and large males similar </w:t>
      </w:r>
      <w:r w:rsidRPr="00B31720">
        <w:lastRenderedPageBreak/>
        <w:t>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6A555F" w:rsidRDefault="006A555F" w:rsidP="00B31720"/>
    <w:p w:rsidR="006642B9" w:rsidRPr="00B31720" w:rsidRDefault="006642B9" w:rsidP="006642B9">
      <w:r w:rsidRPr="00302AC7">
        <w:rPr>
          <w:noProof/>
        </w:rPr>
        <w:drawing>
          <wp:inline distT="0" distB="0" distL="0" distR="0" wp14:anchorId="35E88483" wp14:editId="34305BE0">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rsidR="006642B9" w:rsidRDefault="00094A79" w:rsidP="00094A79">
      <w:pPr>
        <w:pStyle w:val="Caption"/>
      </w:pPr>
      <w:bookmarkStart w:id="69" w:name="_Toc516752179"/>
      <w:r>
        <w:t xml:space="preserve">Figure </w:t>
      </w:r>
      <w:r w:rsidR="008667D6">
        <w:fldChar w:fldCharType="begin"/>
      </w:r>
      <w:r w:rsidR="008667D6">
        <w:instrText xml:space="preserve"> SEQ Figure \* ARABIC </w:instrText>
      </w:r>
      <w:r w:rsidR="008667D6">
        <w:fldChar w:fldCharType="separate"/>
      </w:r>
      <w:r w:rsidR="00167CAD">
        <w:rPr>
          <w:noProof/>
        </w:rPr>
        <w:t>31</w:t>
      </w:r>
      <w:r w:rsidR="008667D6">
        <w:rPr>
          <w:noProof/>
        </w:rPr>
        <w:fldChar w:fldCharType="end"/>
      </w:r>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69"/>
    </w:p>
    <w:p w:rsidR="006A555F" w:rsidRDefault="006A555F" w:rsidP="006A555F">
      <w:pPr>
        <w:keepLines/>
        <w:tabs>
          <w:tab w:val="right" w:pos="9360"/>
        </w:tabs>
        <w:suppressAutoHyphens/>
        <w:rPr>
          <w:sz w:val="22"/>
          <w:szCs w:val="20"/>
        </w:rPr>
      </w:pPr>
      <w:r w:rsidRPr="00B31720">
        <w:lastRenderedPageBreak/>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rsidR="006642B9" w:rsidRPr="00B31720" w:rsidRDefault="006642B9" w:rsidP="006642B9">
      <w:r w:rsidRPr="009931AF">
        <w:rPr>
          <w:noProof/>
        </w:rPr>
        <w:drawing>
          <wp:inline distT="0" distB="0" distL="0" distR="0" wp14:anchorId="3E416263" wp14:editId="6D684AC7">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rsidR="006642B9" w:rsidRPr="00B31720" w:rsidRDefault="00094A79" w:rsidP="00094A79">
      <w:pPr>
        <w:pStyle w:val="Caption"/>
      </w:pPr>
      <w:bookmarkStart w:id="70" w:name="_Toc516752180"/>
      <w:r>
        <w:t xml:space="preserve">Figure </w:t>
      </w:r>
      <w:r w:rsidR="008667D6">
        <w:fldChar w:fldCharType="begin"/>
      </w:r>
      <w:r w:rsidR="008667D6">
        <w:instrText xml:space="preserve"> SEQ Figure \* ARABIC </w:instrText>
      </w:r>
      <w:r w:rsidR="008667D6">
        <w:fldChar w:fldCharType="separate"/>
      </w:r>
      <w:r w:rsidR="00167CAD">
        <w:rPr>
          <w:noProof/>
        </w:rPr>
        <w:t>32</w:t>
      </w:r>
      <w:r w:rsidR="008667D6">
        <w:rPr>
          <w:noProof/>
        </w:rPr>
        <w:fldChar w:fldCharType="end"/>
      </w:r>
      <w:r w:rsidR="006642B9" w:rsidRPr="00B31720">
        <w:t>.–</w:t>
      </w:r>
      <w:r w:rsidR="006642B9" w:rsidRPr="0024052E">
        <w:t>Coefficient</w:t>
      </w:r>
      <w:r w:rsidR="006642B9" w:rsidRPr="00B31720">
        <w:t xml:space="preserve"> of variation in the mid eye to fork length and 9 pt LOESS trend for age-.1 male and female coho salmon sampled in Auke Creek, Berners River, Ford Arm Creek</w:t>
      </w:r>
      <w:r w:rsidR="006642B9">
        <w:t>, and Hugh Smith Lake, 1982–2017</w:t>
      </w:r>
      <w:r w:rsidR="006642B9" w:rsidRPr="00B31720">
        <w:t>.</w:t>
      </w:r>
      <w:bookmarkEnd w:id="70"/>
    </w:p>
    <w:p w:rsidR="00B31720" w:rsidRPr="00B31720" w:rsidRDefault="00B31720" w:rsidP="00B31720">
      <w:r w:rsidRPr="00B31720">
        <w:lastRenderedPageBreak/>
        <w:t xml:space="preserve">The fact that nearly all Berners River males remain at sea and mature at age 1-ocean, </w:t>
      </w:r>
      <w:proofErr w:type="gramStart"/>
      <w:r w:rsidR="006A555F" w:rsidRPr="00B31720">
        <w:t>relieve</w:t>
      </w:r>
      <w:r w:rsidR="006A555F">
        <w:t>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 xml:space="preserve">may be even more influential than features of the spawning habitat in determining average age-at-maturity of males, and therefore population type. </w:t>
      </w:r>
    </w:p>
    <w:p w:rsidR="00B31720" w:rsidRPr="00B31720" w:rsidRDefault="00B31720" w:rsidP="000E16F6">
      <w:pPr>
        <w:pStyle w:val="Heading3"/>
      </w:pPr>
      <w:bookmarkStart w:id="71" w:name="_Toc516749999"/>
      <w:r w:rsidRPr="00B31720">
        <w:t>Troll Fishery Average Weight</w:t>
      </w:r>
      <w:bookmarkEnd w:id="71"/>
    </w:p>
    <w:p w:rsidR="00B31720" w:rsidRPr="00B31720" w:rsidRDefault="00B31720" w:rsidP="00B31720">
      <w:r w:rsidRPr="00B31720">
        <w:t>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weight was calculated weekly and averaged across 11 statistical weeks (28–38), spanning a period from early July through mid-September, in order to obtain a temporally stable measure of average coho salmon weight in coastal waters.</w:t>
      </w:r>
    </w:p>
    <w:p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rsidR="006A555F" w:rsidRPr="00B31720" w:rsidRDefault="006A555F" w:rsidP="000E16F6">
      <w:pPr>
        <w:pStyle w:val="Heading3"/>
      </w:pPr>
      <w:bookmarkStart w:id="72" w:name="_Toc516750000"/>
      <w:r w:rsidRPr="00B31720">
        <w:t>Causes of Variation in Size</w:t>
      </w:r>
      <w:bookmarkEnd w:id="72"/>
    </w:p>
    <w:p w:rsidR="006A555F" w:rsidRPr="00B31720" w:rsidRDefault="006A555F" w:rsidP="006A555F">
      <w:r w:rsidRPr="00B31720">
        <w:t xml:space="preserve">A </w:t>
      </w:r>
      <w:r>
        <w:t xml:space="preserve">decreasing trend in size </w:t>
      </w:r>
      <w:r w:rsidRPr="00B31720">
        <w:t>and development of a consistent even-year dominant size pattern, p</w:t>
      </w:r>
      <w:r>
        <w:t>articularly after 1998</w:t>
      </w:r>
      <w:r w:rsidRPr="00B31720">
        <w:t>, led us to suspect that these patterns were related to increasing numbers of pink salmon returning to streams and hatcheries in North America, particularly in odd yea</w:t>
      </w:r>
      <w:r>
        <w:t xml:space="preserve">rs. We </w:t>
      </w:r>
      <w:r>
        <w:lastRenderedPageBreak/>
        <w:t xml:space="preserve">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550993D3" wp14:editId="6B78F644">
            <wp:extent cx="5323114" cy="3704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5795" cy="3713079"/>
                    </a:xfrm>
                    <a:prstGeom prst="rect">
                      <a:avLst/>
                    </a:prstGeom>
                    <a:noFill/>
                    <a:ln>
                      <a:noFill/>
                    </a:ln>
                  </pic:spPr>
                </pic:pic>
              </a:graphicData>
            </a:graphic>
          </wp:inline>
        </w:drawing>
      </w:r>
    </w:p>
    <w:p w:rsidR="00B31720" w:rsidRPr="00B31720" w:rsidRDefault="00094A79" w:rsidP="00094A79">
      <w:pPr>
        <w:pStyle w:val="Caption"/>
      </w:pPr>
      <w:bookmarkStart w:id="73" w:name="_Toc516752181"/>
      <w:r>
        <w:t xml:space="preserve">Figure </w:t>
      </w:r>
      <w:r w:rsidR="008667D6">
        <w:fldChar w:fldCharType="begin"/>
      </w:r>
      <w:r w:rsidR="008667D6">
        <w:instrText xml:space="preserve"> SEQ Figure \* ARABIC </w:instrText>
      </w:r>
      <w:r w:rsidR="008667D6">
        <w:fldChar w:fldCharType="separate"/>
      </w:r>
      <w:r w:rsidR="00167CAD">
        <w:rPr>
          <w:noProof/>
        </w:rPr>
        <w:t>33</w:t>
      </w:r>
      <w:r w:rsidR="008667D6">
        <w:rPr>
          <w:noProof/>
        </w:rPr>
        <w:fldChar w:fldCharType="end"/>
      </w:r>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3"/>
    </w:p>
    <w:p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 xml:space="preserve">troll coho 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returning to streams and hatcheries in the two largest North American pink salmon production areas, Southeast Alaska and Prince William Sound (Myers et al. 1996). </w:t>
      </w:r>
      <w:r w:rsidRPr="00B31720">
        <w:t xml:space="preserve">Both pink salmon and the primary squid prey species </w:t>
      </w:r>
      <w:r w:rsidR="00807D33">
        <w:t xml:space="preserve">of salmon </w:t>
      </w:r>
      <w:r w:rsidR="00BF4EFF">
        <w:t xml:space="preserve">in offshore waters </w:t>
      </w:r>
      <w:r w:rsidRPr="00B31720">
        <w:t>(</w:t>
      </w:r>
      <w:r w:rsidRPr="00B31720">
        <w:rPr>
          <w:i/>
        </w:rPr>
        <w:t>Berryteuthis anonychus</w:t>
      </w:r>
      <w:r w:rsidRPr="00B31720">
        <w:t xml:space="preserve">) 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rsidR="00B31720" w:rsidRDefault="00B31720" w:rsidP="00B31720">
      <w:r w:rsidRPr="00B31720">
        <w:lastRenderedPageBreak/>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347695" w:rsidRPr="00B31720" w:rsidRDefault="00347695" w:rsidP="00347695">
      <w:r w:rsidRPr="00B31720">
        <w:rPr>
          <w:noProof/>
        </w:rPr>
        <w:drawing>
          <wp:inline distT="0" distB="0" distL="0" distR="0" wp14:anchorId="302CD21D" wp14:editId="42856D04">
            <wp:extent cx="5943600" cy="384115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347695" w:rsidRPr="00B31720" w:rsidRDefault="00347695" w:rsidP="00347695">
      <w:pPr>
        <w:pStyle w:val="Caption"/>
        <w:rPr>
          <w:ins w:id="74" w:author="jb" w:date="2017-07-07T09:31:00Z"/>
          <w:vanish/>
        </w:rPr>
      </w:pPr>
      <w:bookmarkStart w:id="75" w:name="_Toc516752182"/>
      <w:r>
        <w:t xml:space="preserve">Figure </w:t>
      </w:r>
      <w:r w:rsidR="008667D6">
        <w:fldChar w:fldCharType="begin"/>
      </w:r>
      <w:r w:rsidR="008667D6">
        <w:instrText xml:space="preserve"> SEQ Figure \* ARABIC </w:instrText>
      </w:r>
      <w:r w:rsidR="008667D6">
        <w:fldChar w:fldCharType="separate"/>
      </w:r>
      <w:r>
        <w:rPr>
          <w:noProof/>
        </w:rPr>
        <w:t>34</w:t>
      </w:r>
      <w:r w:rsidR="008667D6">
        <w:rPr>
          <w:noProof/>
        </w:rPr>
        <w:fldChar w:fldCharType="end"/>
      </w:r>
      <w:r w:rsidRPr="00B31720">
        <w:t>.–Southeast Alaska troll-caught coho salmon average dressed weight compared with modeled weight</w:t>
      </w:r>
      <w:bookmarkEnd w:id="75"/>
    </w:p>
    <w:p w:rsidR="00347695" w:rsidRDefault="00347695" w:rsidP="00347695">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t>o weight in 2018 includes only 10</w:t>
      </w:r>
      <w:r w:rsidRPr="00B31720">
        <w:t xml:space="preserve"> months of the final 12 months.</w:t>
      </w:r>
    </w:p>
    <w:p w:rsidR="00B31720" w:rsidRDefault="00B31720" w:rsidP="00B31720">
      <w:r w:rsidRPr="00B31720">
        <w:t>The model developed by Shaul and Geiger (2016) has continued to track observed coho salmon weight with similar annu</w:t>
      </w:r>
      <w:r w:rsidR="00BF4EFF">
        <w:t>al error through 2017 (Figure 34</w:t>
      </w:r>
      <w:r w:rsidRPr="00B31720">
        <w:t>).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w:t>
      </w:r>
      <w:r w:rsidR="008C22E3">
        <w:t>s (2013) of the squid cohort</w:t>
      </w:r>
      <w:r w:rsidRPr="00B31720">
        <w:t xml:space="preserve"> fed </w:t>
      </w:r>
      <w:r w:rsidR="008C22E3">
        <w:t xml:space="preserve">upon by </w:t>
      </w:r>
      <w:r w:rsidRPr="00B31720">
        <w:t xml:space="preserve">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w:t>
      </w:r>
      <w:r w:rsidRPr="00B31720">
        <w:lastRenderedPageBreak/>
        <w:t>accurate census of the harvest, because salmon are priced by landed weight, while numerical harvest estimates are based on limited samples for average weight.</w:t>
      </w:r>
    </w:p>
    <w:p w:rsidR="00D678F3" w:rsidRPr="00B31720" w:rsidRDefault="00D678F3" w:rsidP="00B31720">
      <w:r>
        <w:t>Interestingly, inclusion of 2015–2017 data from during and after the warm-water Blob in the North Pacific produced a slightly improved overall model fit (</w:t>
      </w:r>
      <w:r w:rsidRPr="00D678F3">
        <w:rPr>
          <w:i/>
        </w:rPr>
        <w:t>R</w:t>
      </w:r>
      <w:r w:rsidRPr="00D678F3">
        <w:rPr>
          <w:vertAlign w:val="superscript"/>
        </w:rPr>
        <w:t>2</w:t>
      </w:r>
      <w:r>
        <w:t xml:space="preserve"> = 0.673) for the 48-year period (Figure 34) compared with an </w:t>
      </w:r>
      <w:r w:rsidRPr="00D678F3">
        <w:rPr>
          <w:i/>
        </w:rPr>
        <w:t>R</w:t>
      </w:r>
      <w:r w:rsidRPr="00D678F3">
        <w:rPr>
          <w:vertAlign w:val="superscript"/>
        </w:rPr>
        <w:t>2</w:t>
      </w:r>
      <w:r>
        <w:t xml:space="preserve"> value of 0.646 for the period from 1970–2014 (Shaul and Geiger 2016).</w:t>
      </w:r>
    </w:p>
    <w:p w:rsidR="00771A20" w:rsidRPr="00807D33" w:rsidRDefault="00B31720" w:rsidP="00771A20">
      <w:pPr>
        <w:keepLines/>
        <w:tabs>
          <w:tab w:val="right" w:pos="9360"/>
        </w:tabs>
        <w:suppressAutoHyphens/>
      </w:pPr>
      <w:r w:rsidRPr="00807D33">
        <w:t>The model can be rearranged to e</w:t>
      </w:r>
      <w:r w:rsidR="008C22E3" w:rsidRPr="00807D33">
        <w:t>xpress the climate variable as the</w:t>
      </w:r>
      <w:r w:rsidRPr="00807D33">
        <w:t xml:space="preserve"> climate-based capacity of the Gulf of Alaska to pasture pink salmon while achieving a constant target (1970–2014) average coho salmon weight of 3.09 kg (</w:t>
      </w:r>
      <w:r w:rsidR="00471A7B" w:rsidRPr="00807D33">
        <w:t xml:space="preserve">Shaul and Geiger 2016; </w:t>
      </w:r>
      <w:r w:rsidRPr="00807D33">
        <w:t xml:space="preserve">Figure </w:t>
      </w:r>
      <w:r w:rsidR="00D747EF" w:rsidRPr="00807D33">
        <w:t>35</w:t>
      </w:r>
      <w:r w:rsidRPr="00807D33">
        <w:t xml:space="preserve">). </w:t>
      </w:r>
      <w:r w:rsidR="00EE2B29">
        <w:t>W</w:t>
      </w:r>
      <w:r w:rsidR="00EE2B29" w:rsidRPr="00807D33">
        <w:t>ith the model updated through 2017, capacity at the target coho weight at a constant neutral (0) PDO index value is estimated at 131.8 thousand metric tons of pink salmon harvested from Washington State to the south Alaska Peninsula.</w:t>
      </w:r>
    </w:p>
    <w:p w:rsidR="00347695" w:rsidRPr="00B31720" w:rsidRDefault="00347695" w:rsidP="00347695">
      <w:pPr>
        <w:keepLines/>
        <w:tabs>
          <w:tab w:val="right" w:pos="9360"/>
        </w:tabs>
        <w:suppressAutoHyphens/>
        <w:jc w:val="center"/>
        <w:rPr>
          <w:sz w:val="22"/>
          <w:szCs w:val="20"/>
        </w:rPr>
      </w:pPr>
      <w:r w:rsidRPr="00B31720">
        <w:rPr>
          <w:noProof/>
          <w:sz w:val="22"/>
          <w:szCs w:val="20"/>
        </w:rPr>
        <w:drawing>
          <wp:inline distT="0" distB="0" distL="0" distR="0" wp14:anchorId="3FA4BC21" wp14:editId="2DD20552">
            <wp:extent cx="5861625" cy="42699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5699" cy="4272889"/>
                    </a:xfrm>
                    <a:prstGeom prst="rect">
                      <a:avLst/>
                    </a:prstGeom>
                    <a:noFill/>
                  </pic:spPr>
                </pic:pic>
              </a:graphicData>
            </a:graphic>
          </wp:inline>
        </w:drawing>
      </w:r>
    </w:p>
    <w:p w:rsidR="00347695" w:rsidRDefault="00347695" w:rsidP="00347695">
      <w:pPr>
        <w:pStyle w:val="Caption"/>
      </w:pPr>
      <w:bookmarkStart w:id="76" w:name="_Toc516752183"/>
      <w:r>
        <w:t xml:space="preserve">Figure </w:t>
      </w:r>
      <w:r w:rsidR="008667D6">
        <w:fldChar w:fldCharType="begin"/>
      </w:r>
      <w:r w:rsidR="008667D6">
        <w:instrText xml:space="preserve"> SEQ Figure \* ARABIC </w:instrText>
      </w:r>
      <w:r w:rsidR="008667D6">
        <w:fldChar w:fldCharType="separate"/>
      </w:r>
      <w:r>
        <w:rPr>
          <w:noProof/>
        </w:rPr>
        <w:t>35</w:t>
      </w:r>
      <w:r w:rsidR="008667D6">
        <w:rPr>
          <w:noProof/>
        </w:rPr>
        <w:fldChar w:fldCharType="end"/>
      </w:r>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bookmarkEnd w:id="76"/>
    </w:p>
    <w:p w:rsidR="00EE2B29" w:rsidRPr="00807D33" w:rsidRDefault="00B31720" w:rsidP="00EE2B29">
      <w:pPr>
        <w:keepLines/>
        <w:tabs>
          <w:tab w:val="right" w:pos="9360"/>
        </w:tabs>
        <w:suppressAutoHyphens/>
      </w:pPr>
      <w:r w:rsidRPr="00807D33">
        <w:lastRenderedPageBreak/>
        <w:t xml:space="preserve">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sidRPr="00807D33">
        <w:t>a large average coho weight</w:t>
      </w:r>
      <w:r w:rsidR="00D747EF" w:rsidRPr="00807D33">
        <w:t xml:space="preserve"> of 3.32</w:t>
      </w:r>
      <w:r w:rsidRPr="00807D33">
        <w:t xml:space="preserve"> kg </w:t>
      </w:r>
      <w:r w:rsidR="00CC4C1E">
        <w:t>(90% C.I. 3.00–3.66 kg)</w:t>
      </w:r>
      <w:r w:rsidR="00CC4C1E">
        <w:t xml:space="preserve"> </w:t>
      </w:r>
      <w:r w:rsidRPr="00807D33">
        <w:t>in 2018</w:t>
      </w:r>
      <w:r w:rsidR="00D747EF" w:rsidRPr="00807D33">
        <w:t xml:space="preserve"> (Figure 36)</w:t>
      </w:r>
      <w:r w:rsidRPr="00807D33">
        <w:t>, when estimated climate-based capacity will have substantially exceeded the trailing pink salmon harvest biomass variable for the first time since 1998</w:t>
      </w:r>
      <w:r w:rsidR="00D747EF" w:rsidRPr="00807D33">
        <w:t xml:space="preserve"> (Figure 35; Appendix D3)</w:t>
      </w:r>
      <w:r w:rsidRPr="00807D33">
        <w:t>.</w:t>
      </w:r>
      <w:r w:rsidR="00EE2B29">
        <w:t xml:space="preserve"> </w:t>
      </w:r>
      <w:r w:rsidR="00EE2B29" w:rsidRPr="00807D33">
        <w:t>Odd-year weight is also forecast to improve from from the second lowest weight on record in 2017 (2.47 kg) to 2.93 kg</w:t>
      </w:r>
      <w:r w:rsidR="00CC4C1E">
        <w:t xml:space="preserve"> </w:t>
      </w:r>
      <w:r w:rsidR="00CC4C1E">
        <w:t xml:space="preserve">(90% C.I. 2.59–3.29 kg) </w:t>
      </w:r>
      <w:r w:rsidR="00EE2B29" w:rsidRPr="00807D33">
        <w:t xml:space="preserve">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variable for the preliminary 2019 coho weight forecast includes April–March PDO for only years -2 and -4.  </w:t>
      </w:r>
    </w:p>
    <w:p w:rsidR="00347695" w:rsidRPr="00B31720" w:rsidRDefault="00347695" w:rsidP="00347695">
      <w:pPr>
        <w:keepLines/>
        <w:tabs>
          <w:tab w:val="right" w:pos="9360"/>
        </w:tabs>
        <w:suppressAutoHyphens/>
        <w:jc w:val="center"/>
        <w:rPr>
          <w:sz w:val="22"/>
          <w:szCs w:val="20"/>
        </w:rPr>
      </w:pPr>
      <w:r w:rsidRPr="004665CC">
        <w:rPr>
          <w:noProof/>
        </w:rPr>
        <w:drawing>
          <wp:inline distT="0" distB="0" distL="0" distR="0" wp14:anchorId="60957AA2" wp14:editId="618E87BE">
            <wp:extent cx="5943600" cy="4499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499031"/>
                    </a:xfrm>
                    <a:prstGeom prst="rect">
                      <a:avLst/>
                    </a:prstGeom>
                    <a:noFill/>
                    <a:ln>
                      <a:noFill/>
                    </a:ln>
                  </pic:spPr>
                </pic:pic>
              </a:graphicData>
            </a:graphic>
          </wp:inline>
        </w:drawing>
      </w:r>
    </w:p>
    <w:p w:rsidR="00771A20" w:rsidRDefault="00347695" w:rsidP="00771A20">
      <w:pPr>
        <w:pStyle w:val="Caption"/>
      </w:pPr>
      <w:bookmarkStart w:id="77" w:name="_Toc516752184"/>
      <w:r>
        <w:t xml:space="preserve">Figure </w:t>
      </w:r>
      <w:r w:rsidR="008667D6">
        <w:fldChar w:fldCharType="begin"/>
      </w:r>
      <w:r w:rsidR="008667D6">
        <w:instrText xml:space="preserve"> SEQ Figure \* ARABIC </w:instrText>
      </w:r>
      <w:r w:rsidR="008667D6">
        <w:fldChar w:fldCharType="separate"/>
      </w:r>
      <w:r>
        <w:rPr>
          <w:noProof/>
        </w:rPr>
        <w:t>36</w:t>
      </w:r>
      <w:r w:rsidR="008667D6">
        <w:rPr>
          <w:noProof/>
        </w:rPr>
        <w:fldChar w:fldCharType="end"/>
      </w:r>
      <w:r>
        <w:t>.–</w:t>
      </w:r>
      <w:r w:rsidRPr="00B31720">
        <w:t>The dressed weight of troll caught coho salmon in Southeast Alaska in even and odd years with 0.3 LOESS trends</w:t>
      </w:r>
      <w:r>
        <w:t xml:space="preserve"> and forecasts for 2018 and 2019 (with 90% confidence bounds)</w:t>
      </w:r>
      <w:r w:rsidRPr="00B31720">
        <w:t>.</w:t>
      </w:r>
      <w:r>
        <w:t xml:space="preserve"> The 2019 forecast is based on a model that excludes the PDO index at lag 0. Recent even years are marked with dots to highlight progressive recovery of coho weight on the even-year squid line from a record low in 2012.</w:t>
      </w:r>
      <w:bookmarkEnd w:id="77"/>
    </w:p>
    <w:p w:rsidR="00E03E13" w:rsidRDefault="00B31720" w:rsidP="00EE2B29">
      <w:r w:rsidRPr="00807D33">
        <w:t xml:space="preserve">With </w:t>
      </w:r>
      <w:r w:rsidR="00CC4C1E">
        <w:t xml:space="preserve">the exception of a couple of </w:t>
      </w:r>
      <w:r w:rsidRPr="00807D33">
        <w:t xml:space="preserve">periods, </w:t>
      </w:r>
      <w:r w:rsidR="008D0CDB" w:rsidRPr="00807D33">
        <w:t xml:space="preserve">the trend in </w:t>
      </w:r>
      <w:r w:rsidR="00807D33">
        <w:t>even-year coho weight has remained</w:t>
      </w:r>
      <w:r w:rsidR="00CC4C1E">
        <w:t xml:space="preserve"> substantially more constant</w:t>
      </w:r>
      <w:r w:rsidR="006713EF" w:rsidRPr="00807D33">
        <w:t xml:space="preserve"> compared with odd-year weight since 1970</w:t>
      </w:r>
      <w:r w:rsidRPr="00807D33">
        <w:t xml:space="preserve">, suggesting that predation pressure on coho </w:t>
      </w:r>
      <w:r w:rsidR="008D0CDB" w:rsidRPr="00807D33">
        <w:t xml:space="preserve">salmon </w:t>
      </w:r>
      <w:r w:rsidRPr="00807D33">
        <w:t xml:space="preserve">prey has </w:t>
      </w:r>
      <w:r w:rsidR="008C22E3" w:rsidRPr="00807D33">
        <w:t xml:space="preserve">usually </w:t>
      </w:r>
      <w:r w:rsidRPr="00807D33">
        <w:t>been sustainable on the even-year squid lin</w:t>
      </w:r>
      <w:r w:rsidR="008D0CDB" w:rsidRPr="00807D33">
        <w:t xml:space="preserve">e. </w:t>
      </w:r>
      <w:r w:rsidR="008D0CDB" w:rsidRPr="00807D33">
        <w:lastRenderedPageBreak/>
        <w:t>A series of high even-year weights in 1984, 1986 and 1988 (Figure</w:t>
      </w:r>
      <w:r w:rsidR="00CC4C1E">
        <w:t xml:space="preserve"> 36</w:t>
      </w:r>
      <w:r w:rsidR="008C22E3" w:rsidRPr="00807D33">
        <w:t>) coincided with the 3 years out of</w:t>
      </w:r>
      <w:r w:rsidR="008D0CDB" w:rsidRPr="00807D33">
        <w:t xml:space="preserve"> 48 when estimated climate-based capacity exceeded the pink salmon harvest variable by the greatest </w:t>
      </w:r>
      <w:proofErr w:type="gramStart"/>
      <w:r w:rsidR="008D0CDB" w:rsidRPr="00807D33">
        <w:t>amount</w:t>
      </w:r>
      <w:r w:rsidR="00CC4C1E">
        <w:t xml:space="preserve"> </w:t>
      </w:r>
      <w:r w:rsidR="008D0CDB" w:rsidRPr="00807D33">
        <w:t>,</w:t>
      </w:r>
      <w:proofErr w:type="gramEnd"/>
      <w:r w:rsidR="008D0CDB" w:rsidRPr="00807D33">
        <w:t xml:space="preserve"> with the record coho weight of 3.75 kg in 1984 coinciding with the greatest positive difference between estimated pink salmon capacity and estimated harvest biomass</w:t>
      </w:r>
      <w:r w:rsidR="00CC4C1E">
        <w:t xml:space="preserve"> (Figure 35)</w:t>
      </w:r>
      <w:r w:rsidR="008D0CDB" w:rsidRPr="00807D33">
        <w:t>.</w:t>
      </w:r>
    </w:p>
    <w:p w:rsidR="00B31720" w:rsidRPr="00807D33" w:rsidRDefault="00E03E13" w:rsidP="00B31720">
      <w:pPr>
        <w:keepLines/>
        <w:tabs>
          <w:tab w:val="right" w:pos="9360"/>
        </w:tabs>
        <w:suppressAutoHyphens/>
      </w:pPr>
      <w:r w:rsidRPr="00807D33">
        <w:t>A second deviation from a stable even-year trend occurred when</w:t>
      </w:r>
      <w:r w:rsidR="00B31720" w:rsidRPr="00807D33">
        <w:t xml:space="preserve"> coho weight </w:t>
      </w:r>
      <w:r w:rsidRPr="00807D33">
        <w:t>dropped t</w:t>
      </w:r>
      <w:r w:rsidR="00B31720" w:rsidRPr="00807D33">
        <w:t xml:space="preserve">o a record low of 2.69 kg in 2012 (Figure </w:t>
      </w:r>
      <w:r w:rsidR="00CC4C1E">
        <w:t>36</w:t>
      </w:r>
      <w:r w:rsidR="00B31720" w:rsidRPr="00807D33">
        <w:t xml:space="preserve">) that was only 2% above the mean-average weight of 2.62 kg for </w:t>
      </w:r>
      <w:r w:rsidR="000B4D88">
        <w:t xml:space="preserve">the nearest </w:t>
      </w:r>
      <w:r w:rsidR="00B31720" w:rsidRPr="00807D33">
        <w:t>four odd y</w:t>
      </w:r>
      <w:r w:rsidR="008D0CDB" w:rsidRPr="00807D33">
        <w:t>ears during 2009–2015. In 2012, the gap</w:t>
      </w:r>
      <w:r w:rsidR="00B31720" w:rsidRPr="00807D33">
        <w:t xml:space="preserve"> between trailing pink salmon biomass and estimated capacity was </w:t>
      </w:r>
      <w:r w:rsidR="008D0CDB" w:rsidRPr="00807D33">
        <w:t xml:space="preserve">the </w:t>
      </w:r>
      <w:r w:rsidR="00B31720" w:rsidRPr="00807D33">
        <w:t>largest observed</w:t>
      </w:r>
      <w:r w:rsidR="008D0CDB" w:rsidRPr="00807D33">
        <w:t xml:space="preserve"> negative difference </w:t>
      </w:r>
      <w:r w:rsidR="00B31720" w:rsidRPr="00807D33">
        <w:t>in an even year and was 6</w:t>
      </w:r>
      <w:r w:rsidR="00B31720" w:rsidRPr="00807D33">
        <w:rPr>
          <w:vertAlign w:val="superscript"/>
        </w:rPr>
        <w:t>th</w:t>
      </w:r>
      <w:r w:rsidR="008D0CDB" w:rsidRPr="00807D33">
        <w:t xml:space="preserve"> highest for all years</w:t>
      </w:r>
      <w:r w:rsidR="000B4D88">
        <w:t xml:space="preserve"> (Figure 35)</w:t>
      </w:r>
      <w:r w:rsidR="00B31720" w:rsidRPr="00807D33">
        <w:t>, due primarily to a record harvest of 71.3 million pink salmon returning to Prince William Sound in 2010, of which 97% were of hatchery origin (Botz et al. 2012), combined with negative PDO index value</w:t>
      </w:r>
      <w:r w:rsidR="00D747EF" w:rsidRPr="00807D33">
        <w:t xml:space="preserve">s at all three annual lags (0, 2, </w:t>
      </w:r>
      <w:r w:rsidR="00B31720" w:rsidRPr="00807D33">
        <w:t>4). The Prince William Sound hatchery contributi</w:t>
      </w:r>
      <w:r w:rsidR="008D0CDB" w:rsidRPr="00807D33">
        <w:t xml:space="preserve">on alone comprised </w:t>
      </w:r>
      <w:r w:rsidR="00B31720" w:rsidRPr="00807D33">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Default="008D0CDB" w:rsidP="00B31720">
      <w:pPr>
        <w:keepLines/>
        <w:tabs>
          <w:tab w:val="right" w:pos="9360"/>
        </w:tabs>
        <w:suppressAutoHyphens/>
      </w:pPr>
      <w:r w:rsidRPr="00807D33">
        <w:t xml:space="preserve">Following the abrupt drop in 2012, even-year </w:t>
      </w:r>
      <w:r w:rsidR="00B31720" w:rsidRPr="00807D33">
        <w:t>coho weight reco</w:t>
      </w:r>
      <w:r w:rsidR="00AE1B3E" w:rsidRPr="00807D33">
        <w:t>vered partially in 2014 and reached 99% of the 1970–2010 median</w:t>
      </w:r>
      <w:r w:rsidR="00B31720" w:rsidRPr="00807D33">
        <w:t xml:space="preserve"> even</w:t>
      </w:r>
      <w:r w:rsidR="00AE1B3E" w:rsidRPr="00807D33">
        <w:t>-year weight (3.17</w:t>
      </w:r>
      <w:r w:rsidR="00B31720" w:rsidRPr="00807D33">
        <w:t xml:space="preserve"> kg)</w:t>
      </w:r>
      <w:r w:rsidR="00807D33">
        <w:t xml:space="preserve"> in 2016</w:t>
      </w:r>
      <w:r w:rsidR="00B31720" w:rsidRPr="00807D33">
        <w:t xml:space="preserve">, suggesting </w:t>
      </w:r>
      <w:r w:rsidR="00A75DBE" w:rsidRPr="00807D33">
        <w:t xml:space="preserve">that </w:t>
      </w:r>
      <w:r w:rsidR="00AE1B3E" w:rsidRPr="00807D33">
        <w:t xml:space="preserve">the </w:t>
      </w:r>
      <w:r w:rsidR="00A75DBE" w:rsidRPr="00807D33">
        <w:t>even-year squid line was</w:t>
      </w:r>
      <w:r w:rsidR="00D747EF" w:rsidRPr="00807D33">
        <w:t xml:space="preserve"> approaching</w:t>
      </w:r>
      <w:r w:rsidR="00B31720" w:rsidRPr="00807D33">
        <w:t xml:space="preserve"> full recovery</w:t>
      </w:r>
      <w:r w:rsidR="00A75DBE" w:rsidRPr="00807D33">
        <w:t xml:space="preserve"> (Figur</w:t>
      </w:r>
      <w:r w:rsidR="00D747EF" w:rsidRPr="00807D33">
        <w:t>e 36</w:t>
      </w:r>
      <w:r w:rsidR="00A75DBE" w:rsidRPr="00807D33">
        <w:t>)</w:t>
      </w:r>
      <w:r w:rsidR="000B4D88">
        <w:t>. The c</w:t>
      </w:r>
      <w:r w:rsidRPr="00807D33">
        <w:t xml:space="preserve">oho weight </w:t>
      </w:r>
      <w:r w:rsidR="00D747EF" w:rsidRPr="00807D33">
        <w:t>forecast of 3.32</w:t>
      </w:r>
      <w:r w:rsidR="00471A7B" w:rsidRPr="00807D33">
        <w:t xml:space="preserve"> kg</w:t>
      </w:r>
      <w:r w:rsidR="000A162C">
        <w:t xml:space="preserve"> </w:t>
      </w:r>
      <w:r w:rsidR="00CC4C1E">
        <w:t>f</w:t>
      </w:r>
      <w:r w:rsidR="000B4D88">
        <w:t>or</w:t>
      </w:r>
      <w:r w:rsidR="00AE1B3E" w:rsidRPr="00807D33">
        <w:t xml:space="preserve"> 2018 is 5% above the 1970–2010 median even-year weight, reflecting</w:t>
      </w:r>
      <w:r w:rsidR="00B31720" w:rsidRPr="00807D33">
        <w:t xml:space="preserve"> continued improvement in the climate va</w:t>
      </w:r>
      <w:r w:rsidR="00B50A4E" w:rsidRPr="00807D33">
        <w:t>riable and consistent annual year-over-year decreases</w:t>
      </w:r>
      <w:r w:rsidR="00A75DBE" w:rsidRPr="00807D33">
        <w:t xml:space="preserve"> </w:t>
      </w:r>
      <w:r w:rsidR="00471A7B" w:rsidRPr="00807D33">
        <w:t xml:space="preserve">in </w:t>
      </w:r>
      <w:r w:rsidR="00B31720" w:rsidRPr="00807D33">
        <w:t>even-year pink salmon biomass</w:t>
      </w:r>
      <w:r w:rsidR="00B50A4E" w:rsidRPr="00807D33">
        <w:t xml:space="preserve"> since 2010 that</w:t>
      </w:r>
      <w:r w:rsidR="00B31720" w:rsidRPr="00807D33">
        <w:t xml:space="preserve"> reache</w:t>
      </w:r>
      <w:r w:rsidR="00A75DBE" w:rsidRPr="00807D33">
        <w:t xml:space="preserve">d a harvest of </w:t>
      </w:r>
      <w:r w:rsidR="00B31720" w:rsidRPr="00807D33">
        <w:t>only 71.94</w:t>
      </w:r>
      <w:r w:rsidR="008C22E3" w:rsidRPr="00807D33">
        <w:t xml:space="preserve"> thousand tons in 2016 (</w:t>
      </w:r>
      <w:r w:rsidR="00B31720" w:rsidRPr="00807D33">
        <w:t>the lowest harvest since 1976</w:t>
      </w:r>
      <w:r w:rsidR="008C22E3" w:rsidRPr="00807D33">
        <w:t>)</w:t>
      </w:r>
      <w:r w:rsidR="00B31720" w:rsidRPr="00807D33">
        <w:t>.</w:t>
      </w:r>
      <w:r w:rsidR="000A162C">
        <w:t xml:space="preserve"> Odd-year coho salmon size is also likely to improve, with a projected average troll weight </w:t>
      </w:r>
      <w:r w:rsidR="00CC4C1E">
        <w:t xml:space="preserve">in 2019 </w:t>
      </w:r>
      <w:r w:rsidR="000A162C">
        <w:t>of 2.93 kg that is</w:t>
      </w:r>
      <w:r w:rsidR="00222282">
        <w:t xml:space="preserve"> above the mean-average weight of 2.57 kg in the past four odd cycle years (2011, 2013, 2015, and 2017).</w:t>
      </w:r>
    </w:p>
    <w:p w:rsidR="00D72993" w:rsidRDefault="00CB48CB" w:rsidP="00B31720">
      <w:pPr>
        <w:keepLines/>
        <w:tabs>
          <w:tab w:val="right" w:pos="9360"/>
        </w:tabs>
        <w:suppressAutoHyphens/>
      </w:pPr>
      <w:r>
        <w:t xml:space="preserve">However, recent changes in the ocean ecosystem in the wake of the warm-water Blob have injected substantial new uncertainty into forecasts of coho salmon size-at-maturity. Results of the NOAA offshore survey in the Gulf of Alaska in 2017 uncovered a high </w:t>
      </w:r>
      <w:r w:rsidRPr="00CB48CB">
        <w:t>proportion of gelatinous biomass</w:t>
      </w:r>
      <w:r>
        <w:t xml:space="preserve"> in the water column, combined with a marked decline in</w:t>
      </w:r>
      <w:r w:rsidRPr="00CB48CB">
        <w:t xml:space="preserve"> other ecologically important species </w:t>
      </w:r>
      <w:r>
        <w:t xml:space="preserve">including the copepod </w:t>
      </w:r>
      <w:r w:rsidRPr="00CB48CB">
        <w:rPr>
          <w:i/>
        </w:rPr>
        <w:t>Calanus marshallae</w:t>
      </w:r>
      <w:r w:rsidR="00356236">
        <w:t xml:space="preserve"> (Strasburger et al. 2018)</w:t>
      </w:r>
      <w:r>
        <w:t>.</w:t>
      </w:r>
      <w:r w:rsidR="00356236">
        <w:t xml:space="preserve"> An elevated biomass of highly efficient gelatinous filter feeders suggested that a </w:t>
      </w:r>
      <w:r w:rsidR="00356236" w:rsidRPr="00356236">
        <w:t xml:space="preserve">high potential </w:t>
      </w:r>
      <w:r w:rsidR="00356236">
        <w:t xml:space="preserve">existed </w:t>
      </w:r>
      <w:r w:rsidR="00356236" w:rsidRPr="00356236">
        <w:t>for the removal of a large fraction of primary productivity from the pelagic ecosystem</w:t>
      </w:r>
      <w:r w:rsidR="00356236">
        <w:t xml:space="preserve">, with potential large implications for consumers, including forage fish, squid and salmon (particularly species other than chum salmon that do not utilize gelatinous zooplankton). Jim Murphy (National Marine Fisheries Service, Juneau, personal communication) noted that relatively few individuals of juvenile squid (identified as </w:t>
      </w:r>
      <w:r w:rsidR="00356236" w:rsidRPr="00356236">
        <w:rPr>
          <w:i/>
        </w:rPr>
        <w:t>B. anonychus</w:t>
      </w:r>
      <w:r w:rsidR="00356236">
        <w:t xml:space="preserve">) were present in samples that he observed, suggesting potentially poor recruitment </w:t>
      </w:r>
      <w:r w:rsidR="00320434">
        <w:t xml:space="preserve">for the cohort </w:t>
      </w:r>
      <w:r w:rsidR="00356236">
        <w:t xml:space="preserve">of maturing squid </w:t>
      </w:r>
      <w:r w:rsidR="00381991">
        <w:t xml:space="preserve">utilized by higher trophic levels salmon species </w:t>
      </w:r>
      <w:r w:rsidR="00356236">
        <w:t xml:space="preserve">in </w:t>
      </w:r>
      <w:r w:rsidR="00D72993">
        <w:t>spring and summer 2018.</w:t>
      </w:r>
    </w:p>
    <w:p w:rsidR="00B31720" w:rsidRDefault="00B31720" w:rsidP="00B31720">
      <w:pPr>
        <w:keepLines/>
        <w:tabs>
          <w:tab w:val="right" w:pos="9360"/>
        </w:tabs>
        <w:suppressAutoHyphens/>
      </w:pPr>
      <w:r w:rsidRPr="00807D33">
        <w:lastRenderedPageBreak/>
        <w:t xml:space="preserve">Standing in sharp contrast with a relatively level trend in even-year weights, is a long-term declining trend in odd-year weight following an annual peak at 3.64 kg in 1977 (and a 1981 peak of 3.31 kg in the </w:t>
      </w:r>
      <w:r w:rsidR="00444328" w:rsidRPr="00807D33">
        <w:t xml:space="preserve">0.3 </w:t>
      </w:r>
      <w:r w:rsidRPr="00807D33">
        <w:t>LOESS trend)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te shift in cyclic dominance of</w:t>
      </w:r>
      <w:r w:rsidRPr="00807D33">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CC4C1E" w:rsidRDefault="00CC4C1E" w:rsidP="00CC4C1E">
      <w:pPr>
        <w:pStyle w:val="Heading3"/>
      </w:pPr>
      <w:r>
        <w:t>Size Effects on Resource Exploitation and Allocation</w:t>
      </w:r>
    </w:p>
    <w:p w:rsidR="00CC4C1E" w:rsidRDefault="00CC4C1E" w:rsidP="00CC4C1E"/>
    <w:p w:rsidR="0063527E" w:rsidRDefault="0063527E" w:rsidP="0063527E">
      <w:pPr>
        <w:jc w:val="center"/>
      </w:pPr>
      <w:r w:rsidRPr="0063527E">
        <w:lastRenderedPageBreak/>
        <w:drawing>
          <wp:inline distT="0" distB="0" distL="0" distR="0" wp14:anchorId="279F809A" wp14:editId="2D156EFC">
            <wp:extent cx="5551714" cy="7366607"/>
            <wp:effectExtent l="19050" t="19050" r="1143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5905" cy="7358899"/>
                    </a:xfrm>
                    <a:prstGeom prst="rect">
                      <a:avLst/>
                    </a:prstGeom>
                    <a:noFill/>
                    <a:ln>
                      <a:solidFill>
                        <a:schemeClr val="tx1"/>
                      </a:solidFill>
                    </a:ln>
                  </pic:spPr>
                </pic:pic>
              </a:graphicData>
            </a:graphic>
          </wp:inline>
        </w:drawing>
      </w:r>
    </w:p>
    <w:p w:rsidR="0063527E" w:rsidRPr="00CC4C1E" w:rsidRDefault="0063527E" w:rsidP="0063527E">
      <w:pPr>
        <w:pStyle w:val="Caption"/>
      </w:pPr>
      <w:proofErr w:type="gramStart"/>
      <w:r>
        <w:t>Figure  .</w:t>
      </w:r>
      <w:proofErr w:type="gramEnd"/>
      <w:r>
        <w:t xml:space="preserve"> 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Pr="0063527E">
        <w:rPr>
          <w:i/>
        </w:rPr>
        <w:t>t</w:t>
      </w:r>
      <w:r>
        <w:t>-tests if even- versus odd-year values.</w:t>
      </w:r>
      <w:bookmarkStart w:id="78" w:name="_GoBack"/>
      <w:bookmarkEnd w:id="78"/>
    </w:p>
    <w:p w:rsidR="00B31720" w:rsidRPr="00B31720" w:rsidRDefault="00B31720" w:rsidP="00CC4C1E">
      <w:pPr>
        <w:pStyle w:val="Heading3"/>
      </w:pPr>
      <w:r w:rsidRPr="00B31720">
        <w:lastRenderedPageBreak/>
        <w:t xml:space="preserve">Size Comparison with Chinook </w:t>
      </w:r>
      <w:proofErr w:type="gramStart"/>
      <w:r w:rsidRPr="00B31720">
        <w:t>Salmon</w:t>
      </w:r>
      <w:proofErr w:type="gramEnd"/>
    </w:p>
    <w:p w:rsidR="00721666" w:rsidRPr="00807D33" w:rsidRDefault="00B31720" w:rsidP="000B4D88">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w:t>
      </w:r>
      <w:r w:rsidR="007F62FD" w:rsidRPr="00807D33">
        <w:rPr>
          <w:rFonts w:eastAsiaTheme="minorHAnsi"/>
        </w:rPr>
        <w:t xml:space="preserve">Chinook salmon stocks from Alaska and north-migrating stocks to the south </w:t>
      </w:r>
      <w:r w:rsidRPr="00807D33">
        <w:rPr>
          <w:rFonts w:eastAsiaTheme="minorHAnsi"/>
        </w:rPr>
        <w:t xml:space="preserve">have </w:t>
      </w:r>
      <w:r w:rsidR="009A3549">
        <w:rPr>
          <w:rFonts w:eastAsiaTheme="minorHAnsi"/>
        </w:rPr>
        <w:t>shown</w:t>
      </w:r>
      <w:r w:rsidR="007F62FD" w:rsidRPr="00807D33">
        <w:rPr>
          <w:rFonts w:eastAsiaTheme="minorHAnsi"/>
        </w:rPr>
        <w:t xml:space="preserve"> a pattern of decreasing</w:t>
      </w:r>
      <w:r w:rsidRPr="00807D33">
        <w:rPr>
          <w:rFonts w:eastAsiaTheme="minorHAnsi"/>
        </w:rPr>
        <w:t xml:space="preserve"> size-at</w:t>
      </w:r>
      <w:r w:rsidR="007F62FD" w:rsidRPr="00807D33">
        <w:rPr>
          <w:rFonts w:eastAsiaTheme="minorHAnsi"/>
        </w:rPr>
        <w:t>-age (in older fish) and in age</w:t>
      </w:r>
      <w:r w:rsidRPr="00807D33">
        <w:rPr>
          <w:rFonts w:eastAsiaTheme="minorHAnsi"/>
        </w:rPr>
        <w:t>-at-maturity (</w:t>
      </w:r>
      <w:r w:rsidR="00B11F9B" w:rsidRPr="00807D33">
        <w:rPr>
          <w:rFonts w:eastAsiaTheme="minorHAnsi"/>
        </w:rPr>
        <w:t xml:space="preserve">Kendall and Quinn 2011; </w:t>
      </w:r>
      <w:r w:rsidR="001572D4">
        <w:rPr>
          <w:rFonts w:eastAsiaTheme="minorHAnsi"/>
        </w:rPr>
        <w:t xml:space="preserve">Johnson and Friesen 2014; </w:t>
      </w:r>
      <w:r w:rsidRPr="00807D33">
        <w:rPr>
          <w:rFonts w:eastAsiaTheme="minorHAnsi"/>
        </w:rPr>
        <w:t>Lewis et al. 2015</w:t>
      </w:r>
      <w:r w:rsidR="007F62FD" w:rsidRPr="00807D33">
        <w:rPr>
          <w:rFonts w:eastAsiaTheme="minorHAnsi"/>
        </w:rPr>
        <w:t>; Ohlberger et al. 2018</w:t>
      </w:r>
      <w:r w:rsidRPr="00807D33">
        <w:rPr>
          <w:rFonts w:eastAsiaTheme="minorHAnsi"/>
        </w:rPr>
        <w:t xml:space="preserve">). </w:t>
      </w:r>
      <w:r w:rsidR="00B11F9B" w:rsidRPr="00807D33">
        <w:rPr>
          <w:rFonts w:eastAsiaTheme="minorHAnsi"/>
        </w:rPr>
        <w:t xml:space="preserve">However, </w:t>
      </w:r>
      <w:r w:rsidR="00721666" w:rsidRPr="00807D33">
        <w:rPr>
          <w:rFonts w:eastAsiaTheme="minorHAnsi"/>
        </w:rPr>
        <w:t xml:space="preserve">a level or increasing </w:t>
      </w:r>
      <w:r w:rsidR="00D747EF" w:rsidRPr="00807D33">
        <w:rPr>
          <w:rFonts w:eastAsiaTheme="minorHAnsi"/>
        </w:rPr>
        <w:t xml:space="preserve">size </w:t>
      </w:r>
      <w:r w:rsidR="00721666" w:rsidRPr="00807D33">
        <w:rPr>
          <w:rFonts w:eastAsiaTheme="minorHAnsi"/>
        </w:rPr>
        <w:t xml:space="preserve">trend has been prevalent in </w:t>
      </w:r>
      <w:r w:rsidR="00B11F9B" w:rsidRPr="00807D33">
        <w:rPr>
          <w:rFonts w:eastAsiaTheme="minorHAnsi"/>
        </w:rPr>
        <w:t>you</w:t>
      </w:r>
      <w:r w:rsidR="00721666" w:rsidRPr="00807D33">
        <w:rPr>
          <w:rFonts w:eastAsiaTheme="minorHAnsi"/>
        </w:rPr>
        <w:t>nger Chinook salmon</w:t>
      </w:r>
      <w:r w:rsidR="00B11F9B" w:rsidRPr="00807D33">
        <w:rPr>
          <w:rFonts w:eastAsiaTheme="minorHAnsi"/>
        </w:rPr>
        <w:t xml:space="preserve"> </w:t>
      </w:r>
      <w:r w:rsidR="00721666" w:rsidRPr="00807D33">
        <w:rPr>
          <w:rFonts w:eastAsiaTheme="minorHAnsi"/>
        </w:rPr>
        <w:t xml:space="preserve">of ages 1- and 2-ocean. </w:t>
      </w:r>
    </w:p>
    <w:p w:rsidR="00B31720" w:rsidRDefault="00721666" w:rsidP="000B4D88">
      <w:pPr>
        <w:rPr>
          <w:rFonts w:eastAsiaTheme="minorHAnsi"/>
        </w:rPr>
      </w:pPr>
      <w:r w:rsidRPr="00807D33">
        <w:rPr>
          <w:rFonts w:eastAsiaTheme="minorHAnsi"/>
        </w:rPr>
        <w:t>A</w:t>
      </w:r>
      <w:r w:rsidR="00B31720" w:rsidRPr="00807D33">
        <w:rPr>
          <w:rFonts w:eastAsiaTheme="minorHAnsi"/>
        </w:rPr>
        <w:t xml:space="preserve">ge 4-ocean chinook 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7D277B" w:rsidRPr="00807D33">
        <w:rPr>
          <w:rFonts w:eastAsiaTheme="minorHAnsi"/>
        </w:rPr>
        <w:t>37</w:t>
      </w:r>
      <w:r w:rsidR="00B31720" w:rsidRPr="00807D33">
        <w:rPr>
          <w:rFonts w:eastAsiaTheme="minorHAnsi"/>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articularly after 2010 (Figure 37</w:t>
      </w:r>
      <w:r w:rsidRPr="00807D33">
        <w:rPr>
          <w:rFonts w:eastAsiaTheme="minorHAnsi"/>
        </w:rPr>
        <w:t>).</w:t>
      </w:r>
    </w:p>
    <w:p w:rsidR="009A3549" w:rsidRPr="00807D33" w:rsidRDefault="009A3549" w:rsidP="009A3549">
      <w:pPr>
        <w:spacing w:after="200" w:line="276" w:lineRule="auto"/>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w:t>
      </w:r>
      <w:proofErr w:type="gramStart"/>
      <w:r w:rsidRPr="00807D33">
        <w:rPr>
          <w:rFonts w:eastAsiaTheme="minorHAnsi"/>
        </w:rPr>
        <w:t>chinook</w:t>
      </w:r>
      <w:proofErr w:type="gramEnd"/>
      <w:r>
        <w:rPr>
          <w:rFonts w:eastAsiaTheme="minorHAnsi"/>
        </w:rPr>
        <w:t xml:space="preserve"> salmon has </w:t>
      </w:r>
      <w:r w:rsidRPr="00807D33">
        <w:rPr>
          <w:rFonts w:eastAsiaTheme="minorHAnsi"/>
        </w:rPr>
        <w:t>been closely 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 have increased since the early-1980s (e</w:t>
      </w:r>
      <w:r>
        <w:rPr>
          <w:rFonts w:eastAsiaTheme="minorHAnsi"/>
        </w:rPr>
        <w:t>.g. herring in Southeast Alaska</w:t>
      </w:r>
      <w:r w:rsidRPr="00807D33">
        <w:rPr>
          <w:rFonts w:eastAsiaTheme="minorHAnsi"/>
        </w:rPr>
        <w:t xml:space="preserve">; Hebert 2017)  while the trend coho salmon adult size indicates that a key offshore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by smaller “feeder kings”.</w:t>
      </w:r>
    </w:p>
    <w:p w:rsidR="009A3549" w:rsidRDefault="009A3549" w:rsidP="009A3549">
      <w:pPr>
        <w:pStyle w:val="Heading2"/>
      </w:pPr>
      <w:bookmarkStart w:id="79" w:name="_Toc516750001"/>
      <w:r>
        <w:t>Escapement Goal Development</w:t>
      </w:r>
      <w:bookmarkEnd w:id="79"/>
    </w:p>
    <w:p w:rsidR="009A3549" w:rsidRPr="00F5223D" w:rsidRDefault="009A3549" w:rsidP="009A3549">
      <w:r w:rsidRPr="00F5223D">
        <w:t xml:space="preserve">Biological escapement </w:t>
      </w:r>
      <w:r>
        <w:t>goals were established for the four</w:t>
      </w:r>
      <w:r w:rsidRPr="00F5223D">
        <w:t xml:space="preserve"> long-term indicator stocks in 1994 using Ricker analysis (Clark et al. 1994). Using the same technique, Clark </w:t>
      </w:r>
      <w:r>
        <w:t>(1995) developed goals for the five</w:t>
      </w:r>
      <w:r w:rsidRPr="00F5223D">
        <w:t xml:space="preserve">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B125E4" w:rsidRPr="00B31720" w:rsidRDefault="00B125E4" w:rsidP="00B125E4">
      <w:pPr>
        <w:jc w:val="center"/>
      </w:pPr>
      <w:r w:rsidRPr="002B5466">
        <w:rPr>
          <w:noProof/>
        </w:rPr>
        <w:lastRenderedPageBreak/>
        <w:drawing>
          <wp:inline distT="0" distB="0" distL="0" distR="0" wp14:anchorId="183C432E" wp14:editId="5AEA0584">
            <wp:extent cx="5665524" cy="41922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69233" cy="4195010"/>
                    </a:xfrm>
                    <a:prstGeom prst="rect">
                      <a:avLst/>
                    </a:prstGeom>
                    <a:noFill/>
                    <a:ln>
                      <a:noFill/>
                    </a:ln>
                  </pic:spPr>
                </pic:pic>
              </a:graphicData>
            </a:graphic>
          </wp:inline>
        </w:drawing>
      </w:r>
    </w:p>
    <w:p w:rsidR="00B125E4" w:rsidRPr="00B31720" w:rsidRDefault="00094A79" w:rsidP="00094A79">
      <w:pPr>
        <w:pStyle w:val="Caption"/>
      </w:pPr>
      <w:bookmarkStart w:id="80" w:name="_Toc516752185"/>
      <w:r>
        <w:t xml:space="preserve">Figure </w:t>
      </w:r>
      <w:r w:rsidR="008667D6">
        <w:fldChar w:fldCharType="begin"/>
      </w:r>
      <w:r w:rsidR="008667D6">
        <w:instrText xml:space="preserve"> SEQ Figure \* ARABIC </w:instrText>
      </w:r>
      <w:r w:rsidR="008667D6">
        <w:fldChar w:fldCharType="separate"/>
      </w:r>
      <w:r w:rsidR="00167CAD">
        <w:rPr>
          <w:noProof/>
        </w:rPr>
        <w:t>37</w:t>
      </w:r>
      <w:r w:rsidR="008667D6">
        <w:rPr>
          <w:noProof/>
        </w:rPr>
        <w:fldChar w:fldCharType="end"/>
      </w:r>
      <w:r w:rsidR="00B125E4" w:rsidRPr="00B31720">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80"/>
    </w:p>
    <w:p w:rsidR="00F5223D" w:rsidRPr="00F5223D" w:rsidRDefault="00CC4C1E" w:rsidP="00F5223D">
      <w:r>
        <w:t>M</w:t>
      </w:r>
      <w:r w:rsidR="00F5223D" w:rsidRPr="00F5223D">
        <w:t xml:space="preserve">ore recently, </w:t>
      </w:r>
      <w:r w:rsidR="00F5223D" w:rsidRPr="00F5223D">
        <w:rPr>
          <w:i/>
        </w:rPr>
        <w:t>BEG</w:t>
      </w:r>
      <w:r w:rsidR="00F5223D"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7D277B">
        <w:t xml:space="preserve"> (Figure 38)</w:t>
      </w:r>
      <w:r w:rsidRPr="00F5223D">
        <w:t xml:space="preserve">. </w:t>
      </w:r>
    </w:p>
    <w:p w:rsidR="00F5223D" w:rsidRDefault="00F5223D" w:rsidP="00F5223D">
      <w:r w:rsidRPr="00F5223D">
        <w:t>Although these features are reasonably encompassed in the Beverton-Holt Model</w:t>
      </w:r>
      <w:r w:rsidR="003C1AC6">
        <w:t xml:space="preserve"> (Beverton and Holt 1957)</w:t>
      </w:r>
      <w:r w:rsidRPr="00F5223D">
        <w:t xml:space="preserve">, Shaul et al. (2013) proposed a modification of the hockey stock (HS) model called </w:t>
      </w:r>
      <w:r w:rsidRPr="00F5223D">
        <w:lastRenderedPageBreak/>
        <w:t xml:space="preserve">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inherent in t</w:t>
      </w:r>
      <w:r w:rsidR="007D277B">
        <w:t>he Beverton-Holt model (Figure 38</w:t>
      </w:r>
      <w:r w:rsidRPr="00F5223D">
        <w:t>). Shaul et al. (2013) hypothesized that this positive relationship repres</w:t>
      </w:r>
      <w:r w:rsidR="001572D4">
        <w:t>ents the contribution by marine-</w:t>
      </w:r>
      <w:r w:rsidRPr="00F5223D">
        <w:t>rearing nomad fry that are surplus to freshwater rearing capacity</w:t>
      </w:r>
      <w:r w:rsidR="003C1AC6">
        <w:t xml:space="preserve"> (Chapman 1962 and 1966</w:t>
      </w:r>
      <w:r w:rsidR="0096020E">
        <w:t>; Koski 2009</w:t>
      </w:r>
      <w:r w:rsidR="003C1AC6">
        <w:t>)</w:t>
      </w:r>
      <w:r w:rsidR="007D277B">
        <w:t>, suggesting that a</w:t>
      </w:r>
      <w:r w:rsidRPr="00F5223D">
        <w:t xml:space="preserve"> small but relatively constant fraction of these “surpl</w:t>
      </w:r>
      <w:r w:rsidR="008C22E3">
        <w:t xml:space="preserve">us” fry survive and </w:t>
      </w:r>
      <w:r w:rsidRPr="00F5223D">
        <w:t xml:space="preserve">grow in marine </w:t>
      </w:r>
      <w:r w:rsidR="008C22E3">
        <w:t>waters</w:t>
      </w:r>
      <w:r w:rsidR="007D277B">
        <w:t xml:space="preserve"> where density dependence is low</w:t>
      </w:r>
      <w:r w:rsidR="008C22E3">
        <w:t xml:space="preserve">. They </w:t>
      </w:r>
      <w:r w:rsidR="007D277B">
        <w:t xml:space="preserve">appear to </w:t>
      </w:r>
      <w:r w:rsidR="008C22E3">
        <w:t>provide a buffer against</w:t>
      </w:r>
      <w:r w:rsidRPr="00F5223D">
        <w:t xml:space="preserve"> population shocks and enable populations to produce yield near </w:t>
      </w:r>
      <w:r w:rsidRPr="00F5223D">
        <w:rPr>
          <w:i/>
        </w:rPr>
        <w:t>MSY</w:t>
      </w:r>
      <w:r w:rsidRPr="00F5223D">
        <w:t xml:space="preserve"> over a broader range</w:t>
      </w:r>
      <w:r w:rsidR="008C22E3">
        <w:t>,</w:t>
      </w:r>
      <w:r w:rsidRPr="00F5223D">
        <w:t xml:space="preserve"> including </w:t>
      </w:r>
      <w:r w:rsidR="008C22E3">
        <w:t xml:space="preserve">from </w:t>
      </w:r>
      <w:r w:rsidRPr="00F5223D">
        <w:t>higher spawning escapements.</w:t>
      </w:r>
    </w:p>
    <w:p w:rsidR="009A3549" w:rsidRPr="00F5223D" w:rsidRDefault="009A3549" w:rsidP="009A3549">
      <w:r w:rsidRPr="00F5223D">
        <w:rPr>
          <w:noProof/>
        </w:rPr>
        <w:drawing>
          <wp:inline distT="0" distB="0" distL="0" distR="0" wp14:anchorId="28E1B022" wp14:editId="752EE26A">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22B0E316" wp14:editId="77049017">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9A3549" w:rsidRPr="00F5223D" w:rsidRDefault="009A3549" w:rsidP="009A3549">
      <w:pPr>
        <w:pStyle w:val="Caption"/>
        <w:rPr>
          <w:rFonts w:asciiTheme="minorHAnsi" w:eastAsiaTheme="minorHAnsi" w:hAnsiTheme="minorHAnsi" w:cstheme="minorBidi"/>
          <w:noProof/>
          <w:szCs w:val="22"/>
        </w:rPr>
      </w:pPr>
      <w:bookmarkStart w:id="81" w:name="_Toc516752186"/>
      <w:r>
        <w:t xml:space="preserve">Figure </w:t>
      </w:r>
      <w:r w:rsidR="008667D6">
        <w:fldChar w:fldCharType="begin"/>
      </w:r>
      <w:r w:rsidR="008667D6">
        <w:instrText xml:space="preserve"> SEQ Figure \* ARABIC </w:instrText>
      </w:r>
      <w:r w:rsidR="008667D6">
        <w:fldChar w:fldCharType="separate"/>
      </w:r>
      <w:r w:rsidR="00167CAD">
        <w:rPr>
          <w:noProof/>
        </w:rPr>
        <w:t>38</w:t>
      </w:r>
      <w:r w:rsidR="008667D6">
        <w:rPr>
          <w:noProof/>
        </w:rPr>
        <w:fldChar w:fldCharType="end"/>
      </w:r>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1"/>
      <w:r w:rsidRPr="00F5223D">
        <w:rPr>
          <w:rFonts w:asciiTheme="minorHAnsi" w:eastAsiaTheme="minorHAnsi" w:hAnsiTheme="minorHAnsi" w:cstheme="minorBidi"/>
          <w:szCs w:val="22"/>
        </w:rPr>
        <w:t xml:space="preserve"> </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sidR="008C22E3">
        <w:rPr>
          <w:color w:val="000000" w:themeColor="text1"/>
        </w:rPr>
        <w:t>er 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sidR="007D277B">
        <w:rPr>
          <w:color w:val="000000" w:themeColor="text1"/>
        </w:rPr>
        <w:t xml:space="preserve"> (Figures 9 and 12)</w:t>
      </w:r>
      <w:r w:rsidRPr="00F5223D">
        <w:rPr>
          <w:color w:val="000000" w:themeColor="text1"/>
        </w:rPr>
        <w:t>.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 xml:space="preserve">all species. A hockey stick production model (Bradford et al. 2000) was fit to both freshwater “regimes” including an earlier warm period (1989–1999) and a later cool period </w:t>
      </w:r>
      <w:r w:rsidRPr="00F5223D">
        <w:rPr>
          <w:color w:val="000000" w:themeColor="text1"/>
        </w:rPr>
        <w:lastRenderedPageBreak/>
        <w:t>(2000–2010),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(PCEB) in age 1-ocean spawners (Shaul et al. 2018; Figure </w:t>
      </w:r>
      <w:r w:rsidR="007D277B">
        <w:rPr>
          <w:color w:val="000000" w:themeColor="text1"/>
        </w:rPr>
        <w:t>39</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sidR="007D277B">
        <w:rPr>
          <w:color w:val="000000" w:themeColor="text1"/>
        </w:rPr>
        <w:t>pink salmon harvests on record (</w:t>
      </w:r>
      <w:r w:rsidRPr="00F5223D">
        <w:rPr>
          <w:color w:val="000000" w:themeColor="text1"/>
        </w:rPr>
        <w:t>in 2013 and 2015</w:t>
      </w:r>
      <w:r w:rsidR="007D277B">
        <w:rPr>
          <w:color w:val="000000" w:themeColor="text1"/>
        </w:rPr>
        <w:t>) that was</w:t>
      </w:r>
      <w:r w:rsidRPr="00F5223D">
        <w:rPr>
          <w:color w:val="000000" w:themeColor="text1"/>
        </w:rPr>
        <w:t xml:space="preserve"> expected to exert maximum influence on coho salmo</w:t>
      </w:r>
      <w:r w:rsidR="007D277B">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sidR="007D277B">
        <w:rPr>
          <w:color w:val="000000" w:themeColor="text1"/>
        </w:rPr>
        <w:t xml:space="preserve"> (Figure 39A)</w:t>
      </w:r>
      <w:r w:rsidRPr="00F5223D">
        <w:rPr>
          <w:color w:val="000000" w:themeColor="text1"/>
        </w:rPr>
        <w:t>, largely in line with the model forecast based on the PDO index and pink salmon biomass in the G</w:t>
      </w:r>
      <w:r w:rsidR="007D277B">
        <w:rPr>
          <w:color w:val="000000" w:themeColor="text1"/>
        </w:rPr>
        <w:t>ulf of Alaska (Figures 34 and 35</w:t>
      </w:r>
      <w:r w:rsidRPr="00F5223D">
        <w:rPr>
          <w:color w:val="000000" w:themeColor="text1"/>
        </w:rPr>
        <w:t xml:space="preserve">). </w:t>
      </w:r>
    </w:p>
    <w:p w:rsidR="00F5223D" w:rsidRDefault="00F5223D" w:rsidP="00F5223D">
      <w:pPr>
        <w:rPr>
          <w:color w:val="000000" w:themeColor="text1"/>
        </w:rPr>
      </w:pPr>
      <w:r w:rsidRPr="00F5223D">
        <w:rPr>
          <w:color w:val="000000" w:themeColor="text1"/>
        </w:rPr>
        <w:t>However, the ratio of females to males declined s</w:t>
      </w:r>
      <w:r w:rsidR="007D277B">
        <w:rPr>
          <w:color w:val="000000" w:themeColor="text1"/>
        </w:rPr>
        <w:t>ubstantially after 2013 (Figure 39</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sidR="008C22E3">
        <w:rPr>
          <w:color w:val="000000" w:themeColor="text1"/>
        </w:rPr>
        <w:t>(</w:t>
      </w:r>
      <w:r w:rsidRPr="00F5223D">
        <w:rPr>
          <w:color w:val="000000" w:themeColor="text1"/>
        </w:rPr>
        <w:t>in line with the model forecast</w:t>
      </w:r>
      <w:r w:rsidR="008C22E3">
        <w:rPr>
          <w:color w:val="000000" w:themeColor="text1"/>
        </w:rPr>
        <w:t>)</w:t>
      </w:r>
      <w:r w:rsidRPr="00F5223D">
        <w:rPr>
          <w:color w:val="000000" w:themeColor="text1"/>
        </w:rPr>
        <w:t>, and a record low sex ratio resulted in record low per capita egg biomass among Berners River spawners</w:t>
      </w:r>
      <w:r w:rsidR="007D277B">
        <w:rPr>
          <w:color w:val="000000" w:themeColor="text1"/>
        </w:rPr>
        <w:t xml:space="preserve"> (Figure 39C)</w:t>
      </w:r>
      <w:r w:rsidRPr="00F5223D">
        <w:rPr>
          <w:color w:val="000000" w:themeColor="text1"/>
        </w:rPr>
        <w:t>. Although the warm water Blob had largely abated by early-2017, sea surface temperature maps indicated that anomalously high su</w:t>
      </w:r>
      <w:r w:rsidR="007D277B">
        <w:rPr>
          <w:color w:val="000000" w:themeColor="text1"/>
        </w:rPr>
        <w:t>r</w:t>
      </w:r>
      <w:r w:rsidRPr="00F5223D">
        <w:rPr>
          <w:color w:val="000000" w:themeColor="text1"/>
        </w:rPr>
        <w:t xml:space="preserve">face temperatures remained over much of the Gulf of Alaska, that may have added some level </w:t>
      </w:r>
      <w:r w:rsidR="001572D4">
        <w:rPr>
          <w:color w:val="000000" w:themeColor="text1"/>
        </w:rPr>
        <w:t>of continued metabolic stress</w:t>
      </w:r>
      <w:r w:rsidRPr="00F5223D">
        <w:rPr>
          <w:color w:val="000000" w:themeColor="text1"/>
        </w:rPr>
        <w:t xml:space="preserve"> at a time when availability of offshore squid prey </w:t>
      </w:r>
      <w:r w:rsidR="007D277B">
        <w:rPr>
          <w:color w:val="000000" w:themeColor="text1"/>
        </w:rPr>
        <w:t xml:space="preserve">was </w:t>
      </w:r>
      <w:r w:rsidRPr="00F5223D">
        <w:rPr>
          <w:color w:val="000000" w:themeColor="text1"/>
        </w:rPr>
        <w:t xml:space="preserve">impacted by back-to-back record pink salmon returns. </w:t>
      </w:r>
    </w:p>
    <w:p w:rsidR="009A3549" w:rsidRPr="00F5223D" w:rsidRDefault="009A3549" w:rsidP="009A3549">
      <w:pPr>
        <w:keepLines/>
        <w:tabs>
          <w:tab w:val="right" w:pos="9360"/>
        </w:tabs>
        <w:suppressAutoHyphens/>
        <w:ind w:firstLine="288"/>
        <w:jc w:val="center"/>
        <w:rPr>
          <w:sz w:val="22"/>
          <w:szCs w:val="20"/>
        </w:rPr>
      </w:pPr>
      <w:r w:rsidRPr="00F5223D">
        <w:rPr>
          <w:rFonts w:asciiTheme="minorHAnsi" w:eastAsiaTheme="minorHAnsi" w:hAnsiTheme="minorHAnsi" w:cstheme="minorBidi"/>
          <w:noProof/>
          <w:sz w:val="22"/>
          <w:szCs w:val="22"/>
        </w:rPr>
        <w:lastRenderedPageBreak/>
        <w:drawing>
          <wp:inline distT="0" distB="0" distL="0" distR="0" wp14:anchorId="322AA214" wp14:editId="2898AF0F">
            <wp:extent cx="5606868" cy="7151915"/>
            <wp:effectExtent l="19050" t="19050" r="13335" b="1143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05331" cy="7149955"/>
                    </a:xfrm>
                    <a:prstGeom prst="rect">
                      <a:avLst/>
                    </a:prstGeom>
                    <a:noFill/>
                    <a:ln>
                      <a:solidFill>
                        <a:sysClr val="windowText" lastClr="000000"/>
                      </a:solidFill>
                    </a:ln>
                  </pic:spPr>
                </pic:pic>
              </a:graphicData>
            </a:graphic>
          </wp:inline>
        </w:drawing>
      </w:r>
    </w:p>
    <w:p w:rsidR="009A3549" w:rsidRPr="00F5223D" w:rsidRDefault="009A3549" w:rsidP="009A3549">
      <w:pPr>
        <w:pStyle w:val="Caption"/>
      </w:pPr>
      <w:bookmarkStart w:id="82" w:name="_Toc516752187"/>
      <w:r>
        <w:t xml:space="preserve">Figure </w:t>
      </w:r>
      <w:r w:rsidR="008667D6">
        <w:fldChar w:fldCharType="begin"/>
      </w:r>
      <w:r w:rsidR="008667D6">
        <w:instrText xml:space="preserve"> SEQ Figure \* ARABIC </w:instrText>
      </w:r>
      <w:r w:rsidR="008667D6">
        <w:fldChar w:fldCharType="separate"/>
      </w:r>
      <w:r w:rsidR="00167CAD">
        <w:rPr>
          <w:noProof/>
        </w:rPr>
        <w:t>39</w:t>
      </w:r>
      <w:r w:rsidR="008667D6">
        <w:rPr>
          <w:noProof/>
        </w:rPr>
        <w:fldChar w:fldCharType="end"/>
      </w:r>
      <w:r w:rsidRPr="00F5223D">
        <w:t>.–Average female spawner length (A), ratio of female spawners to males (B), per capita egg biomass (PCEB) index for spawners (C), and marine survival from smolt to age 1-ocean returning adult for the coho salmon population in the Berners River, 1989–2017.</w:t>
      </w:r>
      <w:bookmarkEnd w:id="82"/>
    </w:p>
    <w:p w:rsidR="009A3549" w:rsidRPr="00F5223D" w:rsidRDefault="009A3549" w:rsidP="00F5223D">
      <w:pPr>
        <w:rPr>
          <w:color w:val="000000" w:themeColor="text1"/>
        </w:rPr>
      </w:pPr>
    </w:p>
    <w:p w:rsidR="00F5223D" w:rsidRPr="00F5223D" w:rsidRDefault="00F5223D" w:rsidP="00F5223D">
      <w:pPr>
        <w:rPr>
          <w:color w:val="000000" w:themeColor="text1"/>
        </w:rPr>
      </w:pPr>
      <w:r w:rsidRPr="00F5223D">
        <w:rPr>
          <w:color w:val="000000" w:themeColor="text1"/>
        </w:rPr>
        <w:lastRenderedPageBreak/>
        <w:t>The decrease to record low per capita egg biomass occurred as overall marine survival for both sexes continued a pattern of decline from an early-1990s peak, reaching a new low of 4.9% in 2017</w:t>
      </w:r>
      <w:r w:rsidR="007D277B">
        <w:rPr>
          <w:color w:val="000000" w:themeColor="text1"/>
        </w:rPr>
        <w:t xml:space="preserve"> (Figure 39D)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sidR="007D277B">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sidR="007D277B">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sidR="007D277B">
        <w:rPr>
          <w:color w:val="000000" w:themeColor="text1"/>
        </w:rPr>
        <w:t>) was in the lower portion of the goal range (Figure 40).</w:t>
      </w:r>
    </w:p>
    <w:p w:rsidR="006A555F" w:rsidRPr="00F5223D" w:rsidRDefault="006A555F" w:rsidP="006A555F">
      <w:pPr>
        <w:rPr>
          <w:color w:val="000000" w:themeColor="text1"/>
        </w:rPr>
      </w:pPr>
      <w:r w:rsidRPr="00F5223D">
        <w:rPr>
          <w:color w:val="000000" w:themeColor="text1"/>
        </w:rPr>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sidR="009A3549">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282FE76E" wp14:editId="50CE315D">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Default="00094A79" w:rsidP="00094A79">
      <w:pPr>
        <w:pStyle w:val="Caption"/>
      </w:pPr>
      <w:bookmarkStart w:id="83" w:name="_Toc516752188"/>
      <w:r>
        <w:t xml:space="preserve">Figure </w:t>
      </w:r>
      <w:r w:rsidR="008667D6">
        <w:fldChar w:fldCharType="begin"/>
      </w:r>
      <w:r w:rsidR="008667D6">
        <w:instrText xml:space="preserve"> SEQ Figure \* ARABIC </w:instrText>
      </w:r>
      <w:r w:rsidR="008667D6">
        <w:fldChar w:fldCharType="separate"/>
      </w:r>
      <w:r w:rsidR="00167CAD">
        <w:rPr>
          <w:noProof/>
        </w:rPr>
        <w:t>40</w:t>
      </w:r>
      <w:r w:rsidR="008667D6">
        <w:rPr>
          <w:noProof/>
        </w:rPr>
        <w:fldChar w:fldCharType="end"/>
      </w:r>
      <w:r w:rsidR="00F5223D" w:rsidRPr="00F5223D">
        <w:t>.–Nominal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bookmarkEnd w:id="83"/>
    </w:p>
    <w:p w:rsidR="00D05B1C" w:rsidRDefault="00D05B1C" w:rsidP="00D05B1C">
      <w:pPr>
        <w:pStyle w:val="Heading1"/>
      </w:pPr>
      <w:bookmarkStart w:id="84" w:name="_Toc516750002"/>
      <w:r>
        <w:lastRenderedPageBreak/>
        <w:t>DISCUSSION</w:t>
      </w:r>
      <w:bookmarkEnd w:id="84"/>
    </w:p>
    <w:p w:rsidR="00D05B1C" w:rsidRDefault="00D05B1C" w:rsidP="00D05B1C">
      <w:r>
        <w:t xml:space="preserve">Southeast Alaska coho salmon stocks appear to be in excellent condition as a whole. We found no stocks of concern from a fishery management perspective. Stocks that have </w:t>
      </w:r>
      <w:r w:rsidRPr="00C32FBD">
        <w:rPr>
          <w:i/>
        </w:rPr>
        <w:t>BEG</w:t>
      </w:r>
      <w:r>
        <w:t>s have been within or above target ranges in the vast majority of cases.</w:t>
      </w:r>
    </w:p>
    <w:p w:rsidR="00E90F82" w:rsidRDefault="002F7BEB" w:rsidP="00E90F82">
      <w:pPr>
        <w:pStyle w:val="Heading2"/>
      </w:pPr>
      <w:bookmarkStart w:id="85" w:name="_Toc516750003"/>
      <w:r>
        <w:t xml:space="preserve">Survival and </w:t>
      </w:r>
      <w:r w:rsidR="00E90F82">
        <w:t>Abundance Trends</w:t>
      </w:r>
      <w:bookmarkEnd w:id="85"/>
    </w:p>
    <w:p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were relatively closely synchronized with each other and with abundance in the troll fishery</w:t>
      </w:r>
      <w:r w:rsidR="001572D4">
        <w:t xml:space="preserve"> (Figure 41)</w:t>
      </w:r>
      <w:r w:rsidR="00E90F82">
        <w:t xml:space="preserve">, but returns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has</w:t>
      </w:r>
      <w:r w:rsidR="00E70E15">
        <w:t xml:space="preserve"> subsequently </w:t>
      </w:r>
      <w:r w:rsidR="00547B15">
        <w:t xml:space="preserve">dropped </w:t>
      </w:r>
      <w:r w:rsidR="00E70E15">
        <w:t xml:space="preserve">to </w:t>
      </w:r>
      <w:r w:rsidR="00B252B7">
        <w:t xml:space="preserve">only </w:t>
      </w:r>
      <w:r w:rsidR="00E70E15">
        <w:t>5–6% in 2016–2017 (with the Auke Creek jack i</w:t>
      </w:r>
      <w:r w:rsidR="00567B59">
        <w:t>ndicator suggesting</w:t>
      </w:r>
      <w:r w:rsidR="00E70E15">
        <w:t xml:space="preserve"> similar or lower </w:t>
      </w:r>
      <w:r w:rsidR="00567B59">
        <w:t>marine survival in</w:t>
      </w:r>
      <w:r w:rsidR="00E70E15">
        <w:t xml:space="preserve"> 2018</w:t>
      </w:r>
      <w:r w:rsidR="007D277B">
        <w:t>; Figures 13 and 16</w:t>
      </w:r>
      <w:r w:rsidR="00E70E15">
        <w:t xml:space="preserve">). </w:t>
      </w:r>
    </w:p>
    <w:p w:rsidR="00E858ED" w:rsidRDefault="00E858ED" w:rsidP="00E858ED">
      <w:pPr>
        <w:rPr>
          <w:b/>
        </w:rPr>
      </w:pPr>
      <w:r w:rsidRPr="00911843">
        <w:rPr>
          <w:noProof/>
        </w:rPr>
        <w:drawing>
          <wp:inline distT="0" distB="0" distL="0" distR="0" wp14:anchorId="326C9D2E" wp14:editId="0BD6C2E8">
            <wp:extent cx="5899355" cy="4276083"/>
            <wp:effectExtent l="0" t="0" r="635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06820" cy="4281494"/>
                    </a:xfrm>
                    <a:prstGeom prst="rect">
                      <a:avLst/>
                    </a:prstGeom>
                    <a:noFill/>
                    <a:ln>
                      <a:noFill/>
                    </a:ln>
                  </pic:spPr>
                </pic:pic>
              </a:graphicData>
            </a:graphic>
          </wp:inline>
        </w:drawing>
      </w:r>
    </w:p>
    <w:p w:rsidR="00E858ED" w:rsidRPr="00F5223D" w:rsidRDefault="00E858ED" w:rsidP="00E858ED">
      <w:pPr>
        <w:pStyle w:val="Caption"/>
      </w:pPr>
      <w:bookmarkStart w:id="86" w:name="_Toc516752189"/>
      <w:r>
        <w:t xml:space="preserve">Figure </w:t>
      </w:r>
      <w:r w:rsidR="008667D6">
        <w:fldChar w:fldCharType="begin"/>
      </w:r>
      <w:r w:rsidR="008667D6">
        <w:instrText xml:space="preserve"> SEQ Figure \* ARABIC </w:instrText>
      </w:r>
      <w:r w:rsidR="008667D6">
        <w:fldChar w:fldCharType="separate"/>
      </w:r>
      <w:r w:rsidR="00167CAD">
        <w:rPr>
          <w:noProof/>
        </w:rPr>
        <w:t>41</w:t>
      </w:r>
      <w:r w:rsidR="008667D6">
        <w:rPr>
          <w:noProof/>
        </w:rPr>
        <w:fldChar w:fldCharType="end"/>
      </w:r>
      <w:r>
        <w:t>.–Estimated total adult coho salmon returns to the Berners River (unexpanded escapement), and scaled returns to the Chilkat River and Hugh Smith Lake, compared with an estimate of the abundance of wild coho salmon available to the Alaska troll fishery.</w:t>
      </w:r>
      <w:bookmarkEnd w:id="86"/>
    </w:p>
    <w:p w:rsidR="00E858ED" w:rsidRDefault="00E858ED" w:rsidP="00E90F82"/>
    <w:p w:rsidR="00547B15" w:rsidRDefault="00547B15" w:rsidP="00E90F82">
      <w:r>
        <w:t xml:space="preserve">Meanwhile, in southern Southeast, </w:t>
      </w:r>
      <w:r w:rsidR="008316AB">
        <w:t>f</w:t>
      </w:r>
      <w:r w:rsidR="000F6226">
        <w:t xml:space="preserve">avorable marine survival </w:t>
      </w:r>
      <w:r w:rsidR="00FA6059">
        <w:t>beginning</w:t>
      </w:r>
      <w:r>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7D277B">
        <w:t xml:space="preserve"> (Figure 41)</w:t>
      </w:r>
      <w:r>
        <w:t xml:space="preserve">. </w:t>
      </w:r>
    </w:p>
    <w:p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on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r w:rsidR="00C43C7F">
        <w:t xml:space="preserve"> Weak correlations between inside indicator stocks and Ford Arm Creek, on the outer coast, are consistent with similarly weak relationships between stocks on the Washington Coast compared with Puget Sound (Shaul et al. 2007).</w:t>
      </w:r>
    </w:p>
    <w:p w:rsidR="00547B15" w:rsidRDefault="00B252B7" w:rsidP="00E90F82">
      <w:r>
        <w:t>While</w:t>
      </w:r>
      <w:r w:rsidR="003577D7">
        <w:t xml:space="preserve"> 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chinook and chum salmon</w:t>
      </w:r>
      <w:r w:rsidR="004015DA">
        <w:t xml:space="preserve"> that commonly remain at sea for 3 or 4 years. This will likely present a hardship for resource users who are more dependent upon fishing in inside waters.</w:t>
      </w:r>
    </w:p>
    <w:p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 A similar survival advantage has been experienced in most years by coho salmon stocks rearing in Puget Sound where marine survival averaged 12% compared with 4–6% for stocks on the Washington Coast (Shaul et al 2007).</w:t>
      </w:r>
    </w:p>
    <w:p w:rsidR="006A555F" w:rsidRPr="00C85824" w:rsidRDefault="006A555F" w:rsidP="006A555F">
      <w:pPr>
        <w:spacing w:before="240"/>
      </w:pPr>
      <w:r w:rsidRPr="00C85824">
        <w:t>However, the benefit of rearing for an extended period in inside waters before entering the main ocean may turn into a disadvantage when conditions for survival deteriorate in those same waters.  In addition to a the recent decrease in coho salmon survival (</w:t>
      </w:r>
      <w:r>
        <w:t>Figure 12)</w:t>
      </w:r>
      <w:r w:rsidRPr="00C85824">
        <w:t>, other signs of change include a marked increase in odd-year dominance in northern inside pink salmon returns and a decrease in even-year pink returns since 2011 (Gray et al. 2016), a decrease in inside herring populations (Hebert 2017), and very low catches of juvenile pink and chum salmon during trawl surveys conducted in Icy and upper Chatham Straits conducted in June and July 2017 by the Southeast Coastal Ecosystem Monitoring (SECM) project (Jim Murphy, National Marine Fisheries Service, personal communication). Several recent patterns suggest that outer coastal marine waters have been less affected, including high recent coho salmon catches in the Situk-Ahrnklin setnet f</w:t>
      </w:r>
      <w:r>
        <w:t>ishery during 2013–2016 (Figure 15</w:t>
      </w:r>
      <w:r w:rsidRPr="00C85824">
        <w:t xml:space="preserve">), a record escapement count in Sitka area streams in 2016 (Figure </w:t>
      </w:r>
      <w:r>
        <w:t>5</w:t>
      </w:r>
      <w:r w:rsidRPr="00C85824">
        <w:t xml:space="preserve">), a large contribution to the </w:t>
      </w:r>
      <w:r>
        <w:t xml:space="preserve">troll </w:t>
      </w:r>
      <w:r w:rsidRPr="00C85824">
        <w:t>coho salmon harvest by</w:t>
      </w:r>
      <w:r>
        <w:t xml:space="preserve"> the </w:t>
      </w:r>
      <w:r>
        <w:lastRenderedPageBreak/>
        <w:t>Klawock Hatchery (Figure 19</w:t>
      </w:r>
      <w:r w:rsidRPr="00C85824">
        <w:t>) and continued high biomass in Sitka and Klawock herring populations (Hebert 2017).</w:t>
      </w:r>
    </w:p>
    <w:p w:rsidR="004015DA" w:rsidRDefault="004015DA" w:rsidP="00E90F82">
      <w:r>
        <w:t xml:space="preserve">Also of concern is uncertainty about the cause of the decline in </w:t>
      </w:r>
      <w:r w:rsidR="0091044A">
        <w:t xml:space="preserve">marine </w:t>
      </w:r>
      <w:r>
        <w:t xml:space="preserve">survival, </w:t>
      </w:r>
      <w:proofErr w:type="gramStart"/>
      <w:r>
        <w:t>it’s</w:t>
      </w:r>
      <w:proofErr w:type="gramEnd"/>
      <w:r>
        <w:t xml:space="preserve"> probable duration, and the reason why it’</w:t>
      </w:r>
      <w:r w:rsidR="0091044A">
        <w:t>s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w:t>
      </w:r>
      <w:proofErr w:type="gramStart"/>
      <w:r w:rsidR="00516766">
        <w:t>low</w:t>
      </w:r>
      <w:proofErr w:type="gramEnd"/>
      <w:r w:rsidR="00516766">
        <w:t xml:space="preserve">-frequency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 Beamish et al. 2004)</w:t>
      </w:r>
      <w:r w:rsidR="00DE0257">
        <w:t xml:space="preserve">. Recently, new </w:t>
      </w:r>
      <w:proofErr w:type="gramStart"/>
      <w:r w:rsidR="00DE0257">
        <w:t>research</w:t>
      </w:r>
      <w:proofErr w:type="gramEnd"/>
      <w:r w:rsidR="00DE0257">
        <w:t xml:space="preserve"> tools have been brought to bear that have pointed to high levels of predation, although the relative importance of various predators remains unclear</w:t>
      </w:r>
      <w:r w:rsidR="00495D5C">
        <w:t xml:space="preserve">. Acoustic tagging study results show </w:t>
      </w:r>
      <w:r w:rsidR="00C85824">
        <w:t xml:space="preserve">high </w:t>
      </w:r>
      <w:r w:rsidR="00495D5C">
        <w:t xml:space="preserve">early-marine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enetic studies of prey utilization indicate that harbor seals 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B252B7">
        <w:t xml:space="preserve">Nelson et al. </w:t>
      </w:r>
      <w:proofErr w:type="gramStart"/>
      <w:r w:rsidR="00C43AF9">
        <w:rPr>
          <w:i/>
        </w:rPr>
        <w:t>I</w:t>
      </w:r>
      <w:r w:rsidR="00B252B7" w:rsidRPr="00B252B7">
        <w:rPr>
          <w:i/>
        </w:rPr>
        <w:t>n press</w:t>
      </w:r>
      <w:r w:rsidR="00814019">
        <w:t>)</w:t>
      </w:r>
      <w:r w:rsidR="004C628A">
        <w:t>.</w:t>
      </w:r>
      <w:proofErr w:type="gramEnd"/>
    </w:p>
    <w:p w:rsidR="00BF4B43" w:rsidRDefault="00826F43" w:rsidP="00E90F82">
      <w:r>
        <w:t>Circumstances surrounding</w:t>
      </w:r>
      <w:r w:rsidR="00DC04E9">
        <w:t xml:space="preserve"> the </w:t>
      </w:r>
      <w:r>
        <w:t xml:space="preserve">sharp drop </w:t>
      </w:r>
      <w:r w:rsidR="00F80112">
        <w:t xml:space="preserve">in </w:t>
      </w:r>
      <w:r w:rsidR="00A33D94">
        <w:t xml:space="preserve">marine survival </w:t>
      </w:r>
      <w:r>
        <w:t xml:space="preserve">in inside waters </w:t>
      </w:r>
      <w:r w:rsidR="00A33D94">
        <w:t xml:space="preserve">of Southeast Alaska </w:t>
      </w:r>
      <w:r w:rsidR="00DC04E9">
        <w:t>beginning in the 2015 sea-entry year, are more 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which have reportedly been abundant in the Lynn Canal and Stephens Passage areas in recent years</w:t>
      </w:r>
      <w:r w:rsidR="00C43AF9">
        <w:t>,</w:t>
      </w:r>
      <w:r w:rsidR="00E858ED">
        <w:t xml:space="preserve"> based on anecdotal report</w:t>
      </w:r>
      <w:r w:rsidR="00BF4B43">
        <w:t>s.</w:t>
      </w:r>
    </w:p>
    <w:p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 an awareness that has prompted a number of Permit Action Requests to marine out-plant smolts at release locations distant from central incubation facilities.</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have increased to an average of</w:t>
      </w:r>
      <w:r w:rsidR="0046485D">
        <w:t xml:space="preserve"> 508</w:t>
      </w:r>
      <w:r w:rsidR="002E7105">
        <w:t xml:space="preserve"> million smolts and fry </w:t>
      </w:r>
      <w:r>
        <w:t xml:space="preserve">in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 Tag Age Lab data</w:t>
      </w:r>
      <w:r>
        <w:t>; Figure 42</w:t>
      </w:r>
      <w:r w:rsidR="002E7105">
        <w:t>).</w:t>
      </w:r>
      <w:r w:rsidR="009619FA">
        <w:t xml:space="preserve"> Chum salmon hav</w:t>
      </w:r>
      <w:r w:rsidR="0046485D">
        <w:t>e accounted for the majority (78</w:t>
      </w:r>
      <w:r w:rsidR="009619FA">
        <w:t xml:space="preserve">%) of fish released in </w:t>
      </w:r>
      <w:r w:rsidR="0046485D">
        <w:t xml:space="preserve">these </w:t>
      </w:r>
      <w:r w:rsidR="009619FA">
        <w:t>inside waters</w:t>
      </w:r>
      <w:r w:rsidR="00D45641">
        <w:t xml:space="preserve"> during 2013–2017, while coho salmon have shown </w:t>
      </w:r>
      <w:r w:rsidR="00D45641">
        <w:lastRenderedPageBreak/>
        <w:t>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rsidR="008119BF" w:rsidRDefault="00137863" w:rsidP="00E90F82">
      <w:r>
        <w:t>Meanwhile, aside from recent success at Klawock Hatchery, steady increases in the number o</w:t>
      </w:r>
      <w:r w:rsidR="001572D4">
        <w:t>f coho salmon smolts released fro</w:t>
      </w:r>
      <w:r>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t>ha</w:t>
      </w:r>
      <w:r w:rsidR="00C43AF9">
        <w:t>s</w:t>
      </w:r>
      <w:r>
        <w:t xml:space="preserve"> </w:t>
      </w:r>
      <w:r w:rsidR="001E6A2D">
        <w:t>been boosted</w:t>
      </w:r>
      <w:r>
        <w:t xml:space="preserve"> </w:t>
      </w:r>
      <w:r w:rsidR="00CC4C1E">
        <w:t xml:space="preserve">proportionately </w:t>
      </w:r>
      <w:r>
        <w:t xml:space="preserve">the most of any species in the region in </w:t>
      </w:r>
      <w:r w:rsidR="003E26A7">
        <w:t xml:space="preserve">an </w:t>
      </w:r>
      <w:r>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is should be of some concern that increasing hatchery smolt releases have also been offset by l</w:t>
      </w:r>
      <w:r w:rsidR="00C43AF9">
        <w:t xml:space="preserve">ower marine survival rates </w:t>
      </w:r>
      <w:r w:rsidR="00B369DD">
        <w:t>at most facilities (Shaul et al. 2011). This pattern suggests that the marine predator community may be receiving substantially greater prop</w:t>
      </w:r>
      <w:r w:rsidR="00C43AF9">
        <w:t xml:space="preserve">ortionate benefits </w:t>
      </w:r>
      <w:r w:rsidR="00CC4C1E">
        <w:t>compared with` the</w:t>
      </w:r>
      <w:r w:rsidR="00CC4C1E" w:rsidRPr="00C43AF9">
        <w:t xml:space="preserve"> </w:t>
      </w:r>
      <w:r w:rsidR="00CC4C1E">
        <w:t>common property fishery</w:t>
      </w:r>
      <w:r w:rsidR="00CC4C1E">
        <w:t xml:space="preserve"> </w:t>
      </w:r>
      <w:r w:rsidR="001E6A2D">
        <w:t>from</w:t>
      </w:r>
      <w:r w:rsidR="00B369DD">
        <w:t xml:space="preserve"> increasing smolt releases</w:t>
      </w:r>
      <w:r w:rsidR="00105CAE">
        <w:t xml:space="preserve">. </w:t>
      </w:r>
    </w:p>
    <w:p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1E6A2D">
        <w:t>42</w:t>
      </w:r>
      <w:r w:rsidR="008119BF">
        <w:t>).</w:t>
      </w:r>
      <w:r w:rsidR="008119BF" w:rsidRPr="008119BF">
        <w:t xml:space="preserve"> </w:t>
      </w:r>
    </w:p>
    <w:p w:rsidR="00121F95" w:rsidRDefault="008119BF" w:rsidP="00E90F82">
      <w:r>
        <w:t>This pattern should be of concern because marine survival has dropped sharply in these same waters, and has thus far remained l</w:t>
      </w:r>
      <w:r w:rsidR="00E858ED">
        <w:t>ow for three</w:t>
      </w:r>
      <w:r>
        <w:t xml:space="preserve"> consecutive years.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while such behavior may actually increase vulnerability by wild juveniles to humpback whales, an important predator on schooling hatchery salmon (Chenoweth et al. 2017). </w:t>
      </w:r>
    </w:p>
    <w:p w:rsidR="00DC74CC" w:rsidRPr="00645492" w:rsidRDefault="00E36D5C" w:rsidP="00E90F82">
      <w:r>
        <w:t>A</w:t>
      </w:r>
      <w:r w:rsidR="008119BF">
        <w:t xml:space="preserve"> recent sharp decrease in escapement at Peterson Creek</w:t>
      </w:r>
      <w:r>
        <w:t xml:space="preserve"> to levels well </w:t>
      </w:r>
      <w:proofErr w:type="gramStart"/>
      <w:r>
        <w:t>be</w:t>
      </w:r>
      <w:proofErr w:type="gramEnd"/>
      <w:r>
        <w:t xml:space="preserv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645492">
        <w:t xml:space="preserve"> Creek has also fallen sharply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E858ED">
        <w:t xml:space="preserve"> (Figure 42)</w:t>
      </w:r>
      <w:r w:rsidR="00B362E1" w:rsidRPr="00645492">
        <w:t>.</w:t>
      </w:r>
    </w:p>
    <w:p w:rsidR="00121F95" w:rsidRDefault="00105CAE" w:rsidP="00E90F82">
      <w:r>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 xml:space="preserve">the  amount of food </w:t>
      </w:r>
      <w:r>
        <w:t xml:space="preserve">available to juvenile salmon several weeks after sea-entry </w:t>
      </w:r>
      <w:r w:rsidR="00893D6A">
        <w:t xml:space="preserve">was </w:t>
      </w:r>
      <w:r w:rsidR="00893D6A" w:rsidRPr="00893D6A">
        <w:rPr>
          <w:sz w:val="22"/>
          <w:szCs w:val="22"/>
        </w:rPr>
        <w:t>ample</w:t>
      </w:r>
      <w:r w:rsidR="00DC7D34" w:rsidRPr="00893D6A">
        <w:rPr>
          <w:sz w:val="22"/>
          <w:szCs w:val="22"/>
        </w:rPr>
        <w:t xml:space="preserve"> </w:t>
      </w:r>
      <w:r w:rsidRPr="00893D6A">
        <w:rPr>
          <w:sz w:val="22"/>
          <w:szCs w:val="22"/>
        </w:rPr>
        <w:t>(</w:t>
      </w:r>
      <w:r w:rsidR="00893D6A" w:rsidRPr="00893D6A">
        <w:rPr>
          <w:sz w:val="22"/>
          <w:szCs w:val="22"/>
        </w:rPr>
        <w:t>Orsi et al. 2004; Weitkamp and Sturdevant 2008</w:t>
      </w:r>
      <w:r w:rsidRPr="00893D6A">
        <w:rPr>
          <w:sz w:val="22"/>
          <w:szCs w:val="22"/>
        </w:rPr>
        <w:t xml:space="preserve">), </w:t>
      </w:r>
      <w:r w:rsidR="00893D6A">
        <w:rPr>
          <w:sz w:val="22"/>
          <w:szCs w:val="22"/>
        </w:rPr>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rsidR="00E858ED" w:rsidRDefault="00E858ED" w:rsidP="00E858ED">
      <w:pPr>
        <w:jc w:val="center"/>
      </w:pPr>
      <w:r w:rsidRPr="001305A0">
        <w:rPr>
          <w:noProof/>
        </w:rPr>
        <w:lastRenderedPageBreak/>
        <w:drawing>
          <wp:inline distT="0" distB="0" distL="0" distR="0" wp14:anchorId="17991A0C" wp14:editId="67890DB5">
            <wp:extent cx="4846320" cy="408362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44049" cy="4081708"/>
                    </a:xfrm>
                    <a:prstGeom prst="rect">
                      <a:avLst/>
                    </a:prstGeom>
                    <a:noFill/>
                    <a:ln>
                      <a:noFill/>
                    </a:ln>
                  </pic:spPr>
                </pic:pic>
              </a:graphicData>
            </a:graphic>
          </wp:inline>
        </w:drawing>
      </w:r>
    </w:p>
    <w:p w:rsidR="00E858ED" w:rsidRPr="00F5223D" w:rsidRDefault="00E858ED" w:rsidP="00E858ED">
      <w:pPr>
        <w:pStyle w:val="Caption"/>
      </w:pPr>
      <w:bookmarkStart w:id="87" w:name="_Toc516752190"/>
      <w:r>
        <w:t xml:space="preserve">Figure </w:t>
      </w:r>
      <w:r w:rsidR="008667D6">
        <w:fldChar w:fldCharType="begin"/>
      </w:r>
      <w:r w:rsidR="008667D6">
        <w:instrText xml:space="preserve"> SEQ Figure \* ARABIC </w:instrText>
      </w:r>
      <w:r w:rsidR="008667D6">
        <w:fldChar w:fldCharType="separate"/>
      </w:r>
      <w:r w:rsidR="00167CAD">
        <w:rPr>
          <w:noProof/>
        </w:rPr>
        <w:t>42</w:t>
      </w:r>
      <w:r w:rsidR="008667D6">
        <w:rPr>
          <w:noProof/>
        </w:rPr>
        <w:fldChar w:fldCharType="end"/>
      </w:r>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87"/>
    </w:p>
    <w:p w:rsidR="00121F95" w:rsidRDefault="00121F95" w:rsidP="00121F95">
      <w:pPr>
        <w:pStyle w:val="Heading2"/>
      </w:pPr>
      <w:bookmarkStart w:id="88" w:name="_Toc516750004"/>
      <w:r>
        <w:t>Interactions with Pink Salmon</w:t>
      </w:r>
      <w:bookmarkEnd w:id="88"/>
    </w:p>
    <w:p w:rsidR="00121F95" w:rsidRDefault="00121F95" w:rsidP="00121F95">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rsidR="006A555F" w:rsidRDefault="00DC0884" w:rsidP="006A555F">
      <w:pPr>
        <w:rPr>
          <w:color w:val="000000" w:themeColor="text1"/>
        </w:rPr>
      </w:pPr>
      <w:r>
        <w:t xml:space="preserve"> </w:t>
      </w:r>
      <w:r w:rsidR="006A555F">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w:t>
      </w:r>
      <w:r w:rsidR="009F6449">
        <w:rPr>
          <w:color w:val="000000" w:themeColor="text1"/>
        </w:rPr>
        <w:t>b</w:t>
      </w:r>
      <w:r w:rsidR="006A555F">
        <w:rPr>
          <w:color w:val="000000" w:themeColor="text1"/>
        </w:rPr>
        <w:t>), and direct consumption of eggs and tissue (Bilby et al</w:t>
      </w:r>
      <w:r w:rsidR="009F6449">
        <w:rPr>
          <w:color w:val="000000" w:themeColor="text1"/>
        </w:rPr>
        <w:t>.</w:t>
      </w:r>
      <w:r w:rsidR="006A555F">
        <w:rPr>
          <w:color w:val="000000" w:themeColor="text1"/>
        </w:rPr>
        <w:t xml:space="preserve"> 1996) and fry (Hargreaves and LeBrasseur 1985).</w:t>
      </w:r>
      <w:r w:rsidR="006A555F" w:rsidRPr="00005E6C">
        <w:t xml:space="preserve"> </w:t>
      </w:r>
      <w:r w:rsidR="006A555F" w:rsidRPr="00005E6C">
        <w:rPr>
          <w:color w:val="000000" w:themeColor="text1"/>
        </w:rPr>
        <w:t>Wipfli et al. (200</w:t>
      </w:r>
      <w:r w:rsidR="006A555F">
        <w:rPr>
          <w:color w:val="000000" w:themeColor="text1"/>
        </w:rPr>
        <w:t xml:space="preserve">3) showed that coho salmon fry grew </w:t>
      </w:r>
      <w:r w:rsidR="006A555F" w:rsidRPr="00005E6C">
        <w:rPr>
          <w:color w:val="000000" w:themeColor="text1"/>
        </w:rPr>
        <w:t>much f</w:t>
      </w:r>
      <w:r w:rsidR="006A555F">
        <w:rPr>
          <w:color w:val="000000" w:themeColor="text1"/>
        </w:rPr>
        <w:t>aster and larger in Southeast</w:t>
      </w:r>
      <w:r w:rsidR="006A555F" w:rsidRPr="00005E6C">
        <w:rPr>
          <w:color w:val="000000" w:themeColor="text1"/>
        </w:rPr>
        <w:t xml:space="preserve"> Alaska streams enriched</w:t>
      </w:r>
      <w:r w:rsidR="006A555F">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w:t>
      </w:r>
      <w:r w:rsidR="006A555F">
        <w:rPr>
          <w:color w:val="000000" w:themeColor="text1"/>
        </w:rPr>
        <w:lastRenderedPageBreak/>
        <w:t>levels (Wipfli et al</w:t>
      </w:r>
      <w:r w:rsidR="009F6449">
        <w:rPr>
          <w:color w:val="000000" w:themeColor="text1"/>
        </w:rPr>
        <w:t>.</w:t>
      </w:r>
      <w:r w:rsidR="006A555F">
        <w:rPr>
          <w:color w:val="000000" w:themeColor="text1"/>
        </w:rPr>
        <w:t xml:space="preserve"> 2003), while oxygen demand generated by breathing and decomposing pink salmon spawners can reduce saturated oxygen to levels that are lethal for both adult and juvenile coho salmon (Shaul et al. 2014; Figure 11).</w:t>
      </w:r>
    </w:p>
    <w:p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weight over a period of 48 years (1970–2017)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8E6CEA">
        <w:rPr>
          <w:color w:val="000000" w:themeColor="text1"/>
        </w:rPr>
        <w:t xml:space="preserve">years (53%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035454">
        <w:rPr>
          <w:color w:val="000000" w:themeColor="text1"/>
        </w:rPr>
        <w:t xml:space="preserve">47% weighting. </w:t>
      </w:r>
    </w:p>
    <w:p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242793">
        <w:rPr>
          <w:color w:val="000000" w:themeColor="text1"/>
        </w:rPr>
        <w:t>43</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neon flying squid and Pacific pomfrets (Watanabe et al. 2003 and 2004</w:t>
      </w:r>
      <w:r w:rsidR="002824C7">
        <w:rPr>
          <w:color w:val="000000" w:themeColor="text1"/>
        </w:rPr>
        <w:t xml:space="preserve">). </w:t>
      </w:r>
    </w:p>
    <w:p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 average coho weight was higher than predicted). However, average length of 3- and 4-ocean troll-caught Chinook salmon continued its long-term declining trend during this period, perhaps because Chinook salmon have lower thermal tolerance compared with coho salmon (Abdul-Aziz et al. 2011), while a decreasing trend in the sex ratio of adult Berners River coho salmon suggests that female coho salmon may also have succumbed under physiological stress from elevated temperature.</w:t>
      </w:r>
    </w:p>
    <w:p w:rsidR="001C234A" w:rsidRDefault="001C234A" w:rsidP="001C234A">
      <w:pPr>
        <w:rPr>
          <w:color w:val="000000" w:themeColor="text1"/>
        </w:rPr>
      </w:pPr>
      <w:r>
        <w:rPr>
          <w:color w:val="000000" w:themeColor="text1"/>
        </w:rPr>
        <w:t xml:space="preserve">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2010 (even-year record; Figure 43). Recent warming (and associated higher PDO index values) combined with moderation of pink salmon abundance should produce larger adult coho salmon on both even- and odd-year squid lines beginning in 2018, and may even lead to a meaningful reversal in the long-term decline in size of older 3- and 4-ocean chinook salmon (Figure 37) with an associated increase in late-ocean survival. However, much may depend on whether the recent reversal from the post-1998 cooling pattern proves lasting without returning to harmfully high temperatures prevalent during the Blob that resulted in apparent lower late-ocean growth and survival of less thermally-tolerant Chinook salmon. </w:t>
      </w:r>
    </w:p>
    <w:p w:rsidR="001C234A" w:rsidRDefault="001C234A" w:rsidP="00005E6C">
      <w:pPr>
        <w:rPr>
          <w:color w:val="000000" w:themeColor="text1"/>
        </w:rPr>
      </w:pPr>
    </w:p>
    <w:p w:rsidR="00666A31" w:rsidRDefault="00666A31" w:rsidP="00666A31">
      <w:pPr>
        <w:jc w:val="center"/>
        <w:rPr>
          <w:color w:val="000000" w:themeColor="text1"/>
        </w:rPr>
      </w:pPr>
      <w:r w:rsidRPr="00F638C4">
        <w:rPr>
          <w:noProof/>
        </w:rPr>
        <w:lastRenderedPageBreak/>
        <w:drawing>
          <wp:inline distT="0" distB="0" distL="0" distR="0" wp14:anchorId="6E9EB5BC" wp14:editId="59AED4FF">
            <wp:extent cx="5690507" cy="68092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4205" cy="6813673"/>
                    </a:xfrm>
                    <a:prstGeom prst="rect">
                      <a:avLst/>
                    </a:prstGeom>
                    <a:noFill/>
                    <a:ln>
                      <a:noFill/>
                    </a:ln>
                  </pic:spPr>
                </pic:pic>
              </a:graphicData>
            </a:graphic>
          </wp:inline>
        </w:drawing>
      </w:r>
    </w:p>
    <w:p w:rsidR="00666A31" w:rsidRPr="00B31720" w:rsidRDefault="00666A31" w:rsidP="00666A31">
      <w:pPr>
        <w:pStyle w:val="Caption"/>
      </w:pPr>
      <w:bookmarkStart w:id="89" w:name="_Toc516752191"/>
      <w:r>
        <w:t xml:space="preserve">Figure </w:t>
      </w:r>
      <w:r w:rsidR="008667D6">
        <w:fldChar w:fldCharType="begin"/>
      </w:r>
      <w:r w:rsidR="008667D6">
        <w:instrText xml:space="preserve"> SEQ Figure \* ARABIC </w:instrText>
      </w:r>
      <w:r w:rsidR="008667D6">
        <w:fldChar w:fldCharType="separate"/>
      </w:r>
      <w:r w:rsidR="00167CAD">
        <w:rPr>
          <w:noProof/>
        </w:rPr>
        <w:t>43</w:t>
      </w:r>
      <w:r w:rsidR="008667D6">
        <w:rPr>
          <w:noProof/>
        </w:rPr>
        <w:fldChar w:fldCharType="end"/>
      </w:r>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89"/>
    </w:p>
    <w:p w:rsidR="006A555F" w:rsidRDefault="006A555F" w:rsidP="006A555F">
      <w:pPr>
        <w:rPr>
          <w:color w:val="000000" w:themeColor="text1"/>
        </w:rPr>
      </w:pPr>
      <w:r>
        <w:rPr>
          <w:color w:val="000000" w:themeColor="text1"/>
        </w:rPr>
        <w:t xml:space="preserve">However, this </w:t>
      </w:r>
      <w:r w:rsidR="00E858ED">
        <w:rPr>
          <w:color w:val="000000" w:themeColor="text1"/>
        </w:rPr>
        <w:t xml:space="preserve">also </w:t>
      </w:r>
      <w:r>
        <w:rPr>
          <w:color w:val="000000" w:themeColor="text1"/>
        </w:rPr>
        <w:t>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typically limited to latitudes below 50</w:t>
      </w:r>
      <w:r w:rsidRPr="00ED5716">
        <w:rPr>
          <w:color w:val="000000" w:themeColor="text1"/>
          <w:vertAlign w:val="superscript"/>
        </w:rPr>
        <w:t>o</w:t>
      </w:r>
      <w:r>
        <w:rPr>
          <w:color w:val="000000" w:themeColor="text1"/>
        </w:rPr>
        <w:t xml:space="preserve">) in some areas of Southeast Alaska in both 2017 and 2018. Strasburger et </w:t>
      </w:r>
      <w:r>
        <w:rPr>
          <w:color w:val="000000" w:themeColor="text1"/>
        </w:rPr>
        <w:lastRenderedPageBreak/>
        <w:t xml:space="preserve">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primary offshore squid prey of coho and </w:t>
      </w:r>
      <w:proofErr w:type="gramStart"/>
      <w:r>
        <w:rPr>
          <w:color w:val="000000" w:themeColor="text1"/>
        </w:rPr>
        <w:t>chinook</w:t>
      </w:r>
      <w:proofErr w:type="gramEnd"/>
      <w:r>
        <w:rPr>
          <w:color w:val="000000" w:themeColor="text1"/>
        </w:rPr>
        <w:t xml:space="preserve"> salmon. </w:t>
      </w:r>
    </w:p>
    <w:p w:rsidR="006A555F" w:rsidRDefault="006A555F" w:rsidP="00D660E2">
      <w:pPr>
        <w:rPr>
          <w:color w:val="000000" w:themeColor="text1"/>
        </w:rPr>
      </w:pPr>
      <w:r>
        <w:rPr>
          <w:color w:val="000000" w:themeColor="text1"/>
        </w:rPr>
        <w:t xml:space="preserve">Over the longer-term, these higher trophic level species (particularly Chinook salmon) will need ample forage to help offset increased metabolic demand placed on them by a warming ocean </w:t>
      </w:r>
      <w:r w:rsidR="001C234A">
        <w:rPr>
          <w:color w:val="000000" w:themeColor="text1"/>
        </w:rPr>
        <w:t xml:space="preserve">(Beauchamp 2009; Atcheson et al. 2012) </w:t>
      </w:r>
      <w:r>
        <w:rPr>
          <w:color w:val="000000" w:themeColor="text1"/>
        </w:rPr>
        <w:t>if they are to continue to produce a meaningful biological surplus for fisheries. A choice may need to be made between ocean ranching of flexible planktivores, especially pink salmon, and maintenance of higher trophic levels species at population levels and reproductive capacity that will support substantial exploitation.</w:t>
      </w:r>
      <w:r w:rsidR="00D660E2">
        <w:rPr>
          <w:color w:val="000000" w:themeColor="text1"/>
        </w:rPr>
        <w:t xml:space="preserve"> </w:t>
      </w:r>
      <w:r w:rsidR="00D660E2" w:rsidRPr="00D660E2">
        <w:rPr>
          <w:color w:val="000000" w:themeColor="text1"/>
        </w:rPr>
        <w:t>Chum salmon,</w:t>
      </w:r>
      <w:r w:rsidR="00D660E2">
        <w:rPr>
          <w:color w:val="000000" w:themeColor="text1"/>
        </w:rPr>
        <w:t xml:space="preserve"> which have the </w:t>
      </w:r>
      <w:r w:rsidR="00D660E2" w:rsidRPr="00D660E2">
        <w:rPr>
          <w:color w:val="000000" w:themeColor="text1"/>
        </w:rPr>
        <w:t>most distinctive diet among species of</w:t>
      </w:r>
      <w:r w:rsidR="00D660E2">
        <w:rPr>
          <w:color w:val="000000" w:themeColor="text1"/>
        </w:rPr>
        <w:t xml:space="preserve"> Pacifi</w:t>
      </w:r>
      <w:r w:rsidR="00D660E2" w:rsidRPr="00D660E2">
        <w:rPr>
          <w:color w:val="000000" w:themeColor="text1"/>
        </w:rPr>
        <w:t xml:space="preserve">c </w:t>
      </w:r>
      <w:r w:rsidR="00D660E2">
        <w:rPr>
          <w:color w:val="000000" w:themeColor="text1"/>
        </w:rPr>
        <w:t xml:space="preserve">salmon (Welch and Parsons 1993), </w:t>
      </w:r>
      <w:r w:rsidR="00D660E2" w:rsidRPr="00D660E2">
        <w:rPr>
          <w:color w:val="000000" w:themeColor="text1"/>
        </w:rPr>
        <w:t>and consume few</w:t>
      </w:r>
      <w:r w:rsidR="00D660E2">
        <w:rPr>
          <w:color w:val="000000" w:themeColor="text1"/>
        </w:rPr>
        <w:t xml:space="preserve"> </w:t>
      </w:r>
      <w:r w:rsidR="00D660E2" w:rsidRPr="00D660E2">
        <w:rPr>
          <w:color w:val="000000" w:themeColor="text1"/>
        </w:rPr>
        <w:t>maturing squ</w:t>
      </w:r>
      <w:r w:rsidR="00D660E2">
        <w:rPr>
          <w:color w:val="000000" w:themeColor="text1"/>
        </w:rPr>
        <w:t>id (Kaeriyama et al. 2004), off</w:t>
      </w:r>
      <w:r w:rsidR="00D660E2" w:rsidRPr="00D660E2">
        <w:rPr>
          <w:color w:val="000000" w:themeColor="text1"/>
        </w:rPr>
        <w:t>er an alternative</w:t>
      </w:r>
      <w:r w:rsidR="00D660E2">
        <w:rPr>
          <w:color w:val="000000" w:themeColor="text1"/>
        </w:rPr>
        <w:t xml:space="preserve"> </w:t>
      </w:r>
      <w:r w:rsidR="00D660E2" w:rsidRPr="00D660E2">
        <w:rPr>
          <w:color w:val="000000" w:themeColor="text1"/>
        </w:rPr>
        <w:t>to pink salmon for aquacultu</w:t>
      </w:r>
      <w:r w:rsidR="00D660E2">
        <w:rPr>
          <w:color w:val="000000" w:themeColor="text1"/>
        </w:rPr>
        <w:t>re with substantially fewer negative eff</w:t>
      </w:r>
      <w:r w:rsidR="00D660E2" w:rsidRPr="00D660E2">
        <w:rPr>
          <w:color w:val="000000" w:themeColor="text1"/>
        </w:rPr>
        <w:t>ects on higher trophic level species.</w:t>
      </w:r>
      <w:r w:rsidR="000F3F90">
        <w:rPr>
          <w:color w:val="000000" w:themeColor="text1"/>
        </w:rPr>
        <w:t xml:space="preserve"> Unique di</w:t>
      </w:r>
      <w:r w:rsidR="007A0C5E">
        <w:rPr>
          <w:color w:val="000000" w:themeColor="text1"/>
        </w:rPr>
        <w:t>gestive structure that includes a relatively wide esophagus and large stomach with strong gastric acid</w:t>
      </w:r>
      <w:r w:rsidR="000F3F90">
        <w:rPr>
          <w:color w:val="000000" w:themeColor="text1"/>
        </w:rPr>
        <w:t xml:space="preserve"> (Welch 19</w:t>
      </w:r>
      <w:r w:rsidR="007A0C5E">
        <w:rPr>
          <w:color w:val="000000" w:themeColor="text1"/>
        </w:rPr>
        <w:t>97) allows chum salmon</w:t>
      </w:r>
      <w:r w:rsidR="000F3F90">
        <w:rPr>
          <w:color w:val="000000" w:themeColor="text1"/>
        </w:rPr>
        <w:t xml:space="preserve"> to rapidly digest gelatinous zooplankton including Ctenophora and Cnidaria (Arai et al. 2003).</w:t>
      </w:r>
      <w:r w:rsidR="007A0C5E">
        <w:rPr>
          <w:color w:val="000000" w:themeColor="text1"/>
        </w:rPr>
        <w:t xml:space="preserve"> </w:t>
      </w:r>
      <w:r w:rsidR="003C36EB">
        <w:rPr>
          <w:color w:val="000000" w:themeColor="text1"/>
        </w:rPr>
        <w:t xml:space="preserve">Although average marine survival of hatchery chum salmon fry has averaged about half that of hatchery pink salmon, their per capita </w:t>
      </w:r>
      <w:r w:rsidR="0033315D">
        <w:rPr>
          <w:color w:val="000000" w:themeColor="text1"/>
        </w:rPr>
        <w:t xml:space="preserve">landed </w:t>
      </w:r>
      <w:r w:rsidR="003C36EB">
        <w:rPr>
          <w:color w:val="000000" w:themeColor="text1"/>
        </w:rPr>
        <w:t>value to fisheries is about 5 to 6 times as high compared with pink salmon, suggesting that equivalent fishery value might potentially be achieved by raising chum salmon even at lower numbers of fed fry released. Ho</w:t>
      </w:r>
      <w:r w:rsidR="0033315D">
        <w:rPr>
          <w:color w:val="000000" w:themeColor="text1"/>
        </w:rPr>
        <w:t xml:space="preserve">wever, it is </w:t>
      </w:r>
      <w:r w:rsidR="00666A31">
        <w:rPr>
          <w:color w:val="000000" w:themeColor="text1"/>
        </w:rPr>
        <w:t xml:space="preserve">also </w:t>
      </w:r>
      <w:r w:rsidR="0033315D">
        <w:rPr>
          <w:color w:val="000000" w:themeColor="text1"/>
        </w:rPr>
        <w:t>important to weigh</w:t>
      </w:r>
      <w:r w:rsidR="003C36EB">
        <w:rPr>
          <w:color w:val="000000" w:themeColor="text1"/>
        </w:rPr>
        <w:t xml:space="preserve"> other considerations, including potential effects wild chum salmon and other species in nearshore waters</w:t>
      </w:r>
      <w:r w:rsidR="00666A31">
        <w:rPr>
          <w:color w:val="000000" w:themeColor="text1"/>
        </w:rPr>
        <w:t xml:space="preserve"> near release sites</w:t>
      </w:r>
      <w:r w:rsidR="003C36EB">
        <w:rPr>
          <w:color w:val="000000" w:themeColor="text1"/>
        </w:rPr>
        <w:t xml:space="preserve"> (see </w:t>
      </w:r>
      <w:r w:rsidR="003C36EB" w:rsidRPr="003C36EB">
        <w:rPr>
          <w:color w:val="000000" w:themeColor="text1"/>
        </w:rPr>
        <w:t>Trends in Wild Stock Abundance in the Taku Inlet Fall Drift Gillnet Fishery</w:t>
      </w:r>
      <w:r w:rsidR="003C36EB">
        <w:rPr>
          <w:color w:val="000000" w:themeColor="text1"/>
        </w:rPr>
        <w:t>).</w:t>
      </w:r>
    </w:p>
    <w:p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w:t>
      </w:r>
      <w:r w:rsidR="00560B14">
        <w:rPr>
          <w:color w:val="000000" w:themeColor="text1"/>
        </w:rPr>
        <w:t xml:space="preserve">in </w:t>
      </w:r>
      <w:r>
        <w:rPr>
          <w:color w:val="000000" w:themeColor="text1"/>
        </w:rPr>
        <w:t xml:space="preserve">through various </w:t>
      </w:r>
      <w:r w:rsidR="0054387B">
        <w:rPr>
          <w:color w:val="000000" w:themeColor="text1"/>
        </w:rPr>
        <w:t xml:space="preserve">nutrient </w:t>
      </w:r>
      <w:r>
        <w:rPr>
          <w:color w:val="000000" w:themeColor="text1"/>
        </w:rPr>
        <w:t xml:space="preserve">pathways in freshwater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the</w:t>
      </w:r>
      <w:r w:rsidR="00560B14">
        <w:rPr>
          <w:color w:val="000000" w:themeColor="text1"/>
        </w:rPr>
        <w:t xml:space="preserve"> coho salmon </w:t>
      </w:r>
      <w:r>
        <w:rPr>
          <w:color w:val="000000" w:themeColor="text1"/>
        </w:rPr>
        <w:t>to maturity in the ocean</w:t>
      </w:r>
      <w:r w:rsidR="00560B14">
        <w:rPr>
          <w:color w:val="000000" w:themeColor="text1"/>
        </w:rPr>
        <w:t>.</w:t>
      </w:r>
    </w:p>
    <w:p w:rsidR="00312D25" w:rsidRDefault="00A21145" w:rsidP="00312D25">
      <w:pPr>
        <w:pStyle w:val="Heading2"/>
      </w:pPr>
      <w:bookmarkStart w:id="90" w:name="_Toc516750005"/>
      <w:r>
        <w:t>Exploitation Ra</w:t>
      </w:r>
      <w:r w:rsidR="005C50F7">
        <w:t>tes</w:t>
      </w:r>
      <w:bookmarkEnd w:id="90"/>
    </w:p>
    <w:p w:rsidR="009B5A25" w:rsidRDefault="00DC1E7E" w:rsidP="00DC1E7E">
      <w:r>
        <w:t>T</w:t>
      </w:r>
      <w:r w:rsidR="0054387B">
        <w:t xml:space="preserve">he recent decrease in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major </w:t>
      </w:r>
      <w:r w:rsidR="00D54EB5">
        <w:lastRenderedPageBreak/>
        <w:t xml:space="preserve">management restrictions in </w:t>
      </w:r>
      <w:r>
        <w:t>targeting fisheries.</w:t>
      </w:r>
      <w:r w:rsidR="0028379A">
        <w:t xml:space="preserve"> For </w:t>
      </w:r>
      <w:proofErr w:type="gramStart"/>
      <w:r w:rsidR="0028379A">
        <w:t>mainland rivers</w:t>
      </w:r>
      <w:proofErr w:type="gramEnd"/>
      <w:r w:rsidR="0028379A">
        <w:t xml:space="preserve"> in northern Southeast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fisheries, the average total exploitation rate fell from 76% to 51% between these 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rsidR="00C671A8" w:rsidRDefault="00100145" w:rsidP="00DC1E7E">
      <w:r>
        <w:t>The situation has been</w:t>
      </w:r>
      <w:r w:rsidR="009B5A25">
        <w:t xml:space="preserve"> somewhat different at Ford Arm Creek where</w:t>
      </w:r>
      <w:r w:rsidR="00174AE2">
        <w:t xml:space="preserve"> the 2008–2015 average total exploitation </w:t>
      </w:r>
      <w:proofErr w:type="gramStart"/>
      <w:r w:rsidR="00174AE2">
        <w:t>rate</w:t>
      </w:r>
      <w:proofErr w:type="gramEnd"/>
      <w:r w:rsidR="00174AE2">
        <w:t xml:space="preserve"> of 67%</w:t>
      </w:r>
      <w:r>
        <w:t xml:space="preserve"> was actually above</w:t>
      </w:r>
      <w:r w:rsidR="00174AE2">
        <w:t xml:space="preserve"> the 1992–1996 average of 64%. Although the average troll fis</w:t>
      </w:r>
      <w:r w:rsidR="00880009">
        <w:t xml:space="preserve">hery exploitation rate </w:t>
      </w:r>
      <w:r w:rsidR="00174AE2">
        <w:t>dropped from 57% to 45% between the periods, the increase in all-fishery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 xml:space="preserve">mark-recapture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amounted to 41% in both 2011 and 2012, 20% in 2013 and 31% in 2014</w:t>
      </w:r>
      <w:r w:rsidR="00C96853">
        <w:t>. These numbers are substantially</w:t>
      </w:r>
      <w:r w:rsidR="00F36DA4">
        <w:t xml:space="preserve"> above the average of 6% (range 0–21%) that were estimated to have escaped into the system uncounted in 1988–2009 (Shaul et al. 2014)</w:t>
      </w:r>
      <w:r w:rsidR="00C96853">
        <w:t xml:space="preserve">, although the weir did not appear to be less </w:t>
      </w:r>
      <w:r w:rsidR="0054387B">
        <w:t xml:space="preserve">operationally </w:t>
      </w:r>
      <w:r w:rsidR="00C96853">
        <w:t>effective during the period of operation</w:t>
      </w:r>
      <w:r w:rsidR="00880009">
        <w:t xml:space="preserve"> in 2011–2014</w:t>
      </w:r>
      <w:r w:rsidR="00F36DA4">
        <w:t xml:space="preserve">. </w:t>
      </w:r>
    </w:p>
    <w:p w:rsidR="00D05B1C" w:rsidRPr="00CC4C1E" w:rsidRDefault="008E183C" w:rsidP="006332BF">
      <w:pPr>
        <w:rPr>
          <w:b/>
          <w:color w:val="FF0000"/>
        </w:rPr>
      </w:pPr>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exploitation rate </w:t>
      </w:r>
      <w:r>
        <w:t xml:space="preserve">in all districts </w:t>
      </w:r>
      <w:r w:rsidR="006D0CBB">
        <w:t>averaging 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These events</w:t>
      </w:r>
      <w:r w:rsidR="00F25D21">
        <w:t xml:space="preserve"> occurred during </w:t>
      </w:r>
      <w:r w:rsidR="00C96853">
        <w:t>(</w:t>
      </w:r>
      <w:r w:rsidR="000847D4">
        <w:t>and just after</w:t>
      </w:r>
      <w:r w:rsidR="00C96853">
        <w:t>)</w:t>
      </w:r>
      <w:r w:rsidR="000847D4">
        <w:t xml:space="preserve"> </w:t>
      </w:r>
      <w:r w:rsidR="00F25D21">
        <w:t xml:space="preserve">a period of cooling in the northeast Pacific with generally low PDO index </w:t>
      </w:r>
      <w:r w:rsidR="000847D4">
        <w:t>values, wh</w:t>
      </w:r>
      <w:r w:rsidR="00041811">
        <w:t xml:space="preserve">ile returning spawners averaged very small </w:t>
      </w:r>
      <w:r w:rsidR="000847D4">
        <w:t>in 2011–201</w:t>
      </w:r>
      <w:r w:rsidR="00880009">
        <w:t>3 (but somewhat larger in 2014)</w:t>
      </w:r>
      <w:r w:rsidR="001C234A">
        <w:t>.</w:t>
      </w:r>
      <w:r w:rsidR="00880009">
        <w:t xml:space="preserve"> However,</w:t>
      </w:r>
      <w:r w:rsidR="000847D4">
        <w:t xml:space="preserve"> it’s unclear why fish would return from the ocean earlier when growth is poor.</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substantial under certain conditions.</w:t>
      </w:r>
      <w:r w:rsidR="00CC4C1E">
        <w:rPr>
          <w:b/>
          <w:color w:val="FF0000"/>
        </w:rPr>
        <w:t>Growth &amp; adult size effect on allocation</w:t>
      </w:r>
    </w:p>
    <w:p w:rsidR="006C50A1" w:rsidRDefault="006C50A1" w:rsidP="006C50A1">
      <w:pPr>
        <w:pStyle w:val="Heading2"/>
      </w:pPr>
      <w:bookmarkStart w:id="91" w:name="_Toc516750006"/>
      <w:r>
        <w:t>Management Outlook</w:t>
      </w:r>
      <w:bookmarkEnd w:id="91"/>
    </w:p>
    <w:p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combined with a decrease in the exploitation rate by that fishery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w:t>
      </w:r>
      <w:r>
        <w:lastRenderedPageBreak/>
        <w:t>inside stocks</w:t>
      </w:r>
      <w:r w:rsidR="00F90421">
        <w:t xml:space="preserve"> harvested by a gauntlet of fisheries, including</w:t>
      </w:r>
      <w:r>
        <w:t xml:space="preserve"> the Chilkat and Berners Rivers in Lynn Canal</w:t>
      </w:r>
      <w:r w:rsidR="00F90421">
        <w:t xml:space="preserve"> (Shaul et al. 2018)</w:t>
      </w:r>
      <w:r>
        <w:t>.</w:t>
      </w:r>
    </w:p>
    <w:p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 but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rsidR="00F831C8" w:rsidRDefault="00CB0FAF" w:rsidP="006C50A1">
      <w:r>
        <w:t>The rebound in Berners River smolt production during 2013–2016 (after a series of colder years during 2004–2012 when smolt production was substantially lower than predicted by summer–fall precipitation) offers s</w:t>
      </w:r>
      <w:r w:rsidR="00F831C8">
        <w:t>ome reason for optimism in the outlook for r</w:t>
      </w:r>
      <w:r w:rsidR="00094DA3">
        <w:t xml:space="preserve">eturns to major inside mainland </w:t>
      </w:r>
      <w:r w:rsidR="00F831C8">
        <w:t>rivers</w:t>
      </w:r>
      <w:r>
        <w:t>.</w:t>
      </w:r>
      <w:r w:rsidR="00F831C8">
        <w:t xml:space="preserve"> In general, moderately warm conditions in the northe</w:t>
      </w:r>
      <w:r w:rsidR="00124C5E">
        <w:t xml:space="preserve">ast Pacific appear to favor smolt production from mainland </w:t>
      </w:r>
      <w:r w:rsidR="00F831C8">
        <w:t>rivers (through improved winter</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have historically also favored overall marine survival of smolts from northern inside systems like the Berners, Chilkat and Taku Rivers, durin</w:t>
      </w:r>
      <w:r>
        <w:t xml:space="preserve">g the 1980s and 1990s, 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shifts 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 xml:space="preserve">e.g.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rsidR="00C520B5" w:rsidRDefault="00C520B5" w:rsidP="00C520B5">
      <w:pPr>
        <w:rPr>
          <w:color w:val="000000" w:themeColor="text1"/>
        </w:rPr>
      </w:pPr>
      <w:r w:rsidRPr="00C520B5">
        <w:rPr>
          <w:color w:val="000000" w:themeColor="text1"/>
        </w:rPr>
        <w:t xml:space="preserve">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w:t>
      </w:r>
      <w:r w:rsidRPr="00C520B5">
        <w:rPr>
          <w:color w:val="000000" w:themeColor="text1"/>
        </w:rPr>
        <w:lastRenderedPageBreak/>
        <w:t>condition. However, the process of isostatic rebound from a period of extensive glaciations is likely affecting some wetland habitat, particularly near Yakutat (Shaul et al. 2010).</w:t>
      </w:r>
    </w:p>
    <w:p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CC4C1E">
        <w:t xml:space="preserve"> (Figure 43</w:t>
      </w:r>
      <w:r w:rsidR="00F10607">
        <w:t>)</w:t>
      </w:r>
      <w:r w:rsidR="002D1819">
        <w:t xml:space="preserve">, </w:t>
      </w:r>
      <w:r w:rsidR="004B2830">
        <w:t xml:space="preserve">adult </w:t>
      </w:r>
      <w:r w:rsidR="002D1819">
        <w:t xml:space="preserve">coho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 and escapement for the H</w:t>
      </w:r>
      <w:r w:rsidR="00086067">
        <w:t>ugh Smith Lake stock. Managers have</w:t>
      </w:r>
      <w:r>
        <w:t xml:space="preserve"> remained relatively successful in achieving escapement goals</w:t>
      </w:r>
      <w:r w:rsidRPr="004902EA">
        <w:t xml:space="preserve"> </w:t>
      </w:r>
      <w:r>
        <w:t xml:space="preserve">despite forecast limitations related to resource, climate and fishery complexity. Success of management will depend upon continuing to integrate </w:t>
      </w:r>
      <w:r w:rsidR="000213EC">
        <w:t xml:space="preserve">a wide </w:t>
      </w:r>
      <w:r>
        <w:t>variety of clues about overall abundance and distribution of returning fish.</w:t>
      </w:r>
    </w:p>
    <w:p w:rsidR="004C5547" w:rsidRPr="00F10607" w:rsidRDefault="00C37BFF" w:rsidP="006C50A1">
      <w:pPr>
        <w:rPr>
          <w:color w:val="000000" w:themeColor="text1"/>
        </w:rPr>
      </w:pPr>
      <w:r w:rsidRPr="00C37BFF">
        <w:rPr>
          <w:color w:val="000000" w:themeColor="text1"/>
        </w:rPr>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w:t>
      </w:r>
      <w:r w:rsidR="00CC458D">
        <w:rPr>
          <w:color w:val="000000" w:themeColor="text1"/>
        </w:rPr>
        <w:t xml:space="preserve"> conducted</w:t>
      </w:r>
      <w:r w:rsidR="00F10607">
        <w:rPr>
          <w:color w:val="000000" w:themeColor="text1"/>
        </w:rPr>
        <w:t xml:space="preserve"> in Southeast Alaska.</w:t>
      </w:r>
    </w:p>
    <w:p w:rsidR="004C5547" w:rsidRDefault="004C5547" w:rsidP="004C5547">
      <w:pPr>
        <w:pStyle w:val="Heading1"/>
      </w:pPr>
      <w:bookmarkStart w:id="92" w:name="_Toc516750007"/>
      <w:r>
        <w:lastRenderedPageBreak/>
        <w:t>REFERENCES CITED</w:t>
      </w:r>
      <w:bookmarkEnd w:id="92"/>
    </w:p>
    <w:p w:rsidR="007C28B7" w:rsidRDefault="007C28B7" w:rsidP="00D463DD">
      <w:pPr>
        <w:pStyle w:val="ref-Cited"/>
      </w:pPr>
      <w:proofErr w:type="gramStart"/>
      <w:r w:rsidRPr="007C28B7">
        <w:t>Abdul-Aziz, O. I.</w:t>
      </w:r>
      <w:r>
        <w:t>, N. J. Mantua, and K. W. Myers.</w:t>
      </w:r>
      <w:proofErr w:type="gramEnd"/>
      <w:r>
        <w:t xml:space="preserve">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1859C9" w:rsidRDefault="001859C9" w:rsidP="00D463DD">
      <w:pPr>
        <w:pStyle w:val="ref-Cited"/>
      </w:pPr>
      <w:proofErr w:type="gramStart"/>
      <w:r>
        <w:t>Allegue, H.</w:t>
      </w:r>
      <w:proofErr w:type="gramEnd"/>
      <w:r>
        <w:t xml:space="preserve">  2017.  </w:t>
      </w:r>
      <w:r w:rsidRPr="001859C9">
        <w:t>Variability of harbour seal (</w:t>
      </w:r>
      <w:r w:rsidRPr="001859C9">
        <w:rPr>
          <w:i/>
        </w:rPr>
        <w:t>Phoca vitulina</w:t>
      </w:r>
      <w:r w:rsidRPr="001859C9">
        <w:t>) foraging behaviour during out-migrations of salmon smolts</w:t>
      </w:r>
      <w:r>
        <w:t xml:space="preserve">. MS Thesis. </w:t>
      </w:r>
      <w:proofErr w:type="gramStart"/>
      <w:r w:rsidRPr="001859C9">
        <w:t>University of British Columbia</w:t>
      </w:r>
      <w:r>
        <w:t>, Vancouver.</w:t>
      </w:r>
      <w:proofErr w:type="gramEnd"/>
      <w:r>
        <w:t xml:space="preserve"> </w:t>
      </w:r>
      <w:proofErr w:type="gramStart"/>
      <w:r>
        <w:t>96 p.</w:t>
      </w:r>
      <w:proofErr w:type="gramEnd"/>
    </w:p>
    <w:p w:rsidR="000F3F90" w:rsidRDefault="000F3F90" w:rsidP="000F3F90">
      <w:pPr>
        <w:pStyle w:val="ref-Cited"/>
      </w:pPr>
      <w:r>
        <w:t>Arai, M. N., D. W. Welch, A. L. Dunsmuir, M. C. Jacobs, and A. R. Ladouceur. 2003. Digestion of pelagic Ctenophora and Cnidaria by fish. Candian Journal of Fisheries and Aquatic Sciences 60:825–829.</w:t>
      </w:r>
    </w:p>
    <w:p w:rsidR="00D463DD" w:rsidRDefault="00D463DD" w:rsidP="00D463DD">
      <w:pPr>
        <w:pStyle w:val="ref-Cited"/>
      </w:pPr>
      <w:proofErr w:type="gramStart"/>
      <w:r>
        <w:t>Amoroso, R.</w:t>
      </w:r>
      <w:r w:rsidR="00721861">
        <w:t xml:space="preserve"> </w:t>
      </w:r>
      <w:r>
        <w:t>O., M.</w:t>
      </w:r>
      <w:r w:rsidR="00721861">
        <w:t xml:space="preserve"> </w:t>
      </w:r>
      <w:r>
        <w:t>D. Tillotson and R. Hilborn.</w:t>
      </w:r>
      <w:proofErr w:type="gramEnd"/>
      <w:r>
        <w:t xml:space="preserve">  2017.  Measuring the net biological impact of fisheries enhancement: pink salmon hatcheries can increase yield, but with apparent costs to wild populations. </w:t>
      </w:r>
      <w:proofErr w:type="gramStart"/>
      <w:r w:rsidRPr="00D463DD">
        <w:t>Can. J. Fish.</w:t>
      </w:r>
      <w:proofErr w:type="gramEnd"/>
      <w:r w:rsidRPr="00D463DD">
        <w:t xml:space="preserve"> </w:t>
      </w:r>
      <w:proofErr w:type="gramStart"/>
      <w:r w:rsidRPr="00D463DD">
        <w:t>Aquat.</w:t>
      </w:r>
      <w:proofErr w:type="gramEnd"/>
      <w:r w:rsidRPr="00D463DD">
        <w:t xml:space="preserve"> Sci. 00: 1–10 (0000) dx.doi.org/10.1139/cjfas-2016-0334</w:t>
      </w:r>
      <w:r>
        <w:t>.</w:t>
      </w:r>
    </w:p>
    <w:p w:rsidR="001C234A" w:rsidRDefault="001C234A" w:rsidP="00D463DD">
      <w:pPr>
        <w:pStyle w:val="ref-Cited"/>
      </w:pPr>
      <w:proofErr w:type="gramStart"/>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Pr="001C234A">
        <w:t>.</w:t>
      </w:r>
      <w:proofErr w:type="gramEnd"/>
      <w:r w:rsidRPr="001C234A">
        <w:t xml:space="preserve"> 2012. Bioenergetic response by steelhead to variation in diet, thermal habitat, and climate in the North Pacific Ocean. Tra</w:t>
      </w:r>
      <w:r>
        <w:t>ns. Am. Fish. Soc. 141(4): 1081–</w:t>
      </w:r>
      <w:r w:rsidRPr="001C234A">
        <w:t>1096</w:t>
      </w:r>
      <w:r w:rsidR="001A2331">
        <w:t>.</w:t>
      </w:r>
    </w:p>
    <w:p w:rsidR="001A2331" w:rsidRDefault="001A2331" w:rsidP="001A2331">
      <w:pPr>
        <w:pStyle w:val="ref-Cited"/>
      </w:pPr>
      <w:r>
        <w:t xml:space="preserve">Aydin, K. Y. 2000. </w:t>
      </w:r>
      <w:proofErr w:type="gramStart"/>
      <w:r>
        <w:t>Trophic feedback and carrying capacity of Pacific salmon (</w:t>
      </w:r>
      <w:r w:rsidRPr="001A2331">
        <w:rPr>
          <w:i/>
        </w:rPr>
        <w:t>Oncorhynchus</w:t>
      </w:r>
      <w:r>
        <w:t xml:space="preserve"> spp.) on the high seas of the Gulf of Alaska.</w:t>
      </w:r>
      <w:proofErr w:type="gramEnd"/>
      <w:r>
        <w:t xml:space="preserve"> </w:t>
      </w:r>
      <w:proofErr w:type="gramStart"/>
      <w:r>
        <w:t>Ph.D. thesis, Univ. Washington, Seattle.</w:t>
      </w:r>
      <w:proofErr w:type="gramEnd"/>
      <w:r>
        <w:t xml:space="preserve"> </w:t>
      </w:r>
      <w:proofErr w:type="gramStart"/>
      <w:r>
        <w:t>397 pp.</w:t>
      </w:r>
      <w:proofErr w:type="gramEnd"/>
    </w:p>
    <w:p w:rsidR="00E73FB4" w:rsidRDefault="004C5547" w:rsidP="004C5547">
      <w:pPr>
        <w:pStyle w:val="ref-Cited"/>
      </w:pPr>
      <w:proofErr w:type="gramStart"/>
      <w:r>
        <w:t>Beamish, R. J., B. L. Thomson, and G. A. McFarlane.</w:t>
      </w:r>
      <w:proofErr w:type="gramEnd"/>
      <w:r>
        <w:t xml:space="preserv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proofErr w:type="gramStart"/>
      <w:r w:rsidRPr="008A18C3">
        <w:t>Beamish, R. J., C. Mahnken, and C. M. Neville.</w:t>
      </w:r>
      <w:proofErr w:type="gramEnd"/>
      <w:r w:rsidRPr="008A18C3">
        <w:t xml:space="preserv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1C234A" w:rsidRDefault="001C234A" w:rsidP="001C234A">
      <w:pPr>
        <w:pStyle w:val="ref-Cited"/>
      </w:pPr>
      <w:r>
        <w:t xml:space="preserve">Beauchamp, D. A. 2009. Bioenergetic ontogeny: linking climate and mass-specific feeding to life-cycle growth and survival of salmon. </w:t>
      </w:r>
      <w:proofErr w:type="gramStart"/>
      <w:r>
        <w:t>Pages 53–72 in C. C. Krueger and C. E. Zimmerman, editors.</w:t>
      </w:r>
      <w:proofErr w:type="gramEnd"/>
      <w:r>
        <w:t xml:space="preserve"> Pacific salmon: ecology and management of western Alaska’s populations. </w:t>
      </w:r>
      <w:proofErr w:type="gramStart"/>
      <w:r>
        <w:t>American Fisheries Society, Symposium 70, Bethesda, Maryland.</w:t>
      </w:r>
      <w:proofErr w:type="gramEnd"/>
    </w:p>
    <w:p w:rsidR="00C37BFF" w:rsidRDefault="00C37BFF" w:rsidP="004C5547">
      <w:pPr>
        <w:pStyle w:val="ref-Cited"/>
      </w:pPr>
      <w:proofErr w:type="gramStart"/>
      <w:r w:rsidRPr="008C6B9A">
        <w:t>Beverton,</w:t>
      </w:r>
      <w:r>
        <w:t xml:space="preserve"> R. J., and S. J. Holt.</w:t>
      </w:r>
      <w:proofErr w:type="gramEnd"/>
      <w:r>
        <w:t xml:space="preserve">  1957.  </w:t>
      </w:r>
      <w:proofErr w:type="gramStart"/>
      <w:r w:rsidRPr="008C6B9A">
        <w:t>On</w:t>
      </w:r>
      <w:proofErr w:type="gramEnd"/>
      <w:r w:rsidRPr="008C6B9A">
        <w:t xml:space="preserve"> the dynamics of exploited fish populations.  MAFF Fisheries Investigations Series II 19:</w:t>
      </w:r>
      <w:r>
        <w:t xml:space="preserve"> </w:t>
      </w:r>
      <w:r w:rsidRPr="008C6B9A">
        <w:t>533.</w:t>
      </w:r>
    </w:p>
    <w:p w:rsidR="00005E6C" w:rsidRDefault="00005E6C" w:rsidP="00005E6C">
      <w:pPr>
        <w:pStyle w:val="ref-Cited"/>
      </w:pPr>
      <w:proofErr w:type="gramStart"/>
      <w:r>
        <w:t>Bilby, R. E., B. R. Fransen, and P. A. Bisson.</w:t>
      </w:r>
      <w:proofErr w:type="gramEnd"/>
      <w:r>
        <w:t xml:space="preserve">  1996.  Incorporation of nitrogen and carbon from spawning coho salmon into the trophic system of small streams: evidence from stable isotopes. Canadian Journal of Fisheries and Aquatic Sciences 53:164–173.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proofErr w:type="gramStart"/>
      <w:r>
        <w:t>Bond, N. A., M. F. Cronin, H. Freeland, and N. Mantua.</w:t>
      </w:r>
      <w:proofErr w:type="gramEnd"/>
      <w:r>
        <w:t xml:space="preserve">  2015.  Causes and impacts of the 2014 warm anomaly in the NE Pacific. Geophysical Research Letters 42:3414–3420.</w:t>
      </w:r>
    </w:p>
    <w:p w:rsidR="00372493" w:rsidRDefault="00372493" w:rsidP="00F62C4A">
      <w:pPr>
        <w:pStyle w:val="ref-Cited"/>
      </w:pPr>
      <w:proofErr w:type="gramStart"/>
      <w:r w:rsidRPr="00372493">
        <w:t>Botz, J., G. Hollowell, T. Sheridan, R. Brenner, and S. Moffitt.</w:t>
      </w:r>
      <w:proofErr w:type="gramEnd"/>
      <w:r w:rsidRPr="00372493">
        <w:t xml:space="preserve"> 2012. 2010 Prince William Sound area finfish management report. Alaska Department of Fish and Game, Fishery Management Report No. 12-06, Anchorage.</w:t>
      </w:r>
    </w:p>
    <w:p w:rsidR="00184C91" w:rsidRDefault="00184C91" w:rsidP="00184C91">
      <w:pPr>
        <w:pStyle w:val="ref-Cited"/>
      </w:pPr>
      <w:proofErr w:type="gramStart"/>
      <w:r>
        <w:t>Bradford, M. J., R. A. Myers, and J. R. Irvine.</w:t>
      </w:r>
      <w:proofErr w:type="gramEnd"/>
      <w:r>
        <w:t xml:space="preserve"> 2000. Reference points for coho salmon (</w:t>
      </w:r>
      <w:r w:rsidRPr="00184C91">
        <w:rPr>
          <w:i/>
        </w:rPr>
        <w:t>Oncorhynchus kisutch</w:t>
      </w:r>
      <w:r>
        <w:t xml:space="preserve">) harvest rates and escapement goals based on freshwater production. </w:t>
      </w:r>
      <w:proofErr w:type="gramStart"/>
      <w:r>
        <w:t>Can. J. Fish.</w:t>
      </w:r>
      <w:proofErr w:type="gramEnd"/>
      <w:r>
        <w:t xml:space="preserve"> </w:t>
      </w:r>
      <w:proofErr w:type="gramStart"/>
      <w:r>
        <w:t>Aquat.</w:t>
      </w:r>
      <w:proofErr w:type="gramEnd"/>
      <w:r>
        <w:t xml:space="preserve"> Sci. 57:677–686.</w:t>
      </w:r>
    </w:p>
    <w:p w:rsidR="00266366" w:rsidRDefault="00266366" w:rsidP="00F62C4A">
      <w:pPr>
        <w:pStyle w:val="ref-Cited"/>
      </w:pPr>
      <w:r w:rsidRPr="00266366">
        <w:t>Briscoe, R.</w:t>
      </w:r>
      <w:r>
        <w:t xml:space="preserve"> </w:t>
      </w:r>
      <w:r w:rsidR="00D85AA2">
        <w:t xml:space="preserve">J. 2004. </w:t>
      </w:r>
      <w:proofErr w:type="gramStart"/>
      <w:r w:rsidRPr="00266366">
        <w:t>Factors affecting marine growth and survival of Auke Creek, Alaska coho salmon (</w:t>
      </w:r>
      <w:r w:rsidRPr="00266366">
        <w:rPr>
          <w:i/>
        </w:rPr>
        <w:t>Oncorhynchus kisutch</w:t>
      </w:r>
      <w:r w:rsidRPr="00266366">
        <w:t>).</w:t>
      </w:r>
      <w:proofErr w:type="gramEnd"/>
      <w:r w:rsidRPr="00266366">
        <w:t xml:space="preserve">  M.S. Thesis, Univ. Alaska, Fairbanks.  </w:t>
      </w:r>
      <w:proofErr w:type="gramStart"/>
      <w:r w:rsidRPr="00266366">
        <w:t>59 pp.</w:t>
      </w:r>
      <w:proofErr w:type="gramEnd"/>
    </w:p>
    <w:p w:rsidR="004C5547" w:rsidRDefault="004C5547" w:rsidP="004C5547">
      <w:pPr>
        <w:pStyle w:val="ref-Cited"/>
      </w:pPr>
      <w:r>
        <w:t xml:space="preserve">Brown, M. B.  1974.  Identification of sources of significance in two-way contingency tables.  </w:t>
      </w:r>
      <w:proofErr w:type="gramStart"/>
      <w:r>
        <w:t>Applied Statistics 23:405–413.</w:t>
      </w:r>
      <w:proofErr w:type="gramEnd"/>
      <w:r>
        <w:t xml:space="preserve"> </w:t>
      </w:r>
    </w:p>
    <w:p w:rsidR="006310F1" w:rsidRDefault="006310F1" w:rsidP="004C5547">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D54EB5" w:rsidRDefault="00D54EB5" w:rsidP="00D54EB5">
      <w:pPr>
        <w:pStyle w:val="ref-Cited"/>
      </w:pPr>
      <w:r>
        <w:t xml:space="preserve">Bryant, M. D. 2009. </w:t>
      </w:r>
      <w:proofErr w:type="gramStart"/>
      <w:r>
        <w:t>Global climate change and potential effects on Pacific salmonids in freshwater ecosystems of southeast Alaska.</w:t>
      </w:r>
      <w:proofErr w:type="gramEnd"/>
      <w:r>
        <w:t xml:space="preserve"> Climatic Change 95:169–193.</w:t>
      </w:r>
    </w:p>
    <w:p w:rsidR="00C538AF" w:rsidRPr="00311679" w:rsidRDefault="00AC225D" w:rsidP="00A96C29">
      <w:pPr>
        <w:pStyle w:val="ref-Cited"/>
        <w:rPr>
          <w:b/>
          <w:sz w:val="32"/>
          <w:szCs w:val="32"/>
        </w:rPr>
      </w:pPr>
      <w:proofErr w:type="gramStart"/>
      <w:r>
        <w:t>Chaloner, D. T., and M. S. Wipfli.</w:t>
      </w:r>
      <w:proofErr w:type="gramEnd"/>
      <w:r>
        <w:t xml:space="preserve"> 2002. Influence of decomposing Pacific salmon carcasses on macroinvertebrate growth and standing stock in southeastern Alaska streams. Journal of the North American Benthological Society 21:430-442.</w:t>
      </w:r>
    </w:p>
    <w:p w:rsidR="00274C64" w:rsidRDefault="00274C64" w:rsidP="00274C64">
      <w:pPr>
        <w:pStyle w:val="Lit-Cited"/>
        <w:rPr>
          <w:snapToGrid w:val="0"/>
        </w:rPr>
      </w:pPr>
      <w:proofErr w:type="gramStart"/>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w:t>
      </w:r>
      <w:proofErr w:type="gramEnd"/>
      <w:r>
        <w:rPr>
          <w:snapToGrid w:val="0"/>
        </w:rPr>
        <w:t xml:space="preserve">  2002</w:t>
      </w:r>
      <w:r w:rsidR="00AC225D">
        <w:rPr>
          <w:snapToGrid w:val="0"/>
        </w:rPr>
        <w:t>a</w:t>
      </w:r>
      <w:proofErr w:type="gramStart"/>
      <w:r>
        <w:rPr>
          <w:snapToGrid w:val="0"/>
        </w:rPr>
        <w:t xml:space="preserve">.  </w:t>
      </w:r>
      <w:r w:rsidRPr="0065119A">
        <w:rPr>
          <w:snapToGrid w:val="0"/>
        </w:rPr>
        <w:t>Marine</w:t>
      </w:r>
      <w:proofErr w:type="gramEnd"/>
      <w:r w:rsidRPr="0065119A">
        <w:rPr>
          <w:snapToGrid w:val="0"/>
        </w:rPr>
        <w:t xml:space="preserv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proofErr w:type="gramStart"/>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w:t>
      </w:r>
      <w:proofErr w:type="gramEnd"/>
      <w:r>
        <w:rPr>
          <w:snapToGrid w:val="0"/>
        </w:rPr>
        <w:t xml:space="preserve"> </w:t>
      </w:r>
      <w:proofErr w:type="gramStart"/>
      <w:r>
        <w:rPr>
          <w:snapToGrid w:val="0"/>
        </w:rPr>
        <w:t>Aquat.</w:t>
      </w:r>
      <w:proofErr w:type="gramEnd"/>
      <w:r>
        <w:rPr>
          <w:snapToGrid w:val="0"/>
        </w:rPr>
        <w:t xml:space="preserve"> Sci. 59:</w:t>
      </w:r>
      <w:r w:rsidRPr="0065119A">
        <w:rPr>
          <w:snapToGrid w:val="0"/>
        </w:rPr>
        <w:t>1257–1265.</w:t>
      </w:r>
    </w:p>
    <w:p w:rsidR="00AC225D" w:rsidRDefault="00AC225D" w:rsidP="00AC225D">
      <w:pPr>
        <w:pStyle w:val="Lit-Cited"/>
        <w:rPr>
          <w:snapToGrid w:val="0"/>
        </w:rPr>
      </w:pPr>
      <w:proofErr w:type="gramStart"/>
      <w:r w:rsidRPr="00AC225D">
        <w:rPr>
          <w:snapToGrid w:val="0"/>
        </w:rPr>
        <w:t>Chaloner, D. T., M. S. Wipfli, and J. P. Caouette.</w:t>
      </w:r>
      <w:proofErr w:type="gramEnd"/>
      <w:r w:rsidRPr="00AC225D">
        <w:rPr>
          <w:snapToGrid w:val="0"/>
        </w:rPr>
        <w:t xml:space="preserve"> </w:t>
      </w:r>
      <w:r>
        <w:rPr>
          <w:snapToGrid w:val="0"/>
        </w:rPr>
        <w:t xml:space="preserve"> </w:t>
      </w:r>
      <w:r w:rsidRPr="00AC225D">
        <w:rPr>
          <w:snapToGrid w:val="0"/>
        </w:rPr>
        <w:t>2002b</w:t>
      </w:r>
      <w:proofErr w:type="gramStart"/>
      <w:r w:rsidRPr="00AC225D">
        <w:rPr>
          <w:snapToGrid w:val="0"/>
        </w:rPr>
        <w:t xml:space="preserve">. </w:t>
      </w:r>
      <w:r>
        <w:rPr>
          <w:snapToGrid w:val="0"/>
        </w:rPr>
        <w:t xml:space="preserve"> </w:t>
      </w:r>
      <w:r w:rsidRPr="00AC225D">
        <w:rPr>
          <w:snapToGrid w:val="0"/>
        </w:rPr>
        <w:t>Mass</w:t>
      </w:r>
      <w:proofErr w:type="gramEnd"/>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BC169F" w:rsidRDefault="00BC169F" w:rsidP="004C5547">
      <w:pPr>
        <w:pStyle w:val="ref-Cited"/>
      </w:pPr>
      <w:proofErr w:type="gramStart"/>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t>and K. N. Marshall.</w:t>
      </w:r>
      <w:proofErr w:type="gramEnd"/>
      <w:r>
        <w:t xml:space="preserve">  2017</w:t>
      </w:r>
      <w:r w:rsidRPr="00BC169F">
        <w:t xml:space="preserve">. Estimates of Chinook salmon consumption in Washington State inland waters by four marine mammal predators from 1970 to 2015. </w:t>
      </w:r>
      <w:proofErr w:type="gramStart"/>
      <w:r w:rsidR="00315C4B">
        <w:t>Can. J. Fish.</w:t>
      </w:r>
      <w:proofErr w:type="gramEnd"/>
      <w:r w:rsidR="00315C4B">
        <w:t xml:space="preserve"> </w:t>
      </w:r>
      <w:proofErr w:type="gramStart"/>
      <w:r w:rsidR="00315C4B">
        <w:t>Aquat.</w:t>
      </w:r>
      <w:proofErr w:type="gramEnd"/>
      <w:r w:rsidR="00315C4B">
        <w:t xml:space="preserve">  Sci. </w:t>
      </w:r>
      <w:r w:rsidRPr="00BC169F">
        <w:t>74, 1173–1194.</w:t>
      </w:r>
    </w:p>
    <w:p w:rsidR="003F1F44" w:rsidRDefault="003F1F44" w:rsidP="004C5547">
      <w:pPr>
        <w:pStyle w:val="ref-Cited"/>
      </w:pPr>
      <w:proofErr w:type="gramStart"/>
      <w:r>
        <w:t>Chenoweth, E. M., J. M. Straley, M. V. McPhee, S. Atkinson, and S. Reifenstuhl.</w:t>
      </w:r>
      <w:proofErr w:type="gramEnd"/>
      <w:r>
        <w:t xml:space="preserve">  2017.  Humpback whales feed on hatchery-released juvenile salmon. Royal Society Open Science 4: 170180.</w:t>
      </w:r>
    </w:p>
    <w:p w:rsidR="004C5547" w:rsidRDefault="004C5547" w:rsidP="004C5547">
      <w:pPr>
        <w:pStyle w:val="ref-Cited"/>
      </w:pPr>
      <w:r>
        <w:t xml:space="preserve">Clark, J. H.  1995.  Escapement goals for coho salmon stocks returning to streams located along the Juneau road system of Southeast Alaska.  </w:t>
      </w:r>
      <w:proofErr w:type="gramStart"/>
      <w:r>
        <w:t>Alaska Department of Fish and Game, Division of Commercial Fisheries, Regional Information Report 1J95-02, Douglas.</w:t>
      </w:r>
      <w:proofErr w:type="gramEnd"/>
    </w:p>
    <w:p w:rsidR="004C5547" w:rsidRDefault="004C5547" w:rsidP="004C5547">
      <w:pPr>
        <w:pStyle w:val="ref-Cited"/>
      </w:pPr>
      <w:r>
        <w:t xml:space="preserve">Clark, R. A.  2005.  Stock status and recommended escapement goals for coho salmon in selected waters along the Juneau road system, 1981–2004.  </w:t>
      </w:r>
      <w:proofErr w:type="gramStart"/>
      <w:r>
        <w:t>Alaska Department of Fish and Game, Special Publication No. 05-21, Anchorage.</w:t>
      </w:r>
      <w:proofErr w:type="gramEnd"/>
    </w:p>
    <w:p w:rsidR="004C5547" w:rsidRDefault="004C5547" w:rsidP="004C5547">
      <w:pPr>
        <w:pStyle w:val="ref-Cited"/>
      </w:pPr>
      <w:proofErr w:type="gramStart"/>
      <w:r>
        <w:t>Clark, J. H., and J. E. Clark.</w:t>
      </w:r>
      <w:proofErr w:type="gramEnd"/>
      <w:r>
        <w:t xml:space="preserve">  1994.  Escapement goals for Yakutat area coho salmon stocks.  </w:t>
      </w:r>
      <w:proofErr w:type="gramStart"/>
      <w:r>
        <w:t>Alaska Department of Fish and Game, Division of Commercial Fisheries, Regional Information Report 1J94-14, Douglas.</w:t>
      </w:r>
      <w:proofErr w:type="gramEnd"/>
    </w:p>
    <w:p w:rsidR="004C5547" w:rsidRDefault="004C5547" w:rsidP="004C5547">
      <w:pPr>
        <w:pStyle w:val="ref-Cited"/>
      </w:pPr>
      <w:proofErr w:type="gramStart"/>
      <w:r>
        <w:t>Clark, J. E., J. H. Clark, and L. D. Shaul.</w:t>
      </w:r>
      <w:proofErr w:type="gramEnd"/>
      <w:r>
        <w:t xml:space="preserve">  1994.  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rsidR="004C5547" w:rsidRDefault="004C5547" w:rsidP="004C5547">
      <w:pPr>
        <w:pStyle w:val="ref-Cited"/>
      </w:pPr>
      <w:proofErr w:type="gramStart"/>
      <w:r>
        <w:t>Clark, J. H., D. Reed, and M. Tracy.</w:t>
      </w:r>
      <w:proofErr w:type="gramEnd"/>
      <w:r>
        <w:t xml:space="preserve">  2005.  Abundance of coho salmon in the Lost River System, Yakutat, Alaska, 2004.  </w:t>
      </w:r>
      <w:proofErr w:type="gramStart"/>
      <w:r>
        <w:t>Alaska Department of Fish and Game, Fishery Data Series No. 05-66, Anchorage.</w:t>
      </w:r>
      <w:proofErr w:type="gramEnd"/>
    </w:p>
    <w:p w:rsidR="004C5547" w:rsidRDefault="004C5547" w:rsidP="004C5547">
      <w:pPr>
        <w:pStyle w:val="ref-Cited"/>
      </w:pPr>
      <w:proofErr w:type="gramStart"/>
      <w:r>
        <w:t>Clark, J. H., D. Reed, and M. Tracy.</w:t>
      </w:r>
      <w:proofErr w:type="gramEnd"/>
      <w:r>
        <w:t xml:space="preserve">  2006.  Abundance of coho salmon in the Lost River System, Yakutat, Alaska, 2003.  </w:t>
      </w:r>
      <w:proofErr w:type="gramStart"/>
      <w:r>
        <w:t>Alaska Department of Fish and Game, Fishery Data Series No. 06-11, Anchorage.</w:t>
      </w:r>
      <w:proofErr w:type="gramEnd"/>
    </w:p>
    <w:p w:rsidR="004C5547" w:rsidRDefault="004C5547" w:rsidP="004C5547">
      <w:pPr>
        <w:pStyle w:val="ref-Cited"/>
      </w:pPr>
      <w:proofErr w:type="gramStart"/>
      <w:r>
        <w:t>Crone, R. A., and C. E. Bond.</w:t>
      </w:r>
      <w:proofErr w:type="gramEnd"/>
      <w:r>
        <w:t xml:space="preserve">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 xml:space="preserve">spp.) in the central North Pacific and central Bering Sea 1991-2000.  </w:t>
      </w:r>
      <w:proofErr w:type="gramStart"/>
      <w:r w:rsidRPr="0040396D">
        <w:t>Ph.D. thesis, Hokkaido University.</w:t>
      </w:r>
      <w:proofErr w:type="gramEnd"/>
      <w:r w:rsidRPr="0040396D">
        <w:t xml:space="preserve">  </w:t>
      </w:r>
      <w:proofErr w:type="gramStart"/>
      <w:r w:rsidRPr="0040396D">
        <w:t>190 pp.</w:t>
      </w:r>
      <w:proofErr w:type="gramEnd"/>
    </w:p>
    <w:p w:rsidR="00C95998" w:rsidRDefault="00C95998" w:rsidP="004C5547">
      <w:pPr>
        <w:pStyle w:val="ref-Cited"/>
      </w:pPr>
      <w:proofErr w:type="gramStart"/>
      <w:r>
        <w:t>DFO.</w:t>
      </w:r>
      <w:proofErr w:type="gramEnd"/>
      <w:r w:rsidR="004010CE">
        <w:t xml:space="preserve"> 2017.  2017</w:t>
      </w:r>
      <w:r w:rsidRPr="00C95998">
        <w:t xml:space="preserve"> Marine Survival Forecast of Sout</w:t>
      </w:r>
      <w:r>
        <w:t xml:space="preserve">hern British Columbia coho.  </w:t>
      </w:r>
      <w:proofErr w:type="gramStart"/>
      <w:r>
        <w:t>Canada Department of Fisheries and Oceans,</w:t>
      </w:r>
      <w:r w:rsidRPr="00C95998">
        <w:t xml:space="preserve"> unpublished document.</w:t>
      </w:r>
      <w:proofErr w:type="gramEnd"/>
    </w:p>
    <w:p w:rsidR="006310F1" w:rsidRDefault="006310F1" w:rsidP="006310F1">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4C5547" w:rsidRDefault="004C5547" w:rsidP="004C5547">
      <w:pPr>
        <w:pStyle w:val="ref-Cited"/>
      </w:pPr>
      <w:proofErr w:type="gramStart"/>
      <w:r>
        <w:t>Eggers, D. M., and M. Tracy.</w:t>
      </w:r>
      <w:proofErr w:type="gramEnd"/>
      <w:r>
        <w:t xml:space="preserve">  2007.  A mark-recapture experiment to estimate the spawning escapement of coho salmon in the Situk River, 2005, 2006.  </w:t>
      </w:r>
      <w:proofErr w:type="gramStart"/>
      <w:r>
        <w:t>Alaska Department of Fish and Game, Fishery Data Series No. 07-70, Anchorage.</w:t>
      </w:r>
      <w:proofErr w:type="gramEnd"/>
    </w:p>
    <w:p w:rsidR="0057048E" w:rsidRDefault="0057048E" w:rsidP="004C5547">
      <w:pPr>
        <w:pStyle w:val="ref-Cited"/>
      </w:pPr>
      <w:proofErr w:type="gramStart"/>
      <w:r w:rsidRPr="0057048E">
        <w:t>Elliott, S. T. and D. R. Bernard.</w:t>
      </w:r>
      <w:proofErr w:type="gramEnd"/>
      <w:r w:rsidRPr="0057048E">
        <w:t xml:space="preserve"> 1994. Production of Taku River coho salmon, 1991-1992. </w:t>
      </w:r>
      <w:proofErr w:type="gramStart"/>
      <w:r w:rsidRPr="0057048E">
        <w:t>Alaska Department of Fish and Game, Fishery Data Series No. 94-1, Anchorage, Alaska, USA.</w:t>
      </w:r>
      <w:proofErr w:type="gramEnd"/>
    </w:p>
    <w:p w:rsidR="00274C64" w:rsidRDefault="004C5547" w:rsidP="004C5547">
      <w:pPr>
        <w:pStyle w:val="ref-Cited"/>
      </w:pPr>
      <w:proofErr w:type="gramStart"/>
      <w:r>
        <w:t>Ericksen, R. P., and S. J. Fleischman.</w:t>
      </w:r>
      <w:proofErr w:type="gramEnd"/>
      <w:r>
        <w:t xml:space="preserve">  2006.  Optimal production of coho salmon from the Chilkat River.  </w:t>
      </w:r>
      <w:proofErr w:type="gramStart"/>
      <w:r>
        <w:t>Alaska Department of Fish and Game, Fishery Manuscript No. 06-06, Anchorage.</w:t>
      </w:r>
      <w:proofErr w:type="gramEnd"/>
    </w:p>
    <w:p w:rsidR="004C5547" w:rsidRDefault="00274C64" w:rsidP="00274C64">
      <w:pPr>
        <w:pStyle w:val="ref-Cited"/>
      </w:pPr>
      <w:proofErr w:type="gramStart"/>
      <w:r>
        <w:t>Fellman J. B., E. Hood, R. T. Edwards, and D. V. D’Amore.</w:t>
      </w:r>
      <w:proofErr w:type="gramEnd"/>
      <w:r>
        <w:t xml:space="preserve">  2008.  Return of salmon-derived nutrients from the riparian zone to the stream during a storm in southeastern Alaska.  Ecosystems 11:537–544.</w:t>
      </w:r>
    </w:p>
    <w:p w:rsidR="00631DC1" w:rsidRDefault="00631DC1" w:rsidP="00631DC1">
      <w:pPr>
        <w:pStyle w:val="ref-Cited"/>
      </w:pPr>
      <w:r>
        <w:t>Furey, N. B., S. G. Hinch, A. L. Bass, C. T. Middleton, V. Minke-Martin, and A. G. Lotto. 2016. Predator swamping reduces predation risk during nocturnal migration of juvenile salmon in a high-mortality landscape. Journal of Animal Ecology 85:948–959.</w:t>
      </w:r>
    </w:p>
    <w:p w:rsidR="007A0C5E" w:rsidRDefault="008E0552" w:rsidP="00EC698A">
      <w:pPr>
        <w:pStyle w:val="ref-Cited"/>
      </w:pPr>
      <w:proofErr w:type="gramStart"/>
      <w:r w:rsidRPr="008E0552">
        <w:t>Gray, D., D. Gordon, D. Harris, S. Conrad, J. Bednarski, A. Piston, M. Sogge, S. Walker, and T. Thynes.</w:t>
      </w:r>
      <w:proofErr w:type="gramEnd"/>
      <w:r w:rsidRPr="008E0552">
        <w:t xml:space="preserve"> 2016. Annual management report of the 2015 Southeast Alaska commercial purse seine and drift gillnet fisheries. Alaska Department of Fish and Game, Fishery Management Report No</w:t>
      </w:r>
      <w:r>
        <w:t>.</w:t>
      </w:r>
      <w:r w:rsidRPr="008E0552">
        <w:t xml:space="preserve"> 16-10, Anchorage.</w:t>
      </w:r>
    </w:p>
    <w:p w:rsidR="00320790" w:rsidRDefault="00320790" w:rsidP="00EC698A">
      <w:pPr>
        <w:pStyle w:val="ref-Cited"/>
      </w:pPr>
      <w:proofErr w:type="gramStart"/>
      <w:r w:rsidRPr="00320790">
        <w:t>Gray, P. L., J. F. Koerner and R. A. Marriott.</w:t>
      </w:r>
      <w:proofErr w:type="gramEnd"/>
      <w:r w:rsidRPr="00320790">
        <w:t xml:space="preserve"> 1981. The age structure and length-weight relationship of Southeastern Alaska coho salmon (Oncorhynchus kisutch), 1969-1970. </w:t>
      </w:r>
      <w:proofErr w:type="gramStart"/>
      <w:r w:rsidRPr="00320790">
        <w:t>Alaska Department of Fish and Game, Division of Commercial Fisheries, Informational Leaflet No. 195, Juneau.</w:t>
      </w:r>
      <w:proofErr w:type="gramEnd"/>
    </w:p>
    <w:p w:rsidR="00D95A67" w:rsidRDefault="00D95A67" w:rsidP="004C5547">
      <w:pPr>
        <w:pStyle w:val="ref-Cited"/>
      </w:pPr>
      <w:proofErr w:type="gramStart"/>
      <w:r>
        <w:t xml:space="preserve">Hagerman, G., </w:t>
      </w:r>
      <w:r w:rsidRPr="00D95A67">
        <w:t>R. Ehresmann, and L. Shaul.</w:t>
      </w:r>
      <w:proofErr w:type="gramEnd"/>
      <w:r w:rsidRPr="00D95A67">
        <w:t xml:space="preserve"> 2018. Annual management report for the 2017 Southeast Alaska/Yakutat salmon troll fisheries. Alaska Department of Fish and Game, Fishery Management Report No. 18-02, Anchorage.</w:t>
      </w:r>
    </w:p>
    <w:p w:rsidR="006F2CF9" w:rsidRDefault="009F3E7A" w:rsidP="006F2CF9">
      <w:pPr>
        <w:pStyle w:val="ref-Cited"/>
      </w:pPr>
      <w:proofErr w:type="gramStart"/>
      <w:r>
        <w:t>Hanselman, D., C. J. Rodgveller, C. R. Lunsford, and K. H. Fenske.</w:t>
      </w:r>
      <w:proofErr w:type="gramEnd"/>
      <w:r>
        <w:t xml:space="preserve">  2017.  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rsidR="00F47B66" w:rsidRDefault="00F47B66" w:rsidP="00F47B66">
      <w:pPr>
        <w:pStyle w:val="ref-Cited"/>
      </w:pPr>
      <w:proofErr w:type="gramStart"/>
      <w:r>
        <w:t>Hare, S. R., N. J. Mantua, and R.C. Francis.</w:t>
      </w:r>
      <w:proofErr w:type="gramEnd"/>
      <w:r>
        <w:t xml:space="preserve">  1999.  Inverse production regimes: Alaskan and west coast salmon. Fisheries 24:6–14.</w:t>
      </w:r>
    </w:p>
    <w:p w:rsidR="00005E6C" w:rsidRDefault="00005E6C" w:rsidP="00005E6C">
      <w:pPr>
        <w:pStyle w:val="ref-Cited"/>
      </w:pPr>
      <w:proofErr w:type="gramStart"/>
      <w:r>
        <w:t>Hargreaves, N. B., and R. J. LeBrasseur.</w:t>
      </w:r>
      <w:proofErr w:type="gramEnd"/>
      <w:r>
        <w:t xml:space="preserve"> 1985. 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rsidR="008E0552" w:rsidRDefault="008E0552" w:rsidP="004C5547">
      <w:pPr>
        <w:pStyle w:val="ref-Cited"/>
      </w:pPr>
      <w:r w:rsidRPr="008E0552">
        <w:t xml:space="preserve">Hebert, K. 2017. Southeast Alaska 2016 herring stock assessment surveys. </w:t>
      </w:r>
      <w:proofErr w:type="gramStart"/>
      <w:r w:rsidRPr="008E0552">
        <w:t>Alaska Department of Fish and Game, Fishery Data Series No. 17-01, Anchorage.</w:t>
      </w:r>
      <w:proofErr w:type="gramEnd"/>
    </w:p>
    <w:p w:rsidR="00665A44" w:rsidRDefault="00665A44" w:rsidP="004C5547">
      <w:pPr>
        <w:pStyle w:val="ref-Cited"/>
      </w:pPr>
      <w:proofErr w:type="gramStart"/>
      <w:r w:rsidRPr="00665A44">
        <w:t>Hobday, A.</w:t>
      </w:r>
      <w:r>
        <w:t xml:space="preserve"> </w:t>
      </w:r>
      <w:r w:rsidRPr="00665A44">
        <w:t>J., and G.</w:t>
      </w:r>
      <w:r>
        <w:t xml:space="preserve"> </w:t>
      </w:r>
      <w:r w:rsidRPr="00665A44">
        <w:t>W. Boehlert.</w:t>
      </w:r>
      <w:proofErr w:type="gramEnd"/>
      <w:r w:rsidRPr="00665A44">
        <w:t xml:space="preserve">  2001.  The role of coastal ocean variation in spatial and temporal patterns in survival and size of coho salmon (</w:t>
      </w:r>
      <w:r w:rsidRPr="00665A44">
        <w:rPr>
          <w:i/>
        </w:rPr>
        <w:t>Oncorhynchus kisutch</w:t>
      </w:r>
      <w:r w:rsidRPr="00665A44">
        <w:t xml:space="preserve">). </w:t>
      </w:r>
      <w:proofErr w:type="gramStart"/>
      <w:r w:rsidRPr="00665A44">
        <w:t>Can. J. Fish.</w:t>
      </w:r>
      <w:proofErr w:type="gramEnd"/>
      <w:r w:rsidRPr="00665A44">
        <w:t xml:space="preserve"> </w:t>
      </w:r>
      <w:proofErr w:type="gramStart"/>
      <w:r w:rsidRPr="00665A44">
        <w:t>Aquat.</w:t>
      </w:r>
      <w:proofErr w:type="gramEnd"/>
      <w:r w:rsidRPr="00665A44">
        <w:t xml:space="preserve">  Sci. 58: 2021–2036.</w:t>
      </w:r>
    </w:p>
    <w:p w:rsidR="00F946D1" w:rsidRDefault="00F946D1" w:rsidP="00F946D1">
      <w:pPr>
        <w:pStyle w:val="ref-Cited"/>
      </w:pPr>
      <w:proofErr w:type="gramStart"/>
      <w:r w:rsidRPr="00843470">
        <w:t>Holtby, L.</w:t>
      </w:r>
      <w:r>
        <w:t xml:space="preserve"> </w:t>
      </w:r>
      <w:r w:rsidRPr="00843470">
        <w:t>B., and M.</w:t>
      </w:r>
      <w:r>
        <w:t xml:space="preserve"> </w:t>
      </w:r>
      <w:r w:rsidRPr="00843470">
        <w:t>C. Healey.</w:t>
      </w:r>
      <w:proofErr w:type="gramEnd"/>
      <w:r w:rsidRPr="00843470">
        <w:t xml:space="preserve">  1990.  Sex-specific life history tactics and risk-taki</w:t>
      </w:r>
      <w:r>
        <w:t>ng in coho salmon.  Ecology 71:</w:t>
      </w:r>
      <w:r w:rsidRPr="00843470">
        <w:t>678–690.</w:t>
      </w:r>
    </w:p>
    <w:p w:rsidR="008A18C3" w:rsidRDefault="008A18C3" w:rsidP="004C5547">
      <w:pPr>
        <w:pStyle w:val="ref-Cited"/>
      </w:pPr>
      <w:proofErr w:type="gramStart"/>
      <w:r w:rsidRPr="008A18C3">
        <w:t>Holtby L.</w:t>
      </w:r>
      <w:r>
        <w:t xml:space="preserve"> </w:t>
      </w:r>
      <w:r w:rsidRPr="008A18C3">
        <w:t>B., B.</w:t>
      </w:r>
      <w:r>
        <w:t xml:space="preserve"> </w:t>
      </w:r>
      <w:r w:rsidRPr="008A18C3">
        <w:t>C. Andersen, and R.</w:t>
      </w:r>
      <w:r>
        <w:t xml:space="preserve"> </w:t>
      </w:r>
      <w:r w:rsidRPr="008A18C3">
        <w:t>K. Kadowaki.</w:t>
      </w:r>
      <w:proofErr w:type="gramEnd"/>
      <w:r w:rsidRPr="008A18C3">
        <w:t xml:space="preserve">  1990.  Importance of smolt size and early ocean growth to interannual variability in marine survival of coho salmon (Oncorhynchus kisutch).  Can.  J. Fish. </w:t>
      </w:r>
      <w:proofErr w:type="gramStart"/>
      <w:r w:rsidRPr="008A18C3">
        <w:t>Aquat.</w:t>
      </w:r>
      <w:proofErr w:type="gramEnd"/>
      <w:r w:rsidRPr="008A18C3">
        <w:t xml:space="preserve"> Sci. 47: 2181–2194.</w:t>
      </w:r>
    </w:p>
    <w:p w:rsidR="0007492A" w:rsidRDefault="0007492A" w:rsidP="0007492A">
      <w:pPr>
        <w:pStyle w:val="ref-Cited"/>
      </w:pPr>
      <w:proofErr w:type="gramStart"/>
      <w:r>
        <w:t>Irvine, J.R., M. O’Neill, L. Godbout, and J. Schnute.</w:t>
      </w:r>
      <w:proofErr w:type="gramEnd"/>
      <w:r>
        <w:t xml:space="preserve"> 2013. Effects of smolt release timing and size on the survival of hatchery-origin coho salmon in the Strait of Georgia. </w:t>
      </w:r>
      <w:proofErr w:type="gramStart"/>
      <w:r>
        <w:t>Prog.</w:t>
      </w:r>
      <w:proofErr w:type="gramEnd"/>
      <w:r>
        <w:t xml:space="preserve"> </w:t>
      </w:r>
      <w:proofErr w:type="gramStart"/>
      <w:r>
        <w:t>Oceanogr.</w:t>
      </w:r>
      <w:proofErr w:type="gramEnd"/>
      <w:r>
        <w:t xml:space="preserve"> 115:111–</w:t>
      </w:r>
      <w:r w:rsidRPr="00E37902">
        <w:t>118.</w:t>
      </w:r>
    </w:p>
    <w:p w:rsidR="00807D33" w:rsidRDefault="00807D33" w:rsidP="00807D33">
      <w:pPr>
        <w:pStyle w:val="ref-Cited"/>
      </w:pPr>
      <w:proofErr w:type="gramStart"/>
      <w:r>
        <w:t>Johnson, M. A. and T. A. Friesen.</w:t>
      </w:r>
      <w:proofErr w:type="gramEnd"/>
      <w:r>
        <w:t xml:space="preserve">  2013.  Age at Maturity, Fork Length, and Sex Ratio of Upper Willamette River Hatchery Spring Chinook </w:t>
      </w:r>
      <w:proofErr w:type="gramStart"/>
      <w:r>
        <w:t>Salmon</w:t>
      </w:r>
      <w:proofErr w:type="gramEnd"/>
      <w:r>
        <w:t>. North American Journal of Fisheries Management 33(2): 318</w:t>
      </w:r>
      <w:r>
        <w:softHyphen/>
        <w:t>–328.</w:t>
      </w:r>
    </w:p>
    <w:p w:rsidR="006310F1" w:rsidRDefault="006310F1" w:rsidP="00807D33">
      <w:pPr>
        <w:pStyle w:val="ref-Cited"/>
      </w:pPr>
    </w:p>
    <w:p w:rsidR="00AA44B2" w:rsidRPr="00311679" w:rsidRDefault="00AA44B2" w:rsidP="00AA44B2">
      <w:pPr>
        <w:jc w:val="center"/>
        <w:rPr>
          <w:b/>
          <w:sz w:val="32"/>
          <w:szCs w:val="32"/>
        </w:rPr>
      </w:pPr>
      <w:r w:rsidRPr="00311679">
        <w:rPr>
          <w:b/>
          <w:sz w:val="32"/>
          <w:szCs w:val="32"/>
        </w:rPr>
        <w:lastRenderedPageBreak/>
        <w:t>REFERENCES CITED (Continued)</w:t>
      </w:r>
    </w:p>
    <w:p w:rsidR="004C5547" w:rsidRDefault="004C5547" w:rsidP="004C5547">
      <w:pPr>
        <w:pStyle w:val="ref-Cited"/>
      </w:pPr>
      <w:proofErr w:type="gramStart"/>
      <w:r>
        <w:t>Joint Northern Boundary Technical Committee.</w:t>
      </w:r>
      <w:proofErr w:type="gramEnd"/>
      <w:r>
        <w:t xml:space="preserve">  2002.  Status of coho salmon stocks and fisheries in the northern boundary area.  Pacific Salmon Commission Report TCNB (02)-3.  Vancouver. </w:t>
      </w:r>
    </w:p>
    <w:p w:rsidR="004C5547" w:rsidRDefault="004C5547" w:rsidP="004C5547">
      <w:pPr>
        <w:pStyle w:val="ref-Cited"/>
      </w:pPr>
      <w:proofErr w:type="gramStart"/>
      <w:r>
        <w:t>Jones III, E. L., S. A. McPherson, D. R. Bernard, and I. M. Boyce.</w:t>
      </w:r>
      <w:proofErr w:type="gramEnd"/>
      <w:r>
        <w:t xml:space="preserve">  2006.  Production of coho salmon from the Taku River, 1999–2003.  </w:t>
      </w:r>
      <w:proofErr w:type="gramStart"/>
      <w:r>
        <w:t>Alaska Department of Fish and Game, Fishery Data Series No. 06-02, Anchorage.</w:t>
      </w:r>
      <w:proofErr w:type="gramEnd"/>
    </w:p>
    <w:p w:rsidR="00B76B3B" w:rsidRDefault="00B76B3B" w:rsidP="004C5547">
      <w:pPr>
        <w:pStyle w:val="ref-Cited"/>
      </w:pPr>
      <w:proofErr w:type="gramStart"/>
      <w:r w:rsidRPr="00B76B3B">
        <w:t>Jones III, E. L., D. J. Reed and A. D. Brandenburger.</w:t>
      </w:r>
      <w:proofErr w:type="gramEnd"/>
      <w:r w:rsidRPr="00B76B3B">
        <w:t xml:space="preserve"> 2012. Production of coho salmon from the Taku River, 2003–2007. </w:t>
      </w:r>
      <w:proofErr w:type="gramStart"/>
      <w:r w:rsidRPr="00B76B3B">
        <w:t>Alaska Department of Fish and Game, Fishery Data Series No. 12-12, Anchorage.</w:t>
      </w:r>
      <w:proofErr w:type="gramEnd"/>
    </w:p>
    <w:p w:rsidR="00981DD9" w:rsidRDefault="00981DD9" w:rsidP="004C5547">
      <w:pPr>
        <w:pStyle w:val="ref-Cited"/>
      </w:pPr>
      <w:proofErr w:type="gramStart"/>
      <w:r>
        <w:t>Joyce, J.E., J.D. Echave, and S.G. Taylor.</w:t>
      </w:r>
      <w:proofErr w:type="gramEnd"/>
      <w:r>
        <w:t xml:space="preserve">  2009.  Auke Creek Weir 2008 annual report, operations, fish counts, and historical summaries. National Marine Fisheries Service Report, Auke Bay Laboratory, Juneau. </w:t>
      </w:r>
      <w:proofErr w:type="gramStart"/>
      <w:r>
        <w:t>19 pp.</w:t>
      </w:r>
      <w:proofErr w:type="gramEnd"/>
    </w:p>
    <w:p w:rsidR="003C7976" w:rsidRDefault="003C7976" w:rsidP="004C5547">
      <w:pPr>
        <w:pStyle w:val="ref-Cited"/>
      </w:pPr>
      <w:proofErr w:type="gramStart"/>
      <w:r w:rsidRPr="003C7976">
        <w:t>Kaeriyama, M., M. Nakamura, R. Edpalina, J.R. Bower, H. Yamaguchi, R.V. Walker, and K.W. Myers.</w:t>
      </w:r>
      <w:proofErr w:type="gramEnd"/>
      <w:r w:rsidRPr="003C7976">
        <w:t xml:space="preserve">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proofErr w:type="gramStart"/>
      <w:r w:rsidRPr="00B11F9B">
        <w:t>Kendall N.W, and T.P. Quinn.</w:t>
      </w:r>
      <w:proofErr w:type="gramEnd"/>
      <w:r w:rsidRPr="00B11F9B">
        <w:t xml:space="preserve">  2011.  Length and age trends of Chinook salmon in the Nushagak River, Alaska related to commercial and recreational fishery selection and exploitati</w:t>
      </w:r>
      <w:r>
        <w:t>on.  Trans. Am. Fish. Soc. 140:</w:t>
      </w:r>
      <w:r w:rsidRPr="00B11F9B">
        <w:t>611–622.</w:t>
      </w:r>
    </w:p>
    <w:p w:rsidR="009B1E51" w:rsidRDefault="009B1E51" w:rsidP="009B1E51">
      <w:pPr>
        <w:pStyle w:val="ref-Cited"/>
      </w:pPr>
      <w:proofErr w:type="gramStart"/>
      <w:r>
        <w:t>King, J. R. and R. J. Beamish.</w:t>
      </w:r>
      <w:proofErr w:type="gramEnd"/>
      <w:r>
        <w:t xml:space="preserve">  2000.  Diet comparisons indicate a competitive interaction between ocean age-0 chum and coho salmon. </w:t>
      </w:r>
      <w:proofErr w:type="gramStart"/>
      <w:r>
        <w:t>North Pacific Anadromous Fish.</w:t>
      </w:r>
      <w:proofErr w:type="gramEnd"/>
      <w:r>
        <w:t xml:space="preserve"> Comm. Bull. 2:65–74.</w:t>
      </w:r>
    </w:p>
    <w:p w:rsidR="004C5547" w:rsidRDefault="004C5547" w:rsidP="004C5547">
      <w:pPr>
        <w:pStyle w:val="ref-Cited"/>
      </w:pPr>
      <w:r>
        <w:t>Koski, K. V.  2009.  The Fate of Coho Salmon Nomads: The story of an estuarine-rearing strategy promoting resilience.  Ecology and Society 14(1):4.</w:t>
      </w:r>
    </w:p>
    <w:p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Pr="00843470">
        <w:t>A. Bond.  2009.  A top-down survival mechanism during early marine residency explains coho salmon year-class strength in southeast Alas</w:t>
      </w:r>
      <w:r>
        <w:t>ka.  Deep Sea Res. II 56:2560–</w:t>
      </w:r>
      <w:r w:rsidRPr="00843470">
        <w:t>2569.</w:t>
      </w:r>
    </w:p>
    <w:p w:rsidR="00F946D1" w:rsidRDefault="00F946D1" w:rsidP="004C5547">
      <w:pPr>
        <w:pStyle w:val="ref-Cited"/>
      </w:pPr>
      <w:proofErr w:type="gramStart"/>
      <w:r w:rsidRPr="00A73213">
        <w:t>Lewis, B., W.</w:t>
      </w:r>
      <w:r>
        <w:t xml:space="preserve"> </w:t>
      </w:r>
      <w:r w:rsidRPr="00A73213">
        <w:t>S. Grant, R.</w:t>
      </w:r>
      <w:r>
        <w:t xml:space="preserve"> </w:t>
      </w:r>
      <w:r w:rsidRPr="00A73213">
        <w:t>E. Brenner, and T. Hamazaki.</w:t>
      </w:r>
      <w:proofErr w:type="gramEnd"/>
      <w:r w:rsidRPr="00A73213">
        <w:t xml:space="preserve">  2015.  Changes in size and age of Chinook salmon (</w:t>
      </w:r>
      <w:r w:rsidRPr="00234C92">
        <w:rPr>
          <w:i/>
        </w:rPr>
        <w:t>Oncorhynchus tshawytscha</w:t>
      </w:r>
      <w:r>
        <w:t xml:space="preserve">) returning to Alaska. </w:t>
      </w:r>
      <w:r w:rsidRPr="00A73213">
        <w:t>PloS ONE 10(6): e0130184.</w:t>
      </w:r>
    </w:p>
    <w:p w:rsidR="004C5547" w:rsidRDefault="006A66F7" w:rsidP="009C1E46">
      <w:pPr>
        <w:pStyle w:val="ref-Cited"/>
      </w:pPr>
      <w:proofErr w:type="gramStart"/>
      <w:r w:rsidRPr="000A3D61">
        <w:t>Lum, J.L.</w:t>
      </w:r>
      <w:r>
        <w:t xml:space="preserve"> </w:t>
      </w:r>
      <w:r w:rsidRPr="000A3D61">
        <w:t>2003.</w:t>
      </w:r>
      <w:proofErr w:type="gramEnd"/>
      <w:r>
        <w:t xml:space="preserve"> </w:t>
      </w:r>
      <w:proofErr w:type="gramStart"/>
      <w:r w:rsidRPr="000A3D61">
        <w:t>Effects of smolt length and emigration timing on marine survival and age at maturity of wild coho salmon (</w:t>
      </w:r>
      <w:r w:rsidRPr="000A3D61">
        <w:rPr>
          <w:i/>
        </w:rPr>
        <w:t>Oncorhynchu kisutch</w:t>
      </w:r>
      <w:r w:rsidRPr="000A3D61">
        <w:t>) at Auke Creek, Juneau, Alaska.</w:t>
      </w:r>
      <w:proofErr w:type="gramEnd"/>
      <w:r w:rsidRPr="000A3D61">
        <w:t xml:space="preserve"> </w:t>
      </w:r>
      <w:proofErr w:type="gramStart"/>
      <w:r w:rsidRPr="000A3D61">
        <w:t>Master’s thesis.</w:t>
      </w:r>
      <w:proofErr w:type="gramEnd"/>
      <w:r w:rsidRPr="000A3D61">
        <w:t xml:space="preserve"> </w:t>
      </w:r>
      <w:proofErr w:type="gramStart"/>
      <w:r w:rsidRPr="000A3D61">
        <w:t>University of Alaska, Juneau, Alaska.</w:t>
      </w:r>
      <w:proofErr w:type="gramEnd"/>
    </w:p>
    <w:p w:rsidR="004C5547" w:rsidRDefault="004C5547" w:rsidP="004C5547">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rsidR="004C5547" w:rsidRDefault="004C5547" w:rsidP="004C5547">
      <w:pPr>
        <w:pStyle w:val="ref-Cited"/>
      </w:pPr>
      <w:proofErr w:type="gramStart"/>
      <w:r>
        <w:t>McPherson, S. A., and D. R. Bernard.</w:t>
      </w:r>
      <w:proofErr w:type="gramEnd"/>
      <w:r>
        <w:t xml:space="preserve">  1996.  Production of coho salmon from the Taku River, 1994–1995.  </w:t>
      </w:r>
      <w:proofErr w:type="gramStart"/>
      <w:r>
        <w:t>Alaska Department of Fish and Game, Fishery Data Series No. 96-25, Anchorage.</w:t>
      </w:r>
      <w:proofErr w:type="gramEnd"/>
    </w:p>
    <w:p w:rsidR="004C5547" w:rsidRDefault="004C5547" w:rsidP="004C5547">
      <w:pPr>
        <w:pStyle w:val="ref-Cited"/>
      </w:pPr>
      <w:r>
        <w:t xml:space="preserve">McPherson, S. A., D. R. Bernard, and S. T. Elliott.  1994.  Production of coho salmon from the Taku River, 1992–1993.  </w:t>
      </w:r>
      <w:proofErr w:type="gramStart"/>
      <w:r>
        <w:t>Alaska Department of Fish and Game, Fishery Data Series No. 94-38, Anchorage.</w:t>
      </w:r>
      <w:proofErr w:type="gramEnd"/>
    </w:p>
    <w:p w:rsidR="004C5547" w:rsidRDefault="004C5547" w:rsidP="004C5547">
      <w:pPr>
        <w:pStyle w:val="ref-Cited"/>
      </w:pPr>
      <w:proofErr w:type="gramStart"/>
      <w:r>
        <w:t>McPherson, S. A., D. R. Bernard, and M. S. Kelley.</w:t>
      </w:r>
      <w:proofErr w:type="gramEnd"/>
      <w:r>
        <w:t xml:space="preserve">  1997.  Production of coho salmon from the Taku River, 1995–1996.  </w:t>
      </w:r>
      <w:proofErr w:type="gramStart"/>
      <w:r>
        <w:t>Alaska Department of Fish and Game, Fishery Data Series No. 97-24, Anchorage.</w:t>
      </w:r>
      <w:proofErr w:type="gramEnd"/>
    </w:p>
    <w:p w:rsidR="004C5547" w:rsidRDefault="004C5547" w:rsidP="004C5547">
      <w:pPr>
        <w:pStyle w:val="ref-Cited"/>
      </w:pPr>
      <w:proofErr w:type="gramStart"/>
      <w:r>
        <w:t>McPherson, S. A., R. J. Yanusz, D. R. Bernard, and M. S. Kelley.</w:t>
      </w:r>
      <w:proofErr w:type="gramEnd"/>
      <w:r>
        <w:t xml:space="preserve">  1998.  Production of coho salmon from the Taku River, 1996–1997.  </w:t>
      </w:r>
      <w:proofErr w:type="gramStart"/>
      <w:r>
        <w:t>Alaska Department of Fish and Game, Fishery Data Series No. 98-18, Anchorage.</w:t>
      </w:r>
      <w:proofErr w:type="gramEnd"/>
    </w:p>
    <w:p w:rsidR="00203772" w:rsidRDefault="00203772" w:rsidP="00203772">
      <w:pPr>
        <w:pStyle w:val="ref-Cited"/>
      </w:pPr>
      <w:proofErr w:type="gramStart"/>
      <w:r>
        <w:t>Meehan, W.</w:t>
      </w:r>
      <w:r w:rsidR="00495D5C">
        <w:t xml:space="preserve"> </w:t>
      </w:r>
      <w:r>
        <w:t>R., and D.</w:t>
      </w:r>
      <w:r w:rsidR="00495D5C">
        <w:t xml:space="preserve"> </w:t>
      </w:r>
      <w:r>
        <w:t>B. Siniff.</w:t>
      </w:r>
      <w:proofErr w:type="gramEnd"/>
      <w:r>
        <w:t xml:space="preserve">  1962.  A study of the downstream migrations of anadromous fishes in the Taku River, Alaska. Trans. Am. Fish. Soc. 91:399–407.</w:t>
      </w:r>
    </w:p>
    <w:p w:rsidR="006310F1" w:rsidRDefault="006310F1" w:rsidP="006310F1">
      <w:pPr>
        <w:pStyle w:val="ref-Cited"/>
      </w:pPr>
      <w:r>
        <w:t>Melnychuk, M. C., V. Christensen, and C. J. Walters.  2013.  Mesoscale movement and mortality patterns of juvenile coho salmon and steelhead trout migrating through a coastal fjord. Environ. Biol. Fish. 96:325−339.</w:t>
      </w:r>
    </w:p>
    <w:p w:rsidR="006310F1" w:rsidRDefault="006310F1" w:rsidP="006310F1">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6310F1" w:rsidRDefault="006310F1" w:rsidP="006310F1">
      <w:pPr>
        <w:pStyle w:val="ref-Cited"/>
      </w:pPr>
      <w:r>
        <w:t xml:space="preserve">Myers, K. W., K. Y. Aydin, R. V. Walker, S. Fowler, and M. L. Dahlberg.  </w:t>
      </w:r>
      <w:proofErr w:type="gramStart"/>
      <w:r>
        <w:t>1996.  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rsidR="00AA44B2" w:rsidRPr="00311679" w:rsidRDefault="00AA44B2" w:rsidP="00AA44B2">
      <w:pPr>
        <w:jc w:val="center"/>
        <w:rPr>
          <w:b/>
          <w:bCs/>
          <w:sz w:val="32"/>
        </w:rPr>
      </w:pPr>
      <w:r w:rsidRPr="00311679">
        <w:rPr>
          <w:b/>
          <w:bCs/>
          <w:sz w:val="32"/>
        </w:rPr>
        <w:lastRenderedPageBreak/>
        <w:t>REFERENCES CITED (Continued)</w:t>
      </w:r>
    </w:p>
    <w:p w:rsidR="00B252B7" w:rsidRDefault="00B252B7" w:rsidP="00B252B7">
      <w:pPr>
        <w:pStyle w:val="ref-Cited"/>
      </w:pPr>
      <w:proofErr w:type="gramStart"/>
      <w:r>
        <w:t>Nelson, B. W., C. J. Walters, A. W. Trites, and M. K. McAllister.</w:t>
      </w:r>
      <w:proofErr w:type="gramEnd"/>
      <w:r>
        <w:t xml:space="preserve">  </w:t>
      </w:r>
      <w:proofErr w:type="gramStart"/>
      <w:r w:rsidRPr="00B252B7">
        <w:rPr>
          <w:i/>
        </w:rPr>
        <w:t>In press</w:t>
      </w:r>
      <w:r>
        <w:t>.</w:t>
      </w:r>
      <w:proofErr w:type="gramEnd"/>
      <w:r>
        <w:t xml:space="preserve">  Wild Chinook salmon productivity is negatively related to seal density, and not related to hatchery releases in the Pacific Northwest. </w:t>
      </w:r>
      <w:proofErr w:type="gramStart"/>
      <w:r>
        <w:t>Canadian Journal of Fisheries and Aquatic Sciences.</w:t>
      </w:r>
      <w:proofErr w:type="gramEnd"/>
    </w:p>
    <w:p w:rsidR="00E37256" w:rsidRDefault="00E37256" w:rsidP="00E37256">
      <w:pPr>
        <w:pStyle w:val="Lit-Cited"/>
      </w:pPr>
      <w:r>
        <w:t xml:space="preserve">Nelson M. </w:t>
      </w:r>
      <w:proofErr w:type="gramStart"/>
      <w:r>
        <w:t>C.,</w:t>
      </w:r>
      <w:proofErr w:type="gramEnd"/>
      <w:r>
        <w:t xml:space="preserve">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proofErr w:type="gramStart"/>
      <w:r>
        <w:t>Ohlberger, J., E.</w:t>
      </w:r>
      <w:r w:rsidR="00781FCD">
        <w:t xml:space="preserve"> </w:t>
      </w:r>
      <w:r>
        <w:t>J. Ward, D.</w:t>
      </w:r>
      <w:r w:rsidR="00781FCD">
        <w:t xml:space="preserve"> </w:t>
      </w:r>
      <w:r>
        <w:t>E. Schindler and B. Lewis.</w:t>
      </w:r>
      <w:proofErr w:type="gramEnd"/>
      <w:r>
        <w:t xml:space="preserve">  2018.  Demographic change</w:t>
      </w:r>
      <w:r w:rsidR="00781FCD">
        <w:t>s in Chinook salmon across the n</w:t>
      </w:r>
      <w:r>
        <w:t>ortheast</w:t>
      </w:r>
      <w:r w:rsidR="00781FCD">
        <w:t xml:space="preserve"> Pacific Ocean. </w:t>
      </w:r>
      <w:proofErr w:type="gramStart"/>
      <w:r w:rsidR="00781FCD">
        <w:t>Fish and Fisheries.</w:t>
      </w:r>
      <w:proofErr w:type="gramEnd"/>
      <w:r w:rsidR="00781FCD" w:rsidRPr="00781FCD">
        <w:t xml:space="preserve"> </w:t>
      </w:r>
      <w:r w:rsidR="00781FCD">
        <w:t>2018</w:t>
      </w:r>
      <w:proofErr w:type="gramStart"/>
      <w:r w:rsidR="00781FCD">
        <w:t>;00:1</w:t>
      </w:r>
      <w:proofErr w:type="gramEnd"/>
      <w:r w:rsidR="00781FCD">
        <w:t>–14.</w:t>
      </w:r>
    </w:p>
    <w:p w:rsidR="00CA7E46" w:rsidRDefault="00CA7E46" w:rsidP="00CA7E46">
      <w:pPr>
        <w:pStyle w:val="ref-Cited"/>
      </w:pPr>
      <w:r>
        <w:t>Orsi, J. A., A. C. Wertheimer, M. V. Sturdevant, E. A. Fergusson, D. G. Mortensen, and B. L. Wing, B.L.  2004.   Juvenile chum salmon consumption of zooplankton in marine waters of southeastern Alaska: a bioenergetics approach to implications of hatchery stock interactions. Rev. Fish Biol. Fish.14:335–359.</w:t>
      </w:r>
    </w:p>
    <w:p w:rsidR="00665A44" w:rsidRDefault="00665A44" w:rsidP="00781FCD">
      <w:pPr>
        <w:pStyle w:val="ref-Cited"/>
      </w:pPr>
      <w:proofErr w:type="gramStart"/>
      <w:r w:rsidRPr="00665A44">
        <w:t>Orsi, J.</w:t>
      </w:r>
      <w:r>
        <w:t xml:space="preserve"> </w:t>
      </w:r>
      <w:r w:rsidRPr="00665A44">
        <w:t>A., M.</w:t>
      </w:r>
      <w:r>
        <w:t xml:space="preserve"> </w:t>
      </w:r>
      <w:r w:rsidRPr="00665A44">
        <w:t>V. Sturdevant, E.</w:t>
      </w:r>
      <w:r>
        <w:t xml:space="preserve"> </w:t>
      </w:r>
      <w:r w:rsidRPr="00665A44">
        <w:t>A. Fergusson, J. Joyce, and S. Heinl.</w:t>
      </w:r>
      <w:proofErr w:type="gramEnd"/>
      <w:r w:rsidRPr="00665A44">
        <w:t xml:space="preserve">  2013.  Connecting the “dots” among coastal ocean metrics and Pacific salmon production in Southeast Alaska, 1997–2012.  N. Pac. Anadr. </w:t>
      </w:r>
      <w:proofErr w:type="gramStart"/>
      <w:r w:rsidRPr="00665A44">
        <w:t>Fish Comm. Tech. Rep. 9: 260–266.</w:t>
      </w:r>
      <w:proofErr w:type="gramEnd"/>
      <w:r w:rsidRPr="00665A44">
        <w:t xml:space="preserve">  </w:t>
      </w:r>
    </w:p>
    <w:p w:rsidR="00A20E40" w:rsidRDefault="00A20E40" w:rsidP="00A20E40">
      <w:pPr>
        <w:pStyle w:val="ref-Cited"/>
      </w:pPr>
      <w:proofErr w:type="gramStart"/>
      <w:r>
        <w:t>Pacific Salmon Commission.</w:t>
      </w:r>
      <w:proofErr w:type="gramEnd"/>
      <w:r>
        <w:t xml:space="preserve">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w:t>
      </w:r>
      <w:proofErr w:type="gramStart"/>
      <w:r>
        <w:t>179 p</w:t>
      </w:r>
      <w:r w:rsidRPr="008A18C3">
        <w:t>.</w:t>
      </w:r>
      <w:proofErr w:type="gramEnd"/>
    </w:p>
    <w:p w:rsidR="0057048E" w:rsidRDefault="0057048E" w:rsidP="0057048E">
      <w:pPr>
        <w:pStyle w:val="ref-Cited"/>
      </w:pPr>
      <w:r w:rsidRPr="00FF2407">
        <w:t xml:space="preserve">Pestal, G. and Johnston, S.  2015.  Estimates of a biologically-based spawning goal and biological benchmarks for the Canadian-origin Taku River coho stock aggregate.  </w:t>
      </w:r>
      <w:proofErr w:type="gramStart"/>
      <w:r w:rsidRPr="00FF2407">
        <w:t>Department of Fisheries and Oceans Canada Science Advisory Secretariat Research Document 048.</w:t>
      </w:r>
      <w:proofErr w:type="gramEnd"/>
    </w:p>
    <w:p w:rsidR="00335F11" w:rsidRDefault="00335F11" w:rsidP="004C5547">
      <w:pPr>
        <w:pStyle w:val="ref-Cited"/>
      </w:pPr>
      <w:proofErr w:type="gramStart"/>
      <w:r w:rsidRPr="00335F11">
        <w:t>Peterson W.T., and F.B. Schwing.</w:t>
      </w:r>
      <w:proofErr w:type="gramEnd"/>
      <w:r w:rsidRPr="00335F11">
        <w:t xml:space="preserve">  2003.  A new climate regime in northeast Pacific ecosy</w:t>
      </w:r>
      <w:r>
        <w:t>stems.  Geophysical Research Letters 30:</w:t>
      </w:r>
      <w:r w:rsidRPr="00335F11">
        <w:t>1896.</w:t>
      </w:r>
    </w:p>
    <w:p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FC01E6" w:rsidRDefault="00FC01E6" w:rsidP="00FC01E6">
      <w:pPr>
        <w:pStyle w:val="ref-Cited"/>
      </w:pPr>
      <w:proofErr w:type="gramStart"/>
      <w:r>
        <w:t>Reisinger A. J., D. T. Chaloner, J. Ruegg, S. D. Tiegs, and G. A. Lamberti.</w:t>
      </w:r>
      <w:proofErr w:type="gramEnd"/>
      <w:r>
        <w:t xml:space="preserve"> 2013. Effects of spawning Pacific salmon on the isotopic composition of biota differ among southeast Alaska streams. Freshwater Biology 58: 938–950.</w:t>
      </w:r>
    </w:p>
    <w:p w:rsidR="00274C64" w:rsidRDefault="00274C64" w:rsidP="00274C64">
      <w:pPr>
        <w:pStyle w:val="ref-Cited"/>
      </w:pPr>
      <w:proofErr w:type="gramStart"/>
      <w:r>
        <w:t>Rex, J. F., and E. L. Petticrew.</w:t>
      </w:r>
      <w:proofErr w:type="gramEnd"/>
      <w:r>
        <w:t xml:space="preserve">  2008.  Delivery of marine-derived nutrients to streambeds by Pacific salmon.  Nature Geoscience 1:840–843.</w:t>
      </w:r>
    </w:p>
    <w:p w:rsidR="00FF2407" w:rsidRDefault="00FF2407" w:rsidP="00FF2407">
      <w:pPr>
        <w:pStyle w:val="Lit-Cited"/>
      </w:pPr>
      <w:proofErr w:type="gramStart"/>
      <w:r>
        <w:t>Rinella, D. J., M. S. Wiplfi, C. M. Walker, C. A. Stricker, and R. A. Heintz.</w:t>
      </w:r>
      <w:proofErr w:type="gramEnd"/>
      <w:r>
        <w:t xml:space="preserve">  2013.  Seasonal persistence of marine-derived nutrients in south-central Alaskan salmon streams.  </w:t>
      </w:r>
      <w:proofErr w:type="gramStart"/>
      <w:r>
        <w:t>Ecosphere 4:122 DOI:10.1890/ES13-00112.1.</w:t>
      </w:r>
      <w:proofErr w:type="gramEnd"/>
    </w:p>
    <w:p w:rsidR="004C5547" w:rsidRDefault="004C5547" w:rsidP="0038194D">
      <w:pPr>
        <w:pStyle w:val="ref-Cited"/>
      </w:pPr>
      <w:proofErr w:type="gramStart"/>
      <w:r>
        <w:t>Ruggerone, G. T., and J. L. Nielsen.</w:t>
      </w:r>
      <w:proofErr w:type="gramEnd"/>
      <w:r>
        <w:t xml:space="preserve">  2004.  Evidence for competitive dominance of pink salmon (Oncorhynchus gorbuscha) over other salmonids in the North Pacific Ocean.  Reviews in Fish Biology and Fisheries 14:371–390.</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6310F1"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Shaul, L., and K. Crabtree.</w:t>
      </w:r>
      <w:proofErr w:type="gramEnd"/>
      <w:r>
        <w:t xml:space="preserve">  1998.  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rsidR="0057048E" w:rsidRDefault="0057048E" w:rsidP="004C5547">
      <w:pPr>
        <w:pStyle w:val="ref-Cited"/>
      </w:pPr>
      <w:proofErr w:type="gramStart"/>
      <w:r>
        <w:t>Shaul, L. D., and H. J. Geiger.</w:t>
      </w:r>
      <w:proofErr w:type="gramEnd"/>
      <w:r>
        <w:t xml:space="preserve">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w:t>
      </w:r>
      <w:proofErr w:type="gramStart"/>
      <w:r w:rsidRPr="006F1216">
        <w:t xml:space="preserve">(Available at </w:t>
      </w:r>
      <w:hyperlink r:id="rId70" w:history="1">
        <w:r w:rsidRPr="00133042">
          <w:t>www.npafc.org</w:t>
        </w:r>
      </w:hyperlink>
      <w:r w:rsidRPr="006F1216">
        <w:t>).</w:t>
      </w:r>
      <w:proofErr w:type="gramEnd"/>
    </w:p>
    <w:p w:rsidR="004C5547" w:rsidRDefault="004C5547" w:rsidP="004C5547">
      <w:pPr>
        <w:pStyle w:val="ref-Cited"/>
      </w:pPr>
      <w:proofErr w:type="gramStart"/>
      <w:r>
        <w:t>Shaul, L. D., and T. A. Tydingco.</w:t>
      </w:r>
      <w:proofErr w:type="gramEnd"/>
      <w:r>
        <w:t xml:space="preserve">  2006.  Escapement goals for coho salmon counted in aggregate surveys in the Ketchikan and Sitka areas.  </w:t>
      </w:r>
      <w:proofErr w:type="gramStart"/>
      <w:r>
        <w:t>Alaska Department of Fish and Game, Special Publication No. 06-11, Anchorage.</w:t>
      </w:r>
      <w:proofErr w:type="gramEnd"/>
    </w:p>
    <w:p w:rsidR="004C5547" w:rsidRDefault="004C5547" w:rsidP="004C5547">
      <w:pPr>
        <w:pStyle w:val="ref-Cited"/>
      </w:pPr>
      <w:proofErr w:type="gramStart"/>
      <w:r>
        <w:t>Shaul, L., S. McPherson, E. Jones, and K. Crabtree.</w:t>
      </w:r>
      <w:proofErr w:type="gramEnd"/>
      <w:r>
        <w:t xml:space="preserve">  2003.  Stock status and escapement goals for coho salmon stocks in Southeast Alaska.  </w:t>
      </w:r>
      <w:proofErr w:type="gramStart"/>
      <w:r>
        <w:t>Alaska Department of Fish and Game, Special Publication No. 03-02, Anchorage.</w:t>
      </w:r>
      <w:proofErr w:type="gramEnd"/>
    </w:p>
    <w:p w:rsidR="004C5547" w:rsidRDefault="004C5547" w:rsidP="004C5547">
      <w:pPr>
        <w:pStyle w:val="ref-Cited"/>
      </w:pPr>
      <w:proofErr w:type="gramStart"/>
      <w:r>
        <w:t>Shaul, L., E. Jones, and K. Crabtree.</w:t>
      </w:r>
      <w:proofErr w:type="gramEnd"/>
      <w:r>
        <w:t xml:space="preserve">  2005.  Coho salmon stock status and escapement goals in Southeast Alaska [in] J. A. Der Hovanisian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rsidR="004C5547" w:rsidRDefault="004C5547" w:rsidP="004C5547">
      <w:pPr>
        <w:pStyle w:val="ref-Cited"/>
      </w:pPr>
      <w:proofErr w:type="gramStart"/>
      <w:r>
        <w:t>Shaul, L. D., L. Weitkamp, K. Simpson, and J. Sawada.</w:t>
      </w:r>
      <w:proofErr w:type="gramEnd"/>
      <w:r>
        <w:t xml:space="preserve">  2007.  Trends in abundance and size of coho salmon in the Pacific Rim.  North Pacific Anadromous Fish Commission Bulletin No. 4:93–104.</w:t>
      </w:r>
    </w:p>
    <w:p w:rsidR="004C5547" w:rsidRDefault="004C5547" w:rsidP="004C5547">
      <w:pPr>
        <w:pStyle w:val="ref-Cited"/>
      </w:pPr>
      <w:proofErr w:type="gramStart"/>
      <w:r>
        <w:t>Shaul, L., E. Jones, K. Crabtree, T. Tydingco, S. McCurdy, and B. Elliott.</w:t>
      </w:r>
      <w:proofErr w:type="gramEnd"/>
      <w:r>
        <w:t xml:space="preserve">  2008.  Coho Salmon Stock Status and Escapement Goals in Southeast Alaska.  </w:t>
      </w:r>
      <w:proofErr w:type="gramStart"/>
      <w:r>
        <w:t>Alaska Department of Fish and Game, Special Publication No. 08–20, Anchorage.</w:t>
      </w:r>
      <w:proofErr w:type="gramEnd"/>
    </w:p>
    <w:p w:rsidR="004C5547" w:rsidRDefault="004C5547" w:rsidP="004C5547">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rsidR="00FF2407" w:rsidRDefault="00FF2407" w:rsidP="00FF2407">
      <w:pPr>
        <w:pStyle w:val="ref-Cited"/>
      </w:pPr>
      <w:proofErr w:type="gramStart"/>
      <w:r>
        <w:t>Shaul, L. D., K. F. Crabtree, D. M. Eggers, M. Tracy, and J. H. Clark.</w:t>
      </w:r>
      <w:proofErr w:type="gramEnd"/>
      <w:r>
        <w:t xml:space="preserve">  2010.  Estimates of harvest, escapement, exploitation rate, smolt production and marine survival of coho salmon stocks in the Situk-Ahrnklin Lagoon, 2004–2006.  </w:t>
      </w:r>
      <w:proofErr w:type="gramStart"/>
      <w:r>
        <w:t>Alaska Department of Fish and Game, Fishery Data Series No. 10-11, Anchorage.</w:t>
      </w:r>
      <w:proofErr w:type="gramEnd"/>
    </w:p>
    <w:p w:rsidR="00545694" w:rsidRDefault="00545694" w:rsidP="00545694">
      <w:pPr>
        <w:pStyle w:val="ref-Cited"/>
      </w:pPr>
      <w:proofErr w:type="gramStart"/>
      <w:r w:rsidRPr="00CB448B">
        <w:t>Shaul, L., K. Crabtree, E. Jones, S. McCurdy and B. Elliott.</w:t>
      </w:r>
      <w:proofErr w:type="gramEnd"/>
      <w:r w:rsidRPr="00CB448B">
        <w:t xml:space="preserve"> </w:t>
      </w:r>
      <w:r>
        <w:t xml:space="preserve"> </w:t>
      </w:r>
      <w:r w:rsidRPr="00CB448B">
        <w:t xml:space="preserve">2011. </w:t>
      </w:r>
      <w:r>
        <w:t xml:space="preserve"> </w:t>
      </w:r>
      <w:r w:rsidRPr="00CB448B">
        <w:t xml:space="preserve">Coho salmon stock status and escapement goals in Southeast Alaska. </w:t>
      </w:r>
      <w:r>
        <w:t xml:space="preserve"> </w:t>
      </w:r>
      <w:proofErr w:type="gramStart"/>
      <w:r w:rsidRPr="00CB448B">
        <w:t>Alaska Department of Fish and Game, Special Publication No. 11-23, Anchorage.</w:t>
      </w:r>
      <w:proofErr w:type="gramEnd"/>
    </w:p>
    <w:p w:rsidR="009E0E59" w:rsidRPr="006F1216" w:rsidRDefault="009E0E59" w:rsidP="009E0E59">
      <w:pPr>
        <w:pStyle w:val="ref-Cited"/>
      </w:pPr>
      <w:proofErr w:type="gramStart"/>
      <w:r w:rsidRPr="00133042">
        <w:t>Shaul, L. D., R Ericksen, K. Crabtree, and J. Lum.</w:t>
      </w:r>
      <w:proofErr w:type="gramEnd"/>
      <w:r w:rsidRPr="00133042">
        <w:t xml:space="preserve">  2013.  </w:t>
      </w:r>
      <w:proofErr w:type="gramStart"/>
      <w:r w:rsidRPr="00133042">
        <w:t>Beyond</w:t>
      </w:r>
      <w:proofErr w:type="gramEnd"/>
      <w:r w:rsidRPr="00133042">
        <w:t xml:space="preserve"> the estuary: an extension of the nomad life history strategy in coho salmon.  North Pacific Anadromous Fish Commission Technical Report No. 9:171–175.</w:t>
      </w:r>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w:t>
      </w:r>
      <w:proofErr w:type="gramStart"/>
      <w:r w:rsidRPr="006F1216">
        <w:t>Alaska Department of Fish and Game, Fishery Manuscript Series No. 14-02, Anchorage.</w:t>
      </w:r>
      <w:proofErr w:type="gramEnd"/>
    </w:p>
    <w:p w:rsidR="0057048E" w:rsidRDefault="0057048E" w:rsidP="00545694">
      <w:pPr>
        <w:pStyle w:val="ref-Cited"/>
      </w:pPr>
      <w:proofErr w:type="gramStart"/>
      <w:r w:rsidRPr="0057048E">
        <w:t>Shaul, L. D., K. F. Crabtree, and M. Kemp.</w:t>
      </w:r>
      <w:proofErr w:type="gramEnd"/>
      <w:r w:rsidRPr="0057048E">
        <w:t xml:space="preserve">  2018.  Berners River Coho Salmon Studies, 1972–2014.  </w:t>
      </w:r>
      <w:proofErr w:type="gramStart"/>
      <w:r w:rsidRPr="0057048E">
        <w:t>Alaska Department of Fish and Game, Fishery Manuscript Series No.</w:t>
      </w:r>
      <w:proofErr w:type="gramEnd"/>
      <w:r w:rsidRPr="0057048E">
        <w:t xml:space="preserve"> </w:t>
      </w:r>
      <w:proofErr w:type="gramStart"/>
      <w:r w:rsidRPr="0057048E">
        <w:rPr>
          <w:b/>
        </w:rPr>
        <w:t>YY-XX</w:t>
      </w:r>
      <w:r w:rsidRPr="0057048E">
        <w:t>, Anchorage.</w:t>
      </w:r>
      <w:proofErr w:type="gramEnd"/>
    </w:p>
    <w:p w:rsidR="009941E4" w:rsidRDefault="009941E4" w:rsidP="009941E4">
      <w:pPr>
        <w:pStyle w:val="ref-Cited"/>
      </w:pPr>
      <w:proofErr w:type="gramStart"/>
      <w:r>
        <w:t>Simenstad, C.A., and E.O. Salo.</w:t>
      </w:r>
      <w:proofErr w:type="gramEnd"/>
      <w:r>
        <w:t xml:space="preserve"> 1982.  </w:t>
      </w:r>
      <w:proofErr w:type="gramStart"/>
      <w:r>
        <w:t>Foraging</w:t>
      </w:r>
      <w:proofErr w:type="gramEnd"/>
      <w:r>
        <w:t xml:space="preserve">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C86608" w:rsidRDefault="00C86608" w:rsidP="00C86608">
      <w:pPr>
        <w:pStyle w:val="ref-Cited"/>
      </w:pPr>
      <w:r>
        <w:t xml:space="preserve">Strasburger, W. W., J. H. Moss, K. A. Siwicke, E. M. Yasumiishi, A. I. Pinchuk, and K H. Fenske. 2018. Eastern Gulf of Alaska Ecosystem Assessment, July through August 2017. U.S. Dep. Commer., NOAA Tech. Memo. </w:t>
      </w:r>
      <w:proofErr w:type="gramStart"/>
      <w:r>
        <w:t>NMFS-AFSC-367.</w:t>
      </w:r>
      <w:proofErr w:type="gramEnd"/>
      <w:r>
        <w:t xml:space="preserve"> </w:t>
      </w:r>
      <w:proofErr w:type="gramStart"/>
      <w:r>
        <w:t>105 p.</w:t>
      </w:r>
      <w:proofErr w:type="gramEnd"/>
    </w:p>
    <w:p w:rsidR="009941E4" w:rsidRDefault="009941E4" w:rsidP="009941E4">
      <w:pPr>
        <w:pStyle w:val="ref-Cited"/>
      </w:pPr>
      <w:r>
        <w:t>Sturdevant, M., E. Fergusson, N. Hillgruber, C. Reese, J. Orsi, R. Focht, A. Wertheimer, and W. Smoker.  2012</w:t>
      </w:r>
      <w:r w:rsidR="00971EE2">
        <w:t>a</w:t>
      </w:r>
      <w:r w:rsidR="008E163F">
        <w:t xml:space="preserve">. </w:t>
      </w:r>
      <w:r>
        <w:t>Lack of trophic competition among wild and hatchery juvenile chum salmon during early marine residence in Taku Inlet, Southeast Alaska. Environ. Biol. Fishes 94:101–116.</w:t>
      </w:r>
    </w:p>
    <w:p w:rsidR="008E1375" w:rsidRDefault="008E1375" w:rsidP="008E1375">
      <w:pPr>
        <w:pStyle w:val="ref-Cited"/>
      </w:pPr>
      <w:proofErr w:type="gramStart"/>
      <w:r w:rsidRPr="006310F1">
        <w:t>Sturdevant, M.V., J.A. Orsi and E.A. Fergusson.</w:t>
      </w:r>
      <w:proofErr w:type="gramEnd"/>
      <w:r w:rsidRPr="006310F1">
        <w:t xml:space="preserve">  2012</w:t>
      </w:r>
      <w:r w:rsidR="00971EE2">
        <w:t>b</w:t>
      </w:r>
      <w:proofErr w:type="gramStart"/>
      <w:r w:rsidRPr="006310F1">
        <w:t>.  Diets</w:t>
      </w:r>
      <w:proofErr w:type="gramEnd"/>
      <w:r w:rsidRPr="006310F1">
        <w:t xml:space="preserve"> and trophic linkages of epipelagic fish predators in coastal Southeast Alaska during a period of warm and cold climate years, 1997–2011. Marine and Coastal Fisheries: Dynamics, Management, and Ecosystem Science 4(1): 526–545</w:t>
      </w:r>
      <w:r w:rsidR="009941E4" w:rsidRPr="006310F1">
        <w:t>.</w:t>
      </w:r>
    </w:p>
    <w:p w:rsidR="006310F1" w:rsidRPr="00311679"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Taylor, S. G. and J. L. Lum.</w:t>
      </w:r>
      <w:proofErr w:type="gramEnd"/>
      <w:r>
        <w:t xml:space="preserve">  2003.  Auke Creek weir 2002 annual report, operations, fish Counts, and historical summaries.  </w:t>
      </w:r>
      <w:proofErr w:type="gramStart"/>
      <w:r>
        <w:t>National Marine Fisheries Service report, 29 p., Auke Bay Laboratory, Juneau, Alaska.</w:t>
      </w:r>
      <w:proofErr w:type="gramEnd"/>
    </w:p>
    <w:p w:rsidR="00AA44B2" w:rsidRPr="00311679" w:rsidRDefault="004C628A" w:rsidP="006310F1">
      <w:pPr>
        <w:pStyle w:val="ref-Cited"/>
        <w:rPr>
          <w:b/>
          <w:bCs/>
          <w:sz w:val="32"/>
        </w:rPr>
      </w:pPr>
      <w:r>
        <w:t>Thomas, A. C., B. W. Nelson, M. M. Lance, B. E. Deagle, and A. W. Trites. 2017. Harbour seals target juvenile salmon of conserva</w:t>
      </w:r>
      <w:r w:rsidR="0043391B">
        <w:t xml:space="preserve">tion concern. </w:t>
      </w:r>
      <w:proofErr w:type="gramStart"/>
      <w:r w:rsidR="0043391B">
        <w:t>Can. J. Fish.</w:t>
      </w:r>
      <w:proofErr w:type="gramEnd"/>
      <w:r w:rsidR="0043391B">
        <w:t xml:space="preserve"> </w:t>
      </w:r>
      <w:proofErr w:type="gramStart"/>
      <w:r w:rsidR="0043391B">
        <w:t>Aquat.</w:t>
      </w:r>
      <w:proofErr w:type="gramEnd"/>
      <w:r w:rsidR="0043391B">
        <w:t xml:space="preserve"> Sci. </w:t>
      </w:r>
      <w:r>
        <w:t>74(6):907–921.</w:t>
      </w:r>
    </w:p>
    <w:p w:rsidR="00274C64" w:rsidRDefault="00274C64" w:rsidP="00274C64">
      <w:pPr>
        <w:pStyle w:val="Lit-Cited"/>
      </w:pPr>
      <w:proofErr w:type="gramStart"/>
      <w:r>
        <w:t>Verspoor, J. J., D. C. Braun, M. M. Stubbs, and J. D. Reynolds.</w:t>
      </w:r>
      <w:proofErr w:type="gramEnd"/>
      <w:r>
        <w:t xml:space="preserve">  2011.  Persistent ecological effects of a salmon-derived nutrient pulse on stream invertebrate communities.  Ecosphere 2:18. </w:t>
      </w:r>
    </w:p>
    <w:p w:rsidR="004C5547" w:rsidRDefault="004C5547" w:rsidP="004C5547">
      <w:pPr>
        <w:pStyle w:val="ref-Cited"/>
      </w:pPr>
      <w:proofErr w:type="gramStart"/>
      <w:r>
        <w:t>Waltemyer, D. L., D. Reed, M. Tracy, and J. H. Clark.</w:t>
      </w:r>
      <w:proofErr w:type="gramEnd"/>
      <w:r>
        <w:t xml:space="preserve">  2005.  A Mark-Recapture Experiment to Estimate the Spawning Escapement of Coho Salmon in the Situk River, 2004.  </w:t>
      </w:r>
      <w:proofErr w:type="gramStart"/>
      <w:r>
        <w:t>Alaska Department of Fish and Game, Fishery Data Series No. 05-31, Anchorage.</w:t>
      </w:r>
      <w:proofErr w:type="gramEnd"/>
    </w:p>
    <w:p w:rsidR="00FF2407" w:rsidRDefault="00FF2407" w:rsidP="00FF2407">
      <w:pPr>
        <w:pStyle w:val="ref-Cited"/>
      </w:pPr>
      <w:r>
        <w:t xml:space="preserve">Watanabe H., Kubodera T., Kawahara S.  2003. Feeding habits of Pacific pomfret Brama japonica in the transition zone of the central North Pacific. </w:t>
      </w:r>
      <w:proofErr w:type="gramStart"/>
      <w:r>
        <w:t>Fish.</w:t>
      </w:r>
      <w:proofErr w:type="gramEnd"/>
      <w:r>
        <w:t xml:space="preserve"> Sci. 69:269–276.</w:t>
      </w:r>
    </w:p>
    <w:p w:rsidR="001F66D0" w:rsidRDefault="001F66D0" w:rsidP="001F66D0">
      <w:pPr>
        <w:pStyle w:val="ref-Cited"/>
      </w:pPr>
      <w:proofErr w:type="gramStart"/>
      <w:r>
        <w:t>Watanabe H., T. Kubodera, T. Ichii, and S. Kawahara.</w:t>
      </w:r>
      <w:proofErr w:type="gramEnd"/>
      <w:r>
        <w:t xml:space="preserve">  2004.  Seasonal change in feeding habits of the neon flying squid </w:t>
      </w:r>
      <w:r w:rsidRPr="001F66D0">
        <w:rPr>
          <w:i/>
        </w:rPr>
        <w:t>Ommastrephes bartramii</w:t>
      </w:r>
      <w:r>
        <w:t xml:space="preserve"> in the transitional region of the Central North Pacific. Mar. Ecol. Prog. Ser. 266:173–184.</w:t>
      </w:r>
    </w:p>
    <w:p w:rsidR="00893D6A" w:rsidRDefault="00893D6A" w:rsidP="00893D6A">
      <w:pPr>
        <w:pStyle w:val="ref-Cited"/>
      </w:pPr>
      <w:proofErr w:type="gramStart"/>
      <w:r>
        <w:t>Weitkamp, L. A., and M. V. Sturdevant.</w:t>
      </w:r>
      <w:proofErr w:type="gramEnd"/>
      <w:r>
        <w:t xml:space="preserve"> 2008. Food habits and marine survival of juvenile Chinook and coho salmon from marine waters of Southeast Alaska. Fisheries Oceanography 17:380–395.</w:t>
      </w:r>
    </w:p>
    <w:p w:rsidR="000F3F90" w:rsidRDefault="000F3F90" w:rsidP="000F3F90">
      <w:pPr>
        <w:pStyle w:val="ref-Cited"/>
      </w:pPr>
      <w:r>
        <w:t>Welch, D.W. 1997. Anatomical specialization in the gut of Pacific salmon (</w:t>
      </w:r>
      <w:r w:rsidRPr="000F3F90">
        <w:rPr>
          <w:i/>
        </w:rPr>
        <w:t>Oncorhynchus</w:t>
      </w:r>
      <w:r>
        <w:t>): evidence for oceanic limits to salmo</w:t>
      </w:r>
      <w:r w:rsidR="00DD3395">
        <w:t>n production? Can. J. Zool. 75:</w:t>
      </w:r>
      <w:r>
        <w:t>936–942.</w:t>
      </w:r>
    </w:p>
    <w:p w:rsidR="009F6449" w:rsidRDefault="009F6449" w:rsidP="009F6449">
      <w:pPr>
        <w:pStyle w:val="ref-Cited"/>
      </w:pPr>
      <w:r>
        <w:t xml:space="preserve">Welch, D. W., and Parsons, T. R. 1993. </w:t>
      </w:r>
      <w:proofErr w:type="gramStart"/>
      <w:r>
        <w:t>δ13C/δ15N</w:t>
      </w:r>
      <w:proofErr w:type="gramEnd"/>
      <w:r>
        <w:t xml:space="preserve"> values as indicators of trophic position and competitive overlap for Pacific salmon (</w:t>
      </w:r>
      <w:r w:rsidRPr="009F6449">
        <w:rPr>
          <w:i/>
        </w:rPr>
        <w:t>Oncorhynchus</w:t>
      </w:r>
      <w:r>
        <w:t xml:space="preserve"> spp.). </w:t>
      </w:r>
      <w:proofErr w:type="gramStart"/>
      <w:r>
        <w:t>Fish.</w:t>
      </w:r>
      <w:proofErr w:type="gramEnd"/>
      <w:r>
        <w:t xml:space="preserve"> </w:t>
      </w:r>
      <w:proofErr w:type="gramStart"/>
      <w:r>
        <w:t>Oceanogr.</w:t>
      </w:r>
      <w:proofErr w:type="gramEnd"/>
      <w:r>
        <w:t xml:space="preserve"> 2:11–23.</w:t>
      </w:r>
    </w:p>
    <w:p w:rsidR="00D016B3" w:rsidRDefault="00D016B3" w:rsidP="00D016B3">
      <w:pPr>
        <w:pStyle w:val="ref-Cited"/>
      </w:pPr>
      <w:proofErr w:type="gramStart"/>
      <w:r w:rsidRPr="00C11546">
        <w:t>White, K. S., D. P. Gregovich, N. L. Barten</w:t>
      </w:r>
      <w:r>
        <w:t>,</w:t>
      </w:r>
      <w:r w:rsidRPr="00C11546">
        <w:t xml:space="preserve"> and R. Scott.</w:t>
      </w:r>
      <w:proofErr w:type="gramEnd"/>
      <w:r w:rsidRPr="00C11546">
        <w:t xml:space="preserve"> </w:t>
      </w:r>
      <w:r>
        <w:t xml:space="preserve"> </w:t>
      </w:r>
      <w:r w:rsidRPr="00C11546">
        <w:t>2012</w:t>
      </w:r>
      <w:r>
        <w:t>a</w:t>
      </w:r>
      <w:proofErr w:type="gramStart"/>
      <w:r w:rsidRPr="00C11546">
        <w:t xml:space="preserve">. </w:t>
      </w:r>
      <w:r>
        <w:t xml:space="preserve"> </w:t>
      </w:r>
      <w:r w:rsidRPr="00C11546">
        <w:t>Moose</w:t>
      </w:r>
      <w:proofErr w:type="gramEnd"/>
      <w:r w:rsidRPr="00C11546">
        <w:t xml:space="preserve"> population ecology and habitat use along the Juneau Access road corridor, Alaska. </w:t>
      </w:r>
      <w:r>
        <w:t xml:space="preserve"> </w:t>
      </w:r>
      <w:proofErr w:type="gramStart"/>
      <w:r w:rsidRPr="00C11546">
        <w:t>Final wildlife research report</w:t>
      </w:r>
      <w:r>
        <w:t>.</w:t>
      </w:r>
      <w:proofErr w:type="gramEnd"/>
      <w:r>
        <w:t xml:space="preserve">  </w:t>
      </w:r>
      <w:proofErr w:type="gramStart"/>
      <w:r>
        <w:t>ADF&amp;G/DWC/WRR-2012-03.</w:t>
      </w:r>
      <w:proofErr w:type="gramEnd"/>
      <w:r>
        <w:t xml:space="preserve">  </w:t>
      </w:r>
      <w:proofErr w:type="gramStart"/>
      <w:r>
        <w:t xml:space="preserve">Alaska </w:t>
      </w:r>
      <w:r w:rsidRPr="00C11546">
        <w:t>Department o</w:t>
      </w:r>
      <w:r>
        <w:t>f Fish and Game, Juneau.</w:t>
      </w:r>
      <w:proofErr w:type="gramEnd"/>
    </w:p>
    <w:p w:rsidR="00D016B3" w:rsidRDefault="00D016B3" w:rsidP="00D016B3">
      <w:pPr>
        <w:pStyle w:val="ref-Cited"/>
      </w:pPr>
      <w:r w:rsidRPr="00C11546">
        <w:t>White, K. S., D. P. Gregovich</w:t>
      </w:r>
      <w:r>
        <w:t>,</w:t>
      </w:r>
      <w:r w:rsidRPr="00C11546">
        <w:t xml:space="preserve"> G. W. Pendleton, N. L. Barten, R. Scott, A. Crupi and D. N. Larsen. </w:t>
      </w:r>
      <w:r>
        <w:t xml:space="preserve"> </w:t>
      </w:r>
      <w:r w:rsidRPr="00C11546">
        <w:t>2012</w:t>
      </w:r>
      <w:r>
        <w:t>b</w:t>
      </w:r>
      <w:proofErr w:type="gramStart"/>
      <w:r w:rsidRPr="00C11546">
        <w:t xml:space="preserve">. </w:t>
      </w:r>
      <w:r>
        <w:t xml:space="preserve"> </w:t>
      </w:r>
      <w:r w:rsidRPr="00C11546">
        <w:t>Mountain</w:t>
      </w:r>
      <w:proofErr w:type="gramEnd"/>
      <w:r w:rsidRPr="00C11546">
        <w:t xml:space="preserve"> goat population ecology and habitat use along the Juneau Access road corridor, Alaska. </w:t>
      </w:r>
      <w:r>
        <w:t xml:space="preserve"> </w:t>
      </w:r>
      <w:proofErr w:type="gramStart"/>
      <w:r w:rsidRPr="00C11546">
        <w:t>Final wildlife research report.</w:t>
      </w:r>
      <w:proofErr w:type="gramEnd"/>
      <w:r w:rsidRPr="00C11546">
        <w:t xml:space="preserve"> </w:t>
      </w:r>
      <w:r>
        <w:t xml:space="preserve"> </w:t>
      </w:r>
      <w:proofErr w:type="gramStart"/>
      <w:r w:rsidRPr="00C11546">
        <w:t>ADF&amp;G/DWC/WRR-2012-02.</w:t>
      </w:r>
      <w:proofErr w:type="gramEnd"/>
      <w:r w:rsidRPr="00C11546">
        <w:t xml:space="preserve"> </w:t>
      </w:r>
      <w:r>
        <w:t xml:space="preserve"> </w:t>
      </w:r>
      <w:proofErr w:type="gramStart"/>
      <w:r w:rsidRPr="00C11546">
        <w:t>Alaska Department o</w:t>
      </w:r>
      <w:r>
        <w:t>f Fish and Game, Juneau.</w:t>
      </w:r>
      <w:proofErr w:type="gramEnd"/>
    </w:p>
    <w:p w:rsidR="0086024B" w:rsidRDefault="0086024B" w:rsidP="0086024B">
      <w:pPr>
        <w:pStyle w:val="ref-Cited"/>
      </w:pPr>
      <w:r>
        <w:t xml:space="preserve">Wipfli, M.S., Hudson, J., and Caouette, J.  1998.   Influence of salmon carcasses on stream productivity: response of biofilm and benthic macroinvertebrates in southeastern Alaska, U.S.A. Can. J. Fish. </w:t>
      </w:r>
      <w:proofErr w:type="gramStart"/>
      <w:r>
        <w:t>Aquat.</w:t>
      </w:r>
      <w:proofErr w:type="gramEnd"/>
      <w:r>
        <w:t xml:space="preserve"> Sci. 55(6): 1503–1511.</w:t>
      </w:r>
    </w:p>
    <w:p w:rsidR="00E147D3" w:rsidRDefault="00E147D3" w:rsidP="00E147D3">
      <w:pPr>
        <w:pStyle w:val="ref-Cited"/>
      </w:pPr>
      <w:r>
        <w:t xml:space="preserve">Wipfli, M.S., Hudson, J.P., Chaloner, D.T., and Caouette, J.P. 1999. Influence of salmon spawner densities on stream productivity in Southeast Alaska. </w:t>
      </w:r>
      <w:proofErr w:type="gramStart"/>
      <w:r>
        <w:t>Can. J. Fish.</w:t>
      </w:r>
      <w:proofErr w:type="gramEnd"/>
      <w:r>
        <w:t xml:space="preserve"> </w:t>
      </w:r>
      <w:proofErr w:type="gramStart"/>
      <w:r>
        <w:t>Aquat.</w:t>
      </w:r>
      <w:proofErr w:type="gramEnd"/>
      <w:r>
        <w:t xml:space="preserve"> Sci. 56(9): 1600–1611.</w:t>
      </w:r>
    </w:p>
    <w:p w:rsidR="004C5547" w:rsidRDefault="004C5547" w:rsidP="004C5547">
      <w:pPr>
        <w:pStyle w:val="ref-Cited"/>
      </w:pPr>
      <w:proofErr w:type="gramStart"/>
      <w:r>
        <w:t>Wipfli, M. S., J. P Hudson, J. P. Caouette, and D. T. Chaloner.</w:t>
      </w:r>
      <w:proofErr w:type="gramEnd"/>
      <w:r>
        <w:t xml:space="preserve">  2003.  Marine subsidies in freshwater ecosystems: salmon carcasses increase the growth rates of stream-resident salmonids.  Transactions of the American Fisheries Society 132: 371–381.</w:t>
      </w:r>
    </w:p>
    <w:p w:rsidR="004C5547" w:rsidRDefault="004C5547" w:rsidP="004C5547">
      <w:pPr>
        <w:pStyle w:val="ref-Cited"/>
      </w:pPr>
      <w:proofErr w:type="gramStart"/>
      <w:r>
        <w:t>Yanusz, R. J., S. A. McPherson, and D. R. Bernard.</w:t>
      </w:r>
      <w:proofErr w:type="gramEnd"/>
      <w:r>
        <w:t xml:space="preserve">  1999.  Production of coho salmon from the Taku River, 1997–1998.  </w:t>
      </w:r>
      <w:proofErr w:type="gramStart"/>
      <w:r>
        <w:t>Alaska Department of Fish and Game, Fishery Data Series No. 99-34, Anchorage.</w:t>
      </w:r>
      <w:proofErr w:type="gramEnd"/>
    </w:p>
    <w:p w:rsidR="00D05B1C" w:rsidRDefault="004C5547" w:rsidP="004C5547">
      <w:pPr>
        <w:pStyle w:val="ref-Cited"/>
      </w:pPr>
      <w:proofErr w:type="gramStart"/>
      <w:r>
        <w:t>Yanusz, R. J., S. A. McPherson, D. R. Bernard, and I. M. Boyce.</w:t>
      </w:r>
      <w:proofErr w:type="gramEnd"/>
      <w:r>
        <w:t xml:space="preserve">  2000.  Production of coho salmon from the Taku River, 1998–1999.  </w:t>
      </w:r>
      <w:proofErr w:type="gramStart"/>
      <w:r>
        <w:t>Alaska Department of Fish and Game, Fishery Data Series No.00-31, Anchorage.</w:t>
      </w:r>
      <w:proofErr w:type="gramEnd"/>
    </w:p>
    <w:p w:rsidR="00E37256" w:rsidRDefault="00E37256" w:rsidP="004C5547">
      <w:pPr>
        <w:pStyle w:val="ref-Cited"/>
      </w:pPr>
      <w:r>
        <w:t>Zimmerman, M. S.  2011.  2011</w:t>
      </w:r>
      <w:r w:rsidRPr="00B34523">
        <w:t xml:space="preserve"> wild coho forecasts for Puget Sound, Washington Coast, and Lower Columbia. </w:t>
      </w:r>
      <w:r>
        <w:t xml:space="preserve"> </w:t>
      </w:r>
      <w:proofErr w:type="gramStart"/>
      <w:r w:rsidRPr="00B34523">
        <w:t>Washington Department of Fish and Wildlife, Olympia, Washington.</w:t>
      </w:r>
      <w:proofErr w:type="gramEnd"/>
    </w:p>
    <w:p w:rsidR="00312D25" w:rsidRDefault="00312D25" w:rsidP="00312D25">
      <w:pPr>
        <w:pStyle w:val="ref-Cited"/>
      </w:pPr>
      <w:proofErr w:type="gramStart"/>
      <w:r>
        <w:t>Zimmerman, M. S., Irvine, J. R., O’Neill, M., Anderson, J. H., Greene, C. M., Weinheimer, J., Trudel, M., and Rawson, K. 2015.</w:t>
      </w:r>
      <w:proofErr w:type="gramEnd"/>
      <w:r>
        <w:t xml:space="preserve"> </w:t>
      </w:r>
      <w:proofErr w:type="gramStart"/>
      <w:r>
        <w:t>Spatial and temporal patterns in smolt survival of wild and hatchery coho salmon in the Salish Sea.</w:t>
      </w:r>
      <w:proofErr w:type="gramEnd"/>
      <w:r>
        <w:t xml:space="preserve"> Marine and Coastal Fisheries 7(1): 116–134.</w:t>
      </w:r>
    </w:p>
    <w:p w:rsidR="00311679" w:rsidRDefault="00311679">
      <w:pPr>
        <w:spacing w:after="0"/>
        <w:jc w:val="left"/>
        <w:rPr>
          <w:sz w:val="22"/>
          <w:szCs w:val="20"/>
        </w:rPr>
      </w:pPr>
      <w:r>
        <w:br w:type="page"/>
      </w:r>
    </w:p>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Pr>
        <w:pStyle w:val="Heading1"/>
      </w:pPr>
      <w:bookmarkStart w:id="93" w:name="_Toc481053707"/>
      <w:bookmarkStart w:id="94" w:name="_Toc493060002"/>
      <w:bookmarkStart w:id="95" w:name="_Toc516750008"/>
      <w:r>
        <w:t>Appendix A</w:t>
      </w:r>
      <w:proofErr w:type="gramStart"/>
      <w:r>
        <w:t>:</w:t>
      </w:r>
      <w:proofErr w:type="gramEnd"/>
      <w:r>
        <w:br w:type="textWrapping" w:clear="all"/>
      </w:r>
      <w:bookmarkEnd w:id="93"/>
      <w:bookmarkEnd w:id="94"/>
      <w:r>
        <w:t>Escapement counts and estimates</w:t>
      </w:r>
      <w:bookmarkEnd w:id="95"/>
    </w:p>
    <w:p w:rsidR="00276501" w:rsidRDefault="00276501" w:rsidP="00094A79">
      <w:pPr>
        <w:pStyle w:val="Caption"/>
      </w:pPr>
      <w:r>
        <w:br w:type="page"/>
      </w:r>
      <w:r>
        <w:lastRenderedPageBreak/>
        <w:br/>
      </w:r>
      <w:bookmarkStart w:id="96" w:name="_Toc516752461"/>
      <w:r w:rsidR="00094A79">
        <w:t xml:space="preserve">Appendix </w:t>
      </w:r>
      <w:proofErr w:type="gramStart"/>
      <w:r w:rsidR="00094A79">
        <w:t xml:space="preserve">A </w:t>
      </w:r>
      <w:r w:rsidR="008667D6">
        <w:fldChar w:fldCharType="begin"/>
      </w:r>
      <w:r w:rsidR="008667D6">
        <w:instrText xml:space="preserve"> SEQ Appendix_A \* ARABIC </w:instrText>
      </w:r>
      <w:r w:rsidR="008667D6">
        <w:fldChar w:fldCharType="separate"/>
      </w:r>
      <w:r w:rsidR="00167CAD">
        <w:rPr>
          <w:noProof/>
        </w:rPr>
        <w:t>1</w:t>
      </w:r>
      <w:proofErr w:type="gramEnd"/>
      <w:r w:rsidR="008667D6">
        <w:rPr>
          <w:noProof/>
        </w:rPr>
        <w:fldChar w:fldCharType="end"/>
      </w:r>
      <w:r w:rsidR="00094A79">
        <w:t>.</w:t>
      </w:r>
      <w:r w:rsidRPr="00807558">
        <w:t>–Northern</w:t>
      </w:r>
      <w:r w:rsidRPr="00013B36">
        <w:t xml:space="preserve"> Inside area coho salmon escapements, 1980</w:t>
      </w:r>
      <w:r>
        <w:t>–2017</w:t>
      </w:r>
      <w:r w:rsidRPr="00013B36">
        <w:t>.</w:t>
      </w:r>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rsidTr="00276501">
        <w:trPr>
          <w:trHeight w:val="259"/>
        </w:trPr>
        <w:tc>
          <w:tcPr>
            <w:tcW w:w="1008" w:type="dxa"/>
            <w:tcBorders>
              <w:top w:val="single" w:sz="4" w:space="0" w:color="auto"/>
            </w:tcBorders>
            <w:vAlign w:val="center"/>
          </w:tcPr>
          <w:p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rsidR="00276501" w:rsidRPr="00013B36" w:rsidRDefault="00276501" w:rsidP="00276501">
            <w:pPr>
              <w:spacing w:after="0"/>
              <w:jc w:val="center"/>
              <w:rPr>
                <w:sz w:val="18"/>
                <w:szCs w:val="18"/>
              </w:rPr>
            </w:pPr>
            <w:r w:rsidRPr="00013B36">
              <w:rPr>
                <w:sz w:val="18"/>
                <w:szCs w:val="18"/>
              </w:rPr>
              <w:t>646</w:t>
            </w:r>
          </w:p>
        </w:tc>
        <w:tc>
          <w:tcPr>
            <w:tcW w:w="1097" w:type="dxa"/>
            <w:vAlign w:val="bottom"/>
          </w:tcPr>
          <w:p w:rsidR="00276501" w:rsidRPr="00013B36" w:rsidRDefault="00276501" w:rsidP="00276501">
            <w:pPr>
              <w:spacing w:after="0"/>
              <w:jc w:val="center"/>
              <w:rPr>
                <w:sz w:val="18"/>
                <w:szCs w:val="18"/>
              </w:rPr>
            </w:pPr>
            <w:r w:rsidRPr="00013B36">
              <w:rPr>
                <w:sz w:val="18"/>
                <w:szCs w:val="18"/>
              </w:rPr>
              <w:t>227</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rsidR="00276501" w:rsidRPr="00013B36" w:rsidRDefault="00276501" w:rsidP="00276501">
            <w:pPr>
              <w:spacing w:after="0"/>
              <w:jc w:val="center"/>
              <w:rPr>
                <w:sz w:val="18"/>
                <w:szCs w:val="18"/>
              </w:rPr>
            </w:pPr>
            <w:r w:rsidRPr="00013B36">
              <w:rPr>
                <w:sz w:val="18"/>
                <w:szCs w:val="18"/>
              </w:rPr>
              <w:t>447</w:t>
            </w:r>
          </w:p>
        </w:tc>
        <w:tc>
          <w:tcPr>
            <w:tcW w:w="1097" w:type="dxa"/>
            <w:vAlign w:val="bottom"/>
          </w:tcPr>
          <w:p w:rsidR="00276501" w:rsidRPr="00013B36" w:rsidRDefault="00276501" w:rsidP="00276501">
            <w:pPr>
              <w:spacing w:after="0"/>
              <w:jc w:val="center"/>
              <w:rPr>
                <w:sz w:val="18"/>
                <w:szCs w:val="18"/>
              </w:rPr>
            </w:pPr>
            <w:r w:rsidRPr="00013B36">
              <w:rPr>
                <w:sz w:val="18"/>
                <w:szCs w:val="18"/>
              </w:rPr>
              <w:t>545</w:t>
            </w:r>
          </w:p>
        </w:tc>
        <w:tc>
          <w:tcPr>
            <w:tcW w:w="1091" w:type="dxa"/>
            <w:vAlign w:val="bottom"/>
          </w:tcPr>
          <w:p w:rsidR="00276501" w:rsidRPr="00013B36" w:rsidRDefault="00276501" w:rsidP="00276501">
            <w:pPr>
              <w:spacing w:after="0"/>
              <w:jc w:val="center"/>
              <w:rPr>
                <w:sz w:val="18"/>
                <w:szCs w:val="18"/>
              </w:rPr>
            </w:pPr>
            <w:r w:rsidRPr="00013B36">
              <w:rPr>
                <w:sz w:val="18"/>
                <w:szCs w:val="18"/>
              </w:rPr>
              <w:t>320</w:t>
            </w:r>
          </w:p>
        </w:tc>
        <w:tc>
          <w:tcPr>
            <w:tcW w:w="1073" w:type="dxa"/>
            <w:vAlign w:val="bottom"/>
          </w:tcPr>
          <w:p w:rsidR="00276501" w:rsidRPr="00013B36" w:rsidRDefault="00276501" w:rsidP="00276501">
            <w:pPr>
              <w:spacing w:after="0"/>
              <w:jc w:val="center"/>
              <w:rPr>
                <w:sz w:val="18"/>
                <w:szCs w:val="18"/>
              </w:rPr>
            </w:pPr>
            <w:r w:rsidRPr="00013B36">
              <w:rPr>
                <w:sz w:val="18"/>
                <w:szCs w:val="18"/>
              </w:rPr>
              <w:t>7,505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rsidR="00276501" w:rsidRPr="00013B36" w:rsidRDefault="00276501" w:rsidP="00276501">
            <w:pPr>
              <w:spacing w:after="0"/>
              <w:jc w:val="center"/>
              <w:rPr>
                <w:sz w:val="18"/>
                <w:szCs w:val="18"/>
              </w:rPr>
            </w:pPr>
            <w:r w:rsidRPr="00013B36">
              <w:rPr>
                <w:sz w:val="18"/>
                <w:szCs w:val="18"/>
              </w:rPr>
              <w:t>694</w:t>
            </w:r>
          </w:p>
        </w:tc>
        <w:tc>
          <w:tcPr>
            <w:tcW w:w="1097" w:type="dxa"/>
            <w:vAlign w:val="bottom"/>
          </w:tcPr>
          <w:p w:rsidR="00276501" w:rsidRPr="00013B36" w:rsidRDefault="00276501" w:rsidP="00276501">
            <w:pPr>
              <w:spacing w:after="0"/>
              <w:jc w:val="center"/>
              <w:rPr>
                <w:sz w:val="18"/>
                <w:szCs w:val="18"/>
              </w:rPr>
            </w:pPr>
            <w:r w:rsidRPr="00013B36">
              <w:rPr>
                <w:sz w:val="18"/>
                <w:szCs w:val="18"/>
              </w:rPr>
              <w:t>636</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sz w:val="18"/>
                <w:szCs w:val="18"/>
              </w:rPr>
            </w:pPr>
            <w:r w:rsidRPr="00013B36">
              <w:rPr>
                <w:sz w:val="18"/>
                <w:szCs w:val="18"/>
              </w:rPr>
              <w:t>9,840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rsidR="00276501" w:rsidRPr="00013B36" w:rsidRDefault="00276501" w:rsidP="00276501">
            <w:pPr>
              <w:spacing w:after="0"/>
              <w:jc w:val="center"/>
              <w:rPr>
                <w:sz w:val="18"/>
                <w:szCs w:val="18"/>
              </w:rPr>
            </w:pPr>
            <w:r w:rsidRPr="00013B36">
              <w:rPr>
                <w:sz w:val="18"/>
                <w:szCs w:val="18"/>
              </w:rPr>
              <w:t>651</w:t>
            </w:r>
          </w:p>
        </w:tc>
        <w:tc>
          <w:tcPr>
            <w:tcW w:w="1097" w:type="dxa"/>
            <w:vAlign w:val="bottom"/>
          </w:tcPr>
          <w:p w:rsidR="00276501" w:rsidRPr="00013B36" w:rsidRDefault="00276501" w:rsidP="00276501">
            <w:pPr>
              <w:spacing w:after="0"/>
              <w:jc w:val="center"/>
              <w:rPr>
                <w:sz w:val="18"/>
                <w:szCs w:val="18"/>
              </w:rPr>
            </w:pPr>
            <w:r w:rsidRPr="00013B36">
              <w:rPr>
                <w:sz w:val="18"/>
                <w:szCs w:val="18"/>
              </w:rPr>
              <w:t>581</w:t>
            </w:r>
          </w:p>
        </w:tc>
        <w:tc>
          <w:tcPr>
            <w:tcW w:w="1091" w:type="dxa"/>
            <w:vAlign w:val="bottom"/>
          </w:tcPr>
          <w:p w:rsidR="00276501" w:rsidRPr="00013B36" w:rsidRDefault="00276501" w:rsidP="00276501">
            <w:pPr>
              <w:spacing w:after="0"/>
              <w:jc w:val="center"/>
              <w:rPr>
                <w:sz w:val="18"/>
                <w:szCs w:val="18"/>
              </w:rPr>
            </w:pPr>
            <w:r w:rsidRPr="00013B36">
              <w:rPr>
                <w:sz w:val="18"/>
                <w:szCs w:val="18"/>
              </w:rPr>
              <w:t>189</w:t>
            </w:r>
          </w:p>
        </w:tc>
        <w:tc>
          <w:tcPr>
            <w:tcW w:w="1073" w:type="dxa"/>
            <w:vAlign w:val="bottom"/>
          </w:tcPr>
          <w:p w:rsidR="00276501" w:rsidRPr="00013B36" w:rsidRDefault="00276501" w:rsidP="00276501">
            <w:pPr>
              <w:spacing w:after="0"/>
              <w:jc w:val="center"/>
              <w:rPr>
                <w:sz w:val="18"/>
                <w:szCs w:val="18"/>
              </w:rPr>
            </w:pPr>
            <w:r w:rsidRPr="00013B36">
              <w:rPr>
                <w:sz w:val="18"/>
                <w:szCs w:val="18"/>
              </w:rPr>
              <w:t>2,825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rsidR="00276501" w:rsidRPr="00013B36" w:rsidRDefault="00276501" w:rsidP="00276501">
            <w:pPr>
              <w:spacing w:after="0"/>
              <w:jc w:val="center"/>
              <w:rPr>
                <w:sz w:val="18"/>
                <w:szCs w:val="18"/>
              </w:rPr>
            </w:pPr>
            <w:r w:rsidRPr="00013B36">
              <w:rPr>
                <w:sz w:val="18"/>
                <w:szCs w:val="18"/>
              </w:rPr>
              <w:t>942</w:t>
            </w:r>
          </w:p>
        </w:tc>
        <w:tc>
          <w:tcPr>
            <w:tcW w:w="1097" w:type="dxa"/>
            <w:vAlign w:val="bottom"/>
          </w:tcPr>
          <w:p w:rsidR="00276501" w:rsidRPr="00013B36" w:rsidRDefault="00276501" w:rsidP="00276501">
            <w:pPr>
              <w:spacing w:after="0"/>
              <w:jc w:val="center"/>
              <w:rPr>
                <w:sz w:val="18"/>
                <w:szCs w:val="18"/>
              </w:rPr>
            </w:pPr>
            <w:r w:rsidRPr="00013B36">
              <w:rPr>
                <w:sz w:val="18"/>
                <w:szCs w:val="18"/>
              </w:rPr>
              <w:t>810</w:t>
            </w:r>
          </w:p>
        </w:tc>
        <w:tc>
          <w:tcPr>
            <w:tcW w:w="1091" w:type="dxa"/>
            <w:vAlign w:val="bottom"/>
          </w:tcPr>
          <w:p w:rsidR="00276501" w:rsidRPr="00013B36" w:rsidRDefault="00276501" w:rsidP="00276501">
            <w:pPr>
              <w:spacing w:after="0"/>
              <w:jc w:val="center"/>
              <w:rPr>
                <w:sz w:val="18"/>
                <w:szCs w:val="18"/>
              </w:rPr>
            </w:pPr>
            <w:r w:rsidRPr="00013B36">
              <w:rPr>
                <w:sz w:val="18"/>
                <w:szCs w:val="18"/>
              </w:rPr>
              <w:t>276</w:t>
            </w:r>
          </w:p>
        </w:tc>
        <w:tc>
          <w:tcPr>
            <w:tcW w:w="1073" w:type="dxa"/>
            <w:vAlign w:val="bottom"/>
          </w:tcPr>
          <w:p w:rsidR="00276501" w:rsidRPr="00013B36" w:rsidRDefault="00276501" w:rsidP="00276501">
            <w:pPr>
              <w:spacing w:after="0"/>
              <w:jc w:val="center"/>
              <w:rPr>
                <w:sz w:val="18"/>
                <w:szCs w:val="18"/>
              </w:rPr>
            </w:pPr>
            <w:r w:rsidRPr="00013B36">
              <w:rPr>
                <w:sz w:val="18"/>
                <w:szCs w:val="18"/>
              </w:rPr>
              <w:t>6,169</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rsidR="00276501" w:rsidRPr="00013B36" w:rsidRDefault="00276501" w:rsidP="00276501">
            <w:pPr>
              <w:spacing w:after="0"/>
              <w:jc w:val="center"/>
              <w:rPr>
                <w:sz w:val="18"/>
                <w:szCs w:val="18"/>
              </w:rPr>
            </w:pPr>
            <w:r w:rsidRPr="00013B36">
              <w:rPr>
                <w:sz w:val="18"/>
                <w:szCs w:val="18"/>
              </w:rPr>
              <w:t>454</w:t>
            </w:r>
          </w:p>
        </w:tc>
        <w:tc>
          <w:tcPr>
            <w:tcW w:w="1097" w:type="dxa"/>
            <w:vAlign w:val="bottom"/>
          </w:tcPr>
          <w:p w:rsidR="00276501" w:rsidRPr="00013B36" w:rsidRDefault="00276501" w:rsidP="00276501">
            <w:pPr>
              <w:spacing w:after="0"/>
              <w:jc w:val="center"/>
              <w:rPr>
                <w:sz w:val="18"/>
                <w:szCs w:val="18"/>
              </w:rPr>
            </w:pPr>
            <w:r w:rsidRPr="00013B36">
              <w:rPr>
                <w:sz w:val="18"/>
                <w:szCs w:val="18"/>
              </w:rPr>
              <w:t>60</w:t>
            </w:r>
          </w:p>
        </w:tc>
        <w:tc>
          <w:tcPr>
            <w:tcW w:w="1091" w:type="dxa"/>
            <w:vAlign w:val="bottom"/>
          </w:tcPr>
          <w:p w:rsidR="00276501" w:rsidRPr="00013B36" w:rsidRDefault="00276501" w:rsidP="00276501">
            <w:pPr>
              <w:spacing w:after="0"/>
              <w:jc w:val="center"/>
              <w:rPr>
                <w:sz w:val="18"/>
                <w:szCs w:val="18"/>
              </w:rPr>
            </w:pPr>
            <w:r w:rsidRPr="00013B36">
              <w:rPr>
                <w:sz w:val="18"/>
                <w:szCs w:val="18"/>
              </w:rPr>
              <w:t>363</w:t>
            </w:r>
          </w:p>
        </w:tc>
        <w:tc>
          <w:tcPr>
            <w:tcW w:w="1073" w:type="dxa"/>
            <w:vAlign w:val="bottom"/>
          </w:tcPr>
          <w:p w:rsidR="00276501" w:rsidRPr="00013B36" w:rsidRDefault="00276501" w:rsidP="00276501">
            <w:pPr>
              <w:spacing w:after="0"/>
              <w:jc w:val="center"/>
              <w:rPr>
                <w:sz w:val="18"/>
                <w:szCs w:val="18"/>
              </w:rPr>
            </w:pPr>
            <w:r w:rsidRPr="00013B36">
              <w:rPr>
                <w:sz w:val="18"/>
                <w:szCs w:val="18"/>
              </w:rPr>
              <w:t>1,752</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rsidR="00276501" w:rsidRPr="00013B36" w:rsidRDefault="00276501" w:rsidP="00276501">
            <w:pPr>
              <w:spacing w:after="0"/>
              <w:jc w:val="center"/>
              <w:rPr>
                <w:sz w:val="18"/>
                <w:szCs w:val="18"/>
              </w:rPr>
            </w:pPr>
            <w:r w:rsidRPr="00013B36">
              <w:rPr>
                <w:sz w:val="18"/>
                <w:szCs w:val="18"/>
              </w:rPr>
              <w:t>668</w:t>
            </w:r>
          </w:p>
        </w:tc>
        <w:tc>
          <w:tcPr>
            <w:tcW w:w="1097" w:type="dxa"/>
            <w:vAlign w:val="bottom"/>
          </w:tcPr>
          <w:p w:rsidR="00276501" w:rsidRPr="00013B36" w:rsidRDefault="00276501" w:rsidP="00276501">
            <w:pPr>
              <w:spacing w:after="0"/>
              <w:jc w:val="center"/>
              <w:rPr>
                <w:sz w:val="18"/>
                <w:szCs w:val="18"/>
              </w:rPr>
            </w:pPr>
            <w:r w:rsidRPr="00013B36">
              <w:rPr>
                <w:sz w:val="18"/>
                <w:szCs w:val="18"/>
              </w:rPr>
              <w:t>314</w:t>
            </w:r>
          </w:p>
        </w:tc>
        <w:tc>
          <w:tcPr>
            <w:tcW w:w="1091" w:type="dxa"/>
            <w:vAlign w:val="bottom"/>
          </w:tcPr>
          <w:p w:rsidR="00276501" w:rsidRPr="00013B36" w:rsidRDefault="00276501" w:rsidP="00276501">
            <w:pPr>
              <w:spacing w:after="0"/>
              <w:jc w:val="center"/>
              <w:rPr>
                <w:sz w:val="18"/>
                <w:szCs w:val="18"/>
              </w:rPr>
            </w:pPr>
            <w:r w:rsidRPr="00013B36">
              <w:rPr>
                <w:sz w:val="18"/>
                <w:szCs w:val="18"/>
              </w:rPr>
              <w:t>204</w:t>
            </w:r>
          </w:p>
        </w:tc>
        <w:tc>
          <w:tcPr>
            <w:tcW w:w="1073" w:type="dxa"/>
            <w:vAlign w:val="bottom"/>
          </w:tcPr>
          <w:p w:rsidR="00276501" w:rsidRPr="00013B36" w:rsidRDefault="00276501" w:rsidP="00276501">
            <w:pPr>
              <w:spacing w:after="0"/>
              <w:jc w:val="center"/>
              <w:rPr>
                <w:sz w:val="18"/>
                <w:szCs w:val="18"/>
              </w:rPr>
            </w:pPr>
            <w:r w:rsidRPr="00013B36">
              <w:rPr>
                <w:sz w:val="18"/>
                <w:szCs w:val="18"/>
              </w:rPr>
              <w:t>3,260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1,113</w:t>
            </w:r>
          </w:p>
        </w:tc>
        <w:tc>
          <w:tcPr>
            <w:tcW w:w="1120" w:type="dxa"/>
            <w:vAlign w:val="bottom"/>
          </w:tcPr>
          <w:p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rsidR="00276501" w:rsidRPr="00013B36" w:rsidRDefault="00276501" w:rsidP="00276501">
            <w:pPr>
              <w:spacing w:after="0"/>
              <w:jc w:val="center"/>
              <w:rPr>
                <w:sz w:val="18"/>
                <w:szCs w:val="18"/>
              </w:rPr>
            </w:pPr>
            <w:r w:rsidRPr="00013B36">
              <w:rPr>
                <w:sz w:val="18"/>
                <w:szCs w:val="18"/>
              </w:rPr>
              <w:t>55,457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rsidR="00276501" w:rsidRPr="00013B36" w:rsidRDefault="00276501" w:rsidP="00276501">
            <w:pPr>
              <w:spacing w:after="0"/>
              <w:jc w:val="center"/>
              <w:rPr>
                <w:sz w:val="18"/>
                <w:szCs w:val="18"/>
              </w:rPr>
            </w:pPr>
            <w:r w:rsidRPr="00013B36">
              <w:rPr>
                <w:sz w:val="18"/>
                <w:szCs w:val="18"/>
              </w:rPr>
              <w:t>756</w:t>
            </w:r>
          </w:p>
        </w:tc>
        <w:tc>
          <w:tcPr>
            <w:tcW w:w="1097" w:type="dxa"/>
            <w:vAlign w:val="bottom"/>
          </w:tcPr>
          <w:p w:rsidR="00276501" w:rsidRPr="00013B36" w:rsidRDefault="00276501" w:rsidP="00276501">
            <w:pPr>
              <w:spacing w:after="0"/>
              <w:jc w:val="center"/>
              <w:rPr>
                <w:sz w:val="18"/>
                <w:szCs w:val="18"/>
              </w:rPr>
            </w:pPr>
            <w:r w:rsidRPr="00013B36">
              <w:rPr>
                <w:sz w:val="18"/>
                <w:szCs w:val="18"/>
              </w:rPr>
              <w:t>164</w:t>
            </w:r>
          </w:p>
        </w:tc>
        <w:tc>
          <w:tcPr>
            <w:tcW w:w="1091" w:type="dxa"/>
            <w:vAlign w:val="bottom"/>
          </w:tcPr>
          <w:p w:rsidR="00276501" w:rsidRPr="00013B36" w:rsidRDefault="00276501" w:rsidP="00276501">
            <w:pPr>
              <w:spacing w:after="0"/>
              <w:jc w:val="center"/>
              <w:rPr>
                <w:sz w:val="18"/>
                <w:szCs w:val="18"/>
              </w:rPr>
            </w:pPr>
            <w:r w:rsidRPr="00013B36">
              <w:rPr>
                <w:sz w:val="18"/>
                <w:szCs w:val="18"/>
              </w:rPr>
              <w:t>542</w:t>
            </w:r>
          </w:p>
        </w:tc>
        <w:tc>
          <w:tcPr>
            <w:tcW w:w="1073" w:type="dxa"/>
            <w:vAlign w:val="bottom"/>
          </w:tcPr>
          <w:p w:rsidR="00276501" w:rsidRPr="00013B36" w:rsidRDefault="00276501" w:rsidP="00276501">
            <w:pPr>
              <w:spacing w:after="0"/>
              <w:jc w:val="center"/>
              <w:rPr>
                <w:sz w:val="18"/>
                <w:szCs w:val="18"/>
              </w:rPr>
            </w:pPr>
            <w:r w:rsidRPr="00013B36">
              <w:rPr>
                <w:sz w:val="18"/>
                <w:szCs w:val="18"/>
              </w:rPr>
              <w:t>2,724</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877</w:t>
            </w:r>
          </w:p>
        </w:tc>
        <w:tc>
          <w:tcPr>
            <w:tcW w:w="1120" w:type="dxa"/>
            <w:vAlign w:val="bottom"/>
          </w:tcPr>
          <w:p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rsidR="00276501" w:rsidRPr="00013B36" w:rsidRDefault="00276501" w:rsidP="00276501">
            <w:pPr>
              <w:spacing w:after="0"/>
              <w:jc w:val="center"/>
              <w:rPr>
                <w:sz w:val="18"/>
                <w:szCs w:val="18"/>
              </w:rPr>
            </w:pPr>
            <w:r w:rsidRPr="00013B36">
              <w:rPr>
                <w:sz w:val="18"/>
                <w:szCs w:val="18"/>
              </w:rPr>
              <w:t>39,450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rsidR="00276501" w:rsidRPr="00013B36" w:rsidRDefault="00276501" w:rsidP="00276501">
            <w:pPr>
              <w:spacing w:after="0"/>
              <w:jc w:val="center"/>
              <w:rPr>
                <w:sz w:val="18"/>
                <w:szCs w:val="18"/>
              </w:rPr>
            </w:pPr>
            <w:r w:rsidRPr="00013B36">
              <w:rPr>
                <w:sz w:val="18"/>
                <w:szCs w:val="18"/>
              </w:rPr>
              <w:t>502</w:t>
            </w:r>
          </w:p>
        </w:tc>
        <w:tc>
          <w:tcPr>
            <w:tcW w:w="1097" w:type="dxa"/>
            <w:vAlign w:val="bottom"/>
          </w:tcPr>
          <w:p w:rsidR="00276501" w:rsidRPr="00013B36" w:rsidRDefault="00276501" w:rsidP="00276501">
            <w:pPr>
              <w:spacing w:after="0"/>
              <w:jc w:val="center"/>
              <w:rPr>
                <w:sz w:val="18"/>
                <w:szCs w:val="18"/>
              </w:rPr>
            </w:pPr>
            <w:r w:rsidRPr="00013B36">
              <w:rPr>
                <w:sz w:val="18"/>
                <w:szCs w:val="18"/>
              </w:rPr>
              <w:t>566</w:t>
            </w:r>
          </w:p>
        </w:tc>
        <w:tc>
          <w:tcPr>
            <w:tcW w:w="1091" w:type="dxa"/>
            <w:vAlign w:val="bottom"/>
          </w:tcPr>
          <w:p w:rsidR="00276501" w:rsidRPr="00013B36" w:rsidRDefault="00276501" w:rsidP="00276501">
            <w:pPr>
              <w:spacing w:after="0"/>
              <w:jc w:val="center"/>
              <w:rPr>
                <w:sz w:val="18"/>
                <w:szCs w:val="18"/>
              </w:rPr>
            </w:pPr>
            <w:r w:rsidRPr="00013B36">
              <w:rPr>
                <w:sz w:val="18"/>
                <w:szCs w:val="18"/>
              </w:rPr>
              <w:t>242</w:t>
            </w:r>
          </w:p>
        </w:tc>
        <w:tc>
          <w:tcPr>
            <w:tcW w:w="1073" w:type="dxa"/>
            <w:vAlign w:val="bottom"/>
          </w:tcPr>
          <w:p w:rsidR="00276501" w:rsidRPr="00013B36" w:rsidRDefault="00276501" w:rsidP="00276501">
            <w:pPr>
              <w:spacing w:after="0"/>
              <w:jc w:val="center"/>
              <w:rPr>
                <w:sz w:val="18"/>
                <w:szCs w:val="18"/>
              </w:rPr>
            </w:pPr>
            <w:r w:rsidRPr="00013B36">
              <w:rPr>
                <w:sz w:val="18"/>
                <w:szCs w:val="18"/>
              </w:rPr>
              <w:t>7,509</w:t>
            </w:r>
          </w:p>
        </w:tc>
        <w:tc>
          <w:tcPr>
            <w:tcW w:w="936" w:type="dxa"/>
            <w:vAlign w:val="bottom"/>
          </w:tcPr>
          <w:p w:rsidR="00276501" w:rsidRPr="00013B36" w:rsidRDefault="00276501" w:rsidP="00276501">
            <w:pPr>
              <w:spacing w:after="0"/>
              <w:jc w:val="center"/>
              <w:rPr>
                <w:sz w:val="18"/>
                <w:szCs w:val="18"/>
              </w:rPr>
            </w:pPr>
            <w:r w:rsidRPr="00013B36">
              <w:rPr>
                <w:sz w:val="18"/>
                <w:szCs w:val="18"/>
              </w:rPr>
              <w:t>9,320</w:t>
            </w:r>
          </w:p>
        </w:tc>
        <w:tc>
          <w:tcPr>
            <w:tcW w:w="1039" w:type="dxa"/>
            <w:vAlign w:val="bottom"/>
          </w:tcPr>
          <w:p w:rsidR="00276501" w:rsidRPr="00013B36" w:rsidRDefault="00276501" w:rsidP="00276501">
            <w:pPr>
              <w:spacing w:after="0"/>
              <w:jc w:val="center"/>
              <w:rPr>
                <w:sz w:val="18"/>
                <w:szCs w:val="18"/>
              </w:rPr>
            </w:pPr>
            <w:r w:rsidRPr="00013B36">
              <w:rPr>
                <w:sz w:val="18"/>
                <w:szCs w:val="18"/>
              </w:rPr>
              <w:t>1,452</w:t>
            </w:r>
          </w:p>
        </w:tc>
        <w:tc>
          <w:tcPr>
            <w:tcW w:w="1120" w:type="dxa"/>
            <w:vAlign w:val="bottom"/>
          </w:tcPr>
          <w:p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rsidR="00276501" w:rsidRPr="00013B36" w:rsidRDefault="00276501" w:rsidP="00276501">
            <w:pPr>
              <w:spacing w:after="0"/>
              <w:jc w:val="center"/>
              <w:rPr>
                <w:sz w:val="18"/>
                <w:szCs w:val="18"/>
              </w:rPr>
            </w:pPr>
            <w:r w:rsidRPr="00013B36">
              <w:rPr>
                <w:sz w:val="18"/>
                <w:szCs w:val="18"/>
              </w:rPr>
              <w:t>56,808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rsidR="00276501" w:rsidRPr="00013B36" w:rsidRDefault="00276501" w:rsidP="00276501">
            <w:pPr>
              <w:spacing w:after="0"/>
              <w:jc w:val="center"/>
              <w:rPr>
                <w:sz w:val="18"/>
                <w:szCs w:val="18"/>
              </w:rPr>
            </w:pPr>
            <w:r w:rsidRPr="00013B36">
              <w:rPr>
                <w:sz w:val="18"/>
                <w:szCs w:val="18"/>
              </w:rPr>
              <w:t>697</w:t>
            </w:r>
          </w:p>
        </w:tc>
        <w:tc>
          <w:tcPr>
            <w:tcW w:w="1097" w:type="dxa"/>
            <w:vAlign w:val="bottom"/>
          </w:tcPr>
          <w:p w:rsidR="00276501" w:rsidRPr="00013B36" w:rsidRDefault="00276501" w:rsidP="00276501">
            <w:pPr>
              <w:spacing w:after="0"/>
              <w:jc w:val="center"/>
              <w:rPr>
                <w:sz w:val="18"/>
                <w:szCs w:val="18"/>
              </w:rPr>
            </w:pPr>
            <w:r w:rsidRPr="00013B36">
              <w:rPr>
                <w:sz w:val="18"/>
                <w:szCs w:val="18"/>
              </w:rPr>
              <w:t>1,711</w:t>
            </w:r>
          </w:p>
        </w:tc>
        <w:tc>
          <w:tcPr>
            <w:tcW w:w="1091" w:type="dxa"/>
            <w:vAlign w:val="bottom"/>
          </w:tcPr>
          <w:p w:rsidR="00276501" w:rsidRPr="00013B36" w:rsidRDefault="00276501" w:rsidP="00276501">
            <w:pPr>
              <w:spacing w:after="0"/>
              <w:jc w:val="center"/>
              <w:rPr>
                <w:sz w:val="18"/>
                <w:szCs w:val="18"/>
              </w:rPr>
            </w:pPr>
            <w:r w:rsidRPr="00013B36">
              <w:rPr>
                <w:sz w:val="18"/>
                <w:szCs w:val="18"/>
              </w:rPr>
              <w:t>324</w:t>
            </w:r>
          </w:p>
        </w:tc>
        <w:tc>
          <w:tcPr>
            <w:tcW w:w="1073" w:type="dxa"/>
            <w:vAlign w:val="bottom"/>
          </w:tcPr>
          <w:p w:rsidR="00276501" w:rsidRPr="00013B36" w:rsidRDefault="00276501" w:rsidP="00276501">
            <w:pPr>
              <w:spacing w:after="0"/>
              <w:jc w:val="center"/>
              <w:rPr>
                <w:sz w:val="18"/>
                <w:szCs w:val="18"/>
              </w:rPr>
            </w:pPr>
            <w:r w:rsidRPr="00013B36">
              <w:rPr>
                <w:sz w:val="18"/>
                <w:szCs w:val="18"/>
              </w:rPr>
              <w:t>11,050</w:t>
            </w:r>
          </w:p>
        </w:tc>
        <w:tc>
          <w:tcPr>
            <w:tcW w:w="936" w:type="dxa"/>
            <w:vAlign w:val="bottom"/>
          </w:tcPr>
          <w:p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rsidR="00276501" w:rsidRPr="00013B36" w:rsidRDefault="00276501" w:rsidP="00276501">
            <w:pPr>
              <w:spacing w:after="0"/>
              <w:jc w:val="center"/>
              <w:rPr>
                <w:sz w:val="18"/>
                <w:szCs w:val="18"/>
              </w:rPr>
            </w:pPr>
            <w:r w:rsidRPr="00013B36">
              <w:rPr>
                <w:sz w:val="18"/>
                <w:szCs w:val="18"/>
              </w:rPr>
              <w:t>3,383</w:t>
            </w:r>
          </w:p>
        </w:tc>
        <w:tc>
          <w:tcPr>
            <w:tcW w:w="1120" w:type="dxa"/>
            <w:vAlign w:val="bottom"/>
          </w:tcPr>
          <w:p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276501" w:rsidRPr="00013B36" w:rsidRDefault="00276501" w:rsidP="00276501">
            <w:pPr>
              <w:spacing w:after="0"/>
              <w:jc w:val="center"/>
              <w:rPr>
                <w:sz w:val="18"/>
                <w:szCs w:val="18"/>
              </w:rPr>
            </w:pPr>
            <w:r w:rsidRPr="00013B36">
              <w:rPr>
                <w:sz w:val="18"/>
                <w:szCs w:val="18"/>
              </w:rPr>
              <w:t>72,196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rsidR="00276501" w:rsidRPr="00013B36" w:rsidRDefault="00276501" w:rsidP="00276501">
            <w:pPr>
              <w:spacing w:after="0"/>
              <w:jc w:val="center"/>
              <w:rPr>
                <w:sz w:val="18"/>
                <w:szCs w:val="18"/>
              </w:rPr>
            </w:pPr>
            <w:r w:rsidRPr="00013B36">
              <w:rPr>
                <w:sz w:val="18"/>
                <w:szCs w:val="18"/>
              </w:rPr>
              <w:t>808</w:t>
            </w:r>
          </w:p>
        </w:tc>
        <w:tc>
          <w:tcPr>
            <w:tcW w:w="1097" w:type="dxa"/>
            <w:vAlign w:val="bottom"/>
          </w:tcPr>
          <w:p w:rsidR="00276501" w:rsidRPr="00013B36" w:rsidRDefault="00276501" w:rsidP="00276501">
            <w:pPr>
              <w:spacing w:after="0"/>
              <w:jc w:val="center"/>
              <w:rPr>
                <w:sz w:val="18"/>
                <w:szCs w:val="18"/>
              </w:rPr>
            </w:pPr>
            <w:r w:rsidRPr="00013B36">
              <w:rPr>
                <w:sz w:val="18"/>
                <w:szCs w:val="18"/>
              </w:rPr>
              <w:t>1,415</w:t>
            </w:r>
          </w:p>
        </w:tc>
        <w:tc>
          <w:tcPr>
            <w:tcW w:w="1091" w:type="dxa"/>
            <w:vAlign w:val="bottom"/>
          </w:tcPr>
          <w:p w:rsidR="00276501" w:rsidRPr="00013B36" w:rsidRDefault="00276501" w:rsidP="00276501">
            <w:pPr>
              <w:spacing w:after="0"/>
              <w:jc w:val="center"/>
              <w:rPr>
                <w:sz w:val="18"/>
                <w:szCs w:val="18"/>
              </w:rPr>
            </w:pPr>
            <w:r w:rsidRPr="00013B36">
              <w:rPr>
                <w:sz w:val="18"/>
                <w:szCs w:val="18"/>
              </w:rPr>
              <w:t>410</w:t>
            </w:r>
          </w:p>
        </w:tc>
        <w:tc>
          <w:tcPr>
            <w:tcW w:w="1073" w:type="dxa"/>
            <w:vAlign w:val="bottom"/>
          </w:tcPr>
          <w:p w:rsidR="00276501" w:rsidRPr="00013B36" w:rsidRDefault="00276501" w:rsidP="00276501">
            <w:pPr>
              <w:spacing w:after="0"/>
              <w:jc w:val="center"/>
              <w:rPr>
                <w:sz w:val="18"/>
                <w:szCs w:val="18"/>
              </w:rPr>
            </w:pPr>
            <w:r w:rsidRPr="00013B36">
              <w:rPr>
                <w:sz w:val="18"/>
                <w:szCs w:val="18"/>
              </w:rPr>
              <w:t>11,530</w:t>
            </w:r>
          </w:p>
        </w:tc>
        <w:tc>
          <w:tcPr>
            <w:tcW w:w="936" w:type="dxa"/>
            <w:vAlign w:val="bottom"/>
          </w:tcPr>
          <w:p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rsidR="00276501" w:rsidRPr="00013B36" w:rsidRDefault="00276501" w:rsidP="00276501">
            <w:pPr>
              <w:spacing w:after="0"/>
              <w:jc w:val="center"/>
              <w:rPr>
                <w:sz w:val="18"/>
                <w:szCs w:val="18"/>
              </w:rPr>
            </w:pPr>
            <w:r w:rsidRPr="00013B36">
              <w:rPr>
                <w:sz w:val="18"/>
                <w:szCs w:val="18"/>
              </w:rPr>
              <w:t>2,513</w:t>
            </w:r>
          </w:p>
        </w:tc>
        <w:tc>
          <w:tcPr>
            <w:tcW w:w="1120" w:type="dxa"/>
            <w:vAlign w:val="bottom"/>
          </w:tcPr>
          <w:p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rsidR="00276501" w:rsidRPr="00013B36" w:rsidRDefault="00276501" w:rsidP="00276501">
            <w:pPr>
              <w:spacing w:after="0"/>
              <w:jc w:val="center"/>
              <w:rPr>
                <w:sz w:val="18"/>
                <w:szCs w:val="18"/>
              </w:rPr>
            </w:pPr>
            <w:r w:rsidRPr="00013B36">
              <w:rPr>
                <w:sz w:val="18"/>
                <w:szCs w:val="18"/>
              </w:rPr>
              <w:t>127,484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rsidR="00276501" w:rsidRPr="00013B36" w:rsidRDefault="00276501" w:rsidP="00276501">
            <w:pPr>
              <w:spacing w:after="0"/>
              <w:jc w:val="center"/>
              <w:rPr>
                <w:sz w:val="18"/>
                <w:szCs w:val="18"/>
              </w:rPr>
            </w:pPr>
            <w:r w:rsidRPr="00013B36">
              <w:rPr>
                <w:sz w:val="18"/>
                <w:szCs w:val="18"/>
              </w:rPr>
              <w:t>1,020</w:t>
            </w:r>
          </w:p>
        </w:tc>
        <w:tc>
          <w:tcPr>
            <w:tcW w:w="1097" w:type="dxa"/>
            <w:vAlign w:val="bottom"/>
          </w:tcPr>
          <w:p w:rsidR="00276501" w:rsidRPr="00013B36" w:rsidRDefault="00276501" w:rsidP="00276501">
            <w:pPr>
              <w:spacing w:after="0"/>
              <w:jc w:val="center"/>
              <w:rPr>
                <w:sz w:val="18"/>
                <w:szCs w:val="18"/>
              </w:rPr>
            </w:pPr>
            <w:r w:rsidRPr="00013B36">
              <w:rPr>
                <w:sz w:val="18"/>
                <w:szCs w:val="18"/>
              </w:rPr>
              <w:t>2,512</w:t>
            </w:r>
          </w:p>
        </w:tc>
        <w:tc>
          <w:tcPr>
            <w:tcW w:w="1091" w:type="dxa"/>
            <w:vAlign w:val="bottom"/>
          </w:tcPr>
          <w:p w:rsidR="00276501" w:rsidRPr="00013B36" w:rsidRDefault="00276501" w:rsidP="00276501">
            <w:pPr>
              <w:spacing w:after="0"/>
              <w:jc w:val="center"/>
              <w:rPr>
                <w:sz w:val="18"/>
                <w:szCs w:val="18"/>
              </w:rPr>
            </w:pPr>
            <w:r w:rsidRPr="00013B36">
              <w:rPr>
                <w:sz w:val="18"/>
                <w:szCs w:val="18"/>
              </w:rPr>
              <w:t>403</w:t>
            </w:r>
          </w:p>
        </w:tc>
        <w:tc>
          <w:tcPr>
            <w:tcW w:w="1073" w:type="dxa"/>
            <w:vAlign w:val="bottom"/>
          </w:tcPr>
          <w:p w:rsidR="00276501" w:rsidRPr="00013B36" w:rsidRDefault="00276501" w:rsidP="00276501">
            <w:pPr>
              <w:spacing w:after="0"/>
              <w:jc w:val="center"/>
              <w:rPr>
                <w:sz w:val="18"/>
                <w:szCs w:val="18"/>
              </w:rPr>
            </w:pPr>
            <w:r w:rsidRPr="00013B36">
              <w:rPr>
                <w:sz w:val="18"/>
                <w:szCs w:val="18"/>
              </w:rPr>
              <w:t>15,300</w:t>
            </w:r>
          </w:p>
        </w:tc>
        <w:tc>
          <w:tcPr>
            <w:tcW w:w="936" w:type="dxa"/>
            <w:vAlign w:val="bottom"/>
          </w:tcPr>
          <w:p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rsidR="00276501" w:rsidRPr="00013B36" w:rsidRDefault="00276501" w:rsidP="00276501">
            <w:pPr>
              <w:spacing w:after="0"/>
              <w:jc w:val="center"/>
              <w:rPr>
                <w:sz w:val="18"/>
                <w:szCs w:val="18"/>
              </w:rPr>
            </w:pPr>
            <w:r w:rsidRPr="00013B36">
              <w:rPr>
                <w:sz w:val="18"/>
                <w:szCs w:val="18"/>
              </w:rPr>
              <w:t>2,307</w:t>
            </w:r>
          </w:p>
        </w:tc>
        <w:tc>
          <w:tcPr>
            <w:tcW w:w="1120" w:type="dxa"/>
            <w:vAlign w:val="bottom"/>
          </w:tcPr>
          <w:p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rsidR="00276501" w:rsidRPr="00013B36" w:rsidRDefault="00276501" w:rsidP="00276501">
            <w:pPr>
              <w:spacing w:after="0"/>
              <w:jc w:val="center"/>
              <w:rPr>
                <w:sz w:val="18"/>
                <w:szCs w:val="18"/>
              </w:rPr>
            </w:pPr>
            <w:r w:rsidRPr="00013B36">
              <w:rPr>
                <w:sz w:val="18"/>
                <w:szCs w:val="18"/>
              </w:rPr>
              <w:t>83,729</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rsidR="00276501" w:rsidRPr="00013B36" w:rsidRDefault="00276501" w:rsidP="00276501">
            <w:pPr>
              <w:spacing w:after="0"/>
              <w:jc w:val="center"/>
              <w:rPr>
                <w:sz w:val="18"/>
                <w:szCs w:val="18"/>
              </w:rPr>
            </w:pPr>
            <w:r w:rsidRPr="00013B36">
              <w:rPr>
                <w:sz w:val="18"/>
                <w:szCs w:val="18"/>
              </w:rPr>
              <w:t>859</w:t>
            </w:r>
          </w:p>
        </w:tc>
        <w:tc>
          <w:tcPr>
            <w:tcW w:w="1097" w:type="dxa"/>
            <w:vAlign w:val="bottom"/>
          </w:tcPr>
          <w:p w:rsidR="00276501" w:rsidRPr="00013B36" w:rsidRDefault="00276501" w:rsidP="00276501">
            <w:pPr>
              <w:spacing w:after="0"/>
              <w:jc w:val="center"/>
              <w:rPr>
                <w:sz w:val="18"/>
                <w:szCs w:val="18"/>
              </w:rPr>
            </w:pPr>
            <w:r w:rsidRPr="00013B36">
              <w:rPr>
                <w:sz w:val="18"/>
                <w:szCs w:val="18"/>
              </w:rPr>
              <w:t>1,352</w:t>
            </w:r>
          </w:p>
        </w:tc>
        <w:tc>
          <w:tcPr>
            <w:tcW w:w="1091" w:type="dxa"/>
            <w:vAlign w:val="bottom"/>
          </w:tcPr>
          <w:p w:rsidR="00276501" w:rsidRPr="00013B36" w:rsidRDefault="00276501" w:rsidP="00276501">
            <w:pPr>
              <w:spacing w:after="0"/>
              <w:jc w:val="center"/>
              <w:rPr>
                <w:sz w:val="18"/>
                <w:szCs w:val="18"/>
              </w:rPr>
            </w:pPr>
            <w:r w:rsidRPr="00013B36">
              <w:rPr>
                <w:sz w:val="18"/>
                <w:szCs w:val="18"/>
              </w:rPr>
              <w:t>112</w:t>
            </w:r>
          </w:p>
        </w:tc>
        <w:tc>
          <w:tcPr>
            <w:tcW w:w="1073" w:type="dxa"/>
            <w:vAlign w:val="bottom"/>
          </w:tcPr>
          <w:p w:rsidR="00276501" w:rsidRPr="00013B36" w:rsidRDefault="00276501" w:rsidP="00276501">
            <w:pPr>
              <w:spacing w:after="0"/>
              <w:jc w:val="center"/>
              <w:rPr>
                <w:sz w:val="18"/>
                <w:szCs w:val="18"/>
              </w:rPr>
            </w:pPr>
            <w:r w:rsidRPr="00013B36">
              <w:rPr>
                <w:sz w:val="18"/>
                <w:szCs w:val="18"/>
              </w:rPr>
              <w:t>15,670</w:t>
            </w:r>
          </w:p>
        </w:tc>
        <w:tc>
          <w:tcPr>
            <w:tcW w:w="936" w:type="dxa"/>
            <w:vAlign w:val="bottom"/>
          </w:tcPr>
          <w:p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rsidR="00276501" w:rsidRPr="00013B36" w:rsidRDefault="00276501" w:rsidP="00276501">
            <w:pPr>
              <w:spacing w:after="0"/>
              <w:jc w:val="center"/>
              <w:rPr>
                <w:sz w:val="18"/>
                <w:szCs w:val="18"/>
              </w:rPr>
            </w:pPr>
            <w:r w:rsidRPr="00013B36">
              <w:rPr>
                <w:sz w:val="18"/>
                <w:szCs w:val="18"/>
              </w:rPr>
              <w:t>1,731</w:t>
            </w:r>
          </w:p>
        </w:tc>
        <w:tc>
          <w:tcPr>
            <w:tcW w:w="1120" w:type="dxa"/>
            <w:vAlign w:val="bottom"/>
          </w:tcPr>
          <w:p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rsidR="00276501" w:rsidRPr="00013B36" w:rsidRDefault="00276501" w:rsidP="00276501">
            <w:pPr>
              <w:spacing w:after="0"/>
              <w:jc w:val="center"/>
              <w:rPr>
                <w:sz w:val="18"/>
                <w:szCs w:val="18"/>
              </w:rPr>
            </w:pPr>
            <w:r w:rsidRPr="00013B36">
              <w:rPr>
                <w:sz w:val="18"/>
                <w:szCs w:val="18"/>
              </w:rPr>
              <w:t>119,330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rsidR="00276501" w:rsidRPr="00013B36" w:rsidRDefault="00276501" w:rsidP="00276501">
            <w:pPr>
              <w:spacing w:after="0"/>
              <w:jc w:val="center"/>
              <w:rPr>
                <w:sz w:val="18"/>
                <w:szCs w:val="18"/>
              </w:rPr>
            </w:pPr>
            <w:r w:rsidRPr="00013B36">
              <w:rPr>
                <w:sz w:val="18"/>
                <w:szCs w:val="18"/>
              </w:rPr>
              <w:t>1,437</w:t>
            </w:r>
          </w:p>
        </w:tc>
        <w:tc>
          <w:tcPr>
            <w:tcW w:w="1097" w:type="dxa"/>
            <w:vAlign w:val="bottom"/>
          </w:tcPr>
          <w:p w:rsidR="00276501" w:rsidRPr="00013B36" w:rsidRDefault="00276501" w:rsidP="00276501">
            <w:pPr>
              <w:spacing w:after="0"/>
              <w:jc w:val="center"/>
              <w:rPr>
                <w:sz w:val="18"/>
                <w:szCs w:val="18"/>
              </w:rPr>
            </w:pPr>
            <w:r w:rsidRPr="00013B36">
              <w:rPr>
                <w:sz w:val="18"/>
                <w:szCs w:val="18"/>
              </w:rPr>
              <w:t>1,829</w:t>
            </w:r>
          </w:p>
        </w:tc>
        <w:tc>
          <w:tcPr>
            <w:tcW w:w="1091" w:type="dxa"/>
            <w:vAlign w:val="bottom"/>
          </w:tcPr>
          <w:p w:rsidR="00276501" w:rsidRPr="00013B36" w:rsidRDefault="00276501" w:rsidP="00276501">
            <w:pPr>
              <w:spacing w:after="0"/>
              <w:jc w:val="center"/>
              <w:rPr>
                <w:sz w:val="18"/>
                <w:szCs w:val="18"/>
              </w:rPr>
            </w:pPr>
            <w:r w:rsidRPr="00013B36">
              <w:rPr>
                <w:sz w:val="18"/>
                <w:szCs w:val="18"/>
              </w:rPr>
              <w:t>318</w:t>
            </w:r>
          </w:p>
        </w:tc>
        <w:tc>
          <w:tcPr>
            <w:tcW w:w="1073" w:type="dxa"/>
            <w:vAlign w:val="bottom"/>
          </w:tcPr>
          <w:p w:rsidR="00276501" w:rsidRPr="00013B36" w:rsidRDefault="00276501" w:rsidP="00276501">
            <w:pPr>
              <w:spacing w:after="0"/>
              <w:jc w:val="center"/>
              <w:rPr>
                <w:sz w:val="18"/>
                <w:szCs w:val="18"/>
              </w:rPr>
            </w:pPr>
            <w:r w:rsidRPr="00013B36">
              <w:rPr>
                <w:sz w:val="18"/>
                <w:szCs w:val="18"/>
              </w:rPr>
              <w:t>15,920</w:t>
            </w:r>
          </w:p>
        </w:tc>
        <w:tc>
          <w:tcPr>
            <w:tcW w:w="936" w:type="dxa"/>
            <w:vAlign w:val="bottom"/>
          </w:tcPr>
          <w:p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rsidR="00276501" w:rsidRPr="00013B36" w:rsidRDefault="00276501" w:rsidP="00276501">
            <w:pPr>
              <w:spacing w:after="0"/>
              <w:jc w:val="center"/>
              <w:rPr>
                <w:sz w:val="18"/>
                <w:szCs w:val="18"/>
              </w:rPr>
            </w:pPr>
            <w:r w:rsidRPr="00013B36">
              <w:rPr>
                <w:sz w:val="18"/>
                <w:szCs w:val="18"/>
              </w:rPr>
              <w:t>5,781</w:t>
            </w:r>
          </w:p>
        </w:tc>
        <w:tc>
          <w:tcPr>
            <w:tcW w:w="1120" w:type="dxa"/>
            <w:vAlign w:val="bottom"/>
          </w:tcPr>
          <w:p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rsidR="00276501" w:rsidRPr="00013B36" w:rsidRDefault="00276501" w:rsidP="00276501">
            <w:pPr>
              <w:spacing w:after="0"/>
              <w:jc w:val="center"/>
              <w:rPr>
                <w:sz w:val="18"/>
                <w:szCs w:val="18"/>
              </w:rPr>
            </w:pPr>
            <w:r w:rsidRPr="00013B36">
              <w:rPr>
                <w:sz w:val="18"/>
                <w:szCs w:val="18"/>
              </w:rPr>
              <w:t>96,343</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rsidR="00276501" w:rsidRPr="00013B36" w:rsidRDefault="00276501" w:rsidP="00276501">
            <w:pPr>
              <w:spacing w:after="0"/>
              <w:jc w:val="center"/>
              <w:rPr>
                <w:sz w:val="18"/>
                <w:szCs w:val="18"/>
              </w:rPr>
            </w:pPr>
            <w:r w:rsidRPr="00013B36">
              <w:rPr>
                <w:sz w:val="18"/>
                <w:szCs w:val="18"/>
              </w:rPr>
              <w:t>460</w:t>
            </w:r>
          </w:p>
        </w:tc>
        <w:tc>
          <w:tcPr>
            <w:tcW w:w="1097" w:type="dxa"/>
            <w:vAlign w:val="bottom"/>
          </w:tcPr>
          <w:p w:rsidR="00276501" w:rsidRPr="00013B36" w:rsidRDefault="00276501" w:rsidP="00276501">
            <w:pPr>
              <w:spacing w:after="0"/>
              <w:jc w:val="center"/>
              <w:rPr>
                <w:sz w:val="18"/>
                <w:szCs w:val="18"/>
              </w:rPr>
            </w:pPr>
            <w:r w:rsidRPr="00013B36">
              <w:rPr>
                <w:sz w:val="18"/>
                <w:szCs w:val="18"/>
              </w:rPr>
              <w:t>600</w:t>
            </w:r>
          </w:p>
        </w:tc>
        <w:tc>
          <w:tcPr>
            <w:tcW w:w="1091" w:type="dxa"/>
            <w:vAlign w:val="bottom"/>
          </w:tcPr>
          <w:p w:rsidR="00276501" w:rsidRPr="00013B36" w:rsidRDefault="00276501" w:rsidP="00276501">
            <w:pPr>
              <w:spacing w:after="0"/>
              <w:jc w:val="center"/>
              <w:rPr>
                <w:sz w:val="18"/>
                <w:szCs w:val="18"/>
              </w:rPr>
            </w:pPr>
            <w:r w:rsidRPr="00013B36">
              <w:rPr>
                <w:sz w:val="18"/>
                <w:szCs w:val="18"/>
              </w:rPr>
              <w:t>277</w:t>
            </w:r>
          </w:p>
        </w:tc>
        <w:tc>
          <w:tcPr>
            <w:tcW w:w="1073" w:type="dxa"/>
            <w:vAlign w:val="bottom"/>
          </w:tcPr>
          <w:p w:rsidR="00276501" w:rsidRPr="00013B36" w:rsidRDefault="00276501" w:rsidP="00276501">
            <w:pPr>
              <w:spacing w:after="0"/>
              <w:jc w:val="center"/>
              <w:rPr>
                <w:sz w:val="18"/>
                <w:szCs w:val="18"/>
              </w:rPr>
            </w:pPr>
            <w:r w:rsidRPr="00013B36">
              <w:rPr>
                <w:sz w:val="18"/>
                <w:szCs w:val="18"/>
              </w:rPr>
              <w:t>4,945</w:t>
            </w:r>
          </w:p>
        </w:tc>
        <w:tc>
          <w:tcPr>
            <w:tcW w:w="936" w:type="dxa"/>
            <w:vAlign w:val="bottom"/>
          </w:tcPr>
          <w:p w:rsidR="00276501" w:rsidRPr="00013B36" w:rsidRDefault="00276501" w:rsidP="00276501">
            <w:pPr>
              <w:spacing w:after="0"/>
              <w:jc w:val="center"/>
              <w:rPr>
                <w:sz w:val="18"/>
                <w:szCs w:val="18"/>
              </w:rPr>
            </w:pPr>
            <w:r w:rsidRPr="00013B36">
              <w:rPr>
                <w:sz w:val="18"/>
                <w:szCs w:val="18"/>
              </w:rPr>
              <w:t>6,138</w:t>
            </w:r>
          </w:p>
        </w:tc>
        <w:tc>
          <w:tcPr>
            <w:tcW w:w="1039" w:type="dxa"/>
            <w:vAlign w:val="bottom"/>
          </w:tcPr>
          <w:p w:rsidR="00276501" w:rsidRPr="00013B36" w:rsidRDefault="00276501" w:rsidP="00276501">
            <w:pPr>
              <w:spacing w:after="0"/>
              <w:jc w:val="center"/>
              <w:rPr>
                <w:sz w:val="18"/>
                <w:szCs w:val="18"/>
              </w:rPr>
            </w:pPr>
            <w:r w:rsidRPr="00013B36">
              <w:rPr>
                <w:sz w:val="18"/>
                <w:szCs w:val="18"/>
              </w:rPr>
              <w:t>1,687</w:t>
            </w:r>
          </w:p>
        </w:tc>
        <w:tc>
          <w:tcPr>
            <w:tcW w:w="1120" w:type="dxa"/>
            <w:vAlign w:val="bottom"/>
          </w:tcPr>
          <w:p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rsidR="00276501" w:rsidRPr="00013B36" w:rsidRDefault="00276501" w:rsidP="00276501">
            <w:pPr>
              <w:spacing w:after="0"/>
              <w:jc w:val="center"/>
              <w:rPr>
                <w:sz w:val="18"/>
                <w:szCs w:val="18"/>
              </w:rPr>
            </w:pPr>
            <w:r w:rsidRPr="00013B36">
              <w:rPr>
                <w:sz w:val="18"/>
                <w:szCs w:val="18"/>
              </w:rPr>
              <w:t>55,710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rsidR="00276501" w:rsidRPr="00013B36" w:rsidRDefault="00276501" w:rsidP="00276501">
            <w:pPr>
              <w:spacing w:after="0"/>
              <w:jc w:val="center"/>
              <w:rPr>
                <w:sz w:val="18"/>
                <w:szCs w:val="18"/>
              </w:rPr>
            </w:pPr>
            <w:r w:rsidRPr="00013B36">
              <w:rPr>
                <w:sz w:val="18"/>
                <w:szCs w:val="18"/>
              </w:rPr>
              <w:t>515</w:t>
            </w:r>
          </w:p>
        </w:tc>
        <w:tc>
          <w:tcPr>
            <w:tcW w:w="1097" w:type="dxa"/>
            <w:vAlign w:val="bottom"/>
          </w:tcPr>
          <w:p w:rsidR="00276501" w:rsidRPr="00013B36" w:rsidRDefault="00276501" w:rsidP="00276501">
            <w:pPr>
              <w:spacing w:after="0"/>
              <w:jc w:val="center"/>
              <w:rPr>
                <w:sz w:val="18"/>
                <w:szCs w:val="18"/>
              </w:rPr>
            </w:pPr>
            <w:r w:rsidRPr="00013B36">
              <w:rPr>
                <w:sz w:val="18"/>
                <w:szCs w:val="18"/>
              </w:rPr>
              <w:t>798</w:t>
            </w:r>
          </w:p>
        </w:tc>
        <w:tc>
          <w:tcPr>
            <w:tcW w:w="1091" w:type="dxa"/>
            <w:vAlign w:val="bottom"/>
          </w:tcPr>
          <w:p w:rsidR="00276501" w:rsidRPr="00013B36" w:rsidRDefault="00276501" w:rsidP="00276501">
            <w:pPr>
              <w:spacing w:after="0"/>
              <w:jc w:val="center"/>
              <w:rPr>
                <w:sz w:val="18"/>
                <w:szCs w:val="18"/>
              </w:rPr>
            </w:pPr>
            <w:r w:rsidRPr="00013B36">
              <w:rPr>
                <w:sz w:val="18"/>
                <w:szCs w:val="18"/>
              </w:rPr>
              <w:t>263</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vAlign w:val="bottom"/>
          </w:tcPr>
          <w:p w:rsidR="00276501" w:rsidRPr="00013B36" w:rsidRDefault="00276501" w:rsidP="00276501">
            <w:pPr>
              <w:spacing w:after="0"/>
              <w:jc w:val="center"/>
              <w:rPr>
                <w:sz w:val="18"/>
                <w:szCs w:val="18"/>
              </w:rPr>
            </w:pPr>
            <w:r w:rsidRPr="00013B36">
              <w:rPr>
                <w:sz w:val="18"/>
                <w:szCs w:val="18"/>
              </w:rPr>
              <w:t>7,509</w:t>
            </w:r>
          </w:p>
        </w:tc>
        <w:tc>
          <w:tcPr>
            <w:tcW w:w="1039" w:type="dxa"/>
            <w:vAlign w:val="bottom"/>
          </w:tcPr>
          <w:p w:rsidR="00276501" w:rsidRPr="00013B36" w:rsidRDefault="00276501" w:rsidP="00276501">
            <w:pPr>
              <w:spacing w:after="0"/>
              <w:jc w:val="center"/>
              <w:rPr>
                <w:sz w:val="18"/>
                <w:szCs w:val="18"/>
              </w:rPr>
            </w:pPr>
            <w:r w:rsidRPr="00013B36">
              <w:rPr>
                <w:sz w:val="18"/>
                <w:szCs w:val="18"/>
              </w:rPr>
              <w:t>1,110</w:t>
            </w:r>
          </w:p>
        </w:tc>
        <w:tc>
          <w:tcPr>
            <w:tcW w:w="1120" w:type="dxa"/>
            <w:vAlign w:val="bottom"/>
          </w:tcPr>
          <w:p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rsidR="00276501" w:rsidRPr="00013B36" w:rsidRDefault="00276501" w:rsidP="00276501">
            <w:pPr>
              <w:spacing w:after="0"/>
              <w:jc w:val="center"/>
              <w:rPr>
                <w:sz w:val="18"/>
                <w:szCs w:val="18"/>
              </w:rPr>
            </w:pPr>
            <w:r w:rsidRPr="00013B36">
              <w:rPr>
                <w:sz w:val="18"/>
                <w:szCs w:val="18"/>
              </w:rPr>
              <w:t>44,635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rsidR="00276501" w:rsidRPr="00013B36" w:rsidRDefault="00276501" w:rsidP="00276501">
            <w:pPr>
              <w:spacing w:after="0"/>
              <w:jc w:val="center"/>
              <w:rPr>
                <w:sz w:val="18"/>
                <w:szCs w:val="18"/>
              </w:rPr>
            </w:pPr>
            <w:r w:rsidRPr="00013B36">
              <w:rPr>
                <w:sz w:val="18"/>
                <w:szCs w:val="18"/>
              </w:rPr>
              <w:t>609</w:t>
            </w:r>
          </w:p>
        </w:tc>
        <w:tc>
          <w:tcPr>
            <w:tcW w:w="1097" w:type="dxa"/>
            <w:vAlign w:val="bottom"/>
          </w:tcPr>
          <w:p w:rsidR="00276501" w:rsidRPr="00013B36" w:rsidRDefault="00276501" w:rsidP="00276501">
            <w:pPr>
              <w:spacing w:after="0"/>
              <w:jc w:val="center"/>
              <w:rPr>
                <w:sz w:val="18"/>
                <w:szCs w:val="18"/>
              </w:rPr>
            </w:pPr>
            <w:r w:rsidRPr="00013B36">
              <w:rPr>
                <w:sz w:val="18"/>
                <w:szCs w:val="18"/>
              </w:rPr>
              <w:t>1,018</w:t>
            </w:r>
          </w:p>
        </w:tc>
        <w:tc>
          <w:tcPr>
            <w:tcW w:w="1091" w:type="dxa"/>
            <w:vAlign w:val="bottom"/>
          </w:tcPr>
          <w:p w:rsidR="00276501" w:rsidRPr="00013B36" w:rsidRDefault="00276501" w:rsidP="00276501">
            <w:pPr>
              <w:spacing w:after="0"/>
              <w:jc w:val="center"/>
              <w:rPr>
                <w:sz w:val="18"/>
                <w:szCs w:val="18"/>
              </w:rPr>
            </w:pPr>
            <w:r w:rsidRPr="00013B36">
              <w:rPr>
                <w:sz w:val="18"/>
                <w:szCs w:val="18"/>
              </w:rPr>
              <w:t>186</w:t>
            </w:r>
          </w:p>
        </w:tc>
        <w:tc>
          <w:tcPr>
            <w:tcW w:w="1073" w:type="dxa"/>
            <w:vAlign w:val="bottom"/>
          </w:tcPr>
          <w:p w:rsidR="00276501" w:rsidRPr="00013B36" w:rsidRDefault="00276501" w:rsidP="00276501">
            <w:pPr>
              <w:spacing w:after="0"/>
              <w:jc w:val="center"/>
              <w:rPr>
                <w:sz w:val="18"/>
                <w:szCs w:val="18"/>
              </w:rPr>
            </w:pPr>
            <w:r w:rsidRPr="00013B36">
              <w:rPr>
                <w:sz w:val="18"/>
                <w:szCs w:val="18"/>
              </w:rPr>
              <w:t>10,050</w:t>
            </w:r>
          </w:p>
        </w:tc>
        <w:tc>
          <w:tcPr>
            <w:tcW w:w="936" w:type="dxa"/>
            <w:vAlign w:val="bottom"/>
          </w:tcPr>
          <w:p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rsidR="00276501" w:rsidRPr="00013B36" w:rsidRDefault="00276501" w:rsidP="00276501">
            <w:pPr>
              <w:spacing w:after="0"/>
              <w:jc w:val="center"/>
              <w:rPr>
                <w:sz w:val="18"/>
                <w:szCs w:val="18"/>
              </w:rPr>
            </w:pPr>
            <w:r w:rsidRPr="00013B36">
              <w:rPr>
                <w:sz w:val="18"/>
                <w:szCs w:val="18"/>
              </w:rPr>
              <w:t>1,294</w:t>
            </w:r>
          </w:p>
        </w:tc>
        <w:tc>
          <w:tcPr>
            <w:tcW w:w="1120" w:type="dxa"/>
            <w:vAlign w:val="bottom"/>
          </w:tcPr>
          <w:p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rsidR="00276501" w:rsidRPr="00013B36" w:rsidRDefault="00276501" w:rsidP="00276501">
            <w:pPr>
              <w:spacing w:after="0"/>
              <w:jc w:val="center"/>
              <w:rPr>
                <w:sz w:val="18"/>
                <w:szCs w:val="18"/>
              </w:rPr>
            </w:pPr>
            <w:r w:rsidRPr="00013B36">
              <w:rPr>
                <w:sz w:val="18"/>
                <w:szCs w:val="18"/>
              </w:rPr>
              <w:t>32,345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rsidR="00276501" w:rsidRPr="00013B36" w:rsidRDefault="00276501" w:rsidP="00276501">
            <w:pPr>
              <w:spacing w:after="0"/>
              <w:jc w:val="center"/>
              <w:rPr>
                <w:sz w:val="18"/>
                <w:szCs w:val="18"/>
              </w:rPr>
            </w:pPr>
            <w:r w:rsidRPr="00013B36">
              <w:rPr>
                <w:sz w:val="18"/>
                <w:szCs w:val="18"/>
              </w:rPr>
              <w:t>862</w:t>
            </w:r>
          </w:p>
        </w:tc>
        <w:tc>
          <w:tcPr>
            <w:tcW w:w="1097" w:type="dxa"/>
            <w:vAlign w:val="bottom"/>
          </w:tcPr>
          <w:p w:rsidR="00276501" w:rsidRPr="00013B36" w:rsidRDefault="00276501" w:rsidP="00276501">
            <w:pPr>
              <w:spacing w:after="0"/>
              <w:jc w:val="center"/>
              <w:rPr>
                <w:sz w:val="18"/>
                <w:szCs w:val="18"/>
              </w:rPr>
            </w:pPr>
            <w:r w:rsidRPr="00013B36">
              <w:rPr>
                <w:sz w:val="18"/>
                <w:szCs w:val="18"/>
              </w:rPr>
              <w:t>1,160</w:t>
            </w:r>
          </w:p>
        </w:tc>
        <w:tc>
          <w:tcPr>
            <w:tcW w:w="1091" w:type="dxa"/>
            <w:vAlign w:val="bottom"/>
          </w:tcPr>
          <w:p w:rsidR="00276501" w:rsidRPr="00013B36" w:rsidRDefault="00276501" w:rsidP="00276501">
            <w:pPr>
              <w:spacing w:after="0"/>
              <w:jc w:val="center"/>
              <w:rPr>
                <w:sz w:val="18"/>
                <w:szCs w:val="18"/>
              </w:rPr>
            </w:pPr>
            <w:r w:rsidRPr="00013B36">
              <w:rPr>
                <w:sz w:val="18"/>
                <w:szCs w:val="18"/>
              </w:rPr>
              <w:t>102</w:t>
            </w:r>
          </w:p>
        </w:tc>
        <w:tc>
          <w:tcPr>
            <w:tcW w:w="1073" w:type="dxa"/>
            <w:vAlign w:val="bottom"/>
          </w:tcPr>
          <w:p w:rsidR="00276501" w:rsidRPr="00013B36" w:rsidRDefault="00276501" w:rsidP="00276501">
            <w:pPr>
              <w:spacing w:after="0"/>
              <w:jc w:val="center"/>
              <w:rPr>
                <w:sz w:val="18"/>
                <w:szCs w:val="18"/>
              </w:rPr>
            </w:pPr>
            <w:r w:rsidRPr="00013B36">
              <w:rPr>
                <w:sz w:val="18"/>
                <w:szCs w:val="18"/>
              </w:rPr>
              <w:t>6,802</w:t>
            </w:r>
          </w:p>
        </w:tc>
        <w:tc>
          <w:tcPr>
            <w:tcW w:w="936" w:type="dxa"/>
            <w:vAlign w:val="bottom"/>
          </w:tcPr>
          <w:p w:rsidR="00276501" w:rsidRPr="00013B36" w:rsidRDefault="00276501" w:rsidP="00276501">
            <w:pPr>
              <w:spacing w:after="0"/>
              <w:jc w:val="center"/>
              <w:rPr>
                <w:sz w:val="18"/>
                <w:szCs w:val="18"/>
              </w:rPr>
            </w:pPr>
            <w:r w:rsidRPr="00013B36">
              <w:rPr>
                <w:sz w:val="18"/>
                <w:szCs w:val="18"/>
              </w:rPr>
              <w:t>8,443</w:t>
            </w:r>
          </w:p>
        </w:tc>
        <w:tc>
          <w:tcPr>
            <w:tcW w:w="1039" w:type="dxa"/>
            <w:vAlign w:val="bottom"/>
          </w:tcPr>
          <w:p w:rsidR="00276501" w:rsidRPr="00013B36" w:rsidRDefault="00276501" w:rsidP="00276501">
            <w:pPr>
              <w:spacing w:after="0"/>
              <w:jc w:val="center"/>
              <w:rPr>
                <w:sz w:val="18"/>
                <w:szCs w:val="18"/>
              </w:rPr>
            </w:pPr>
            <w:r w:rsidRPr="00013B36">
              <w:rPr>
                <w:sz w:val="18"/>
                <w:szCs w:val="18"/>
              </w:rPr>
              <w:t>1,460</w:t>
            </w:r>
          </w:p>
        </w:tc>
        <w:tc>
          <w:tcPr>
            <w:tcW w:w="1120" w:type="dxa"/>
            <w:vAlign w:val="bottom"/>
          </w:tcPr>
          <w:p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61,382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rsidR="00276501" w:rsidRPr="00013B36" w:rsidRDefault="00276501" w:rsidP="00276501">
            <w:pPr>
              <w:spacing w:after="0"/>
              <w:jc w:val="center"/>
              <w:rPr>
                <w:sz w:val="18"/>
                <w:szCs w:val="18"/>
              </w:rPr>
            </w:pPr>
            <w:r w:rsidRPr="00013B36">
              <w:rPr>
                <w:sz w:val="18"/>
                <w:szCs w:val="18"/>
              </w:rPr>
              <w:t>845</w:t>
            </w:r>
          </w:p>
        </w:tc>
        <w:tc>
          <w:tcPr>
            <w:tcW w:w="1097" w:type="dxa"/>
            <w:vAlign w:val="bottom"/>
          </w:tcPr>
          <w:p w:rsidR="00276501" w:rsidRPr="00013B36" w:rsidRDefault="00276501" w:rsidP="00276501">
            <w:pPr>
              <w:spacing w:after="0"/>
              <w:jc w:val="center"/>
              <w:rPr>
                <w:sz w:val="18"/>
                <w:szCs w:val="18"/>
              </w:rPr>
            </w:pPr>
            <w:r w:rsidRPr="00013B36">
              <w:rPr>
                <w:sz w:val="18"/>
                <w:szCs w:val="18"/>
              </w:rPr>
              <w:t>1,000</w:t>
            </w:r>
          </w:p>
        </w:tc>
        <w:tc>
          <w:tcPr>
            <w:tcW w:w="1091" w:type="dxa"/>
            <w:vAlign w:val="bottom"/>
          </w:tcPr>
          <w:p w:rsidR="00276501" w:rsidRPr="00013B36" w:rsidRDefault="00276501" w:rsidP="00276501">
            <w:pPr>
              <w:spacing w:after="0"/>
              <w:jc w:val="center"/>
              <w:rPr>
                <w:sz w:val="18"/>
                <w:szCs w:val="18"/>
              </w:rPr>
            </w:pPr>
            <w:r w:rsidRPr="00013B36">
              <w:rPr>
                <w:sz w:val="18"/>
                <w:szCs w:val="18"/>
              </w:rPr>
              <w:t>272</w:t>
            </w:r>
          </w:p>
        </w:tc>
        <w:tc>
          <w:tcPr>
            <w:tcW w:w="1073" w:type="dxa"/>
            <w:vAlign w:val="bottom"/>
          </w:tcPr>
          <w:p w:rsidR="00276501" w:rsidRPr="00013B36" w:rsidRDefault="00276501" w:rsidP="00276501">
            <w:pPr>
              <w:spacing w:after="0"/>
              <w:jc w:val="center"/>
              <w:rPr>
                <w:sz w:val="18"/>
                <w:szCs w:val="18"/>
              </w:rPr>
            </w:pPr>
            <w:r w:rsidRPr="00013B36">
              <w:rPr>
                <w:sz w:val="18"/>
                <w:szCs w:val="18"/>
              </w:rPr>
              <w:t>9,920</w:t>
            </w:r>
          </w:p>
        </w:tc>
        <w:tc>
          <w:tcPr>
            <w:tcW w:w="936" w:type="dxa"/>
            <w:vAlign w:val="bottom"/>
          </w:tcPr>
          <w:p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rsidR="00276501" w:rsidRPr="00013B36" w:rsidRDefault="00276501" w:rsidP="00276501">
            <w:pPr>
              <w:spacing w:after="0"/>
              <w:jc w:val="center"/>
              <w:rPr>
                <w:sz w:val="18"/>
                <w:szCs w:val="18"/>
              </w:rPr>
            </w:pPr>
            <w:r w:rsidRPr="00013B36">
              <w:rPr>
                <w:sz w:val="18"/>
                <w:szCs w:val="18"/>
              </w:rPr>
              <w:t>1,699</w:t>
            </w:r>
          </w:p>
        </w:tc>
        <w:tc>
          <w:tcPr>
            <w:tcW w:w="1120" w:type="dxa"/>
            <w:vAlign w:val="bottom"/>
          </w:tcPr>
          <w:p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rsidR="00276501" w:rsidRPr="00013B36" w:rsidRDefault="00276501" w:rsidP="00276501">
            <w:pPr>
              <w:spacing w:after="0"/>
              <w:jc w:val="center"/>
              <w:rPr>
                <w:sz w:val="18"/>
                <w:szCs w:val="18"/>
              </w:rPr>
            </w:pPr>
            <w:r w:rsidRPr="00013B36">
              <w:rPr>
                <w:sz w:val="18"/>
                <w:szCs w:val="18"/>
              </w:rPr>
              <w:t>60,768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rsidR="00276501" w:rsidRPr="00013B36" w:rsidRDefault="00276501" w:rsidP="00276501">
            <w:pPr>
              <w:spacing w:after="0"/>
              <w:jc w:val="center"/>
              <w:rPr>
                <w:sz w:val="18"/>
                <w:szCs w:val="18"/>
              </w:rPr>
            </w:pPr>
            <w:r w:rsidRPr="00013B36">
              <w:rPr>
                <w:sz w:val="18"/>
                <w:szCs w:val="18"/>
              </w:rPr>
              <w:t>683</w:t>
            </w:r>
          </w:p>
        </w:tc>
        <w:tc>
          <w:tcPr>
            <w:tcW w:w="1097" w:type="dxa"/>
            <w:vAlign w:val="bottom"/>
          </w:tcPr>
          <w:p w:rsidR="00276501" w:rsidRPr="00013B36" w:rsidRDefault="00276501" w:rsidP="00276501">
            <w:pPr>
              <w:spacing w:after="0"/>
              <w:jc w:val="center"/>
              <w:rPr>
                <w:sz w:val="18"/>
                <w:szCs w:val="18"/>
              </w:rPr>
            </w:pPr>
            <w:r w:rsidRPr="00013B36">
              <w:rPr>
                <w:sz w:val="18"/>
                <w:szCs w:val="18"/>
              </w:rPr>
              <w:t>961</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10,650</w:t>
            </w:r>
          </w:p>
        </w:tc>
        <w:tc>
          <w:tcPr>
            <w:tcW w:w="936" w:type="dxa"/>
            <w:vAlign w:val="bottom"/>
          </w:tcPr>
          <w:p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rsidR="00276501" w:rsidRPr="00013B36" w:rsidRDefault="00276501" w:rsidP="00276501">
            <w:pPr>
              <w:spacing w:after="0"/>
              <w:jc w:val="center"/>
              <w:rPr>
                <w:sz w:val="18"/>
                <w:szCs w:val="18"/>
              </w:rPr>
            </w:pPr>
            <w:r w:rsidRPr="00013B36">
              <w:rPr>
                <w:sz w:val="18"/>
                <w:szCs w:val="18"/>
              </w:rPr>
              <w:t>2,635</w:t>
            </w:r>
          </w:p>
        </w:tc>
        <w:tc>
          <w:tcPr>
            <w:tcW w:w="1120" w:type="dxa"/>
            <w:vAlign w:val="bottom"/>
          </w:tcPr>
          <w:p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rsidR="00276501" w:rsidRPr="00013B36" w:rsidRDefault="00276501" w:rsidP="00276501">
            <w:pPr>
              <w:spacing w:after="0"/>
              <w:jc w:val="center"/>
              <w:rPr>
                <w:sz w:val="18"/>
                <w:szCs w:val="18"/>
              </w:rPr>
            </w:pPr>
            <w:r w:rsidRPr="00013B36">
              <w:rPr>
                <w:sz w:val="18"/>
                <w:szCs w:val="18"/>
              </w:rPr>
              <w:t>64,700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rsidR="00276501" w:rsidRPr="00013B36" w:rsidRDefault="00276501" w:rsidP="00276501">
            <w:pPr>
              <w:spacing w:after="0"/>
              <w:jc w:val="center"/>
              <w:rPr>
                <w:sz w:val="18"/>
                <w:szCs w:val="18"/>
              </w:rPr>
            </w:pPr>
            <w:r w:rsidRPr="00013B36">
              <w:rPr>
                <w:sz w:val="18"/>
                <w:szCs w:val="18"/>
              </w:rPr>
              <w:t>865</w:t>
            </w:r>
          </w:p>
        </w:tc>
        <w:tc>
          <w:tcPr>
            <w:tcW w:w="1097" w:type="dxa"/>
            <w:vAlign w:val="bottom"/>
          </w:tcPr>
          <w:p w:rsidR="00276501" w:rsidRPr="00013B36" w:rsidRDefault="00276501" w:rsidP="00276501">
            <w:pPr>
              <w:spacing w:after="0"/>
              <w:jc w:val="center"/>
              <w:rPr>
                <w:sz w:val="18"/>
                <w:szCs w:val="18"/>
              </w:rPr>
            </w:pPr>
            <w:r w:rsidRPr="00013B36">
              <w:rPr>
                <w:sz w:val="18"/>
                <w:szCs w:val="18"/>
              </w:rPr>
              <w:t>1,119</w:t>
            </w:r>
          </w:p>
        </w:tc>
        <w:tc>
          <w:tcPr>
            <w:tcW w:w="1091" w:type="dxa"/>
            <w:vAlign w:val="bottom"/>
          </w:tcPr>
          <w:p w:rsidR="00276501" w:rsidRPr="00013B36" w:rsidRDefault="00276501" w:rsidP="00276501">
            <w:pPr>
              <w:spacing w:after="0"/>
              <w:jc w:val="center"/>
              <w:rPr>
                <w:sz w:val="18"/>
                <w:szCs w:val="18"/>
              </w:rPr>
            </w:pPr>
            <w:r w:rsidRPr="00013B36">
              <w:rPr>
                <w:sz w:val="18"/>
                <w:szCs w:val="18"/>
              </w:rPr>
              <w:t>106</w:t>
            </w:r>
          </w:p>
        </w:tc>
        <w:tc>
          <w:tcPr>
            <w:tcW w:w="1073" w:type="dxa"/>
            <w:vAlign w:val="bottom"/>
          </w:tcPr>
          <w:p w:rsidR="00276501" w:rsidRPr="00013B36" w:rsidRDefault="00276501" w:rsidP="00276501">
            <w:pPr>
              <w:spacing w:after="0"/>
              <w:jc w:val="center"/>
              <w:rPr>
                <w:sz w:val="18"/>
                <w:szCs w:val="18"/>
              </w:rPr>
            </w:pPr>
            <w:r w:rsidRPr="00013B36">
              <w:rPr>
                <w:sz w:val="18"/>
                <w:szCs w:val="18"/>
              </w:rPr>
              <w:t>19,290</w:t>
            </w:r>
          </w:p>
        </w:tc>
        <w:tc>
          <w:tcPr>
            <w:tcW w:w="936" w:type="dxa"/>
            <w:vAlign w:val="bottom"/>
          </w:tcPr>
          <w:p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rsidR="00276501" w:rsidRPr="00013B36" w:rsidRDefault="00276501" w:rsidP="00276501">
            <w:pPr>
              <w:spacing w:after="0"/>
              <w:jc w:val="center"/>
              <w:rPr>
                <w:sz w:val="18"/>
                <w:szCs w:val="18"/>
              </w:rPr>
            </w:pPr>
            <w:r w:rsidRPr="00013B36">
              <w:rPr>
                <w:sz w:val="18"/>
                <w:szCs w:val="18"/>
              </w:rPr>
              <w:t>3,232</w:t>
            </w:r>
          </w:p>
        </w:tc>
        <w:tc>
          <w:tcPr>
            <w:tcW w:w="1120" w:type="dxa"/>
            <w:vAlign w:val="bottom"/>
          </w:tcPr>
          <w:p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rsidR="00276501" w:rsidRPr="00013B36" w:rsidRDefault="00276501" w:rsidP="00276501">
            <w:pPr>
              <w:spacing w:after="0"/>
              <w:jc w:val="center"/>
              <w:rPr>
                <w:sz w:val="18"/>
                <w:szCs w:val="18"/>
              </w:rPr>
            </w:pPr>
            <w:r w:rsidRPr="00013B36">
              <w:rPr>
                <w:sz w:val="18"/>
                <w:szCs w:val="18"/>
              </w:rPr>
              <w:t>104,394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rsidR="00276501" w:rsidRPr="00013B36" w:rsidRDefault="00276501" w:rsidP="00276501">
            <w:pPr>
              <w:spacing w:after="0"/>
              <w:jc w:val="center"/>
              <w:rPr>
                <w:sz w:val="18"/>
                <w:szCs w:val="18"/>
              </w:rPr>
            </w:pPr>
            <w:r w:rsidRPr="00013B36">
              <w:rPr>
                <w:sz w:val="18"/>
                <w:szCs w:val="18"/>
              </w:rPr>
              <w:t>1,176</w:t>
            </w:r>
          </w:p>
        </w:tc>
        <w:tc>
          <w:tcPr>
            <w:tcW w:w="1097" w:type="dxa"/>
            <w:vAlign w:val="bottom"/>
          </w:tcPr>
          <w:p w:rsidR="00276501" w:rsidRPr="00013B36" w:rsidRDefault="00276501" w:rsidP="00276501">
            <w:pPr>
              <w:spacing w:after="0"/>
              <w:jc w:val="center"/>
              <w:rPr>
                <w:sz w:val="18"/>
                <w:szCs w:val="18"/>
              </w:rPr>
            </w:pPr>
            <w:r w:rsidRPr="00013B36">
              <w:rPr>
                <w:sz w:val="18"/>
                <w:szCs w:val="18"/>
              </w:rPr>
              <w:t>2,448</w:t>
            </w:r>
          </w:p>
        </w:tc>
        <w:tc>
          <w:tcPr>
            <w:tcW w:w="1091" w:type="dxa"/>
            <w:vAlign w:val="bottom"/>
          </w:tcPr>
          <w:p w:rsidR="00276501" w:rsidRPr="00013B36" w:rsidRDefault="00276501" w:rsidP="00276501">
            <w:pPr>
              <w:spacing w:after="0"/>
              <w:jc w:val="center"/>
              <w:rPr>
                <w:sz w:val="18"/>
                <w:szCs w:val="18"/>
              </w:rPr>
            </w:pPr>
            <w:r w:rsidRPr="00013B36">
              <w:rPr>
                <w:sz w:val="18"/>
                <w:szCs w:val="18"/>
              </w:rPr>
              <w:t>195</w:t>
            </w:r>
          </w:p>
        </w:tc>
        <w:tc>
          <w:tcPr>
            <w:tcW w:w="1073" w:type="dxa"/>
            <w:vAlign w:val="bottom"/>
          </w:tcPr>
          <w:p w:rsidR="00276501" w:rsidRPr="00013B36" w:rsidRDefault="00276501" w:rsidP="00276501">
            <w:pPr>
              <w:spacing w:after="0"/>
              <w:jc w:val="center"/>
              <w:rPr>
                <w:sz w:val="18"/>
                <w:szCs w:val="18"/>
              </w:rPr>
            </w:pPr>
            <w:r w:rsidRPr="00013B36">
              <w:rPr>
                <w:sz w:val="18"/>
                <w:szCs w:val="18"/>
              </w:rPr>
              <w:t>27,700</w:t>
            </w:r>
          </w:p>
        </w:tc>
        <w:tc>
          <w:tcPr>
            <w:tcW w:w="936" w:type="dxa"/>
            <w:vAlign w:val="bottom"/>
          </w:tcPr>
          <w:p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rsidR="00276501" w:rsidRPr="00013B36" w:rsidRDefault="00276501" w:rsidP="00276501">
            <w:pPr>
              <w:spacing w:after="0"/>
              <w:jc w:val="center"/>
              <w:rPr>
                <w:sz w:val="18"/>
                <w:szCs w:val="18"/>
              </w:rPr>
            </w:pPr>
            <w:r w:rsidRPr="00013B36">
              <w:rPr>
                <w:sz w:val="18"/>
                <w:szCs w:val="18"/>
              </w:rPr>
              <w:t>5,660</w:t>
            </w:r>
          </w:p>
        </w:tc>
        <w:tc>
          <w:tcPr>
            <w:tcW w:w="1120" w:type="dxa"/>
            <w:vAlign w:val="bottom"/>
          </w:tcPr>
          <w:p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219,360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rsidR="00276501" w:rsidRPr="00013B36" w:rsidRDefault="00276501" w:rsidP="00276501">
            <w:pPr>
              <w:spacing w:after="0"/>
              <w:jc w:val="center"/>
              <w:rPr>
                <w:sz w:val="18"/>
                <w:szCs w:val="18"/>
              </w:rPr>
            </w:pPr>
            <w:r w:rsidRPr="00013B36">
              <w:rPr>
                <w:sz w:val="18"/>
                <w:szCs w:val="18"/>
              </w:rPr>
              <w:t>585</w:t>
            </w:r>
          </w:p>
        </w:tc>
        <w:tc>
          <w:tcPr>
            <w:tcW w:w="1097" w:type="dxa"/>
            <w:vAlign w:val="bottom"/>
          </w:tcPr>
          <w:p w:rsidR="00276501" w:rsidRPr="00013B36" w:rsidRDefault="00276501" w:rsidP="00276501">
            <w:pPr>
              <w:spacing w:after="0"/>
              <w:jc w:val="center"/>
              <w:rPr>
                <w:sz w:val="18"/>
                <w:szCs w:val="18"/>
              </w:rPr>
            </w:pPr>
            <w:r w:rsidRPr="00013B36">
              <w:rPr>
                <w:sz w:val="18"/>
                <w:szCs w:val="18"/>
              </w:rPr>
              <w:t>808</w:t>
            </w:r>
          </w:p>
        </w:tc>
        <w:tc>
          <w:tcPr>
            <w:tcW w:w="1091" w:type="dxa"/>
            <w:vAlign w:val="bottom"/>
          </w:tcPr>
          <w:p w:rsidR="00276501" w:rsidRPr="00013B36" w:rsidRDefault="00276501" w:rsidP="00276501">
            <w:pPr>
              <w:spacing w:after="0"/>
              <w:jc w:val="center"/>
              <w:rPr>
                <w:sz w:val="18"/>
                <w:szCs w:val="18"/>
              </w:rPr>
            </w:pPr>
            <w:r w:rsidRPr="00013B36">
              <w:rPr>
                <w:sz w:val="18"/>
                <w:szCs w:val="18"/>
              </w:rPr>
              <w:t>203</w:t>
            </w:r>
          </w:p>
        </w:tc>
        <w:tc>
          <w:tcPr>
            <w:tcW w:w="1073" w:type="dxa"/>
            <w:vAlign w:val="bottom"/>
          </w:tcPr>
          <w:p w:rsidR="00276501" w:rsidRPr="00013B36" w:rsidRDefault="00276501" w:rsidP="00276501">
            <w:pPr>
              <w:spacing w:after="0"/>
              <w:jc w:val="center"/>
              <w:rPr>
                <w:sz w:val="18"/>
                <w:szCs w:val="18"/>
              </w:rPr>
            </w:pPr>
            <w:r w:rsidRPr="00013B36">
              <w:rPr>
                <w:sz w:val="18"/>
                <w:szCs w:val="18"/>
              </w:rPr>
              <w:t>10,110</w:t>
            </w:r>
          </w:p>
        </w:tc>
        <w:tc>
          <w:tcPr>
            <w:tcW w:w="936" w:type="dxa"/>
            <w:vAlign w:val="bottom"/>
          </w:tcPr>
          <w:p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rsidR="00276501" w:rsidRPr="00013B36" w:rsidRDefault="00276501" w:rsidP="00276501">
            <w:pPr>
              <w:spacing w:after="0"/>
              <w:jc w:val="center"/>
              <w:rPr>
                <w:sz w:val="18"/>
                <w:szCs w:val="18"/>
              </w:rPr>
            </w:pPr>
            <w:r w:rsidRPr="00013B36">
              <w:rPr>
                <w:sz w:val="18"/>
                <w:szCs w:val="18"/>
              </w:rPr>
              <w:t>3,950</w:t>
            </w:r>
          </w:p>
        </w:tc>
        <w:tc>
          <w:tcPr>
            <w:tcW w:w="1120" w:type="dxa"/>
            <w:vAlign w:val="bottom"/>
          </w:tcPr>
          <w:p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183,112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rsidR="00276501" w:rsidRPr="00013B36" w:rsidRDefault="00276501" w:rsidP="00276501">
            <w:pPr>
              <w:spacing w:after="0"/>
              <w:jc w:val="center"/>
              <w:rPr>
                <w:sz w:val="18"/>
                <w:szCs w:val="18"/>
              </w:rPr>
            </w:pPr>
            <w:r w:rsidRPr="00013B36">
              <w:rPr>
                <w:sz w:val="18"/>
                <w:szCs w:val="18"/>
              </w:rPr>
              <w:t>416</w:t>
            </w:r>
          </w:p>
        </w:tc>
        <w:tc>
          <w:tcPr>
            <w:tcW w:w="1097" w:type="dxa"/>
            <w:vAlign w:val="bottom"/>
          </w:tcPr>
          <w:p w:rsidR="00276501" w:rsidRPr="00013B36" w:rsidRDefault="00276501" w:rsidP="00276501">
            <w:pPr>
              <w:spacing w:after="0"/>
              <w:jc w:val="center"/>
              <w:rPr>
                <w:sz w:val="18"/>
                <w:szCs w:val="18"/>
              </w:rPr>
            </w:pPr>
            <w:r w:rsidRPr="00013B36">
              <w:rPr>
                <w:sz w:val="18"/>
                <w:szCs w:val="18"/>
              </w:rPr>
              <w:t>364</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14,450</w:t>
            </w:r>
          </w:p>
        </w:tc>
        <w:tc>
          <w:tcPr>
            <w:tcW w:w="936" w:type="dxa"/>
            <w:vAlign w:val="bottom"/>
          </w:tcPr>
          <w:p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rsidR="00276501" w:rsidRPr="00013B36" w:rsidRDefault="00276501" w:rsidP="00276501">
            <w:pPr>
              <w:spacing w:after="0"/>
              <w:jc w:val="center"/>
              <w:rPr>
                <w:sz w:val="18"/>
                <w:szCs w:val="18"/>
              </w:rPr>
            </w:pPr>
            <w:r w:rsidRPr="00013B36">
              <w:rPr>
                <w:sz w:val="18"/>
                <w:szCs w:val="18"/>
              </w:rPr>
              <w:t>2,006</w:t>
            </w:r>
          </w:p>
        </w:tc>
        <w:tc>
          <w:tcPr>
            <w:tcW w:w="1120" w:type="dxa"/>
            <w:vAlign w:val="bottom"/>
          </w:tcPr>
          <w:p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rsidR="00276501" w:rsidRPr="00013B36" w:rsidRDefault="00276501" w:rsidP="00276501">
            <w:pPr>
              <w:spacing w:after="0"/>
              <w:jc w:val="center"/>
              <w:rPr>
                <w:sz w:val="18"/>
                <w:szCs w:val="18"/>
              </w:rPr>
            </w:pPr>
            <w:r w:rsidRPr="00013B36">
              <w:rPr>
                <w:sz w:val="18"/>
                <w:szCs w:val="18"/>
              </w:rPr>
              <w:t>129,327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rsidR="00276501" w:rsidRPr="00013B36" w:rsidRDefault="00276501" w:rsidP="00276501">
            <w:pPr>
              <w:spacing w:after="0"/>
              <w:jc w:val="center"/>
              <w:rPr>
                <w:sz w:val="18"/>
                <w:szCs w:val="18"/>
              </w:rPr>
            </w:pPr>
            <w:r w:rsidRPr="00013B36">
              <w:rPr>
                <w:sz w:val="18"/>
                <w:szCs w:val="18"/>
              </w:rPr>
              <w:t>450</w:t>
            </w:r>
          </w:p>
        </w:tc>
        <w:tc>
          <w:tcPr>
            <w:tcW w:w="1097" w:type="dxa"/>
            <w:vAlign w:val="bottom"/>
          </w:tcPr>
          <w:p w:rsidR="00276501" w:rsidRPr="00013B36" w:rsidRDefault="00276501" w:rsidP="00276501">
            <w:pPr>
              <w:spacing w:after="0"/>
              <w:jc w:val="center"/>
              <w:rPr>
                <w:sz w:val="18"/>
                <w:szCs w:val="18"/>
              </w:rPr>
            </w:pPr>
            <w:r w:rsidRPr="00013B36">
              <w:rPr>
                <w:sz w:val="18"/>
                <w:szCs w:val="18"/>
              </w:rPr>
              <w:t>351</w:t>
            </w:r>
          </w:p>
        </w:tc>
        <w:tc>
          <w:tcPr>
            <w:tcW w:w="1091" w:type="dxa"/>
            <w:vAlign w:val="bottom"/>
          </w:tcPr>
          <w:p w:rsidR="00276501" w:rsidRPr="00013B36" w:rsidRDefault="00276501" w:rsidP="00276501">
            <w:pPr>
              <w:spacing w:after="0"/>
              <w:jc w:val="center"/>
              <w:rPr>
                <w:sz w:val="18"/>
                <w:szCs w:val="18"/>
              </w:rPr>
            </w:pPr>
            <w:r w:rsidRPr="00013B36">
              <w:rPr>
                <w:sz w:val="18"/>
                <w:szCs w:val="18"/>
              </w:rPr>
              <w:t>139</w:t>
            </w:r>
          </w:p>
        </w:tc>
        <w:tc>
          <w:tcPr>
            <w:tcW w:w="1073" w:type="dxa"/>
            <w:vAlign w:val="bottom"/>
          </w:tcPr>
          <w:p w:rsidR="00276501" w:rsidRPr="00013B36" w:rsidRDefault="00276501" w:rsidP="00276501">
            <w:pPr>
              <w:spacing w:after="0"/>
              <w:jc w:val="center"/>
              <w:rPr>
                <w:sz w:val="18"/>
                <w:szCs w:val="18"/>
              </w:rPr>
            </w:pPr>
            <w:r w:rsidRPr="00013B36">
              <w:rPr>
                <w:sz w:val="18"/>
                <w:szCs w:val="18"/>
              </w:rPr>
              <w:t>5,220</w:t>
            </w:r>
          </w:p>
        </w:tc>
        <w:tc>
          <w:tcPr>
            <w:tcW w:w="936" w:type="dxa"/>
            <w:vAlign w:val="bottom"/>
          </w:tcPr>
          <w:p w:rsidR="00276501" w:rsidRPr="00013B36" w:rsidRDefault="00276501" w:rsidP="00276501">
            <w:pPr>
              <w:spacing w:after="0"/>
              <w:jc w:val="center"/>
              <w:rPr>
                <w:sz w:val="18"/>
                <w:szCs w:val="18"/>
              </w:rPr>
            </w:pPr>
            <w:r w:rsidRPr="00013B36">
              <w:rPr>
                <w:sz w:val="18"/>
                <w:szCs w:val="18"/>
              </w:rPr>
              <w:t>6,479</w:t>
            </w:r>
          </w:p>
        </w:tc>
        <w:tc>
          <w:tcPr>
            <w:tcW w:w="1039" w:type="dxa"/>
            <w:vAlign w:val="bottom"/>
          </w:tcPr>
          <w:p w:rsidR="00276501" w:rsidRPr="00013B36" w:rsidRDefault="00276501" w:rsidP="00276501">
            <w:pPr>
              <w:spacing w:after="0"/>
              <w:jc w:val="center"/>
              <w:rPr>
                <w:sz w:val="18"/>
                <w:szCs w:val="18"/>
              </w:rPr>
            </w:pPr>
            <w:r w:rsidRPr="00013B36">
              <w:rPr>
                <w:sz w:val="18"/>
                <w:szCs w:val="18"/>
              </w:rPr>
              <w:t>977</w:t>
            </w:r>
          </w:p>
        </w:tc>
        <w:tc>
          <w:tcPr>
            <w:tcW w:w="1120" w:type="dxa"/>
            <w:vAlign w:val="bottom"/>
          </w:tcPr>
          <w:p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135,558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rsidR="00276501" w:rsidRPr="00013B36" w:rsidRDefault="00276501" w:rsidP="00276501">
            <w:pPr>
              <w:spacing w:after="0"/>
              <w:jc w:val="center"/>
              <w:rPr>
                <w:sz w:val="18"/>
                <w:szCs w:val="18"/>
              </w:rPr>
            </w:pPr>
            <w:r w:rsidRPr="00013B36">
              <w:rPr>
                <w:sz w:val="18"/>
                <w:szCs w:val="18"/>
              </w:rPr>
              <w:t>581</w:t>
            </w:r>
          </w:p>
        </w:tc>
        <w:tc>
          <w:tcPr>
            <w:tcW w:w="1097" w:type="dxa"/>
            <w:vAlign w:val="bottom"/>
          </w:tcPr>
          <w:p w:rsidR="00276501" w:rsidRPr="00013B36" w:rsidRDefault="00276501" w:rsidP="00276501">
            <w:pPr>
              <w:spacing w:after="0"/>
              <w:jc w:val="center"/>
              <w:rPr>
                <w:sz w:val="18"/>
                <w:szCs w:val="18"/>
              </w:rPr>
            </w:pPr>
            <w:r w:rsidRPr="00013B36">
              <w:rPr>
                <w:sz w:val="18"/>
                <w:szCs w:val="18"/>
              </w:rPr>
              <w:t>1,110</w:t>
            </w:r>
          </w:p>
        </w:tc>
        <w:tc>
          <w:tcPr>
            <w:tcW w:w="1091" w:type="dxa"/>
            <w:vAlign w:val="bottom"/>
          </w:tcPr>
          <w:p w:rsidR="00276501" w:rsidRPr="00013B36" w:rsidRDefault="00276501" w:rsidP="00276501">
            <w:pPr>
              <w:spacing w:after="0"/>
              <w:jc w:val="center"/>
              <w:rPr>
                <w:sz w:val="18"/>
                <w:szCs w:val="18"/>
              </w:rPr>
            </w:pPr>
            <w:r w:rsidRPr="00013B36">
              <w:rPr>
                <w:sz w:val="18"/>
                <w:szCs w:val="18"/>
              </w:rPr>
              <w:t>439</w:t>
            </w:r>
          </w:p>
        </w:tc>
        <w:tc>
          <w:tcPr>
            <w:tcW w:w="1073" w:type="dxa"/>
            <w:vAlign w:val="bottom"/>
          </w:tcPr>
          <w:p w:rsidR="00276501" w:rsidRPr="00013B36" w:rsidRDefault="00276501" w:rsidP="00276501">
            <w:pPr>
              <w:spacing w:after="0"/>
              <w:jc w:val="center"/>
              <w:rPr>
                <w:sz w:val="18"/>
                <w:szCs w:val="18"/>
              </w:rPr>
            </w:pPr>
            <w:r w:rsidRPr="00013B36">
              <w:rPr>
                <w:sz w:val="18"/>
                <w:szCs w:val="18"/>
              </w:rPr>
              <w:t>5,470</w:t>
            </w:r>
          </w:p>
        </w:tc>
        <w:tc>
          <w:tcPr>
            <w:tcW w:w="936" w:type="dxa"/>
            <w:vAlign w:val="bottom"/>
          </w:tcPr>
          <w:p w:rsidR="00276501" w:rsidRPr="00013B36" w:rsidRDefault="00276501" w:rsidP="00276501">
            <w:pPr>
              <w:spacing w:after="0"/>
              <w:jc w:val="center"/>
              <w:rPr>
                <w:sz w:val="18"/>
                <w:szCs w:val="18"/>
              </w:rPr>
            </w:pPr>
            <w:r w:rsidRPr="00013B36">
              <w:rPr>
                <w:sz w:val="18"/>
                <w:szCs w:val="18"/>
              </w:rPr>
              <w:t>6,789</w:t>
            </w:r>
          </w:p>
        </w:tc>
        <w:tc>
          <w:tcPr>
            <w:tcW w:w="1039" w:type="dxa"/>
            <w:vAlign w:val="bottom"/>
          </w:tcPr>
          <w:p w:rsidR="00276501" w:rsidRPr="00013B36" w:rsidRDefault="00276501" w:rsidP="00276501">
            <w:pPr>
              <w:spacing w:after="0"/>
              <w:jc w:val="center"/>
              <w:rPr>
                <w:sz w:val="18"/>
                <w:szCs w:val="18"/>
              </w:rPr>
            </w:pPr>
            <w:r w:rsidRPr="00013B36">
              <w:rPr>
                <w:sz w:val="18"/>
                <w:szCs w:val="18"/>
              </w:rPr>
              <w:t>2,399</w:t>
            </w:r>
          </w:p>
        </w:tc>
        <w:tc>
          <w:tcPr>
            <w:tcW w:w="1120" w:type="dxa"/>
            <w:vAlign w:val="bottom"/>
          </w:tcPr>
          <w:p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rsidR="00276501" w:rsidRPr="00013B36" w:rsidRDefault="00276501" w:rsidP="00276501">
            <w:pPr>
              <w:spacing w:after="0"/>
              <w:jc w:val="center"/>
              <w:rPr>
                <w:sz w:val="18"/>
                <w:szCs w:val="18"/>
              </w:rPr>
            </w:pPr>
            <w:r w:rsidRPr="00013B36">
              <w:rPr>
                <w:sz w:val="18"/>
                <w:szCs w:val="18"/>
              </w:rPr>
              <w:t>122,384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rsidR="00276501" w:rsidRPr="00013B36" w:rsidRDefault="00276501" w:rsidP="00276501">
            <w:pPr>
              <w:spacing w:after="0"/>
              <w:jc w:val="center"/>
              <w:rPr>
                <w:sz w:val="18"/>
                <w:szCs w:val="18"/>
              </w:rPr>
            </w:pPr>
            <w:r w:rsidRPr="00013B36">
              <w:rPr>
                <w:sz w:val="18"/>
                <w:szCs w:val="18"/>
              </w:rPr>
              <w:t>352</w:t>
            </w:r>
          </w:p>
        </w:tc>
        <w:tc>
          <w:tcPr>
            <w:tcW w:w="1097" w:type="dxa"/>
            <w:vAlign w:val="bottom"/>
          </w:tcPr>
          <w:p w:rsidR="00276501" w:rsidRPr="00013B36" w:rsidRDefault="00276501" w:rsidP="00276501">
            <w:pPr>
              <w:spacing w:after="0"/>
              <w:jc w:val="center"/>
              <w:rPr>
                <w:sz w:val="18"/>
                <w:szCs w:val="18"/>
              </w:rPr>
            </w:pPr>
            <w:r w:rsidRPr="00013B36">
              <w:rPr>
                <w:sz w:val="18"/>
                <w:szCs w:val="18"/>
              </w:rPr>
              <w:t>324</w:t>
            </w:r>
          </w:p>
        </w:tc>
        <w:tc>
          <w:tcPr>
            <w:tcW w:w="1091" w:type="dxa"/>
            <w:vAlign w:val="bottom"/>
          </w:tcPr>
          <w:p w:rsidR="00276501" w:rsidRPr="00013B36" w:rsidRDefault="00276501" w:rsidP="00276501">
            <w:pPr>
              <w:spacing w:after="0"/>
              <w:jc w:val="center"/>
              <w:rPr>
                <w:sz w:val="18"/>
                <w:szCs w:val="18"/>
              </w:rPr>
            </w:pPr>
            <w:r w:rsidRPr="00013B36">
              <w:rPr>
                <w:sz w:val="18"/>
                <w:szCs w:val="18"/>
              </w:rPr>
              <w:t>226</w:t>
            </w:r>
          </w:p>
        </w:tc>
        <w:tc>
          <w:tcPr>
            <w:tcW w:w="1073" w:type="dxa"/>
            <w:vAlign w:val="bottom"/>
          </w:tcPr>
          <w:p w:rsidR="00276501" w:rsidRPr="00013B36" w:rsidRDefault="00276501" w:rsidP="00276501">
            <w:pPr>
              <w:spacing w:after="0"/>
              <w:jc w:val="center"/>
              <w:rPr>
                <w:sz w:val="18"/>
                <w:szCs w:val="18"/>
              </w:rPr>
            </w:pPr>
            <w:r w:rsidRPr="00013B36">
              <w:rPr>
                <w:sz w:val="18"/>
                <w:szCs w:val="18"/>
              </w:rPr>
              <w:t>3,915</w:t>
            </w:r>
          </w:p>
        </w:tc>
        <w:tc>
          <w:tcPr>
            <w:tcW w:w="936" w:type="dxa"/>
            <w:vAlign w:val="bottom"/>
          </w:tcPr>
          <w:p w:rsidR="00276501" w:rsidRPr="00013B36" w:rsidRDefault="00276501" w:rsidP="00276501">
            <w:pPr>
              <w:spacing w:after="0"/>
              <w:jc w:val="center"/>
              <w:rPr>
                <w:sz w:val="18"/>
                <w:szCs w:val="18"/>
              </w:rPr>
            </w:pPr>
            <w:r w:rsidRPr="00013B36">
              <w:rPr>
                <w:sz w:val="18"/>
                <w:szCs w:val="18"/>
              </w:rPr>
              <w:t>4,859</w:t>
            </w:r>
          </w:p>
        </w:tc>
        <w:tc>
          <w:tcPr>
            <w:tcW w:w="1039" w:type="dxa"/>
            <w:vAlign w:val="bottom"/>
          </w:tcPr>
          <w:p w:rsidR="00276501" w:rsidRPr="00013B36" w:rsidRDefault="00276501" w:rsidP="00276501">
            <w:pPr>
              <w:spacing w:after="0"/>
              <w:jc w:val="center"/>
              <w:rPr>
                <w:sz w:val="18"/>
                <w:szCs w:val="18"/>
              </w:rPr>
            </w:pPr>
            <w:r w:rsidRPr="00013B36">
              <w:rPr>
                <w:sz w:val="18"/>
                <w:szCs w:val="18"/>
              </w:rPr>
              <w:t>758</w:t>
            </w:r>
          </w:p>
        </w:tc>
        <w:tc>
          <w:tcPr>
            <w:tcW w:w="1120" w:type="dxa"/>
            <w:vAlign w:val="bottom"/>
          </w:tcPr>
          <w:p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rsidR="00276501" w:rsidRPr="00013B36" w:rsidRDefault="00276501" w:rsidP="00276501">
            <w:pPr>
              <w:spacing w:after="0"/>
              <w:jc w:val="center"/>
              <w:rPr>
                <w:sz w:val="18"/>
                <w:szCs w:val="18"/>
              </w:rPr>
            </w:pPr>
            <w:r w:rsidRPr="00013B36">
              <w:rPr>
                <w:sz w:val="18"/>
                <w:szCs w:val="18"/>
              </w:rPr>
              <w:t>74,246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rsidR="00276501" w:rsidRPr="00013B36" w:rsidRDefault="00276501" w:rsidP="00276501">
            <w:pPr>
              <w:spacing w:after="0"/>
              <w:jc w:val="center"/>
              <w:rPr>
                <w:sz w:val="18"/>
                <w:szCs w:val="18"/>
              </w:rPr>
            </w:pPr>
            <w:r w:rsidRPr="00013B36">
              <w:rPr>
                <w:sz w:val="18"/>
                <w:szCs w:val="18"/>
              </w:rPr>
              <w:t>600</w:t>
            </w:r>
          </w:p>
        </w:tc>
        <w:tc>
          <w:tcPr>
            <w:tcW w:w="1097" w:type="dxa"/>
            <w:vAlign w:val="bottom"/>
          </w:tcPr>
          <w:p w:rsidR="00276501" w:rsidRPr="00013B36" w:rsidRDefault="00276501" w:rsidP="00276501">
            <w:pPr>
              <w:spacing w:after="0"/>
              <w:jc w:val="center"/>
              <w:rPr>
                <w:sz w:val="18"/>
                <w:szCs w:val="18"/>
              </w:rPr>
            </w:pPr>
            <w:r w:rsidRPr="00013B36">
              <w:rPr>
                <w:sz w:val="18"/>
                <w:szCs w:val="18"/>
              </w:rPr>
              <w:t>405</w:t>
            </w:r>
          </w:p>
        </w:tc>
        <w:tc>
          <w:tcPr>
            <w:tcW w:w="1091" w:type="dxa"/>
            <w:vAlign w:val="bottom"/>
          </w:tcPr>
          <w:p w:rsidR="00276501" w:rsidRPr="00013B36" w:rsidRDefault="00276501" w:rsidP="00276501">
            <w:pPr>
              <w:spacing w:after="0"/>
              <w:jc w:val="center"/>
              <w:rPr>
                <w:sz w:val="18"/>
                <w:szCs w:val="18"/>
              </w:rPr>
            </w:pPr>
            <w:r w:rsidRPr="00013B36">
              <w:rPr>
                <w:sz w:val="18"/>
                <w:szCs w:val="18"/>
              </w:rPr>
              <w:t>660</w:t>
            </w:r>
          </w:p>
        </w:tc>
        <w:tc>
          <w:tcPr>
            <w:tcW w:w="1073" w:type="dxa"/>
            <w:vAlign w:val="bottom"/>
          </w:tcPr>
          <w:p w:rsidR="00276501" w:rsidRPr="00013B36" w:rsidRDefault="00276501" w:rsidP="00276501">
            <w:pPr>
              <w:spacing w:after="0"/>
              <w:jc w:val="center"/>
              <w:rPr>
                <w:sz w:val="18"/>
                <w:szCs w:val="18"/>
              </w:rPr>
            </w:pPr>
            <w:r w:rsidRPr="00013B36">
              <w:rPr>
                <w:sz w:val="18"/>
                <w:szCs w:val="18"/>
              </w:rPr>
              <w:t>6,870</w:t>
            </w:r>
          </w:p>
        </w:tc>
        <w:tc>
          <w:tcPr>
            <w:tcW w:w="936" w:type="dxa"/>
            <w:vAlign w:val="bottom"/>
          </w:tcPr>
          <w:p w:rsidR="00276501" w:rsidRPr="00013B36" w:rsidRDefault="00276501" w:rsidP="00276501">
            <w:pPr>
              <w:spacing w:after="0"/>
              <w:jc w:val="center"/>
              <w:rPr>
                <w:sz w:val="18"/>
                <w:szCs w:val="18"/>
              </w:rPr>
            </w:pPr>
            <w:r w:rsidRPr="00013B36">
              <w:rPr>
                <w:sz w:val="18"/>
                <w:szCs w:val="18"/>
              </w:rPr>
              <w:t>8,527</w:t>
            </w:r>
          </w:p>
        </w:tc>
        <w:tc>
          <w:tcPr>
            <w:tcW w:w="1039" w:type="dxa"/>
            <w:vAlign w:val="bottom"/>
          </w:tcPr>
          <w:p w:rsidR="00276501" w:rsidRPr="00013B36" w:rsidRDefault="00276501" w:rsidP="00276501">
            <w:pPr>
              <w:spacing w:after="0"/>
              <w:jc w:val="center"/>
              <w:rPr>
                <w:sz w:val="18"/>
                <w:szCs w:val="18"/>
              </w:rPr>
            </w:pPr>
            <w:r w:rsidRPr="00013B36">
              <w:rPr>
                <w:sz w:val="18"/>
                <w:szCs w:val="18"/>
              </w:rPr>
              <w:t>1,706</w:t>
            </w:r>
          </w:p>
        </w:tc>
        <w:tc>
          <w:tcPr>
            <w:tcW w:w="1120" w:type="dxa"/>
            <w:vAlign w:val="bottom"/>
          </w:tcPr>
          <w:p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rsidR="00276501" w:rsidRPr="00013B36" w:rsidRDefault="00276501" w:rsidP="00276501">
            <w:pPr>
              <w:spacing w:after="0"/>
              <w:jc w:val="center"/>
              <w:rPr>
                <w:sz w:val="18"/>
                <w:szCs w:val="18"/>
              </w:rPr>
            </w:pPr>
            <w:r w:rsidRPr="00013B36">
              <w:rPr>
                <w:sz w:val="18"/>
                <w:szCs w:val="18"/>
              </w:rPr>
              <w:t>95,226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rsidR="00276501" w:rsidRPr="00013B36" w:rsidRDefault="00276501" w:rsidP="00276501">
            <w:pPr>
              <w:spacing w:after="0"/>
              <w:jc w:val="center"/>
              <w:rPr>
                <w:sz w:val="18"/>
                <w:szCs w:val="18"/>
              </w:rPr>
            </w:pPr>
            <w:r w:rsidRPr="00013B36">
              <w:rPr>
                <w:sz w:val="18"/>
                <w:szCs w:val="18"/>
              </w:rPr>
              <w:t>360</w:t>
            </w:r>
          </w:p>
        </w:tc>
        <w:tc>
          <w:tcPr>
            <w:tcW w:w="1097" w:type="dxa"/>
            <w:vAlign w:val="bottom"/>
          </w:tcPr>
          <w:p w:rsidR="00276501" w:rsidRPr="00013B36" w:rsidRDefault="00276501" w:rsidP="00276501">
            <w:pPr>
              <w:spacing w:after="0"/>
              <w:jc w:val="center"/>
              <w:rPr>
                <w:sz w:val="18"/>
                <w:szCs w:val="18"/>
              </w:rPr>
            </w:pPr>
            <w:r w:rsidRPr="00013B36">
              <w:rPr>
                <w:sz w:val="18"/>
                <w:szCs w:val="18"/>
              </w:rPr>
              <w:t>698</w:t>
            </w:r>
          </w:p>
        </w:tc>
        <w:tc>
          <w:tcPr>
            <w:tcW w:w="1091" w:type="dxa"/>
            <w:vAlign w:val="bottom"/>
          </w:tcPr>
          <w:p w:rsidR="00276501" w:rsidRPr="00013B36" w:rsidRDefault="00276501" w:rsidP="00276501">
            <w:pPr>
              <w:spacing w:after="0"/>
              <w:jc w:val="center"/>
              <w:rPr>
                <w:sz w:val="18"/>
                <w:szCs w:val="18"/>
              </w:rPr>
            </w:pPr>
            <w:r w:rsidRPr="00013B36">
              <w:rPr>
                <w:sz w:val="18"/>
                <w:szCs w:val="18"/>
              </w:rPr>
              <w:t>123</w:t>
            </w:r>
          </w:p>
        </w:tc>
        <w:tc>
          <w:tcPr>
            <w:tcW w:w="1073" w:type="dxa"/>
            <w:vAlign w:val="bottom"/>
          </w:tcPr>
          <w:p w:rsidR="00276501" w:rsidRPr="00013B36" w:rsidRDefault="00276501" w:rsidP="00276501">
            <w:pPr>
              <w:spacing w:after="0"/>
              <w:jc w:val="center"/>
              <w:rPr>
                <w:sz w:val="18"/>
                <w:szCs w:val="18"/>
              </w:rPr>
            </w:pPr>
            <w:r w:rsidRPr="00013B36">
              <w:rPr>
                <w:sz w:val="18"/>
                <w:szCs w:val="18"/>
              </w:rPr>
              <w:t>4,230</w:t>
            </w:r>
          </w:p>
        </w:tc>
        <w:tc>
          <w:tcPr>
            <w:tcW w:w="936" w:type="dxa"/>
            <w:vAlign w:val="bottom"/>
          </w:tcPr>
          <w:p w:rsidR="00276501" w:rsidRPr="00013B36" w:rsidRDefault="00276501" w:rsidP="00276501">
            <w:pPr>
              <w:spacing w:after="0"/>
              <w:jc w:val="center"/>
              <w:rPr>
                <w:sz w:val="18"/>
                <w:szCs w:val="18"/>
              </w:rPr>
            </w:pPr>
            <w:r w:rsidRPr="00013B36">
              <w:rPr>
                <w:sz w:val="18"/>
                <w:szCs w:val="18"/>
              </w:rPr>
              <w:t>5,250</w:t>
            </w:r>
          </w:p>
        </w:tc>
        <w:tc>
          <w:tcPr>
            <w:tcW w:w="1039" w:type="dxa"/>
            <w:vAlign w:val="bottom"/>
          </w:tcPr>
          <w:p w:rsidR="00276501" w:rsidRPr="00013B36" w:rsidRDefault="00276501" w:rsidP="00276501">
            <w:pPr>
              <w:spacing w:after="0"/>
              <w:jc w:val="center"/>
              <w:rPr>
                <w:sz w:val="18"/>
                <w:szCs w:val="18"/>
              </w:rPr>
            </w:pPr>
            <w:r w:rsidRPr="00013B36">
              <w:rPr>
                <w:sz w:val="18"/>
                <w:szCs w:val="18"/>
              </w:rPr>
              <w:t>1,453</w:t>
            </w:r>
          </w:p>
        </w:tc>
        <w:tc>
          <w:tcPr>
            <w:tcW w:w="1120" w:type="dxa"/>
            <w:vAlign w:val="bottom"/>
          </w:tcPr>
          <w:p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rsidR="00276501" w:rsidRPr="00013B36" w:rsidRDefault="00276501" w:rsidP="00276501">
            <w:pPr>
              <w:spacing w:after="0"/>
              <w:jc w:val="center"/>
              <w:rPr>
                <w:sz w:val="18"/>
                <w:szCs w:val="18"/>
              </w:rPr>
            </w:pPr>
            <w:r w:rsidRPr="00013B36">
              <w:rPr>
                <w:sz w:val="18"/>
                <w:szCs w:val="18"/>
              </w:rPr>
              <w:t>103,950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rsidR="00276501" w:rsidRPr="00013B36" w:rsidRDefault="00276501" w:rsidP="00276501">
            <w:pPr>
              <w:spacing w:after="0"/>
              <w:jc w:val="center"/>
              <w:rPr>
                <w:sz w:val="18"/>
                <w:szCs w:val="18"/>
              </w:rPr>
            </w:pPr>
            <w:r w:rsidRPr="00013B36">
              <w:rPr>
                <w:sz w:val="18"/>
                <w:szCs w:val="18"/>
              </w:rPr>
              <w:t>417</w:t>
            </w:r>
          </w:p>
        </w:tc>
        <w:tc>
          <w:tcPr>
            <w:tcW w:w="1097" w:type="dxa"/>
            <w:vAlign w:val="bottom"/>
          </w:tcPr>
          <w:p w:rsidR="00276501" w:rsidRPr="00013B36" w:rsidRDefault="00276501" w:rsidP="00276501">
            <w:pPr>
              <w:spacing w:after="0"/>
              <w:jc w:val="center"/>
              <w:rPr>
                <w:sz w:val="18"/>
                <w:szCs w:val="18"/>
              </w:rPr>
            </w:pPr>
            <w:r w:rsidRPr="00013B36">
              <w:rPr>
                <w:sz w:val="18"/>
                <w:szCs w:val="18"/>
              </w:rPr>
              <w:t>630</w:t>
            </w:r>
          </w:p>
        </w:tc>
        <w:tc>
          <w:tcPr>
            <w:tcW w:w="1091" w:type="dxa"/>
            <w:vAlign w:val="bottom"/>
          </w:tcPr>
          <w:p w:rsidR="00276501" w:rsidRPr="00013B36" w:rsidRDefault="00276501" w:rsidP="00276501">
            <w:pPr>
              <w:spacing w:after="0"/>
              <w:jc w:val="center"/>
              <w:rPr>
                <w:sz w:val="18"/>
                <w:szCs w:val="18"/>
              </w:rPr>
            </w:pPr>
            <w:r w:rsidRPr="00013B36">
              <w:rPr>
                <w:sz w:val="18"/>
                <w:szCs w:val="18"/>
              </w:rPr>
              <w:t>467</w:t>
            </w:r>
          </w:p>
        </w:tc>
        <w:tc>
          <w:tcPr>
            <w:tcW w:w="1073" w:type="dxa"/>
            <w:vAlign w:val="bottom"/>
          </w:tcPr>
          <w:p w:rsidR="00276501" w:rsidRPr="00013B36" w:rsidRDefault="00276501" w:rsidP="00276501">
            <w:pPr>
              <w:spacing w:after="0"/>
              <w:jc w:val="center"/>
              <w:rPr>
                <w:sz w:val="18"/>
                <w:szCs w:val="18"/>
              </w:rPr>
            </w:pPr>
            <w:r w:rsidRPr="00013B36">
              <w:rPr>
                <w:sz w:val="18"/>
                <w:szCs w:val="18"/>
              </w:rPr>
              <w:t>7,520</w:t>
            </w:r>
          </w:p>
        </w:tc>
        <w:tc>
          <w:tcPr>
            <w:tcW w:w="936" w:type="dxa"/>
            <w:vAlign w:val="bottom"/>
          </w:tcPr>
          <w:p w:rsidR="00276501" w:rsidRPr="00013B36" w:rsidRDefault="00276501" w:rsidP="00276501">
            <w:pPr>
              <w:spacing w:after="0"/>
              <w:jc w:val="center"/>
              <w:rPr>
                <w:sz w:val="18"/>
                <w:szCs w:val="18"/>
              </w:rPr>
            </w:pPr>
            <w:r w:rsidRPr="00013B36">
              <w:rPr>
                <w:sz w:val="18"/>
                <w:szCs w:val="18"/>
              </w:rPr>
              <w:t>9,334</w:t>
            </w:r>
          </w:p>
        </w:tc>
        <w:tc>
          <w:tcPr>
            <w:tcW w:w="1039" w:type="dxa"/>
            <w:vAlign w:val="bottom"/>
          </w:tcPr>
          <w:p w:rsidR="00276501" w:rsidRPr="00013B36" w:rsidRDefault="00276501" w:rsidP="00276501">
            <w:pPr>
              <w:spacing w:after="0"/>
              <w:jc w:val="center"/>
              <w:rPr>
                <w:sz w:val="18"/>
                <w:szCs w:val="18"/>
              </w:rPr>
            </w:pPr>
            <w:r w:rsidRPr="00013B36">
              <w:rPr>
                <w:sz w:val="18"/>
                <w:szCs w:val="18"/>
              </w:rPr>
              <w:t>2,650</w:t>
            </w:r>
          </w:p>
        </w:tc>
        <w:tc>
          <w:tcPr>
            <w:tcW w:w="1120" w:type="dxa"/>
            <w:vAlign w:val="bottom"/>
          </w:tcPr>
          <w:p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rsidR="00276501" w:rsidRPr="00013B36" w:rsidRDefault="00276501" w:rsidP="00276501">
            <w:pPr>
              <w:spacing w:after="0"/>
              <w:jc w:val="center"/>
              <w:rPr>
                <w:sz w:val="18"/>
                <w:szCs w:val="18"/>
              </w:rPr>
            </w:pPr>
            <w:r w:rsidRPr="00013B36">
              <w:rPr>
                <w:sz w:val="18"/>
                <w:szCs w:val="18"/>
              </w:rPr>
              <w:t>126,830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709</w:t>
            </w:r>
          </w:p>
        </w:tc>
        <w:tc>
          <w:tcPr>
            <w:tcW w:w="1091" w:type="dxa"/>
            <w:vAlign w:val="bottom"/>
          </w:tcPr>
          <w:p w:rsidR="00276501" w:rsidRPr="00013B36" w:rsidRDefault="00276501" w:rsidP="00276501">
            <w:pPr>
              <w:spacing w:after="0"/>
              <w:jc w:val="center"/>
              <w:rPr>
                <w:sz w:val="18"/>
                <w:szCs w:val="18"/>
              </w:rPr>
            </w:pPr>
            <w:r w:rsidRPr="00013B36">
              <w:rPr>
                <w:sz w:val="18"/>
                <w:szCs w:val="18"/>
              </w:rPr>
              <w:t>138</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rsidR="00276501" w:rsidRPr="00013B36" w:rsidRDefault="00276501" w:rsidP="00276501">
            <w:pPr>
              <w:spacing w:after="0"/>
              <w:jc w:val="center"/>
              <w:rPr>
                <w:sz w:val="18"/>
                <w:szCs w:val="18"/>
              </w:rPr>
            </w:pPr>
            <w:r w:rsidRPr="00013B36">
              <w:rPr>
                <w:sz w:val="18"/>
                <w:szCs w:val="18"/>
              </w:rPr>
              <w:t>70,871</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rsidR="00276501" w:rsidRPr="00013B36" w:rsidRDefault="00276501" w:rsidP="00276501">
            <w:pPr>
              <w:spacing w:after="0"/>
              <w:jc w:val="center"/>
              <w:rPr>
                <w:sz w:val="18"/>
                <w:szCs w:val="18"/>
              </w:rPr>
            </w:pPr>
            <w:r w:rsidRPr="00013B36">
              <w:rPr>
                <w:sz w:val="18"/>
                <w:szCs w:val="18"/>
              </w:rPr>
              <w:t>837</w:t>
            </w:r>
          </w:p>
        </w:tc>
        <w:tc>
          <w:tcPr>
            <w:tcW w:w="1097" w:type="dxa"/>
            <w:vAlign w:val="bottom"/>
          </w:tcPr>
          <w:p w:rsidR="00276501" w:rsidRPr="00013B36" w:rsidRDefault="00276501" w:rsidP="00276501">
            <w:pPr>
              <w:spacing w:after="0"/>
              <w:jc w:val="center"/>
              <w:rPr>
                <w:sz w:val="18"/>
                <w:szCs w:val="18"/>
              </w:rPr>
            </w:pPr>
            <w:r w:rsidRPr="00013B36">
              <w:rPr>
                <w:sz w:val="18"/>
                <w:szCs w:val="18"/>
              </w:rPr>
              <w:t>394</w:t>
            </w:r>
          </w:p>
        </w:tc>
        <w:tc>
          <w:tcPr>
            <w:tcW w:w="1091" w:type="dxa"/>
            <w:vAlign w:val="bottom"/>
          </w:tcPr>
          <w:p w:rsidR="00276501" w:rsidRPr="00013B36" w:rsidRDefault="00276501" w:rsidP="00276501">
            <w:pPr>
              <w:spacing w:after="0"/>
              <w:jc w:val="center"/>
              <w:rPr>
                <w:sz w:val="18"/>
                <w:szCs w:val="18"/>
              </w:rPr>
            </w:pPr>
            <w:r w:rsidRPr="00013B36">
              <w:rPr>
                <w:sz w:val="18"/>
                <w:szCs w:val="18"/>
              </w:rPr>
              <w:t>190</w:t>
            </w:r>
          </w:p>
        </w:tc>
        <w:tc>
          <w:tcPr>
            <w:tcW w:w="1073" w:type="dxa"/>
            <w:vAlign w:val="bottom"/>
          </w:tcPr>
          <w:p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rsidR="00276501" w:rsidRPr="00013B36" w:rsidRDefault="00276501" w:rsidP="00276501">
            <w:pPr>
              <w:spacing w:after="0"/>
              <w:jc w:val="center"/>
              <w:rPr>
                <w:sz w:val="18"/>
                <w:szCs w:val="18"/>
              </w:rPr>
            </w:pPr>
            <w:r w:rsidRPr="00013B36">
              <w:rPr>
                <w:sz w:val="18"/>
                <w:szCs w:val="18"/>
              </w:rPr>
              <w:t>70,775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rsidR="00276501" w:rsidRPr="00013B36" w:rsidRDefault="00276501" w:rsidP="00276501">
            <w:pPr>
              <w:spacing w:after="0"/>
              <w:jc w:val="center"/>
              <w:rPr>
                <w:sz w:val="18"/>
                <w:szCs w:val="18"/>
              </w:rPr>
            </w:pPr>
            <w:r w:rsidRPr="00013B36">
              <w:rPr>
                <w:sz w:val="18"/>
                <w:szCs w:val="18"/>
              </w:rPr>
              <w:t>736</w:t>
            </w:r>
          </w:p>
        </w:tc>
        <w:tc>
          <w:tcPr>
            <w:tcW w:w="1097" w:type="dxa"/>
            <w:vAlign w:val="bottom"/>
          </w:tcPr>
          <w:p w:rsidR="00276501" w:rsidRPr="00013B36" w:rsidRDefault="00276501" w:rsidP="00276501">
            <w:pPr>
              <w:spacing w:after="0"/>
              <w:jc w:val="center"/>
              <w:rPr>
                <w:sz w:val="18"/>
                <w:szCs w:val="18"/>
              </w:rPr>
            </w:pPr>
            <w:r w:rsidRPr="00013B36">
              <w:rPr>
                <w:sz w:val="18"/>
                <w:szCs w:val="18"/>
              </w:rPr>
              <w:t>367</w:t>
            </w:r>
          </w:p>
        </w:tc>
        <w:tc>
          <w:tcPr>
            <w:tcW w:w="1091" w:type="dxa"/>
            <w:vAlign w:val="bottom"/>
          </w:tcPr>
          <w:p w:rsidR="00276501" w:rsidRPr="00013B36" w:rsidRDefault="00276501" w:rsidP="00276501">
            <w:pPr>
              <w:spacing w:after="0"/>
              <w:jc w:val="center"/>
              <w:rPr>
                <w:sz w:val="18"/>
                <w:szCs w:val="18"/>
              </w:rPr>
            </w:pPr>
            <w:r w:rsidRPr="00013B36">
              <w:rPr>
                <w:sz w:val="18"/>
                <w:szCs w:val="18"/>
              </w:rPr>
              <w:t>126</w:t>
            </w:r>
          </w:p>
        </w:tc>
        <w:tc>
          <w:tcPr>
            <w:tcW w:w="1073" w:type="dxa"/>
            <w:vAlign w:val="bottom"/>
          </w:tcPr>
          <w:p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rsidR="00276501" w:rsidRPr="00013B36" w:rsidRDefault="00276501" w:rsidP="00276501">
            <w:pPr>
              <w:spacing w:after="0"/>
              <w:jc w:val="center"/>
              <w:rPr>
                <w:sz w:val="18"/>
                <w:szCs w:val="18"/>
              </w:rPr>
            </w:pPr>
            <w:r w:rsidRPr="00013B36">
              <w:rPr>
                <w:sz w:val="18"/>
                <w:szCs w:val="18"/>
              </w:rPr>
              <w:t>68,117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rsidR="00276501" w:rsidRPr="00013B36" w:rsidRDefault="00276501" w:rsidP="00276501">
            <w:pPr>
              <w:spacing w:after="0"/>
              <w:jc w:val="center"/>
              <w:rPr>
                <w:sz w:val="18"/>
                <w:szCs w:val="18"/>
              </w:rPr>
            </w:pPr>
            <w:r w:rsidRPr="00013B36">
              <w:rPr>
                <w:sz w:val="18"/>
                <w:szCs w:val="18"/>
              </w:rPr>
              <w:t>1,533</w:t>
            </w:r>
          </w:p>
        </w:tc>
        <w:tc>
          <w:tcPr>
            <w:tcW w:w="1097" w:type="dxa"/>
            <w:vAlign w:val="bottom"/>
          </w:tcPr>
          <w:p w:rsidR="00276501" w:rsidRPr="00013B36" w:rsidRDefault="00276501" w:rsidP="00276501">
            <w:pPr>
              <w:spacing w:after="0"/>
              <w:jc w:val="center"/>
              <w:rPr>
                <w:sz w:val="18"/>
                <w:szCs w:val="18"/>
              </w:rPr>
            </w:pPr>
            <w:r w:rsidRPr="00013B36">
              <w:rPr>
                <w:sz w:val="18"/>
                <w:szCs w:val="18"/>
              </w:rPr>
              <w:t>911</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rsidR="00276501" w:rsidRPr="00013B36" w:rsidRDefault="00276501" w:rsidP="00276501">
            <w:pPr>
              <w:spacing w:after="0"/>
              <w:jc w:val="center"/>
              <w:rPr>
                <w:sz w:val="18"/>
                <w:szCs w:val="18"/>
              </w:rPr>
            </w:pPr>
            <w:r w:rsidRPr="00013B36">
              <w:rPr>
                <w:sz w:val="18"/>
                <w:szCs w:val="18"/>
              </w:rPr>
              <w:t>124,171</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1,204</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rsidR="00276501" w:rsidRPr="00013B36" w:rsidRDefault="00276501" w:rsidP="00276501">
            <w:pPr>
              <w:spacing w:after="0"/>
              <w:jc w:val="center"/>
              <w:rPr>
                <w:sz w:val="18"/>
                <w:szCs w:val="18"/>
              </w:rPr>
            </w:pPr>
            <w:r w:rsidRPr="00013B36">
              <w:rPr>
                <w:sz w:val="18"/>
                <w:szCs w:val="18"/>
              </w:rPr>
              <w:t>60,178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rsidR="00276501" w:rsidRPr="00013B36" w:rsidRDefault="00276501" w:rsidP="00276501">
            <w:pPr>
              <w:spacing w:after="0"/>
              <w:jc w:val="center"/>
              <w:rPr>
                <w:sz w:val="18"/>
                <w:szCs w:val="18"/>
              </w:rPr>
            </w:pPr>
            <w:r w:rsidRPr="00013B36">
              <w:rPr>
                <w:sz w:val="18"/>
                <w:szCs w:val="18"/>
              </w:rPr>
              <w:t>204</w:t>
            </w:r>
          </w:p>
        </w:tc>
        <w:tc>
          <w:tcPr>
            <w:tcW w:w="1097" w:type="dxa"/>
            <w:vAlign w:val="bottom"/>
          </w:tcPr>
          <w:p w:rsidR="00276501" w:rsidRPr="00013B36" w:rsidRDefault="00276501" w:rsidP="00276501">
            <w:pPr>
              <w:spacing w:after="0"/>
              <w:jc w:val="center"/>
              <w:rPr>
                <w:sz w:val="18"/>
                <w:szCs w:val="18"/>
              </w:rPr>
            </w:pPr>
            <w:r w:rsidRPr="00013B36">
              <w:rPr>
                <w:sz w:val="18"/>
                <w:szCs w:val="18"/>
              </w:rPr>
              <w:t>717</w:t>
            </w:r>
          </w:p>
        </w:tc>
        <w:tc>
          <w:tcPr>
            <w:tcW w:w="1091" w:type="dxa"/>
            <w:vAlign w:val="bottom"/>
          </w:tcPr>
          <w:p w:rsidR="00276501" w:rsidRPr="00013B36" w:rsidRDefault="00276501" w:rsidP="00276501">
            <w:pPr>
              <w:spacing w:after="0"/>
              <w:jc w:val="center"/>
              <w:rPr>
                <w:sz w:val="18"/>
                <w:szCs w:val="18"/>
              </w:rPr>
            </w:pPr>
            <w:r w:rsidRPr="00013B36">
              <w:rPr>
                <w:sz w:val="18"/>
                <w:szCs w:val="18"/>
              </w:rPr>
              <w:t>52</w:t>
            </w:r>
          </w:p>
        </w:tc>
        <w:tc>
          <w:tcPr>
            <w:tcW w:w="1073" w:type="dxa"/>
            <w:vAlign w:val="bottom"/>
          </w:tcPr>
          <w:p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rsidR="00276501" w:rsidRPr="00013B36" w:rsidRDefault="00276501" w:rsidP="00276501">
            <w:pPr>
              <w:spacing w:after="0"/>
              <w:jc w:val="center"/>
              <w:rPr>
                <w:sz w:val="18"/>
                <w:szCs w:val="18"/>
              </w:rPr>
            </w:pPr>
            <w:r w:rsidRPr="00013B36">
              <w:rPr>
                <w:sz w:val="18"/>
                <w:szCs w:val="18"/>
              </w:rPr>
              <w:t>87,704</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0000"/>
            <w:vAlign w:val="center"/>
          </w:tcPr>
          <w:p w:rsidR="00276501" w:rsidRPr="00013B36" w:rsidRDefault="00276501" w:rsidP="00276501">
            <w:pPr>
              <w:spacing w:after="0"/>
              <w:jc w:val="center"/>
              <w:rPr>
                <w:color w:val="000000"/>
                <w:sz w:val="18"/>
                <w:szCs w:val="18"/>
              </w:rPr>
            </w:pP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34,742</w:t>
            </w:r>
          </w:p>
        </w:tc>
        <w:tc>
          <w:tcPr>
            <w:tcW w:w="1081" w:type="dxa"/>
            <w:tcBorders>
              <w:bottom w:val="single" w:sz="4" w:space="0" w:color="auto"/>
            </w:tcBorders>
            <w:vAlign w:val="center"/>
          </w:tcPr>
          <w:p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rsidTr="00276501">
        <w:trPr>
          <w:trHeight w:hRule="exact" w:val="302"/>
        </w:trPr>
        <w:tc>
          <w:tcPr>
            <w:tcW w:w="1008"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0000"/>
            <w:vAlign w:val="center"/>
          </w:tcPr>
          <w:p w:rsidR="00276501" w:rsidRPr="00013B36" w:rsidRDefault="00276501" w:rsidP="00276501">
            <w:pPr>
              <w:spacing w:after="0"/>
              <w:jc w:val="center"/>
              <w:rPr>
                <w:color w:val="000000"/>
                <w:sz w:val="18"/>
                <w:szCs w:val="18"/>
              </w:rPr>
            </w:pPr>
          </w:p>
        </w:tc>
        <w:tc>
          <w:tcPr>
            <w:tcW w:w="1120"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69,961</w:t>
            </w:r>
          </w:p>
        </w:tc>
        <w:tc>
          <w:tcPr>
            <w:tcW w:w="108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90,000</w:t>
            </w:r>
          </w:p>
        </w:tc>
      </w:tr>
    </w:tbl>
    <w:p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E23DF4" w:rsidRDefault="00094A79" w:rsidP="00094A79">
      <w:pPr>
        <w:pStyle w:val="Caption"/>
      </w:pPr>
      <w:bookmarkStart w:id="97" w:name="_Toc516752462"/>
      <w:r>
        <w:lastRenderedPageBreak/>
        <w:t xml:space="preserve">Appendix A </w:t>
      </w:r>
      <w:r w:rsidR="008667D6">
        <w:fldChar w:fldCharType="begin"/>
      </w:r>
      <w:r w:rsidR="008667D6">
        <w:instrText xml:space="preserve"> SEQ Appendix_A \* ARABIC </w:instrText>
      </w:r>
      <w:r w:rsidR="008667D6">
        <w:fldChar w:fldCharType="separate"/>
      </w:r>
      <w:r w:rsidR="00167CAD">
        <w:rPr>
          <w:noProof/>
        </w:rPr>
        <w:t>2</w:t>
      </w:r>
      <w:r w:rsidR="008667D6">
        <w:rPr>
          <w:noProof/>
        </w:rPr>
        <w:fldChar w:fldCharType="end"/>
      </w:r>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mark-recapture estimates of the Ford Arm Creek escapement, 1982</w:t>
      </w:r>
      <w:r w:rsidR="00E23DF4">
        <w:t>–2017</w:t>
      </w:r>
      <w:r w:rsidR="00E23DF4" w:rsidRPr="00012101">
        <w:t>.</w:t>
      </w:r>
      <w:bookmarkEnd w:id="9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rsidTr="00DF26B6">
        <w:trPr>
          <w:trHeight w:val="259"/>
        </w:trPr>
        <w:tc>
          <w:tcPr>
            <w:tcW w:w="571"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2,655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31</w:t>
            </w:r>
          </w:p>
        </w:tc>
        <w:tc>
          <w:tcPr>
            <w:tcW w:w="616" w:type="pct"/>
            <w:vAlign w:val="bottom"/>
          </w:tcPr>
          <w:p w:rsidR="00E23DF4" w:rsidRPr="008F5618" w:rsidRDefault="00E23DF4" w:rsidP="00DF26B6">
            <w:pPr>
              <w:spacing w:after="0"/>
              <w:jc w:val="center"/>
              <w:rPr>
                <w:sz w:val="20"/>
                <w:szCs w:val="20"/>
              </w:rPr>
            </w:pPr>
            <w:r w:rsidRPr="008F5618">
              <w:rPr>
                <w:sz w:val="20"/>
                <w:szCs w:val="20"/>
              </w:rPr>
              <w:t>20</w:t>
            </w:r>
          </w:p>
        </w:tc>
        <w:tc>
          <w:tcPr>
            <w:tcW w:w="698" w:type="pct"/>
            <w:vAlign w:val="bottom"/>
          </w:tcPr>
          <w:p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rsidR="00E23DF4" w:rsidRPr="008F5618" w:rsidRDefault="00E23DF4" w:rsidP="00DF26B6">
            <w:pPr>
              <w:spacing w:after="0"/>
              <w:jc w:val="center"/>
              <w:rPr>
                <w:sz w:val="20"/>
                <w:szCs w:val="20"/>
              </w:rPr>
            </w:pPr>
            <w:r w:rsidRPr="008F5618">
              <w:rPr>
                <w:sz w:val="20"/>
                <w:szCs w:val="20"/>
              </w:rPr>
              <w:t>457</w:t>
            </w:r>
          </w:p>
        </w:tc>
        <w:tc>
          <w:tcPr>
            <w:tcW w:w="967" w:type="pct"/>
            <w:vAlign w:val="bottom"/>
          </w:tcPr>
          <w:p w:rsidR="00E23DF4" w:rsidRPr="008F5618" w:rsidRDefault="00E23DF4" w:rsidP="00DF26B6">
            <w:pPr>
              <w:spacing w:after="0"/>
              <w:jc w:val="center"/>
              <w:rPr>
                <w:sz w:val="20"/>
                <w:szCs w:val="20"/>
              </w:rPr>
            </w:pPr>
            <w:r w:rsidRPr="008F5618">
              <w:rPr>
                <w:sz w:val="20"/>
                <w:szCs w:val="20"/>
              </w:rPr>
              <w:t>1,931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rsidR="00E23DF4" w:rsidRPr="008F5618" w:rsidRDefault="00E23DF4" w:rsidP="00DF26B6">
            <w:pPr>
              <w:spacing w:after="0"/>
              <w:jc w:val="center"/>
              <w:rPr>
                <w:sz w:val="20"/>
                <w:szCs w:val="20"/>
              </w:rPr>
            </w:pPr>
            <w:r w:rsidRPr="008F5618">
              <w:rPr>
                <w:sz w:val="20"/>
                <w:szCs w:val="20"/>
              </w:rPr>
              <w:t>385</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154</w:t>
            </w:r>
          </w:p>
        </w:tc>
        <w:tc>
          <w:tcPr>
            <w:tcW w:w="698" w:type="pct"/>
            <w:vAlign w:val="bottom"/>
          </w:tcPr>
          <w:p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rsidR="00E23DF4" w:rsidRPr="008F5618" w:rsidRDefault="00E23DF4" w:rsidP="00DF26B6">
            <w:pPr>
              <w:spacing w:after="0"/>
              <w:jc w:val="center"/>
              <w:rPr>
                <w:sz w:val="20"/>
                <w:szCs w:val="20"/>
              </w:rPr>
            </w:pPr>
            <w:r w:rsidRPr="008F5618">
              <w:rPr>
                <w:sz w:val="20"/>
                <w:szCs w:val="20"/>
              </w:rPr>
              <w:t>2,063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rsidR="00E23DF4" w:rsidRPr="008F5618" w:rsidRDefault="00E23DF4" w:rsidP="00DF26B6">
            <w:pPr>
              <w:spacing w:after="0"/>
              <w:jc w:val="center"/>
              <w:rPr>
                <w:sz w:val="20"/>
                <w:szCs w:val="20"/>
              </w:rPr>
            </w:pPr>
            <w:r w:rsidRPr="008F5618">
              <w:rPr>
                <w:sz w:val="20"/>
                <w:szCs w:val="20"/>
              </w:rPr>
              <w:t>193</w:t>
            </w:r>
          </w:p>
        </w:tc>
        <w:tc>
          <w:tcPr>
            <w:tcW w:w="523" w:type="pct"/>
            <w:vAlign w:val="bottom"/>
          </w:tcPr>
          <w:p w:rsidR="00E23DF4" w:rsidRPr="008F5618" w:rsidRDefault="00E23DF4" w:rsidP="00DF26B6">
            <w:pPr>
              <w:spacing w:after="0"/>
              <w:jc w:val="center"/>
              <w:rPr>
                <w:sz w:val="20"/>
                <w:szCs w:val="20"/>
              </w:rPr>
            </w:pPr>
            <w:r w:rsidRPr="008F5618">
              <w:rPr>
                <w:sz w:val="20"/>
                <w:szCs w:val="20"/>
              </w:rPr>
              <w:t>144</w:t>
            </w:r>
          </w:p>
        </w:tc>
        <w:tc>
          <w:tcPr>
            <w:tcW w:w="616" w:type="pct"/>
            <w:vAlign w:val="bottom"/>
          </w:tcPr>
          <w:p w:rsidR="00E23DF4" w:rsidRPr="008F5618" w:rsidRDefault="00E23DF4" w:rsidP="00DF26B6">
            <w:pPr>
              <w:spacing w:after="0"/>
              <w:jc w:val="center"/>
              <w:rPr>
                <w:sz w:val="20"/>
                <w:szCs w:val="20"/>
              </w:rPr>
            </w:pPr>
            <w:r w:rsidRPr="008F5618">
              <w:rPr>
                <w:sz w:val="20"/>
                <w:szCs w:val="20"/>
              </w:rPr>
              <w:t>109</w:t>
            </w:r>
          </w:p>
        </w:tc>
        <w:tc>
          <w:tcPr>
            <w:tcW w:w="698" w:type="pct"/>
            <w:vAlign w:val="bottom"/>
          </w:tcPr>
          <w:p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rsidR="00E23DF4" w:rsidRPr="008F5618" w:rsidRDefault="00E23DF4" w:rsidP="00DF26B6">
            <w:pPr>
              <w:spacing w:after="0"/>
              <w:jc w:val="center"/>
              <w:rPr>
                <w:sz w:val="20"/>
                <w:szCs w:val="20"/>
              </w:rPr>
            </w:pPr>
            <w:r w:rsidRPr="008F5618">
              <w:rPr>
                <w:sz w:val="20"/>
                <w:szCs w:val="20"/>
              </w:rPr>
              <w:t>1,246</w:t>
            </w:r>
          </w:p>
        </w:tc>
        <w:tc>
          <w:tcPr>
            <w:tcW w:w="967" w:type="pct"/>
            <w:vAlign w:val="bottom"/>
          </w:tcPr>
          <w:p w:rsidR="00E23DF4" w:rsidRPr="008F5618" w:rsidRDefault="00E23DF4" w:rsidP="00DF26B6">
            <w:pPr>
              <w:spacing w:after="0"/>
              <w:jc w:val="center"/>
              <w:rPr>
                <w:sz w:val="20"/>
                <w:szCs w:val="20"/>
              </w:rPr>
            </w:pPr>
            <w:r w:rsidRPr="008F5618">
              <w:rPr>
                <w:sz w:val="20"/>
                <w:szCs w:val="20"/>
              </w:rPr>
              <w:t>2,324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rsidR="00E23DF4" w:rsidRPr="008F5618" w:rsidRDefault="00E23DF4" w:rsidP="00DF26B6">
            <w:pPr>
              <w:spacing w:after="0"/>
              <w:jc w:val="center"/>
              <w:rPr>
                <w:sz w:val="20"/>
                <w:szCs w:val="20"/>
              </w:rPr>
            </w:pPr>
            <w:r w:rsidRPr="008F5618">
              <w:rPr>
                <w:sz w:val="20"/>
                <w:szCs w:val="20"/>
              </w:rPr>
              <w:t>275</w:t>
            </w:r>
          </w:p>
        </w:tc>
        <w:tc>
          <w:tcPr>
            <w:tcW w:w="425" w:type="pct"/>
            <w:vAlign w:val="bottom"/>
          </w:tcPr>
          <w:p w:rsidR="00E23DF4" w:rsidRPr="008F5618" w:rsidRDefault="00E23DF4" w:rsidP="00DF26B6">
            <w:pPr>
              <w:spacing w:after="0"/>
              <w:jc w:val="center"/>
              <w:rPr>
                <w:sz w:val="20"/>
                <w:szCs w:val="20"/>
              </w:rPr>
            </w:pPr>
            <w:r w:rsidRPr="008F5618">
              <w:rPr>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702</w:t>
            </w:r>
          </w:p>
        </w:tc>
        <w:tc>
          <w:tcPr>
            <w:tcW w:w="967" w:type="pct"/>
            <w:vAlign w:val="bottom"/>
          </w:tcPr>
          <w:p w:rsidR="00E23DF4" w:rsidRPr="008F5618" w:rsidRDefault="00E23DF4" w:rsidP="00DF26B6">
            <w:pPr>
              <w:spacing w:after="0"/>
              <w:jc w:val="center"/>
              <w:rPr>
                <w:sz w:val="20"/>
                <w:szCs w:val="20"/>
              </w:rPr>
            </w:pPr>
            <w:r w:rsidRPr="008F5618">
              <w:rPr>
                <w:sz w:val="20"/>
                <w:szCs w:val="20"/>
              </w:rPr>
              <w:t>1,552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rsidR="00E23DF4" w:rsidRPr="008F5618" w:rsidRDefault="00E23DF4" w:rsidP="00DF26B6">
            <w:pPr>
              <w:spacing w:after="0"/>
              <w:jc w:val="center"/>
              <w:rPr>
                <w:sz w:val="20"/>
                <w:szCs w:val="20"/>
              </w:rPr>
            </w:pPr>
            <w:r w:rsidRPr="008F5618">
              <w:rPr>
                <w:sz w:val="20"/>
                <w:szCs w:val="20"/>
              </w:rPr>
              <w:t>36</w:t>
            </w:r>
          </w:p>
        </w:tc>
        <w:tc>
          <w:tcPr>
            <w:tcW w:w="523" w:type="pct"/>
            <w:vAlign w:val="bottom"/>
          </w:tcPr>
          <w:p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rsidR="00E23DF4" w:rsidRPr="008F5618" w:rsidRDefault="00E23DF4" w:rsidP="00DF26B6">
            <w:pPr>
              <w:spacing w:after="0"/>
              <w:jc w:val="center"/>
              <w:rPr>
                <w:sz w:val="20"/>
                <w:szCs w:val="20"/>
              </w:rPr>
            </w:pPr>
            <w:r w:rsidRPr="008F5618">
              <w:rPr>
                <w:sz w:val="20"/>
                <w:szCs w:val="20"/>
              </w:rPr>
              <w:t>47</w:t>
            </w:r>
          </w:p>
        </w:tc>
        <w:tc>
          <w:tcPr>
            <w:tcW w:w="425" w:type="pct"/>
            <w:vAlign w:val="bottom"/>
          </w:tcPr>
          <w:p w:rsidR="00E23DF4" w:rsidRPr="008F5618" w:rsidRDefault="00E23DF4" w:rsidP="00DF26B6">
            <w:pPr>
              <w:spacing w:after="0"/>
              <w:jc w:val="center"/>
              <w:rPr>
                <w:sz w:val="20"/>
                <w:szCs w:val="20"/>
              </w:rPr>
            </w:pPr>
            <w:r w:rsidRPr="008F5618">
              <w:rPr>
                <w:sz w:val="20"/>
                <w:szCs w:val="20"/>
              </w:rPr>
              <w:t>167</w:t>
            </w:r>
          </w:p>
        </w:tc>
        <w:tc>
          <w:tcPr>
            <w:tcW w:w="481" w:type="pct"/>
            <w:vAlign w:val="bottom"/>
          </w:tcPr>
          <w:p w:rsidR="00E23DF4" w:rsidRPr="008F5618" w:rsidRDefault="00E23DF4" w:rsidP="00DF26B6">
            <w:pPr>
              <w:spacing w:after="0"/>
              <w:jc w:val="center"/>
              <w:rPr>
                <w:sz w:val="20"/>
                <w:szCs w:val="20"/>
              </w:rPr>
            </w:pPr>
            <w:r w:rsidRPr="008F5618">
              <w:rPr>
                <w:sz w:val="20"/>
                <w:szCs w:val="20"/>
              </w:rPr>
              <w:t>293</w:t>
            </w:r>
          </w:p>
        </w:tc>
        <w:tc>
          <w:tcPr>
            <w:tcW w:w="967" w:type="pct"/>
            <w:vAlign w:val="bottom"/>
          </w:tcPr>
          <w:p w:rsidR="00E23DF4" w:rsidRPr="008F5618" w:rsidRDefault="00E23DF4" w:rsidP="00DF26B6">
            <w:pPr>
              <w:spacing w:after="0"/>
              <w:jc w:val="center"/>
              <w:rPr>
                <w:sz w:val="20"/>
                <w:szCs w:val="20"/>
              </w:rPr>
            </w:pPr>
            <w:r w:rsidRPr="008F5618">
              <w:rPr>
                <w:sz w:val="20"/>
                <w:szCs w:val="20"/>
              </w:rPr>
              <w:t>1,694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56</w:t>
            </w:r>
          </w:p>
        </w:tc>
        <w:tc>
          <w:tcPr>
            <w:tcW w:w="616" w:type="pct"/>
            <w:vAlign w:val="bottom"/>
          </w:tcPr>
          <w:p w:rsidR="00E23DF4" w:rsidRPr="008F5618" w:rsidRDefault="00E23DF4" w:rsidP="00DF26B6">
            <w:pPr>
              <w:spacing w:after="0"/>
              <w:jc w:val="center"/>
              <w:rPr>
                <w:sz w:val="20"/>
                <w:szCs w:val="20"/>
              </w:rPr>
            </w:pPr>
            <w:r w:rsidRPr="008F5618">
              <w:rPr>
                <w:sz w:val="20"/>
                <w:szCs w:val="20"/>
              </w:rPr>
              <w:t>71</w:t>
            </w:r>
          </w:p>
        </w:tc>
        <w:tc>
          <w:tcPr>
            <w:tcW w:w="698" w:type="pct"/>
            <w:vAlign w:val="bottom"/>
          </w:tcPr>
          <w:p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rsidR="00E23DF4" w:rsidRPr="008F5618" w:rsidRDefault="00E23DF4" w:rsidP="00DF26B6">
            <w:pPr>
              <w:spacing w:after="0"/>
              <w:jc w:val="center"/>
              <w:rPr>
                <w:sz w:val="20"/>
                <w:szCs w:val="20"/>
              </w:rPr>
            </w:pPr>
            <w:r w:rsidRPr="008F5618">
              <w:rPr>
                <w:sz w:val="20"/>
                <w:szCs w:val="20"/>
              </w:rPr>
              <w:t>403</w:t>
            </w:r>
          </w:p>
        </w:tc>
        <w:tc>
          <w:tcPr>
            <w:tcW w:w="967" w:type="pct"/>
            <w:vAlign w:val="bottom"/>
          </w:tcPr>
          <w:p w:rsidR="00E23DF4" w:rsidRPr="008F5618" w:rsidRDefault="00E23DF4" w:rsidP="00DF26B6">
            <w:pPr>
              <w:spacing w:after="0"/>
              <w:jc w:val="center"/>
              <w:rPr>
                <w:sz w:val="20"/>
                <w:szCs w:val="20"/>
              </w:rPr>
            </w:pPr>
            <w:r w:rsidRPr="008F5618">
              <w:rPr>
                <w:sz w:val="20"/>
                <w:szCs w:val="20"/>
              </w:rPr>
              <w:t>3,119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rsidR="00E23DF4" w:rsidRPr="008F5618" w:rsidRDefault="00E23DF4" w:rsidP="00DF26B6">
            <w:pPr>
              <w:spacing w:after="0"/>
              <w:jc w:val="center"/>
              <w:rPr>
                <w:sz w:val="20"/>
                <w:szCs w:val="20"/>
              </w:rPr>
            </w:pPr>
            <w:r w:rsidRPr="008F5618">
              <w:rPr>
                <w:sz w:val="20"/>
                <w:szCs w:val="20"/>
              </w:rPr>
              <w:t>101</w:t>
            </w:r>
          </w:p>
        </w:tc>
        <w:tc>
          <w:tcPr>
            <w:tcW w:w="523" w:type="pct"/>
            <w:vAlign w:val="bottom"/>
          </w:tcPr>
          <w:p w:rsidR="00E23DF4" w:rsidRPr="008F5618" w:rsidRDefault="00E23DF4" w:rsidP="00DF26B6">
            <w:pPr>
              <w:spacing w:after="0"/>
              <w:jc w:val="center"/>
              <w:rPr>
                <w:sz w:val="20"/>
                <w:szCs w:val="20"/>
              </w:rPr>
            </w:pPr>
            <w:r w:rsidRPr="008F5618">
              <w:rPr>
                <w:sz w:val="20"/>
                <w:szCs w:val="20"/>
              </w:rPr>
              <w:t>76</w:t>
            </w:r>
          </w:p>
        </w:tc>
        <w:tc>
          <w:tcPr>
            <w:tcW w:w="616" w:type="pct"/>
            <w:vAlign w:val="bottom"/>
          </w:tcPr>
          <w:p w:rsidR="00E23DF4" w:rsidRPr="008F5618" w:rsidRDefault="00E23DF4" w:rsidP="00DF26B6">
            <w:pPr>
              <w:spacing w:after="0"/>
              <w:jc w:val="center"/>
              <w:rPr>
                <w:sz w:val="20"/>
                <w:szCs w:val="20"/>
              </w:rPr>
            </w:pPr>
            <w:r w:rsidRPr="008F5618">
              <w:rPr>
                <w:sz w:val="20"/>
                <w:szCs w:val="20"/>
              </w:rPr>
              <w:t>89</w:t>
            </w:r>
          </w:p>
        </w:tc>
        <w:tc>
          <w:tcPr>
            <w:tcW w:w="698" w:type="pct"/>
            <w:vAlign w:val="bottom"/>
          </w:tcPr>
          <w:p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rsidR="00E23DF4" w:rsidRPr="008F5618" w:rsidRDefault="00E23DF4" w:rsidP="00DF26B6">
            <w:pPr>
              <w:spacing w:after="0"/>
              <w:jc w:val="center"/>
              <w:rPr>
                <w:sz w:val="20"/>
                <w:szCs w:val="20"/>
              </w:rPr>
            </w:pPr>
            <w:r w:rsidRPr="008F5618">
              <w:rPr>
                <w:sz w:val="20"/>
                <w:szCs w:val="20"/>
              </w:rPr>
              <w:t>576</w:t>
            </w:r>
          </w:p>
        </w:tc>
        <w:tc>
          <w:tcPr>
            <w:tcW w:w="967" w:type="pct"/>
            <w:vAlign w:val="bottom"/>
          </w:tcPr>
          <w:p w:rsidR="00E23DF4" w:rsidRPr="008F5618" w:rsidRDefault="00E23DF4" w:rsidP="00DF26B6">
            <w:pPr>
              <w:spacing w:after="0"/>
              <w:jc w:val="center"/>
              <w:rPr>
                <w:sz w:val="20"/>
                <w:szCs w:val="20"/>
              </w:rPr>
            </w:pPr>
            <w:r w:rsidRPr="008F5618">
              <w:rPr>
                <w:sz w:val="20"/>
                <w:szCs w:val="20"/>
              </w:rPr>
              <w:t>2,176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rsidR="00E23DF4" w:rsidRPr="008F5618" w:rsidRDefault="00E23DF4" w:rsidP="00DF26B6">
            <w:pPr>
              <w:spacing w:after="0"/>
              <w:jc w:val="center"/>
              <w:rPr>
                <w:sz w:val="20"/>
                <w:szCs w:val="20"/>
              </w:rPr>
            </w:pPr>
            <w:r w:rsidRPr="008F5618">
              <w:rPr>
                <w:sz w:val="20"/>
                <w:szCs w:val="20"/>
              </w:rPr>
              <w:t>39</w:t>
            </w:r>
          </w:p>
        </w:tc>
        <w:tc>
          <w:tcPr>
            <w:tcW w:w="523" w:type="pct"/>
            <w:vAlign w:val="bottom"/>
          </w:tcPr>
          <w:p w:rsidR="00E23DF4" w:rsidRPr="008F5618" w:rsidRDefault="00E23DF4" w:rsidP="00DF26B6">
            <w:pPr>
              <w:spacing w:after="0"/>
              <w:jc w:val="center"/>
              <w:rPr>
                <w:sz w:val="20"/>
                <w:szCs w:val="20"/>
              </w:rPr>
            </w:pPr>
            <w:r w:rsidRPr="008F5618">
              <w:rPr>
                <w:sz w:val="20"/>
                <w:szCs w:val="20"/>
              </w:rPr>
              <w:t>80</w:t>
            </w:r>
          </w:p>
        </w:tc>
        <w:tc>
          <w:tcPr>
            <w:tcW w:w="616" w:type="pct"/>
            <w:vAlign w:val="bottom"/>
          </w:tcPr>
          <w:p w:rsidR="00E23DF4" w:rsidRPr="008F5618" w:rsidRDefault="00E23DF4" w:rsidP="00DF26B6">
            <w:pPr>
              <w:spacing w:after="0"/>
              <w:jc w:val="center"/>
              <w:rPr>
                <w:sz w:val="20"/>
                <w:szCs w:val="20"/>
              </w:rPr>
            </w:pPr>
            <w:r w:rsidRPr="008F5618">
              <w:rPr>
                <w:sz w:val="20"/>
                <w:szCs w:val="20"/>
              </w:rPr>
              <w:t>38</w:t>
            </w:r>
          </w:p>
        </w:tc>
        <w:tc>
          <w:tcPr>
            <w:tcW w:w="698" w:type="pct"/>
            <w:vAlign w:val="bottom"/>
          </w:tcPr>
          <w:p w:rsidR="00E23DF4" w:rsidRPr="008F5618" w:rsidRDefault="00E23DF4" w:rsidP="00DF26B6">
            <w:pPr>
              <w:spacing w:after="0"/>
              <w:jc w:val="center"/>
              <w:rPr>
                <w:sz w:val="20"/>
                <w:szCs w:val="20"/>
              </w:rPr>
            </w:pPr>
            <w:r w:rsidRPr="008F5618">
              <w:rPr>
                <w:sz w:val="20"/>
                <w:szCs w:val="20"/>
              </w:rPr>
              <w:t>195</w:t>
            </w:r>
          </w:p>
        </w:tc>
        <w:tc>
          <w:tcPr>
            <w:tcW w:w="425" w:type="pct"/>
            <w:vAlign w:val="bottom"/>
          </w:tcPr>
          <w:p w:rsidR="00E23DF4" w:rsidRPr="008F5618" w:rsidRDefault="00E23DF4" w:rsidP="00DF26B6">
            <w:pPr>
              <w:spacing w:after="0"/>
              <w:jc w:val="center"/>
              <w:rPr>
                <w:sz w:val="20"/>
                <w:szCs w:val="20"/>
              </w:rPr>
            </w:pPr>
            <w:r w:rsidRPr="008F5618">
              <w:rPr>
                <w:sz w:val="20"/>
                <w:szCs w:val="20"/>
              </w:rPr>
              <w:t>214</w:t>
            </w:r>
          </w:p>
        </w:tc>
        <w:tc>
          <w:tcPr>
            <w:tcW w:w="481" w:type="pct"/>
            <w:vAlign w:val="bottom"/>
          </w:tcPr>
          <w:p w:rsidR="00E23DF4" w:rsidRPr="008F5618" w:rsidRDefault="00E23DF4" w:rsidP="00DF26B6">
            <w:pPr>
              <w:spacing w:after="0"/>
              <w:jc w:val="center"/>
              <w:rPr>
                <w:sz w:val="20"/>
                <w:szCs w:val="20"/>
              </w:rPr>
            </w:pPr>
            <w:r w:rsidRPr="008F5618">
              <w:rPr>
                <w:sz w:val="20"/>
                <w:szCs w:val="20"/>
              </w:rPr>
              <w:t>566</w:t>
            </w:r>
          </w:p>
        </w:tc>
        <w:tc>
          <w:tcPr>
            <w:tcW w:w="967" w:type="pct"/>
            <w:vAlign w:val="bottom"/>
          </w:tcPr>
          <w:p w:rsidR="00E23DF4" w:rsidRPr="008F5618" w:rsidRDefault="00E23DF4" w:rsidP="00DF26B6">
            <w:pPr>
              <w:spacing w:after="0"/>
              <w:jc w:val="center"/>
              <w:rPr>
                <w:sz w:val="20"/>
                <w:szCs w:val="20"/>
              </w:rPr>
            </w:pPr>
            <w:r w:rsidRPr="008F5618">
              <w:rPr>
                <w:sz w:val="20"/>
                <w:szCs w:val="20"/>
              </w:rPr>
              <w:t>2,192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rsidR="00E23DF4" w:rsidRPr="008F5618" w:rsidRDefault="00E23DF4" w:rsidP="00DF26B6">
            <w:pPr>
              <w:spacing w:after="0"/>
              <w:jc w:val="center"/>
              <w:rPr>
                <w:sz w:val="20"/>
                <w:szCs w:val="20"/>
              </w:rPr>
            </w:pPr>
            <w:r w:rsidRPr="008F5618">
              <w:rPr>
                <w:sz w:val="20"/>
                <w:szCs w:val="20"/>
              </w:rPr>
              <w:t>142</w:t>
            </w:r>
          </w:p>
        </w:tc>
        <w:tc>
          <w:tcPr>
            <w:tcW w:w="523" w:type="pct"/>
            <w:vAlign w:val="bottom"/>
          </w:tcPr>
          <w:p w:rsidR="00E23DF4" w:rsidRPr="008F5618" w:rsidRDefault="00E23DF4" w:rsidP="00DF26B6">
            <w:pPr>
              <w:spacing w:after="0"/>
              <w:jc w:val="center"/>
              <w:rPr>
                <w:sz w:val="20"/>
                <w:szCs w:val="20"/>
              </w:rPr>
            </w:pPr>
            <w:r w:rsidRPr="008F5618">
              <w:rPr>
                <w:sz w:val="20"/>
                <w:szCs w:val="20"/>
              </w:rPr>
              <w:t>186</w:t>
            </w:r>
          </w:p>
        </w:tc>
        <w:tc>
          <w:tcPr>
            <w:tcW w:w="616" w:type="pct"/>
            <w:vAlign w:val="bottom"/>
          </w:tcPr>
          <w:p w:rsidR="00E23DF4" w:rsidRPr="008F5618" w:rsidRDefault="00E23DF4" w:rsidP="00DF26B6">
            <w:pPr>
              <w:spacing w:after="0"/>
              <w:jc w:val="center"/>
              <w:rPr>
                <w:sz w:val="20"/>
                <w:szCs w:val="20"/>
              </w:rPr>
            </w:pPr>
            <w:r w:rsidRPr="008F5618">
              <w:rPr>
                <w:sz w:val="20"/>
                <w:szCs w:val="20"/>
              </w:rPr>
              <w:t>107</w:t>
            </w:r>
          </w:p>
        </w:tc>
        <w:tc>
          <w:tcPr>
            <w:tcW w:w="698" w:type="pct"/>
            <w:vAlign w:val="bottom"/>
          </w:tcPr>
          <w:p w:rsidR="00E23DF4" w:rsidRPr="008F5618" w:rsidRDefault="00E23DF4" w:rsidP="00DF26B6">
            <w:pPr>
              <w:spacing w:after="0"/>
              <w:jc w:val="center"/>
              <w:rPr>
                <w:sz w:val="20"/>
                <w:szCs w:val="20"/>
              </w:rPr>
            </w:pPr>
            <w:r w:rsidRPr="008F5618">
              <w:rPr>
                <w:sz w:val="20"/>
                <w:szCs w:val="20"/>
              </w:rPr>
              <w:t>621</w:t>
            </w:r>
          </w:p>
        </w:tc>
        <w:tc>
          <w:tcPr>
            <w:tcW w:w="425" w:type="pct"/>
            <w:vAlign w:val="bottom"/>
          </w:tcPr>
          <w:p w:rsidR="00E23DF4" w:rsidRPr="008F5618" w:rsidRDefault="00E23DF4" w:rsidP="00DF26B6">
            <w:pPr>
              <w:spacing w:after="0"/>
              <w:jc w:val="center"/>
              <w:rPr>
                <w:sz w:val="20"/>
                <w:szCs w:val="20"/>
              </w:rPr>
            </w:pPr>
            <w:r w:rsidRPr="008F5618">
              <w:rPr>
                <w:sz w:val="20"/>
                <w:szCs w:val="20"/>
              </w:rPr>
              <w:t>454</w:t>
            </w:r>
          </w:p>
        </w:tc>
        <w:tc>
          <w:tcPr>
            <w:tcW w:w="481" w:type="pct"/>
            <w:vAlign w:val="bottom"/>
          </w:tcPr>
          <w:p w:rsidR="00E23DF4" w:rsidRPr="008F5618" w:rsidRDefault="00E23DF4" w:rsidP="00DF26B6">
            <w:pPr>
              <w:spacing w:after="0"/>
              <w:jc w:val="center"/>
              <w:rPr>
                <w:sz w:val="20"/>
                <w:szCs w:val="20"/>
              </w:rPr>
            </w:pPr>
            <w:r w:rsidRPr="008F5618">
              <w:rPr>
                <w:sz w:val="20"/>
                <w:szCs w:val="20"/>
              </w:rPr>
              <w:t>1,510</w:t>
            </w:r>
          </w:p>
        </w:tc>
        <w:tc>
          <w:tcPr>
            <w:tcW w:w="967" w:type="pct"/>
            <w:vAlign w:val="bottom"/>
          </w:tcPr>
          <w:p w:rsidR="00E23DF4" w:rsidRPr="008F5618" w:rsidRDefault="00E23DF4" w:rsidP="00DF26B6">
            <w:pPr>
              <w:spacing w:after="0"/>
              <w:jc w:val="center"/>
              <w:rPr>
                <w:sz w:val="20"/>
                <w:szCs w:val="20"/>
              </w:rPr>
            </w:pPr>
            <w:r w:rsidRPr="008F5618">
              <w:rPr>
                <w:sz w:val="20"/>
                <w:szCs w:val="20"/>
              </w:rPr>
              <w:t>2,761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rsidR="00E23DF4" w:rsidRPr="008F5618" w:rsidRDefault="00E23DF4" w:rsidP="00DF26B6">
            <w:pPr>
              <w:spacing w:after="0"/>
              <w:jc w:val="center"/>
              <w:rPr>
                <w:sz w:val="20"/>
                <w:szCs w:val="20"/>
              </w:rPr>
            </w:pPr>
            <w:r w:rsidRPr="008F5618">
              <w:rPr>
                <w:sz w:val="20"/>
                <w:szCs w:val="20"/>
              </w:rPr>
              <w:t>241</w:t>
            </w:r>
          </w:p>
        </w:tc>
        <w:tc>
          <w:tcPr>
            <w:tcW w:w="523" w:type="pct"/>
            <w:vAlign w:val="bottom"/>
          </w:tcPr>
          <w:p w:rsidR="00E23DF4" w:rsidRPr="008F5618" w:rsidRDefault="00E23DF4" w:rsidP="00DF26B6">
            <w:pPr>
              <w:spacing w:after="0"/>
              <w:jc w:val="center"/>
              <w:rPr>
                <w:sz w:val="20"/>
                <w:szCs w:val="20"/>
              </w:rPr>
            </w:pPr>
            <w:r w:rsidRPr="008F5618">
              <w:rPr>
                <w:sz w:val="20"/>
                <w:szCs w:val="20"/>
              </w:rPr>
              <w:t>265</w:t>
            </w:r>
          </w:p>
        </w:tc>
        <w:tc>
          <w:tcPr>
            <w:tcW w:w="616" w:type="pct"/>
            <w:vAlign w:val="bottom"/>
          </w:tcPr>
          <w:p w:rsidR="00E23DF4" w:rsidRPr="008F5618" w:rsidRDefault="00E23DF4" w:rsidP="00DF26B6">
            <w:pPr>
              <w:spacing w:after="0"/>
              <w:jc w:val="center"/>
              <w:rPr>
                <w:sz w:val="20"/>
                <w:szCs w:val="20"/>
              </w:rPr>
            </w:pPr>
            <w:r w:rsidRPr="008F5618">
              <w:rPr>
                <w:sz w:val="20"/>
                <w:szCs w:val="20"/>
              </w:rPr>
              <w:t>110</w:t>
            </w:r>
          </w:p>
        </w:tc>
        <w:tc>
          <w:tcPr>
            <w:tcW w:w="698" w:type="pct"/>
            <w:vAlign w:val="bottom"/>
          </w:tcPr>
          <w:p w:rsidR="00E23DF4" w:rsidRPr="008F5618" w:rsidRDefault="00E23DF4" w:rsidP="00DF26B6">
            <w:pPr>
              <w:spacing w:after="0"/>
              <w:jc w:val="center"/>
              <w:rPr>
                <w:sz w:val="20"/>
                <w:szCs w:val="20"/>
              </w:rPr>
            </w:pPr>
            <w:r w:rsidRPr="008F5618">
              <w:rPr>
                <w:sz w:val="20"/>
                <w:szCs w:val="20"/>
              </w:rPr>
              <w:t>654</w:t>
            </w:r>
          </w:p>
        </w:tc>
        <w:tc>
          <w:tcPr>
            <w:tcW w:w="425" w:type="pct"/>
            <w:vAlign w:val="bottom"/>
          </w:tcPr>
          <w:p w:rsidR="00E23DF4" w:rsidRPr="008F5618" w:rsidRDefault="00E23DF4" w:rsidP="00DF26B6">
            <w:pPr>
              <w:spacing w:after="0"/>
              <w:jc w:val="center"/>
              <w:rPr>
                <w:sz w:val="20"/>
                <w:szCs w:val="20"/>
              </w:rPr>
            </w:pPr>
            <w:r w:rsidRPr="008F5618">
              <w:rPr>
                <w:sz w:val="20"/>
                <w:szCs w:val="20"/>
              </w:rPr>
              <w:t>629</w:t>
            </w:r>
          </w:p>
        </w:tc>
        <w:tc>
          <w:tcPr>
            <w:tcW w:w="481" w:type="pct"/>
            <w:vAlign w:val="bottom"/>
          </w:tcPr>
          <w:p w:rsidR="00E23DF4" w:rsidRPr="008F5618" w:rsidRDefault="00E23DF4" w:rsidP="00DF26B6">
            <w:pPr>
              <w:spacing w:after="0"/>
              <w:jc w:val="center"/>
              <w:rPr>
                <w:sz w:val="20"/>
                <w:szCs w:val="20"/>
              </w:rPr>
            </w:pPr>
            <w:r w:rsidRPr="008F5618">
              <w:rPr>
                <w:sz w:val="20"/>
                <w:szCs w:val="20"/>
              </w:rPr>
              <w:t>1,899</w:t>
            </w:r>
          </w:p>
        </w:tc>
        <w:tc>
          <w:tcPr>
            <w:tcW w:w="967" w:type="pct"/>
            <w:vAlign w:val="bottom"/>
          </w:tcPr>
          <w:p w:rsidR="00E23DF4" w:rsidRPr="008F5618" w:rsidRDefault="00E23DF4" w:rsidP="00DF26B6">
            <w:pPr>
              <w:spacing w:after="0"/>
              <w:jc w:val="center"/>
              <w:rPr>
                <w:sz w:val="20"/>
                <w:szCs w:val="20"/>
              </w:rPr>
            </w:pPr>
            <w:r w:rsidRPr="008F5618">
              <w:rPr>
                <w:sz w:val="20"/>
                <w:szCs w:val="20"/>
              </w:rPr>
              <w:t>3,866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rsidR="00E23DF4" w:rsidRPr="008F5618" w:rsidRDefault="00E23DF4" w:rsidP="00DF26B6">
            <w:pPr>
              <w:spacing w:after="0"/>
              <w:jc w:val="center"/>
              <w:rPr>
                <w:sz w:val="20"/>
                <w:szCs w:val="20"/>
              </w:rPr>
            </w:pPr>
            <w:r w:rsidRPr="008F5618">
              <w:rPr>
                <w:sz w:val="20"/>
                <w:szCs w:val="20"/>
              </w:rPr>
              <w:t>256</w:t>
            </w:r>
          </w:p>
        </w:tc>
        <w:tc>
          <w:tcPr>
            <w:tcW w:w="523" w:type="pct"/>
            <w:vAlign w:val="bottom"/>
          </w:tcPr>
          <w:p w:rsidR="00E23DF4" w:rsidRPr="008F5618" w:rsidRDefault="00E23DF4" w:rsidP="00DF26B6">
            <w:pPr>
              <w:spacing w:after="0"/>
              <w:jc w:val="center"/>
              <w:rPr>
                <w:sz w:val="20"/>
                <w:szCs w:val="20"/>
              </w:rPr>
            </w:pPr>
            <w:r w:rsidRPr="008F5618">
              <w:rPr>
                <w:sz w:val="20"/>
                <w:szCs w:val="20"/>
              </w:rPr>
              <w:t>213</w:t>
            </w:r>
          </w:p>
        </w:tc>
        <w:tc>
          <w:tcPr>
            <w:tcW w:w="616" w:type="pct"/>
            <w:vAlign w:val="bottom"/>
          </w:tcPr>
          <w:p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rsidR="00E23DF4" w:rsidRPr="008F5618" w:rsidRDefault="00E23DF4" w:rsidP="00DF26B6">
            <w:pPr>
              <w:spacing w:after="0"/>
              <w:jc w:val="center"/>
              <w:rPr>
                <w:sz w:val="20"/>
                <w:szCs w:val="20"/>
              </w:rPr>
            </w:pPr>
            <w:r w:rsidRPr="008F5618">
              <w:rPr>
                <w:sz w:val="20"/>
                <w:szCs w:val="20"/>
              </w:rPr>
              <w:t>513</w:t>
            </w:r>
          </w:p>
        </w:tc>
        <w:tc>
          <w:tcPr>
            <w:tcW w:w="481" w:type="pct"/>
            <w:vAlign w:val="bottom"/>
          </w:tcPr>
          <w:p w:rsidR="00E23DF4" w:rsidRPr="008F5618" w:rsidRDefault="00E23DF4" w:rsidP="00DF26B6">
            <w:pPr>
              <w:spacing w:after="0"/>
              <w:jc w:val="center"/>
              <w:rPr>
                <w:sz w:val="20"/>
                <w:szCs w:val="20"/>
              </w:rPr>
            </w:pPr>
            <w:r w:rsidRPr="008F5618">
              <w:rPr>
                <w:sz w:val="20"/>
                <w:szCs w:val="20"/>
              </w:rPr>
              <w:t>1,716</w:t>
            </w:r>
          </w:p>
        </w:tc>
        <w:tc>
          <w:tcPr>
            <w:tcW w:w="967" w:type="pct"/>
            <w:vAlign w:val="bottom"/>
          </w:tcPr>
          <w:p w:rsidR="00E23DF4" w:rsidRPr="008F5618" w:rsidRDefault="00E23DF4" w:rsidP="00DF26B6">
            <w:pPr>
              <w:spacing w:after="0"/>
              <w:jc w:val="center"/>
              <w:rPr>
                <w:sz w:val="20"/>
                <w:szCs w:val="20"/>
              </w:rPr>
            </w:pPr>
            <w:r w:rsidRPr="008F5618">
              <w:rPr>
                <w:sz w:val="20"/>
                <w:szCs w:val="20"/>
              </w:rPr>
              <w:t>4,202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rsidR="00E23DF4" w:rsidRPr="008F5618" w:rsidRDefault="00E23DF4" w:rsidP="00DF26B6">
            <w:pPr>
              <w:spacing w:after="0"/>
              <w:jc w:val="center"/>
              <w:rPr>
                <w:sz w:val="20"/>
                <w:szCs w:val="20"/>
              </w:rPr>
            </w:pPr>
            <w:r w:rsidRPr="008F5618">
              <w:rPr>
                <w:sz w:val="20"/>
                <w:szCs w:val="20"/>
              </w:rPr>
              <w:t>304</w:t>
            </w:r>
          </w:p>
        </w:tc>
        <w:tc>
          <w:tcPr>
            <w:tcW w:w="523" w:type="pct"/>
            <w:vAlign w:val="bottom"/>
          </w:tcPr>
          <w:p w:rsidR="00E23DF4" w:rsidRPr="008F5618" w:rsidRDefault="00E23DF4" w:rsidP="00DF26B6">
            <w:pPr>
              <w:spacing w:after="0"/>
              <w:jc w:val="center"/>
              <w:rPr>
                <w:sz w:val="20"/>
                <w:szCs w:val="20"/>
              </w:rPr>
            </w:pPr>
            <w:r w:rsidRPr="008F5618">
              <w:rPr>
                <w:sz w:val="20"/>
                <w:szCs w:val="20"/>
              </w:rPr>
              <w:t>313</w:t>
            </w:r>
          </w:p>
        </w:tc>
        <w:tc>
          <w:tcPr>
            <w:tcW w:w="616" w:type="pct"/>
            <w:vAlign w:val="bottom"/>
          </w:tcPr>
          <w:p w:rsidR="00E23DF4" w:rsidRPr="008F5618" w:rsidRDefault="00E23DF4" w:rsidP="00DF26B6">
            <w:pPr>
              <w:spacing w:after="0"/>
              <w:jc w:val="center"/>
              <w:rPr>
                <w:sz w:val="20"/>
                <w:szCs w:val="20"/>
              </w:rPr>
            </w:pPr>
            <w:r w:rsidRPr="008F5618">
              <w:rPr>
                <w:sz w:val="20"/>
                <w:szCs w:val="20"/>
              </w:rPr>
              <w:t>227</w:t>
            </w:r>
          </w:p>
        </w:tc>
        <w:tc>
          <w:tcPr>
            <w:tcW w:w="698" w:type="pct"/>
            <w:vAlign w:val="bottom"/>
          </w:tcPr>
          <w:p w:rsidR="00E23DF4" w:rsidRPr="008F5618" w:rsidRDefault="00E23DF4" w:rsidP="00DF26B6">
            <w:pPr>
              <w:spacing w:after="0"/>
              <w:jc w:val="center"/>
              <w:rPr>
                <w:sz w:val="20"/>
                <w:szCs w:val="20"/>
              </w:rPr>
            </w:pPr>
            <w:r w:rsidRPr="008F5618">
              <w:rPr>
                <w:sz w:val="20"/>
                <w:szCs w:val="20"/>
              </w:rPr>
              <w:t>404</w:t>
            </w:r>
          </w:p>
        </w:tc>
        <w:tc>
          <w:tcPr>
            <w:tcW w:w="425" w:type="pct"/>
            <w:vAlign w:val="bottom"/>
          </w:tcPr>
          <w:p w:rsidR="00E23DF4" w:rsidRPr="008F5618" w:rsidRDefault="00E23DF4" w:rsidP="00DF26B6">
            <w:pPr>
              <w:spacing w:after="0"/>
              <w:jc w:val="center"/>
              <w:rPr>
                <w:sz w:val="20"/>
                <w:szCs w:val="20"/>
              </w:rPr>
            </w:pPr>
            <w:r w:rsidRPr="008F5618">
              <w:rPr>
                <w:sz w:val="20"/>
                <w:szCs w:val="20"/>
              </w:rPr>
              <w:t>717</w:t>
            </w:r>
          </w:p>
        </w:tc>
        <w:tc>
          <w:tcPr>
            <w:tcW w:w="481" w:type="pct"/>
            <w:vAlign w:val="bottom"/>
          </w:tcPr>
          <w:p w:rsidR="00E23DF4" w:rsidRPr="008F5618" w:rsidRDefault="00E23DF4" w:rsidP="00DF26B6">
            <w:pPr>
              <w:spacing w:after="0"/>
              <w:jc w:val="center"/>
              <w:rPr>
                <w:sz w:val="20"/>
                <w:szCs w:val="20"/>
              </w:rPr>
            </w:pPr>
            <w:r w:rsidRPr="008F5618">
              <w:rPr>
                <w:sz w:val="20"/>
                <w:szCs w:val="20"/>
              </w:rPr>
              <w:t>1,965</w:t>
            </w:r>
          </w:p>
        </w:tc>
        <w:tc>
          <w:tcPr>
            <w:tcW w:w="967" w:type="pct"/>
            <w:vAlign w:val="bottom"/>
          </w:tcPr>
          <w:p w:rsidR="00E23DF4" w:rsidRPr="008F5618" w:rsidRDefault="00E23DF4" w:rsidP="00DF26B6">
            <w:pPr>
              <w:spacing w:after="0"/>
              <w:jc w:val="center"/>
              <w:rPr>
                <w:sz w:val="20"/>
                <w:szCs w:val="20"/>
              </w:rPr>
            </w:pPr>
            <w:r w:rsidRPr="008F5618">
              <w:rPr>
                <w:sz w:val="20"/>
                <w:szCs w:val="20"/>
              </w:rPr>
              <w:t>3,227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99</w:t>
            </w:r>
          </w:p>
        </w:tc>
        <w:tc>
          <w:tcPr>
            <w:tcW w:w="698" w:type="pct"/>
            <w:vAlign w:val="bottom"/>
          </w:tcPr>
          <w:p w:rsidR="00E23DF4" w:rsidRPr="008F5618" w:rsidRDefault="00E23DF4" w:rsidP="00DF26B6">
            <w:pPr>
              <w:spacing w:after="0"/>
              <w:jc w:val="center"/>
              <w:rPr>
                <w:sz w:val="20"/>
                <w:szCs w:val="20"/>
              </w:rPr>
            </w:pPr>
            <w:r w:rsidRPr="008F5618">
              <w:rPr>
                <w:sz w:val="20"/>
                <w:szCs w:val="20"/>
              </w:rPr>
              <w:t>626</w:t>
            </w:r>
          </w:p>
        </w:tc>
        <w:tc>
          <w:tcPr>
            <w:tcW w:w="425" w:type="pct"/>
            <w:vAlign w:val="bottom"/>
          </w:tcPr>
          <w:p w:rsidR="00E23DF4" w:rsidRPr="008F5618" w:rsidRDefault="00E23DF4" w:rsidP="00DF26B6">
            <w:pPr>
              <w:spacing w:after="0"/>
              <w:jc w:val="center"/>
              <w:rPr>
                <w:sz w:val="20"/>
                <w:szCs w:val="20"/>
              </w:rPr>
            </w:pPr>
            <w:r w:rsidRPr="008F5618">
              <w:rPr>
                <w:sz w:val="20"/>
                <w:szCs w:val="20"/>
              </w:rPr>
              <w:t>336</w:t>
            </w:r>
          </w:p>
        </w:tc>
        <w:tc>
          <w:tcPr>
            <w:tcW w:w="481" w:type="pct"/>
            <w:vAlign w:val="bottom"/>
          </w:tcPr>
          <w:p w:rsidR="00E23DF4" w:rsidRPr="008F5618" w:rsidRDefault="00E23DF4" w:rsidP="00DF26B6">
            <w:pPr>
              <w:spacing w:after="0"/>
              <w:jc w:val="center"/>
              <w:rPr>
                <w:sz w:val="20"/>
                <w:szCs w:val="20"/>
              </w:rPr>
            </w:pPr>
            <w:r w:rsidRPr="008F5618">
              <w:rPr>
                <w:sz w:val="20"/>
                <w:szCs w:val="20"/>
              </w:rPr>
              <w:t>1,487</w:t>
            </w:r>
          </w:p>
        </w:tc>
        <w:tc>
          <w:tcPr>
            <w:tcW w:w="967" w:type="pct"/>
            <w:vAlign w:val="bottom"/>
          </w:tcPr>
          <w:p w:rsidR="00E23DF4" w:rsidRPr="008F5618" w:rsidRDefault="00E23DF4" w:rsidP="00DF26B6">
            <w:pPr>
              <w:spacing w:after="0"/>
              <w:jc w:val="center"/>
              <w:rPr>
                <w:sz w:val="20"/>
                <w:szCs w:val="20"/>
              </w:rPr>
            </w:pPr>
            <w:r w:rsidRPr="008F5618">
              <w:rPr>
                <w:sz w:val="20"/>
                <w:szCs w:val="20"/>
              </w:rPr>
              <w:t>2,446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150</w:t>
            </w:r>
          </w:p>
        </w:tc>
        <w:tc>
          <w:tcPr>
            <w:tcW w:w="616" w:type="pct"/>
            <w:vAlign w:val="bottom"/>
          </w:tcPr>
          <w:p w:rsidR="00E23DF4" w:rsidRPr="008F5618" w:rsidRDefault="00E23DF4" w:rsidP="00DF26B6">
            <w:pPr>
              <w:spacing w:after="0"/>
              <w:jc w:val="center"/>
              <w:rPr>
                <w:sz w:val="20"/>
                <w:szCs w:val="20"/>
              </w:rPr>
            </w:pPr>
            <w:r w:rsidRPr="008F5618">
              <w:rPr>
                <w:sz w:val="20"/>
                <w:szCs w:val="20"/>
              </w:rPr>
              <w:t>201</w:t>
            </w:r>
          </w:p>
        </w:tc>
        <w:tc>
          <w:tcPr>
            <w:tcW w:w="698" w:type="pct"/>
            <w:vAlign w:val="bottom"/>
          </w:tcPr>
          <w:p w:rsidR="00E23DF4" w:rsidRPr="008F5618" w:rsidRDefault="00E23DF4" w:rsidP="00DF26B6">
            <w:pPr>
              <w:spacing w:after="0"/>
              <w:jc w:val="center"/>
              <w:rPr>
                <w:sz w:val="20"/>
                <w:szCs w:val="20"/>
              </w:rPr>
            </w:pPr>
            <w:r w:rsidRPr="008F5618">
              <w:rPr>
                <w:sz w:val="20"/>
                <w:szCs w:val="20"/>
              </w:rPr>
              <w:t>553</w:t>
            </w:r>
          </w:p>
        </w:tc>
        <w:tc>
          <w:tcPr>
            <w:tcW w:w="425" w:type="pct"/>
            <w:vAlign w:val="bottom"/>
          </w:tcPr>
          <w:p w:rsidR="00E23DF4" w:rsidRPr="008F5618" w:rsidRDefault="00E23DF4" w:rsidP="00DF26B6">
            <w:pPr>
              <w:spacing w:after="0"/>
              <w:jc w:val="center"/>
              <w:rPr>
                <w:sz w:val="20"/>
                <w:szCs w:val="20"/>
              </w:rPr>
            </w:pPr>
            <w:r w:rsidRPr="008F5618">
              <w:rPr>
                <w:sz w:val="20"/>
                <w:szCs w:val="20"/>
              </w:rPr>
              <w:t>488</w:t>
            </w:r>
          </w:p>
        </w:tc>
        <w:tc>
          <w:tcPr>
            <w:tcW w:w="481" w:type="pct"/>
            <w:vAlign w:val="bottom"/>
          </w:tcPr>
          <w:p w:rsidR="00E23DF4" w:rsidRPr="008F5618" w:rsidRDefault="00E23DF4" w:rsidP="00DF26B6">
            <w:pPr>
              <w:spacing w:after="0"/>
              <w:jc w:val="center"/>
              <w:rPr>
                <w:sz w:val="20"/>
                <w:szCs w:val="20"/>
              </w:rPr>
            </w:pPr>
            <w:r w:rsidRPr="008F5618">
              <w:rPr>
                <w:sz w:val="20"/>
                <w:szCs w:val="20"/>
              </w:rPr>
              <w:t>1,451</w:t>
            </w:r>
          </w:p>
        </w:tc>
        <w:tc>
          <w:tcPr>
            <w:tcW w:w="967" w:type="pct"/>
            <w:vAlign w:val="bottom"/>
          </w:tcPr>
          <w:p w:rsidR="00E23DF4" w:rsidRPr="008F5618" w:rsidRDefault="00E23DF4" w:rsidP="00DF26B6">
            <w:pPr>
              <w:spacing w:after="0"/>
              <w:jc w:val="center"/>
              <w:rPr>
                <w:sz w:val="20"/>
                <w:szCs w:val="20"/>
              </w:rPr>
            </w:pPr>
            <w:r w:rsidRPr="008F5618">
              <w:rPr>
                <w:sz w:val="20"/>
                <w:szCs w:val="20"/>
              </w:rPr>
              <w:t>2,500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rsidR="00E23DF4" w:rsidRPr="008F5618" w:rsidRDefault="00E23DF4" w:rsidP="00DF26B6">
            <w:pPr>
              <w:spacing w:after="0"/>
              <w:jc w:val="center"/>
              <w:rPr>
                <w:sz w:val="20"/>
                <w:szCs w:val="20"/>
              </w:rPr>
            </w:pPr>
            <w:r w:rsidRPr="008F5618">
              <w:rPr>
                <w:sz w:val="20"/>
                <w:szCs w:val="20"/>
              </w:rPr>
              <w:t>55</w:t>
            </w:r>
          </w:p>
        </w:tc>
        <w:tc>
          <w:tcPr>
            <w:tcW w:w="523" w:type="pct"/>
            <w:vAlign w:val="bottom"/>
          </w:tcPr>
          <w:p w:rsidR="00E23DF4" w:rsidRPr="008F5618" w:rsidRDefault="00E23DF4" w:rsidP="00DF26B6">
            <w:pPr>
              <w:spacing w:after="0"/>
              <w:jc w:val="center"/>
              <w:rPr>
                <w:sz w:val="20"/>
                <w:szCs w:val="20"/>
              </w:rPr>
            </w:pPr>
            <w:r w:rsidRPr="008F5618">
              <w:rPr>
                <w:sz w:val="20"/>
                <w:szCs w:val="20"/>
              </w:rPr>
              <w:t>90</w:t>
            </w:r>
          </w:p>
        </w:tc>
        <w:tc>
          <w:tcPr>
            <w:tcW w:w="616" w:type="pct"/>
            <w:vAlign w:val="bottom"/>
          </w:tcPr>
          <w:p w:rsidR="00E23DF4" w:rsidRPr="008F5618" w:rsidRDefault="00E23DF4" w:rsidP="00DF26B6">
            <w:pPr>
              <w:spacing w:after="0"/>
              <w:jc w:val="center"/>
              <w:rPr>
                <w:sz w:val="20"/>
                <w:szCs w:val="20"/>
              </w:rPr>
            </w:pPr>
            <w:r w:rsidRPr="008F5618">
              <w:rPr>
                <w:sz w:val="20"/>
                <w:szCs w:val="20"/>
              </w:rPr>
              <w:t>68</w:t>
            </w:r>
          </w:p>
        </w:tc>
        <w:tc>
          <w:tcPr>
            <w:tcW w:w="698" w:type="pct"/>
            <w:vAlign w:val="bottom"/>
          </w:tcPr>
          <w:p w:rsidR="00E23DF4" w:rsidRPr="008F5618" w:rsidRDefault="00E23DF4" w:rsidP="00DF26B6">
            <w:pPr>
              <w:spacing w:after="0"/>
              <w:jc w:val="center"/>
              <w:rPr>
                <w:sz w:val="20"/>
                <w:szCs w:val="20"/>
              </w:rPr>
            </w:pPr>
            <w:r w:rsidRPr="008F5618">
              <w:rPr>
                <w:sz w:val="20"/>
                <w:szCs w:val="20"/>
              </w:rPr>
              <w:t>300</w:t>
            </w:r>
          </w:p>
        </w:tc>
        <w:tc>
          <w:tcPr>
            <w:tcW w:w="425" w:type="pct"/>
            <w:vAlign w:val="bottom"/>
          </w:tcPr>
          <w:p w:rsidR="00E23DF4" w:rsidRPr="008F5618" w:rsidRDefault="00E23DF4" w:rsidP="00DF26B6">
            <w:pPr>
              <w:spacing w:after="0"/>
              <w:jc w:val="center"/>
              <w:rPr>
                <w:sz w:val="20"/>
                <w:szCs w:val="20"/>
              </w:rPr>
            </w:pPr>
            <w:r w:rsidRPr="008F5618">
              <w:rPr>
                <w:sz w:val="20"/>
                <w:szCs w:val="20"/>
              </w:rPr>
              <w:t>296</w:t>
            </w:r>
          </w:p>
        </w:tc>
        <w:tc>
          <w:tcPr>
            <w:tcW w:w="481" w:type="pct"/>
            <w:vAlign w:val="bottom"/>
          </w:tcPr>
          <w:p w:rsidR="00E23DF4" w:rsidRPr="008F5618" w:rsidRDefault="00E23DF4" w:rsidP="00DF26B6">
            <w:pPr>
              <w:spacing w:after="0"/>
              <w:jc w:val="center"/>
              <w:rPr>
                <w:sz w:val="20"/>
                <w:szCs w:val="20"/>
              </w:rPr>
            </w:pPr>
            <w:r w:rsidRPr="008F5618">
              <w:rPr>
                <w:sz w:val="20"/>
                <w:szCs w:val="20"/>
              </w:rPr>
              <w:t>809</w:t>
            </w:r>
          </w:p>
        </w:tc>
        <w:tc>
          <w:tcPr>
            <w:tcW w:w="967" w:type="pct"/>
            <w:vAlign w:val="bottom"/>
          </w:tcPr>
          <w:p w:rsidR="00E23DF4" w:rsidRPr="008F5618" w:rsidRDefault="00E23DF4" w:rsidP="00DF26B6">
            <w:pPr>
              <w:spacing w:after="0"/>
              <w:jc w:val="center"/>
              <w:rPr>
                <w:sz w:val="20"/>
                <w:szCs w:val="20"/>
              </w:rPr>
            </w:pPr>
            <w:r w:rsidRPr="008F5618">
              <w:rPr>
                <w:sz w:val="20"/>
                <w:szCs w:val="20"/>
              </w:rPr>
              <w:t>4,718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rsidR="00E23DF4" w:rsidRPr="008F5618" w:rsidRDefault="00E23DF4" w:rsidP="00DF26B6">
            <w:pPr>
              <w:spacing w:after="0"/>
              <w:jc w:val="center"/>
              <w:rPr>
                <w:sz w:val="20"/>
                <w:szCs w:val="20"/>
              </w:rPr>
            </w:pPr>
            <w:r w:rsidRPr="008F5618">
              <w:rPr>
                <w:sz w:val="20"/>
                <w:szCs w:val="20"/>
              </w:rPr>
              <w:t>123</w:t>
            </w:r>
          </w:p>
        </w:tc>
        <w:tc>
          <w:tcPr>
            <w:tcW w:w="523" w:type="pct"/>
            <w:vAlign w:val="bottom"/>
          </w:tcPr>
          <w:p w:rsidR="00E23DF4" w:rsidRPr="008F5618" w:rsidRDefault="00E23DF4" w:rsidP="00DF26B6">
            <w:pPr>
              <w:spacing w:after="0"/>
              <w:jc w:val="center"/>
              <w:rPr>
                <w:sz w:val="20"/>
                <w:szCs w:val="20"/>
              </w:rPr>
            </w:pPr>
            <w:r w:rsidRPr="008F5618">
              <w:rPr>
                <w:sz w:val="20"/>
                <w:szCs w:val="20"/>
              </w:rPr>
              <w:t>109</w:t>
            </w:r>
          </w:p>
        </w:tc>
        <w:tc>
          <w:tcPr>
            <w:tcW w:w="616" w:type="pct"/>
            <w:vAlign w:val="bottom"/>
          </w:tcPr>
          <w:p w:rsidR="00E23DF4" w:rsidRPr="008F5618" w:rsidRDefault="00E23DF4" w:rsidP="00DF26B6">
            <w:pPr>
              <w:spacing w:after="0"/>
              <w:jc w:val="center"/>
              <w:rPr>
                <w:sz w:val="20"/>
                <w:szCs w:val="20"/>
              </w:rPr>
            </w:pPr>
            <w:r w:rsidRPr="008F5618">
              <w:rPr>
                <w:sz w:val="20"/>
                <w:szCs w:val="20"/>
              </w:rPr>
              <w:t>57</w:t>
            </w:r>
          </w:p>
        </w:tc>
        <w:tc>
          <w:tcPr>
            <w:tcW w:w="698" w:type="pct"/>
            <w:vAlign w:val="bottom"/>
          </w:tcPr>
          <w:p w:rsidR="00E23DF4" w:rsidRPr="008F5618" w:rsidRDefault="00E23DF4" w:rsidP="00DF26B6">
            <w:pPr>
              <w:spacing w:after="0"/>
              <w:jc w:val="center"/>
              <w:rPr>
                <w:sz w:val="20"/>
                <w:szCs w:val="20"/>
              </w:rPr>
            </w:pPr>
            <w:r w:rsidRPr="008F5618">
              <w:rPr>
                <w:sz w:val="20"/>
                <w:szCs w:val="20"/>
              </w:rPr>
              <w:t>653</w:t>
            </w:r>
          </w:p>
        </w:tc>
        <w:tc>
          <w:tcPr>
            <w:tcW w:w="425" w:type="pct"/>
            <w:vAlign w:val="bottom"/>
          </w:tcPr>
          <w:p w:rsidR="00E23DF4" w:rsidRPr="008F5618" w:rsidRDefault="00E23DF4" w:rsidP="00DF26B6">
            <w:pPr>
              <w:spacing w:after="0"/>
              <w:jc w:val="center"/>
              <w:rPr>
                <w:sz w:val="20"/>
                <w:szCs w:val="20"/>
              </w:rPr>
            </w:pPr>
            <w:r w:rsidRPr="008F5618">
              <w:rPr>
                <w:sz w:val="20"/>
                <w:szCs w:val="20"/>
              </w:rPr>
              <w:t>300</w:t>
            </w:r>
          </w:p>
        </w:tc>
        <w:tc>
          <w:tcPr>
            <w:tcW w:w="481" w:type="pct"/>
            <w:vAlign w:val="bottom"/>
          </w:tcPr>
          <w:p w:rsidR="00E23DF4" w:rsidRPr="008F5618" w:rsidRDefault="00E23DF4" w:rsidP="00DF26B6">
            <w:pPr>
              <w:spacing w:after="0"/>
              <w:jc w:val="center"/>
              <w:rPr>
                <w:sz w:val="20"/>
                <w:szCs w:val="20"/>
              </w:rPr>
            </w:pPr>
            <w:r w:rsidRPr="008F5618">
              <w:rPr>
                <w:sz w:val="20"/>
                <w:szCs w:val="20"/>
              </w:rPr>
              <w:t>1,242</w:t>
            </w:r>
          </w:p>
        </w:tc>
        <w:tc>
          <w:tcPr>
            <w:tcW w:w="967" w:type="pct"/>
            <w:vAlign w:val="bottom"/>
          </w:tcPr>
          <w:p w:rsidR="00E23DF4" w:rsidRPr="008F5618" w:rsidRDefault="00E23DF4" w:rsidP="00DF26B6">
            <w:pPr>
              <w:spacing w:after="0"/>
              <w:jc w:val="center"/>
              <w:rPr>
                <w:sz w:val="20"/>
                <w:szCs w:val="20"/>
              </w:rPr>
            </w:pPr>
            <w:r w:rsidRPr="008F5618">
              <w:rPr>
                <w:sz w:val="20"/>
                <w:szCs w:val="20"/>
              </w:rPr>
              <w:t>7,049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rsidR="00E23DF4" w:rsidRPr="008F5618" w:rsidRDefault="00E23DF4" w:rsidP="00DF26B6">
            <w:pPr>
              <w:spacing w:after="0"/>
              <w:jc w:val="center"/>
              <w:rPr>
                <w:sz w:val="20"/>
                <w:szCs w:val="20"/>
              </w:rPr>
            </w:pPr>
            <w:r w:rsidRPr="008F5618">
              <w:rPr>
                <w:sz w:val="20"/>
                <w:szCs w:val="20"/>
              </w:rPr>
              <w:t>167</w:t>
            </w:r>
          </w:p>
        </w:tc>
        <w:tc>
          <w:tcPr>
            <w:tcW w:w="523" w:type="pct"/>
            <w:vAlign w:val="bottom"/>
          </w:tcPr>
          <w:p w:rsidR="00E23DF4" w:rsidRPr="008F5618" w:rsidRDefault="00E23DF4" w:rsidP="00DF26B6">
            <w:pPr>
              <w:spacing w:after="0"/>
              <w:jc w:val="center"/>
              <w:rPr>
                <w:sz w:val="20"/>
                <w:szCs w:val="20"/>
              </w:rPr>
            </w:pPr>
            <w:r w:rsidRPr="008F5618">
              <w:rPr>
                <w:sz w:val="20"/>
                <w:szCs w:val="20"/>
              </w:rPr>
              <w:t>48</w:t>
            </w:r>
          </w:p>
        </w:tc>
        <w:tc>
          <w:tcPr>
            <w:tcW w:w="616" w:type="pct"/>
            <w:vAlign w:val="bottom"/>
          </w:tcPr>
          <w:p w:rsidR="00E23DF4" w:rsidRPr="008F5618" w:rsidRDefault="00E23DF4" w:rsidP="00DF26B6">
            <w:pPr>
              <w:spacing w:after="0"/>
              <w:jc w:val="center"/>
              <w:rPr>
                <w:sz w:val="20"/>
                <w:szCs w:val="20"/>
              </w:rPr>
            </w:pPr>
            <w:r w:rsidRPr="008F5618">
              <w:rPr>
                <w:sz w:val="20"/>
                <w:szCs w:val="20"/>
              </w:rPr>
              <w:t>25</w:t>
            </w:r>
          </w:p>
        </w:tc>
        <w:tc>
          <w:tcPr>
            <w:tcW w:w="698" w:type="pct"/>
            <w:vAlign w:val="bottom"/>
          </w:tcPr>
          <w:p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776</w:t>
            </w:r>
          </w:p>
        </w:tc>
        <w:tc>
          <w:tcPr>
            <w:tcW w:w="967" w:type="pct"/>
            <w:vAlign w:val="bottom"/>
          </w:tcPr>
          <w:p w:rsidR="00E23DF4" w:rsidRPr="008F5618" w:rsidRDefault="00E23DF4" w:rsidP="00DF26B6">
            <w:pPr>
              <w:spacing w:after="0"/>
              <w:jc w:val="center"/>
              <w:rPr>
                <w:sz w:val="20"/>
                <w:szCs w:val="20"/>
              </w:rPr>
            </w:pPr>
            <w:r w:rsidRPr="008F5618">
              <w:rPr>
                <w:sz w:val="20"/>
                <w:szCs w:val="20"/>
              </w:rPr>
              <w:t>3,800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rsidR="00E23DF4" w:rsidRPr="008F5618" w:rsidRDefault="00E23DF4" w:rsidP="00DF26B6">
            <w:pPr>
              <w:spacing w:after="0"/>
              <w:jc w:val="center"/>
              <w:rPr>
                <w:sz w:val="20"/>
                <w:szCs w:val="20"/>
              </w:rPr>
            </w:pPr>
            <w:r w:rsidRPr="008F5618">
              <w:rPr>
                <w:sz w:val="20"/>
                <w:szCs w:val="20"/>
              </w:rPr>
              <w:t>144</w:t>
            </w:r>
          </w:p>
        </w:tc>
        <w:tc>
          <w:tcPr>
            <w:tcW w:w="523" w:type="pct"/>
            <w:vAlign w:val="bottom"/>
          </w:tcPr>
          <w:p w:rsidR="00E23DF4" w:rsidRPr="008F5618" w:rsidRDefault="00E23DF4" w:rsidP="00DF26B6">
            <w:pPr>
              <w:spacing w:after="0"/>
              <w:jc w:val="center"/>
              <w:rPr>
                <w:sz w:val="20"/>
                <w:szCs w:val="20"/>
              </w:rPr>
            </w:pPr>
            <w:r w:rsidRPr="008F5618">
              <w:rPr>
                <w:sz w:val="20"/>
                <w:szCs w:val="20"/>
              </w:rPr>
              <w:t>62</w:t>
            </w:r>
          </w:p>
        </w:tc>
        <w:tc>
          <w:tcPr>
            <w:tcW w:w="616" w:type="pct"/>
            <w:vAlign w:val="bottom"/>
          </w:tcPr>
          <w:p w:rsidR="00E23DF4" w:rsidRPr="008F5618" w:rsidRDefault="00E23DF4" w:rsidP="00DF26B6">
            <w:pPr>
              <w:spacing w:after="0"/>
              <w:jc w:val="center"/>
              <w:rPr>
                <w:sz w:val="20"/>
                <w:szCs w:val="20"/>
              </w:rPr>
            </w:pPr>
            <w:r w:rsidRPr="008F5618">
              <w:rPr>
                <w:sz w:val="20"/>
                <w:szCs w:val="20"/>
              </w:rPr>
              <w:t>30</w:t>
            </w:r>
          </w:p>
        </w:tc>
        <w:tc>
          <w:tcPr>
            <w:tcW w:w="698" w:type="pct"/>
            <w:vAlign w:val="bottom"/>
          </w:tcPr>
          <w:p w:rsidR="00E23DF4" w:rsidRPr="008F5618" w:rsidRDefault="00E23DF4" w:rsidP="00DF26B6">
            <w:pPr>
              <w:spacing w:after="0"/>
              <w:jc w:val="center"/>
              <w:rPr>
                <w:sz w:val="20"/>
                <w:szCs w:val="20"/>
              </w:rPr>
            </w:pPr>
            <w:r w:rsidRPr="008F5618">
              <w:rPr>
                <w:sz w:val="20"/>
                <w:szCs w:val="20"/>
              </w:rPr>
              <w:t>459</w:t>
            </w:r>
          </w:p>
        </w:tc>
        <w:tc>
          <w:tcPr>
            <w:tcW w:w="425" w:type="pct"/>
            <w:vAlign w:val="bottom"/>
          </w:tcPr>
          <w:p w:rsidR="00E23DF4" w:rsidRPr="008F5618" w:rsidRDefault="00E23DF4" w:rsidP="00DF26B6">
            <w:pPr>
              <w:spacing w:after="0"/>
              <w:jc w:val="center"/>
              <w:rPr>
                <w:sz w:val="20"/>
                <w:szCs w:val="20"/>
              </w:rPr>
            </w:pPr>
            <w:r w:rsidRPr="008F5618">
              <w:rPr>
                <w:sz w:val="20"/>
                <w:szCs w:val="20"/>
              </w:rPr>
              <w:t>108</w:t>
            </w:r>
          </w:p>
        </w:tc>
        <w:tc>
          <w:tcPr>
            <w:tcW w:w="481" w:type="pct"/>
            <w:vAlign w:val="bottom"/>
          </w:tcPr>
          <w:p w:rsidR="00E23DF4" w:rsidRPr="008F5618" w:rsidRDefault="00E23DF4" w:rsidP="00DF26B6">
            <w:pPr>
              <w:spacing w:after="0"/>
              <w:jc w:val="center"/>
              <w:rPr>
                <w:sz w:val="20"/>
                <w:szCs w:val="20"/>
              </w:rPr>
            </w:pPr>
            <w:r w:rsidRPr="008F5618">
              <w:rPr>
                <w:sz w:val="20"/>
                <w:szCs w:val="20"/>
              </w:rPr>
              <w:t>803</w:t>
            </w:r>
          </w:p>
        </w:tc>
        <w:tc>
          <w:tcPr>
            <w:tcW w:w="967" w:type="pct"/>
            <w:vAlign w:val="bottom"/>
          </w:tcPr>
          <w:p w:rsidR="00E23DF4" w:rsidRPr="008F5618" w:rsidRDefault="00E23DF4" w:rsidP="00DF26B6">
            <w:pPr>
              <w:spacing w:after="0"/>
              <w:jc w:val="center"/>
              <w:rPr>
                <w:sz w:val="20"/>
                <w:szCs w:val="20"/>
              </w:rPr>
            </w:pPr>
            <w:r w:rsidRPr="008F5618">
              <w:rPr>
                <w:sz w:val="20"/>
                <w:szCs w:val="20"/>
              </w:rPr>
              <w:t>2,304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rsidR="00E23DF4" w:rsidRPr="008F5618" w:rsidRDefault="00E23DF4" w:rsidP="00DF26B6">
            <w:pPr>
              <w:spacing w:after="0"/>
              <w:jc w:val="center"/>
              <w:rPr>
                <w:sz w:val="20"/>
                <w:szCs w:val="20"/>
              </w:rPr>
            </w:pPr>
            <w:r w:rsidRPr="008F5618">
              <w:rPr>
                <w:sz w:val="20"/>
                <w:szCs w:val="20"/>
              </w:rPr>
              <w:t>133</w:t>
            </w:r>
          </w:p>
        </w:tc>
        <w:tc>
          <w:tcPr>
            <w:tcW w:w="523" w:type="pct"/>
            <w:vAlign w:val="bottom"/>
          </w:tcPr>
          <w:p w:rsidR="00E23DF4" w:rsidRPr="008F5618" w:rsidRDefault="00E23DF4" w:rsidP="00DF26B6">
            <w:pPr>
              <w:spacing w:after="0"/>
              <w:jc w:val="center"/>
              <w:rPr>
                <w:sz w:val="20"/>
                <w:szCs w:val="20"/>
              </w:rPr>
            </w:pPr>
            <w:r w:rsidRPr="008F5618">
              <w:rPr>
                <w:sz w:val="20"/>
                <w:szCs w:val="20"/>
              </w:rPr>
              <w:t>132</w:t>
            </w:r>
          </w:p>
        </w:tc>
        <w:tc>
          <w:tcPr>
            <w:tcW w:w="616" w:type="pct"/>
            <w:vAlign w:val="bottom"/>
          </w:tcPr>
          <w:p w:rsidR="00E23DF4" w:rsidRPr="008F5618" w:rsidRDefault="00E23DF4" w:rsidP="00DF26B6">
            <w:pPr>
              <w:spacing w:after="0"/>
              <w:jc w:val="center"/>
              <w:rPr>
                <w:sz w:val="20"/>
                <w:szCs w:val="20"/>
              </w:rPr>
            </w:pPr>
            <w:r w:rsidRPr="008F5618">
              <w:rPr>
                <w:sz w:val="20"/>
                <w:szCs w:val="20"/>
              </w:rPr>
              <w:t>80</w:t>
            </w:r>
          </w:p>
        </w:tc>
        <w:tc>
          <w:tcPr>
            <w:tcW w:w="698" w:type="pct"/>
            <w:vAlign w:val="bottom"/>
          </w:tcPr>
          <w:p w:rsidR="00E23DF4" w:rsidRPr="008F5618" w:rsidRDefault="00E23DF4" w:rsidP="00DF26B6">
            <w:pPr>
              <w:spacing w:after="0"/>
              <w:jc w:val="center"/>
              <w:rPr>
                <w:sz w:val="20"/>
                <w:szCs w:val="20"/>
              </w:rPr>
            </w:pPr>
            <w:r w:rsidRPr="008F5618">
              <w:rPr>
                <w:sz w:val="20"/>
                <w:szCs w:val="20"/>
              </w:rPr>
              <w:t>753</w:t>
            </w:r>
          </w:p>
        </w:tc>
        <w:tc>
          <w:tcPr>
            <w:tcW w:w="425" w:type="pct"/>
            <w:vAlign w:val="bottom"/>
          </w:tcPr>
          <w:p w:rsidR="00E23DF4" w:rsidRPr="008F5618" w:rsidRDefault="00E23DF4" w:rsidP="00DF26B6">
            <w:pPr>
              <w:spacing w:after="0"/>
              <w:jc w:val="center"/>
              <w:rPr>
                <w:sz w:val="20"/>
                <w:szCs w:val="20"/>
              </w:rPr>
            </w:pPr>
            <w:r w:rsidRPr="008F5618">
              <w:rPr>
                <w:sz w:val="20"/>
                <w:szCs w:val="20"/>
              </w:rPr>
              <w:t>417</w:t>
            </w:r>
          </w:p>
        </w:tc>
        <w:tc>
          <w:tcPr>
            <w:tcW w:w="481" w:type="pct"/>
            <w:vAlign w:val="bottom"/>
          </w:tcPr>
          <w:p w:rsidR="00E23DF4" w:rsidRPr="008F5618" w:rsidRDefault="00E23DF4" w:rsidP="00DF26B6">
            <w:pPr>
              <w:spacing w:after="0"/>
              <w:jc w:val="center"/>
              <w:rPr>
                <w:sz w:val="20"/>
                <w:szCs w:val="20"/>
              </w:rPr>
            </w:pPr>
            <w:r w:rsidRPr="008F5618">
              <w:rPr>
                <w:sz w:val="20"/>
                <w:szCs w:val="20"/>
              </w:rPr>
              <w:t>1,515</w:t>
            </w:r>
          </w:p>
        </w:tc>
        <w:tc>
          <w:tcPr>
            <w:tcW w:w="967" w:type="pct"/>
            <w:vAlign w:val="bottom"/>
          </w:tcPr>
          <w:p w:rsidR="00E23DF4" w:rsidRPr="008F5618" w:rsidRDefault="00E23DF4" w:rsidP="00DF26B6">
            <w:pPr>
              <w:spacing w:after="0"/>
              <w:jc w:val="center"/>
              <w:rPr>
                <w:sz w:val="20"/>
                <w:szCs w:val="20"/>
              </w:rPr>
            </w:pPr>
            <w:r w:rsidRPr="008F5618">
              <w:rPr>
                <w:sz w:val="20"/>
                <w:szCs w:val="20"/>
              </w:rPr>
              <w:t>2,209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rsidR="00E23DF4" w:rsidRPr="008F5618" w:rsidRDefault="00E23DF4" w:rsidP="00DF26B6">
            <w:pPr>
              <w:spacing w:after="0"/>
              <w:jc w:val="center"/>
              <w:rPr>
                <w:sz w:val="20"/>
                <w:szCs w:val="20"/>
              </w:rPr>
            </w:pPr>
            <w:r w:rsidRPr="008F5618">
              <w:rPr>
                <w:sz w:val="20"/>
                <w:szCs w:val="20"/>
              </w:rPr>
              <w:t>227</w:t>
            </w:r>
          </w:p>
        </w:tc>
        <w:tc>
          <w:tcPr>
            <w:tcW w:w="523" w:type="pct"/>
            <w:vAlign w:val="bottom"/>
          </w:tcPr>
          <w:p w:rsidR="00E23DF4" w:rsidRPr="008F5618" w:rsidRDefault="00E23DF4" w:rsidP="00DF26B6">
            <w:pPr>
              <w:spacing w:after="0"/>
              <w:jc w:val="center"/>
              <w:rPr>
                <w:sz w:val="20"/>
                <w:szCs w:val="20"/>
              </w:rPr>
            </w:pPr>
            <w:r w:rsidRPr="008F5618">
              <w:rPr>
                <w:sz w:val="20"/>
                <w:szCs w:val="20"/>
              </w:rPr>
              <w:t>169</w:t>
            </w:r>
          </w:p>
        </w:tc>
        <w:tc>
          <w:tcPr>
            <w:tcW w:w="616" w:type="pct"/>
            <w:vAlign w:val="bottom"/>
          </w:tcPr>
          <w:p w:rsidR="00E23DF4" w:rsidRPr="008F5618" w:rsidRDefault="00E23DF4" w:rsidP="00DF26B6">
            <w:pPr>
              <w:spacing w:after="0"/>
              <w:jc w:val="center"/>
              <w:rPr>
                <w:sz w:val="20"/>
                <w:szCs w:val="20"/>
              </w:rPr>
            </w:pPr>
            <w:r w:rsidRPr="008F5618">
              <w:rPr>
                <w:sz w:val="20"/>
                <w:szCs w:val="20"/>
              </w:rPr>
              <w:t>100</w:t>
            </w:r>
          </w:p>
        </w:tc>
        <w:tc>
          <w:tcPr>
            <w:tcW w:w="698" w:type="pct"/>
            <w:vAlign w:val="bottom"/>
          </w:tcPr>
          <w:p w:rsidR="00E23DF4" w:rsidRPr="008F5618" w:rsidRDefault="00E23DF4" w:rsidP="00DF26B6">
            <w:pPr>
              <w:spacing w:after="0"/>
              <w:jc w:val="center"/>
              <w:rPr>
                <w:sz w:val="20"/>
                <w:szCs w:val="20"/>
              </w:rPr>
            </w:pPr>
            <w:r w:rsidRPr="008F5618">
              <w:rPr>
                <w:sz w:val="20"/>
                <w:szCs w:val="20"/>
              </w:rPr>
              <w:t>713</w:t>
            </w:r>
          </w:p>
        </w:tc>
        <w:tc>
          <w:tcPr>
            <w:tcW w:w="425" w:type="pct"/>
            <w:vAlign w:val="bottom"/>
          </w:tcPr>
          <w:p w:rsidR="00E23DF4" w:rsidRPr="008F5618" w:rsidRDefault="00E23DF4" w:rsidP="00DF26B6">
            <w:pPr>
              <w:spacing w:after="0"/>
              <w:jc w:val="center"/>
              <w:rPr>
                <w:sz w:val="20"/>
                <w:szCs w:val="20"/>
              </w:rPr>
            </w:pPr>
            <w:r w:rsidRPr="008F5618">
              <w:rPr>
                <w:sz w:val="20"/>
                <w:szCs w:val="20"/>
              </w:rPr>
              <w:t>659</w:t>
            </w:r>
          </w:p>
        </w:tc>
        <w:tc>
          <w:tcPr>
            <w:tcW w:w="481" w:type="pct"/>
            <w:vAlign w:val="bottom"/>
          </w:tcPr>
          <w:p w:rsidR="00E23DF4" w:rsidRPr="008F5618" w:rsidRDefault="00E23DF4" w:rsidP="00DF26B6">
            <w:pPr>
              <w:spacing w:after="0"/>
              <w:jc w:val="center"/>
              <w:rPr>
                <w:sz w:val="20"/>
                <w:szCs w:val="20"/>
              </w:rPr>
            </w:pPr>
            <w:r w:rsidRPr="008F5618">
              <w:rPr>
                <w:sz w:val="20"/>
                <w:szCs w:val="20"/>
              </w:rPr>
              <w:t>1,868</w:t>
            </w:r>
          </w:p>
        </w:tc>
        <w:tc>
          <w:tcPr>
            <w:tcW w:w="967" w:type="pct"/>
            <w:vAlign w:val="bottom"/>
          </w:tcPr>
          <w:p w:rsidR="00E23DF4" w:rsidRPr="008F5618" w:rsidRDefault="00E23DF4" w:rsidP="00DF26B6">
            <w:pPr>
              <w:spacing w:after="0"/>
              <w:jc w:val="center"/>
              <w:rPr>
                <w:sz w:val="20"/>
                <w:szCs w:val="20"/>
              </w:rPr>
            </w:pPr>
            <w:r w:rsidRPr="008F5618">
              <w:rPr>
                <w:sz w:val="20"/>
                <w:szCs w:val="20"/>
              </w:rPr>
              <w:t>7,109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rsidR="00E23DF4" w:rsidRPr="008F5618" w:rsidRDefault="00E23DF4" w:rsidP="00DF26B6">
            <w:pPr>
              <w:spacing w:after="0"/>
              <w:jc w:val="center"/>
              <w:rPr>
                <w:sz w:val="20"/>
                <w:szCs w:val="20"/>
              </w:rPr>
            </w:pPr>
            <w:r w:rsidRPr="008F5618">
              <w:rPr>
                <w:sz w:val="20"/>
                <w:szCs w:val="20"/>
              </w:rPr>
              <w:t>95</w:t>
            </w:r>
          </w:p>
        </w:tc>
        <w:tc>
          <w:tcPr>
            <w:tcW w:w="523" w:type="pct"/>
            <w:vAlign w:val="bottom"/>
          </w:tcPr>
          <w:p w:rsidR="00E23DF4" w:rsidRPr="008F5618" w:rsidRDefault="00E23DF4" w:rsidP="00DF26B6">
            <w:pPr>
              <w:spacing w:after="0"/>
              <w:jc w:val="center"/>
              <w:rPr>
                <w:sz w:val="20"/>
                <w:szCs w:val="20"/>
              </w:rPr>
            </w:pPr>
            <w:r w:rsidRPr="008F5618">
              <w:rPr>
                <w:sz w:val="20"/>
                <w:szCs w:val="20"/>
              </w:rPr>
              <w:t>102</w:t>
            </w:r>
          </w:p>
        </w:tc>
        <w:tc>
          <w:tcPr>
            <w:tcW w:w="616" w:type="pct"/>
            <w:vAlign w:val="bottom"/>
          </w:tcPr>
          <w:p w:rsidR="00E23DF4" w:rsidRPr="008F5618" w:rsidRDefault="00E23DF4" w:rsidP="00DF26B6">
            <w:pPr>
              <w:spacing w:after="0"/>
              <w:jc w:val="center"/>
              <w:rPr>
                <w:sz w:val="20"/>
                <w:szCs w:val="20"/>
              </w:rPr>
            </w:pPr>
            <w:r w:rsidRPr="008F5618">
              <w:rPr>
                <w:sz w:val="20"/>
                <w:szCs w:val="20"/>
              </w:rPr>
              <w:t>91</w:t>
            </w:r>
          </w:p>
        </w:tc>
        <w:tc>
          <w:tcPr>
            <w:tcW w:w="698" w:type="pct"/>
            <w:vAlign w:val="bottom"/>
          </w:tcPr>
          <w:p w:rsidR="00E23DF4" w:rsidRPr="008F5618" w:rsidRDefault="00E23DF4" w:rsidP="00DF26B6">
            <w:pPr>
              <w:spacing w:after="0"/>
              <w:jc w:val="center"/>
              <w:rPr>
                <w:sz w:val="20"/>
                <w:szCs w:val="20"/>
              </w:rPr>
            </w:pPr>
            <w:r w:rsidRPr="008F5618">
              <w:rPr>
                <w:sz w:val="20"/>
                <w:szCs w:val="20"/>
              </w:rPr>
              <w:t>440</w:t>
            </w:r>
          </w:p>
        </w:tc>
        <w:tc>
          <w:tcPr>
            <w:tcW w:w="425" w:type="pct"/>
            <w:vAlign w:val="bottom"/>
          </w:tcPr>
          <w:p w:rsidR="00E23DF4" w:rsidRPr="008F5618" w:rsidRDefault="00E23DF4" w:rsidP="00DF26B6">
            <w:pPr>
              <w:spacing w:after="0"/>
              <w:jc w:val="center"/>
              <w:rPr>
                <w:sz w:val="20"/>
                <w:szCs w:val="20"/>
              </w:rPr>
            </w:pPr>
            <w:r w:rsidRPr="008F5618">
              <w:rPr>
                <w:sz w:val="20"/>
                <w:szCs w:val="20"/>
              </w:rPr>
              <w:t>373</w:t>
            </w:r>
          </w:p>
        </w:tc>
        <w:tc>
          <w:tcPr>
            <w:tcW w:w="481" w:type="pct"/>
            <w:vAlign w:val="bottom"/>
          </w:tcPr>
          <w:p w:rsidR="00E23DF4" w:rsidRPr="008F5618" w:rsidRDefault="00E23DF4" w:rsidP="00DF26B6">
            <w:pPr>
              <w:spacing w:after="0"/>
              <w:jc w:val="center"/>
              <w:rPr>
                <w:sz w:val="20"/>
                <w:szCs w:val="20"/>
              </w:rPr>
            </w:pPr>
            <w:r w:rsidRPr="008F5618">
              <w:rPr>
                <w:sz w:val="20"/>
                <w:szCs w:val="20"/>
              </w:rPr>
              <w:t>1,101</w:t>
            </w:r>
          </w:p>
        </w:tc>
        <w:tc>
          <w:tcPr>
            <w:tcW w:w="967" w:type="pct"/>
            <w:vAlign w:val="bottom"/>
          </w:tcPr>
          <w:p w:rsidR="00E23DF4" w:rsidRPr="008F5618" w:rsidRDefault="00E23DF4" w:rsidP="00DF26B6">
            <w:pPr>
              <w:spacing w:after="0"/>
              <w:jc w:val="center"/>
              <w:rPr>
                <w:sz w:val="20"/>
                <w:szCs w:val="20"/>
              </w:rPr>
            </w:pPr>
            <w:r w:rsidRPr="008F5618">
              <w:rPr>
                <w:sz w:val="20"/>
                <w:szCs w:val="20"/>
              </w:rPr>
              <w:t>6,789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rsidR="00E23DF4" w:rsidRPr="008F5618" w:rsidRDefault="00E23DF4" w:rsidP="00DF26B6">
            <w:pPr>
              <w:spacing w:after="0"/>
              <w:jc w:val="center"/>
              <w:rPr>
                <w:sz w:val="20"/>
                <w:szCs w:val="20"/>
              </w:rPr>
            </w:pPr>
            <w:r w:rsidRPr="008F5618">
              <w:rPr>
                <w:sz w:val="20"/>
                <w:szCs w:val="20"/>
              </w:rPr>
              <w:t>143</w:t>
            </w:r>
          </w:p>
        </w:tc>
        <w:tc>
          <w:tcPr>
            <w:tcW w:w="523" w:type="pct"/>
            <w:vAlign w:val="bottom"/>
          </w:tcPr>
          <w:p w:rsidR="00E23DF4" w:rsidRPr="008F5618" w:rsidRDefault="00E23DF4" w:rsidP="00DF26B6">
            <w:pPr>
              <w:spacing w:after="0"/>
              <w:jc w:val="center"/>
              <w:rPr>
                <w:sz w:val="20"/>
                <w:szCs w:val="20"/>
              </w:rPr>
            </w:pPr>
            <w:r w:rsidRPr="008F5618">
              <w:rPr>
                <w:sz w:val="20"/>
                <w:szCs w:val="20"/>
              </w:rPr>
              <w:t>112</w:t>
            </w:r>
          </w:p>
        </w:tc>
        <w:tc>
          <w:tcPr>
            <w:tcW w:w="616" w:type="pct"/>
            <w:vAlign w:val="bottom"/>
          </w:tcPr>
          <w:p w:rsidR="00E23DF4" w:rsidRPr="008F5618" w:rsidRDefault="00E23DF4" w:rsidP="00DF26B6">
            <w:pPr>
              <w:spacing w:after="0"/>
              <w:jc w:val="center"/>
              <w:rPr>
                <w:sz w:val="20"/>
                <w:szCs w:val="20"/>
              </w:rPr>
            </w:pPr>
            <w:r w:rsidRPr="008F5618">
              <w:rPr>
                <w:sz w:val="20"/>
                <w:szCs w:val="20"/>
              </w:rPr>
              <w:t>79</w:t>
            </w:r>
          </w:p>
        </w:tc>
        <w:tc>
          <w:tcPr>
            <w:tcW w:w="698" w:type="pct"/>
            <w:vAlign w:val="bottom"/>
          </w:tcPr>
          <w:p w:rsidR="00E23DF4" w:rsidRPr="008F5618" w:rsidRDefault="00E23DF4" w:rsidP="00DF26B6">
            <w:pPr>
              <w:spacing w:after="0"/>
              <w:jc w:val="center"/>
              <w:rPr>
                <w:sz w:val="20"/>
                <w:szCs w:val="20"/>
              </w:rPr>
            </w:pPr>
            <w:r w:rsidRPr="008F5618">
              <w:rPr>
                <w:sz w:val="20"/>
                <w:szCs w:val="20"/>
              </w:rPr>
              <w:t>399</w:t>
            </w:r>
          </w:p>
        </w:tc>
        <w:tc>
          <w:tcPr>
            <w:tcW w:w="425" w:type="pct"/>
            <w:vAlign w:val="bottom"/>
          </w:tcPr>
          <w:p w:rsidR="00E23DF4" w:rsidRPr="008F5618" w:rsidRDefault="00E23DF4" w:rsidP="00DF26B6">
            <w:pPr>
              <w:spacing w:after="0"/>
              <w:jc w:val="center"/>
              <w:rPr>
                <w:sz w:val="20"/>
                <w:szCs w:val="20"/>
              </w:rPr>
            </w:pPr>
            <w:r w:rsidRPr="008F5618">
              <w:rPr>
                <w:sz w:val="20"/>
                <w:szCs w:val="20"/>
              </w:rPr>
              <w:t>391</w:t>
            </w:r>
          </w:p>
        </w:tc>
        <w:tc>
          <w:tcPr>
            <w:tcW w:w="481" w:type="pct"/>
            <w:vAlign w:val="bottom"/>
          </w:tcPr>
          <w:p w:rsidR="00E23DF4" w:rsidRPr="008F5618" w:rsidRDefault="00E23DF4" w:rsidP="00DF26B6">
            <w:pPr>
              <w:spacing w:after="0"/>
              <w:jc w:val="center"/>
              <w:rPr>
                <w:sz w:val="20"/>
                <w:szCs w:val="20"/>
              </w:rPr>
            </w:pPr>
            <w:r w:rsidRPr="008F5618">
              <w:rPr>
                <w:sz w:val="20"/>
                <w:szCs w:val="20"/>
              </w:rPr>
              <w:t>1,124</w:t>
            </w:r>
          </w:p>
        </w:tc>
        <w:tc>
          <w:tcPr>
            <w:tcW w:w="967" w:type="pct"/>
            <w:vAlign w:val="bottom"/>
          </w:tcPr>
          <w:p w:rsidR="00E23DF4" w:rsidRPr="008F5618" w:rsidRDefault="00E23DF4" w:rsidP="00DF26B6">
            <w:pPr>
              <w:spacing w:after="0"/>
              <w:jc w:val="center"/>
              <w:rPr>
                <w:sz w:val="20"/>
                <w:szCs w:val="20"/>
              </w:rPr>
            </w:pPr>
            <w:r w:rsidRPr="008F5618">
              <w:rPr>
                <w:sz w:val="20"/>
                <w:szCs w:val="20"/>
              </w:rPr>
              <w:t>3,539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rsidR="00E23DF4" w:rsidRPr="008F5618" w:rsidRDefault="00E23DF4" w:rsidP="00DF26B6">
            <w:pPr>
              <w:spacing w:after="0"/>
              <w:jc w:val="center"/>
              <w:rPr>
                <w:sz w:val="20"/>
                <w:szCs w:val="20"/>
              </w:rPr>
            </w:pPr>
            <w:r w:rsidRPr="008F5618">
              <w:rPr>
                <w:sz w:val="20"/>
                <w:szCs w:val="20"/>
              </w:rPr>
              <w:t>76</w:t>
            </w:r>
          </w:p>
        </w:tc>
        <w:tc>
          <w:tcPr>
            <w:tcW w:w="523" w:type="pct"/>
            <w:vAlign w:val="bottom"/>
          </w:tcPr>
          <w:p w:rsidR="00E23DF4" w:rsidRPr="008F5618" w:rsidRDefault="00E23DF4" w:rsidP="00DF26B6">
            <w:pPr>
              <w:spacing w:after="0"/>
              <w:jc w:val="center"/>
              <w:rPr>
                <w:sz w:val="20"/>
                <w:szCs w:val="20"/>
              </w:rPr>
            </w:pPr>
            <w:r w:rsidRPr="008F5618">
              <w:rPr>
                <w:sz w:val="20"/>
                <w:szCs w:val="20"/>
              </w:rPr>
              <w:t>67</w:t>
            </w:r>
          </w:p>
        </w:tc>
        <w:tc>
          <w:tcPr>
            <w:tcW w:w="616" w:type="pct"/>
            <w:vAlign w:val="bottom"/>
          </w:tcPr>
          <w:p w:rsidR="00E23DF4" w:rsidRPr="008F5618" w:rsidRDefault="00E23DF4" w:rsidP="00DF26B6">
            <w:pPr>
              <w:spacing w:after="0"/>
              <w:jc w:val="center"/>
              <w:rPr>
                <w:sz w:val="20"/>
                <w:szCs w:val="20"/>
              </w:rPr>
            </w:pPr>
            <w:r w:rsidRPr="008F5618">
              <w:rPr>
                <w:sz w:val="20"/>
                <w:szCs w:val="20"/>
              </w:rPr>
              <w:t>173</w:t>
            </w:r>
          </w:p>
        </w:tc>
        <w:tc>
          <w:tcPr>
            <w:tcW w:w="698" w:type="pct"/>
            <w:vAlign w:val="bottom"/>
          </w:tcPr>
          <w:p w:rsidR="00E23DF4" w:rsidRPr="008F5618" w:rsidRDefault="00E23DF4" w:rsidP="00DF26B6">
            <w:pPr>
              <w:spacing w:after="0"/>
              <w:jc w:val="center"/>
              <w:rPr>
                <w:sz w:val="20"/>
                <w:szCs w:val="20"/>
              </w:rPr>
            </w:pPr>
            <w:r w:rsidRPr="008F5618">
              <w:rPr>
                <w:sz w:val="20"/>
                <w:szCs w:val="20"/>
              </w:rPr>
              <w:t>892</w:t>
            </w:r>
          </w:p>
        </w:tc>
        <w:tc>
          <w:tcPr>
            <w:tcW w:w="425" w:type="pct"/>
            <w:vAlign w:val="bottom"/>
          </w:tcPr>
          <w:p w:rsidR="00E23DF4" w:rsidRPr="008F5618" w:rsidRDefault="00E23DF4" w:rsidP="00DF26B6">
            <w:pPr>
              <w:spacing w:after="0"/>
              <w:jc w:val="center"/>
              <w:rPr>
                <w:sz w:val="20"/>
                <w:szCs w:val="20"/>
              </w:rPr>
            </w:pPr>
            <w:r w:rsidRPr="008F5618">
              <w:rPr>
                <w:sz w:val="20"/>
                <w:szCs w:val="20"/>
              </w:rPr>
              <w:t>460</w:t>
            </w:r>
          </w:p>
        </w:tc>
        <w:tc>
          <w:tcPr>
            <w:tcW w:w="481" w:type="pct"/>
            <w:vAlign w:val="bottom"/>
          </w:tcPr>
          <w:p w:rsidR="00E23DF4" w:rsidRPr="008F5618" w:rsidRDefault="00E23DF4" w:rsidP="00DF26B6">
            <w:pPr>
              <w:spacing w:after="0"/>
              <w:jc w:val="center"/>
              <w:rPr>
                <w:sz w:val="20"/>
                <w:szCs w:val="20"/>
              </w:rPr>
            </w:pPr>
            <w:r w:rsidRPr="008F5618">
              <w:rPr>
                <w:sz w:val="20"/>
                <w:szCs w:val="20"/>
              </w:rPr>
              <w:t>1,668</w:t>
            </w:r>
          </w:p>
        </w:tc>
        <w:tc>
          <w:tcPr>
            <w:tcW w:w="967" w:type="pct"/>
            <w:vAlign w:val="bottom"/>
          </w:tcPr>
          <w:p w:rsidR="00E23DF4" w:rsidRPr="008F5618" w:rsidRDefault="00E23DF4" w:rsidP="00DF26B6">
            <w:pPr>
              <w:spacing w:after="0"/>
              <w:jc w:val="center"/>
              <w:rPr>
                <w:sz w:val="20"/>
                <w:szCs w:val="20"/>
              </w:rPr>
            </w:pPr>
            <w:r w:rsidRPr="008F5618">
              <w:rPr>
                <w:sz w:val="20"/>
                <w:szCs w:val="20"/>
              </w:rPr>
              <w:t>4,257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rsidR="00E23DF4" w:rsidRPr="008F5618" w:rsidRDefault="00E23DF4" w:rsidP="00DF26B6">
            <w:pPr>
              <w:spacing w:after="0"/>
              <w:jc w:val="center"/>
              <w:rPr>
                <w:sz w:val="20"/>
                <w:szCs w:val="20"/>
              </w:rPr>
            </w:pPr>
            <w:r w:rsidRPr="008F5618">
              <w:rPr>
                <w:sz w:val="20"/>
                <w:szCs w:val="20"/>
              </w:rPr>
              <w:t>386</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121</w:t>
            </w:r>
          </w:p>
        </w:tc>
        <w:tc>
          <w:tcPr>
            <w:tcW w:w="698" w:type="pct"/>
            <w:vAlign w:val="bottom"/>
          </w:tcPr>
          <w:p w:rsidR="00E23DF4" w:rsidRPr="008F5618" w:rsidRDefault="00E23DF4" w:rsidP="00DF26B6">
            <w:pPr>
              <w:spacing w:after="0"/>
              <w:jc w:val="center"/>
              <w:rPr>
                <w:sz w:val="20"/>
                <w:szCs w:val="20"/>
              </w:rPr>
            </w:pPr>
            <w:r w:rsidRPr="008F5618">
              <w:rPr>
                <w:sz w:val="20"/>
                <w:szCs w:val="20"/>
              </w:rPr>
              <w:t>996</w:t>
            </w:r>
          </w:p>
        </w:tc>
        <w:tc>
          <w:tcPr>
            <w:tcW w:w="425" w:type="pct"/>
            <w:vAlign w:val="bottom"/>
          </w:tcPr>
          <w:p w:rsidR="00E23DF4" w:rsidRPr="008F5618" w:rsidRDefault="00E23DF4" w:rsidP="00DF26B6">
            <w:pPr>
              <w:spacing w:after="0"/>
              <w:jc w:val="center"/>
              <w:rPr>
                <w:sz w:val="20"/>
                <w:szCs w:val="20"/>
              </w:rPr>
            </w:pPr>
            <w:r w:rsidRPr="008F5618">
              <w:rPr>
                <w:sz w:val="20"/>
                <w:szCs w:val="20"/>
              </w:rPr>
              <w:t>992</w:t>
            </w:r>
          </w:p>
        </w:tc>
        <w:tc>
          <w:tcPr>
            <w:tcW w:w="481" w:type="pct"/>
            <w:vAlign w:val="bottom"/>
          </w:tcPr>
          <w:p w:rsidR="00E23DF4" w:rsidRPr="008F5618" w:rsidRDefault="00E23DF4" w:rsidP="00DF26B6">
            <w:pPr>
              <w:spacing w:after="0"/>
              <w:jc w:val="center"/>
              <w:rPr>
                <w:sz w:val="20"/>
                <w:szCs w:val="20"/>
              </w:rPr>
            </w:pPr>
            <w:r w:rsidRPr="008F5618">
              <w:rPr>
                <w:sz w:val="20"/>
                <w:szCs w:val="20"/>
              </w:rPr>
              <w:t>2,647</w:t>
            </w:r>
          </w:p>
        </w:tc>
        <w:tc>
          <w:tcPr>
            <w:tcW w:w="967" w:type="pct"/>
            <w:vAlign w:val="bottom"/>
          </w:tcPr>
          <w:p w:rsidR="00E23DF4" w:rsidRPr="008F5618" w:rsidRDefault="00E23DF4" w:rsidP="00DF26B6">
            <w:pPr>
              <w:spacing w:after="0"/>
              <w:jc w:val="center"/>
              <w:rPr>
                <w:sz w:val="20"/>
                <w:szCs w:val="20"/>
              </w:rPr>
            </w:pPr>
            <w:r w:rsidRPr="008F5618">
              <w:rPr>
                <w:sz w:val="20"/>
                <w:szCs w:val="20"/>
              </w:rPr>
              <w:t>4,737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rsidR="00E23DF4" w:rsidRPr="008F5618" w:rsidRDefault="00E23DF4" w:rsidP="00DF26B6">
            <w:pPr>
              <w:spacing w:after="0"/>
              <w:jc w:val="center"/>
              <w:rPr>
                <w:sz w:val="20"/>
                <w:szCs w:val="20"/>
              </w:rPr>
            </w:pPr>
            <w:r w:rsidRPr="008F5618">
              <w:rPr>
                <w:sz w:val="20"/>
                <w:szCs w:val="20"/>
              </w:rPr>
              <w:t>130</w:t>
            </w:r>
          </w:p>
        </w:tc>
        <w:tc>
          <w:tcPr>
            <w:tcW w:w="523" w:type="pct"/>
            <w:vAlign w:val="bottom"/>
          </w:tcPr>
          <w:p w:rsidR="00E23DF4" w:rsidRPr="008F5618" w:rsidRDefault="00E23DF4" w:rsidP="00DF26B6">
            <w:pPr>
              <w:spacing w:after="0"/>
              <w:jc w:val="center"/>
              <w:rPr>
                <w:sz w:val="20"/>
                <w:szCs w:val="20"/>
              </w:rPr>
            </w:pPr>
            <w:r w:rsidRPr="008F5618">
              <w:rPr>
                <w:sz w:val="20"/>
                <w:szCs w:val="20"/>
              </w:rPr>
              <w:t>39</w:t>
            </w:r>
          </w:p>
        </w:tc>
        <w:tc>
          <w:tcPr>
            <w:tcW w:w="616" w:type="pct"/>
            <w:vAlign w:val="bottom"/>
          </w:tcPr>
          <w:p w:rsidR="00E23DF4" w:rsidRPr="008F5618" w:rsidRDefault="00E23DF4" w:rsidP="00DF26B6">
            <w:pPr>
              <w:spacing w:after="0"/>
              <w:jc w:val="center"/>
              <w:rPr>
                <w:sz w:val="20"/>
                <w:szCs w:val="20"/>
              </w:rPr>
            </w:pPr>
            <w:r w:rsidRPr="008F5618">
              <w:rPr>
                <w:sz w:val="20"/>
                <w:szCs w:val="20"/>
              </w:rPr>
              <w:t>86</w:t>
            </w:r>
          </w:p>
        </w:tc>
        <w:tc>
          <w:tcPr>
            <w:tcW w:w="698" w:type="pct"/>
            <w:vAlign w:val="bottom"/>
          </w:tcPr>
          <w:p w:rsidR="00E23DF4" w:rsidRPr="008F5618" w:rsidRDefault="00E23DF4" w:rsidP="00DF26B6">
            <w:pPr>
              <w:spacing w:after="0"/>
              <w:jc w:val="center"/>
              <w:rPr>
                <w:sz w:val="20"/>
                <w:szCs w:val="20"/>
              </w:rPr>
            </w:pPr>
            <w:r w:rsidRPr="008F5618">
              <w:rPr>
                <w:sz w:val="20"/>
                <w:szCs w:val="20"/>
              </w:rPr>
              <w:t>385</w:t>
            </w:r>
          </w:p>
        </w:tc>
        <w:tc>
          <w:tcPr>
            <w:tcW w:w="425" w:type="pct"/>
            <w:vAlign w:val="bottom"/>
          </w:tcPr>
          <w:p w:rsidR="00E23DF4" w:rsidRPr="008F5618" w:rsidRDefault="00E23DF4" w:rsidP="00DF26B6">
            <w:pPr>
              <w:spacing w:after="0"/>
              <w:jc w:val="center"/>
              <w:rPr>
                <w:sz w:val="20"/>
                <w:szCs w:val="20"/>
              </w:rPr>
            </w:pPr>
            <w:r w:rsidRPr="008F5618">
              <w:rPr>
                <w:sz w:val="20"/>
                <w:szCs w:val="20"/>
              </w:rPr>
              <w:t>426</w:t>
            </w:r>
          </w:p>
        </w:tc>
        <w:tc>
          <w:tcPr>
            <w:tcW w:w="481" w:type="pct"/>
            <w:vAlign w:val="bottom"/>
          </w:tcPr>
          <w:p w:rsidR="00E23DF4" w:rsidRPr="008F5618" w:rsidRDefault="00E23DF4" w:rsidP="00DF26B6">
            <w:pPr>
              <w:spacing w:after="0"/>
              <w:jc w:val="center"/>
              <w:rPr>
                <w:sz w:val="20"/>
                <w:szCs w:val="20"/>
              </w:rPr>
            </w:pPr>
            <w:r w:rsidRPr="008F5618">
              <w:rPr>
                <w:sz w:val="20"/>
                <w:szCs w:val="20"/>
              </w:rPr>
              <w:t>1,066</w:t>
            </w:r>
          </w:p>
        </w:tc>
        <w:tc>
          <w:tcPr>
            <w:tcW w:w="967" w:type="pct"/>
            <w:vAlign w:val="bottom"/>
          </w:tcPr>
          <w:p w:rsidR="00E23DF4" w:rsidRPr="008F5618" w:rsidRDefault="00E23DF4" w:rsidP="00DF26B6">
            <w:pPr>
              <w:spacing w:after="0"/>
              <w:jc w:val="center"/>
              <w:rPr>
                <w:sz w:val="20"/>
                <w:szCs w:val="20"/>
              </w:rPr>
            </w:pPr>
            <w:r w:rsidRPr="008F5618">
              <w:rPr>
                <w:sz w:val="20"/>
                <w:szCs w:val="20"/>
              </w:rPr>
              <w:t>2,567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rsidR="00E23DF4" w:rsidRPr="008F5618" w:rsidRDefault="00E23DF4" w:rsidP="00DF26B6">
            <w:pPr>
              <w:spacing w:after="0"/>
              <w:jc w:val="center"/>
              <w:rPr>
                <w:sz w:val="20"/>
                <w:szCs w:val="20"/>
              </w:rPr>
            </w:pPr>
            <w:r w:rsidRPr="008F5618">
              <w:rPr>
                <w:sz w:val="20"/>
                <w:szCs w:val="20"/>
              </w:rPr>
              <w:t>96</w:t>
            </w:r>
          </w:p>
        </w:tc>
        <w:tc>
          <w:tcPr>
            <w:tcW w:w="523" w:type="pct"/>
            <w:vAlign w:val="bottom"/>
          </w:tcPr>
          <w:p w:rsidR="00E23DF4" w:rsidRPr="008F5618" w:rsidRDefault="00E23DF4" w:rsidP="00DF26B6">
            <w:pPr>
              <w:spacing w:after="0"/>
              <w:jc w:val="center"/>
              <w:rPr>
                <w:sz w:val="20"/>
                <w:szCs w:val="20"/>
              </w:rPr>
            </w:pPr>
            <w:r w:rsidRPr="008F5618">
              <w:rPr>
                <w:sz w:val="20"/>
                <w:szCs w:val="20"/>
              </w:rPr>
              <w:t>73</w:t>
            </w:r>
          </w:p>
        </w:tc>
        <w:tc>
          <w:tcPr>
            <w:tcW w:w="616" w:type="pct"/>
            <w:vAlign w:val="bottom"/>
          </w:tcPr>
          <w:p w:rsidR="00E23DF4" w:rsidRPr="008F5618" w:rsidRDefault="00E23DF4" w:rsidP="00DF26B6">
            <w:pPr>
              <w:spacing w:after="0"/>
              <w:jc w:val="center"/>
              <w:rPr>
                <w:sz w:val="20"/>
                <w:szCs w:val="20"/>
              </w:rPr>
            </w:pPr>
            <w:r w:rsidRPr="008F5618">
              <w:rPr>
                <w:sz w:val="20"/>
                <w:szCs w:val="20"/>
              </w:rPr>
              <w:t>43</w:t>
            </w:r>
          </w:p>
        </w:tc>
        <w:tc>
          <w:tcPr>
            <w:tcW w:w="698" w:type="pct"/>
            <w:vAlign w:val="bottom"/>
          </w:tcPr>
          <w:p w:rsidR="00E23DF4" w:rsidRPr="008F5618" w:rsidRDefault="00E23DF4" w:rsidP="00DF26B6">
            <w:pPr>
              <w:spacing w:after="0"/>
              <w:jc w:val="center"/>
              <w:rPr>
                <w:sz w:val="20"/>
                <w:szCs w:val="20"/>
              </w:rPr>
            </w:pPr>
            <w:r w:rsidRPr="008F5618">
              <w:rPr>
                <w:sz w:val="20"/>
                <w:szCs w:val="20"/>
              </w:rPr>
              <w:t>839</w:t>
            </w:r>
          </w:p>
        </w:tc>
        <w:tc>
          <w:tcPr>
            <w:tcW w:w="425" w:type="pct"/>
            <w:vAlign w:val="bottom"/>
          </w:tcPr>
          <w:p w:rsidR="00E23DF4" w:rsidRPr="008F5618" w:rsidRDefault="00E23DF4" w:rsidP="00DF26B6">
            <w:pPr>
              <w:spacing w:after="0"/>
              <w:jc w:val="center"/>
              <w:rPr>
                <w:sz w:val="20"/>
                <w:szCs w:val="20"/>
              </w:rPr>
            </w:pPr>
            <w:r w:rsidRPr="008F5618">
              <w:rPr>
                <w:sz w:val="20"/>
                <w:szCs w:val="20"/>
              </w:rPr>
              <w:t>66</w:t>
            </w:r>
          </w:p>
        </w:tc>
        <w:tc>
          <w:tcPr>
            <w:tcW w:w="481" w:type="pct"/>
            <w:vAlign w:val="bottom"/>
          </w:tcPr>
          <w:p w:rsidR="00E23DF4" w:rsidRPr="008F5618" w:rsidRDefault="00E23DF4" w:rsidP="00DF26B6">
            <w:pPr>
              <w:spacing w:after="0"/>
              <w:jc w:val="center"/>
              <w:rPr>
                <w:sz w:val="20"/>
                <w:szCs w:val="20"/>
              </w:rPr>
            </w:pPr>
            <w:r w:rsidRPr="008F5618">
              <w:rPr>
                <w:sz w:val="20"/>
                <w:szCs w:val="20"/>
              </w:rPr>
              <w:t>1,117</w:t>
            </w:r>
          </w:p>
        </w:tc>
        <w:tc>
          <w:tcPr>
            <w:tcW w:w="967" w:type="pct"/>
            <w:vAlign w:val="bottom"/>
          </w:tcPr>
          <w:p w:rsidR="00E23DF4" w:rsidRPr="008F5618" w:rsidRDefault="00E23DF4" w:rsidP="00DF26B6">
            <w:pPr>
              <w:spacing w:after="0"/>
              <w:jc w:val="center"/>
              <w:rPr>
                <w:sz w:val="20"/>
                <w:szCs w:val="20"/>
              </w:rPr>
            </w:pPr>
            <w:r w:rsidRPr="008F5618">
              <w:rPr>
                <w:sz w:val="20"/>
                <w:szCs w:val="20"/>
              </w:rPr>
              <w:t>5,173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rsidR="00E23DF4" w:rsidRPr="008F5618" w:rsidRDefault="00E23DF4" w:rsidP="00DF26B6">
            <w:pPr>
              <w:spacing w:after="0"/>
              <w:jc w:val="center"/>
              <w:rPr>
                <w:sz w:val="20"/>
                <w:szCs w:val="20"/>
              </w:rPr>
            </w:pPr>
            <w:r w:rsidRPr="008F5618">
              <w:rPr>
                <w:sz w:val="20"/>
                <w:szCs w:val="20"/>
              </w:rPr>
              <w:t>128</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140</w:t>
            </w:r>
          </w:p>
        </w:tc>
        <w:tc>
          <w:tcPr>
            <w:tcW w:w="698" w:type="pct"/>
            <w:vAlign w:val="bottom"/>
          </w:tcPr>
          <w:p w:rsidR="00E23DF4" w:rsidRPr="008F5618" w:rsidRDefault="00E23DF4" w:rsidP="00DF26B6">
            <w:pPr>
              <w:spacing w:after="0"/>
              <w:jc w:val="center"/>
              <w:rPr>
                <w:sz w:val="20"/>
                <w:szCs w:val="20"/>
              </w:rPr>
            </w:pPr>
            <w:r w:rsidRPr="008F5618">
              <w:rPr>
                <w:sz w:val="20"/>
                <w:szCs w:val="20"/>
              </w:rPr>
              <w:t>335</w:t>
            </w:r>
          </w:p>
        </w:tc>
        <w:tc>
          <w:tcPr>
            <w:tcW w:w="425" w:type="pct"/>
            <w:vAlign w:val="bottom"/>
          </w:tcPr>
          <w:p w:rsidR="00E23DF4" w:rsidRPr="008F5618" w:rsidRDefault="00E23DF4" w:rsidP="00DF26B6">
            <w:pPr>
              <w:spacing w:after="0"/>
              <w:jc w:val="center"/>
              <w:rPr>
                <w:sz w:val="20"/>
                <w:szCs w:val="20"/>
              </w:rPr>
            </w:pPr>
            <w:r w:rsidRPr="008F5618">
              <w:rPr>
                <w:sz w:val="20"/>
                <w:szCs w:val="20"/>
              </w:rPr>
              <w:t>393</w:t>
            </w:r>
          </w:p>
        </w:tc>
        <w:tc>
          <w:tcPr>
            <w:tcW w:w="481" w:type="pct"/>
            <w:vAlign w:val="bottom"/>
          </w:tcPr>
          <w:p w:rsidR="00E23DF4" w:rsidRPr="008F5618" w:rsidRDefault="00E23DF4" w:rsidP="00DF26B6">
            <w:pPr>
              <w:spacing w:after="0"/>
              <w:jc w:val="center"/>
              <w:rPr>
                <w:sz w:val="20"/>
                <w:szCs w:val="20"/>
              </w:rPr>
            </w:pPr>
            <w:r w:rsidRPr="008F5618">
              <w:rPr>
                <w:sz w:val="20"/>
                <w:szCs w:val="20"/>
              </w:rPr>
              <w:t>1,156</w:t>
            </w:r>
          </w:p>
        </w:tc>
        <w:tc>
          <w:tcPr>
            <w:tcW w:w="967" w:type="pct"/>
            <w:vAlign w:val="bottom"/>
          </w:tcPr>
          <w:p w:rsidR="00E23DF4" w:rsidRPr="008F5618" w:rsidRDefault="00E23DF4" w:rsidP="00DF26B6">
            <w:pPr>
              <w:spacing w:after="0"/>
              <w:jc w:val="center"/>
              <w:rPr>
                <w:sz w:val="20"/>
                <w:szCs w:val="20"/>
              </w:rPr>
            </w:pPr>
            <w:r w:rsidRPr="008F5618">
              <w:rPr>
                <w:sz w:val="20"/>
                <w:szCs w:val="20"/>
              </w:rPr>
              <w:t>2,181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rsidR="00E23DF4" w:rsidRPr="008F5618" w:rsidRDefault="00E23DF4" w:rsidP="00DF26B6">
            <w:pPr>
              <w:spacing w:after="0"/>
              <w:jc w:val="center"/>
              <w:rPr>
                <w:sz w:val="20"/>
                <w:szCs w:val="20"/>
              </w:rPr>
            </w:pPr>
            <w:r w:rsidRPr="008F5618">
              <w:rPr>
                <w:sz w:val="20"/>
                <w:szCs w:val="20"/>
              </w:rPr>
              <w:t>70</w:t>
            </w:r>
          </w:p>
        </w:tc>
        <w:tc>
          <w:tcPr>
            <w:tcW w:w="523" w:type="pct"/>
            <w:vAlign w:val="bottom"/>
          </w:tcPr>
          <w:p w:rsidR="00E23DF4" w:rsidRPr="008F5618" w:rsidRDefault="00E23DF4" w:rsidP="00DF26B6">
            <w:pPr>
              <w:spacing w:after="0"/>
              <w:jc w:val="center"/>
              <w:rPr>
                <w:sz w:val="20"/>
                <w:szCs w:val="20"/>
              </w:rPr>
            </w:pPr>
            <w:r w:rsidRPr="008F5618">
              <w:rPr>
                <w:sz w:val="20"/>
                <w:szCs w:val="20"/>
              </w:rPr>
              <w:t>171</w:t>
            </w:r>
          </w:p>
        </w:tc>
        <w:tc>
          <w:tcPr>
            <w:tcW w:w="616" w:type="pct"/>
            <w:vAlign w:val="bottom"/>
          </w:tcPr>
          <w:p w:rsidR="00E23DF4" w:rsidRPr="008F5618" w:rsidRDefault="00E23DF4" w:rsidP="00DF26B6">
            <w:pPr>
              <w:spacing w:after="0"/>
              <w:jc w:val="center"/>
              <w:rPr>
                <w:sz w:val="20"/>
                <w:szCs w:val="20"/>
              </w:rPr>
            </w:pPr>
            <w:r w:rsidRPr="008F5618">
              <w:rPr>
                <w:sz w:val="20"/>
                <w:szCs w:val="20"/>
              </w:rPr>
              <w:t>85</w:t>
            </w:r>
          </w:p>
        </w:tc>
        <w:tc>
          <w:tcPr>
            <w:tcW w:w="698" w:type="pct"/>
            <w:vAlign w:val="bottom"/>
          </w:tcPr>
          <w:p w:rsidR="00E23DF4" w:rsidRPr="008F5618" w:rsidRDefault="00E23DF4" w:rsidP="00DF26B6">
            <w:pPr>
              <w:spacing w:after="0"/>
              <w:jc w:val="center"/>
              <w:rPr>
                <w:sz w:val="20"/>
                <w:szCs w:val="20"/>
              </w:rPr>
            </w:pPr>
            <w:r w:rsidRPr="008F5618">
              <w:rPr>
                <w:sz w:val="20"/>
                <w:szCs w:val="20"/>
              </w:rPr>
              <w:t>307</w:t>
            </w:r>
          </w:p>
        </w:tc>
        <w:tc>
          <w:tcPr>
            <w:tcW w:w="425" w:type="pct"/>
            <w:vAlign w:val="bottom"/>
          </w:tcPr>
          <w:p w:rsidR="00E23DF4" w:rsidRPr="008F5618" w:rsidRDefault="00E23DF4" w:rsidP="00DF26B6">
            <w:pPr>
              <w:spacing w:after="0"/>
              <w:jc w:val="center"/>
              <w:rPr>
                <w:sz w:val="20"/>
                <w:szCs w:val="20"/>
              </w:rPr>
            </w:pPr>
            <w:r w:rsidRPr="008F5618">
              <w:rPr>
                <w:sz w:val="20"/>
                <w:szCs w:val="20"/>
              </w:rPr>
              <w:t>640</w:t>
            </w:r>
          </w:p>
        </w:tc>
        <w:tc>
          <w:tcPr>
            <w:tcW w:w="481" w:type="pct"/>
            <w:vAlign w:val="bottom"/>
          </w:tcPr>
          <w:p w:rsidR="00E23DF4" w:rsidRPr="008F5618" w:rsidRDefault="00E23DF4" w:rsidP="00DF26B6">
            <w:pPr>
              <w:spacing w:after="0"/>
              <w:jc w:val="center"/>
              <w:rPr>
                <w:sz w:val="20"/>
                <w:szCs w:val="20"/>
              </w:rPr>
            </w:pPr>
            <w:r w:rsidRPr="008F5618">
              <w:rPr>
                <w:sz w:val="20"/>
                <w:szCs w:val="20"/>
              </w:rPr>
              <w:t>1,273</w:t>
            </w:r>
          </w:p>
        </w:tc>
        <w:tc>
          <w:tcPr>
            <w:tcW w:w="967" w:type="pct"/>
            <w:vAlign w:val="bottom"/>
          </w:tcPr>
          <w:p w:rsidR="00E23DF4" w:rsidRPr="008F5618" w:rsidRDefault="00E23DF4" w:rsidP="00DF26B6">
            <w:pPr>
              <w:spacing w:after="0"/>
              <w:jc w:val="center"/>
              <w:rPr>
                <w:sz w:val="20"/>
                <w:szCs w:val="20"/>
              </w:rPr>
            </w:pPr>
            <w:r w:rsidRPr="008F5618">
              <w:rPr>
                <w:sz w:val="20"/>
                <w:szCs w:val="20"/>
              </w:rPr>
              <w:t>1,610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rsidR="00E23DF4" w:rsidRPr="008F5618" w:rsidRDefault="00E23DF4" w:rsidP="00DF26B6">
            <w:pPr>
              <w:spacing w:after="0"/>
              <w:jc w:val="center"/>
              <w:rPr>
                <w:sz w:val="20"/>
                <w:szCs w:val="20"/>
              </w:rPr>
            </w:pPr>
            <w:r w:rsidRPr="008F5618">
              <w:rPr>
                <w:sz w:val="20"/>
                <w:szCs w:val="20"/>
              </w:rPr>
              <w:t>230</w:t>
            </w:r>
          </w:p>
        </w:tc>
        <w:tc>
          <w:tcPr>
            <w:tcW w:w="523" w:type="pct"/>
            <w:vAlign w:val="bottom"/>
          </w:tcPr>
          <w:p w:rsidR="00E23DF4" w:rsidRPr="008F5618" w:rsidRDefault="00E23DF4" w:rsidP="00DF26B6">
            <w:pPr>
              <w:spacing w:after="0"/>
              <w:jc w:val="center"/>
              <w:rPr>
                <w:sz w:val="20"/>
                <w:szCs w:val="20"/>
              </w:rPr>
            </w:pPr>
            <w:r w:rsidRPr="008F5618">
              <w:rPr>
                <w:sz w:val="20"/>
                <w:szCs w:val="20"/>
              </w:rPr>
              <w:t>392</w:t>
            </w:r>
          </w:p>
        </w:tc>
        <w:tc>
          <w:tcPr>
            <w:tcW w:w="616" w:type="pct"/>
            <w:vAlign w:val="bottom"/>
          </w:tcPr>
          <w:p w:rsidR="00E23DF4" w:rsidRPr="008F5618" w:rsidRDefault="00E23DF4" w:rsidP="00DF26B6">
            <w:pPr>
              <w:spacing w:after="0"/>
              <w:jc w:val="center"/>
              <w:rPr>
                <w:sz w:val="20"/>
                <w:szCs w:val="20"/>
              </w:rPr>
            </w:pPr>
            <w:r w:rsidRPr="008F5618">
              <w:rPr>
                <w:sz w:val="20"/>
                <w:szCs w:val="20"/>
              </w:rPr>
              <w:t>163</w:t>
            </w:r>
          </w:p>
        </w:tc>
        <w:tc>
          <w:tcPr>
            <w:tcW w:w="698" w:type="pct"/>
            <w:vAlign w:val="bottom"/>
          </w:tcPr>
          <w:p w:rsidR="00E23DF4" w:rsidRPr="008F5618" w:rsidRDefault="00E23DF4" w:rsidP="00DF26B6">
            <w:pPr>
              <w:spacing w:after="0"/>
              <w:jc w:val="center"/>
              <w:rPr>
                <w:sz w:val="20"/>
                <w:szCs w:val="20"/>
              </w:rPr>
            </w:pPr>
            <w:r w:rsidRPr="008F5618">
              <w:rPr>
                <w:sz w:val="20"/>
                <w:szCs w:val="20"/>
              </w:rPr>
              <w:t>636</w:t>
            </w:r>
          </w:p>
        </w:tc>
        <w:tc>
          <w:tcPr>
            <w:tcW w:w="425" w:type="pct"/>
            <w:vAlign w:val="bottom"/>
          </w:tcPr>
          <w:p w:rsidR="00E23DF4" w:rsidRPr="008F5618" w:rsidRDefault="00E23DF4" w:rsidP="00DF26B6">
            <w:pPr>
              <w:spacing w:after="0"/>
              <w:jc w:val="center"/>
              <w:rPr>
                <w:sz w:val="20"/>
                <w:szCs w:val="20"/>
              </w:rPr>
            </w:pPr>
            <w:r w:rsidRPr="008F5618">
              <w:rPr>
                <w:sz w:val="20"/>
                <w:szCs w:val="20"/>
              </w:rPr>
              <w:t>8</w:t>
            </w:r>
            <w:r>
              <w:rPr>
                <w:sz w:val="20"/>
                <w:szCs w:val="20"/>
              </w:rPr>
              <w:t xml:space="preserve">c </w:t>
            </w:r>
            <w:r w:rsidRPr="008F5618">
              <w:rPr>
                <w:sz w:val="20"/>
                <w:szCs w:val="20"/>
              </w:rPr>
              <w:t>01</w:t>
            </w:r>
          </w:p>
        </w:tc>
        <w:tc>
          <w:tcPr>
            <w:tcW w:w="481" w:type="pct"/>
            <w:vAlign w:val="bottom"/>
          </w:tcPr>
          <w:p w:rsidR="00E23DF4" w:rsidRPr="008F5618" w:rsidRDefault="00E23DF4" w:rsidP="00DF26B6">
            <w:pPr>
              <w:spacing w:after="0"/>
              <w:jc w:val="center"/>
              <w:rPr>
                <w:sz w:val="20"/>
                <w:szCs w:val="20"/>
              </w:rPr>
            </w:pPr>
            <w:r w:rsidRPr="008F5618">
              <w:rPr>
                <w:sz w:val="20"/>
                <w:szCs w:val="20"/>
              </w:rPr>
              <w:t>2,222</w:t>
            </w:r>
          </w:p>
        </w:tc>
        <w:tc>
          <w:tcPr>
            <w:tcW w:w="967" w:type="pct"/>
            <w:vAlign w:val="bottom"/>
          </w:tcPr>
          <w:p w:rsidR="00E23DF4" w:rsidRPr="008F5618" w:rsidRDefault="00E23DF4" w:rsidP="00DF26B6">
            <w:pPr>
              <w:spacing w:after="0"/>
              <w:jc w:val="center"/>
              <w:rPr>
                <w:sz w:val="20"/>
                <w:szCs w:val="20"/>
              </w:rPr>
            </w:pPr>
            <w:r w:rsidRPr="008F5618">
              <w:rPr>
                <w:sz w:val="20"/>
                <w:szCs w:val="20"/>
              </w:rPr>
              <w:t>1,908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133</w:t>
            </w:r>
          </w:p>
        </w:tc>
        <w:tc>
          <w:tcPr>
            <w:tcW w:w="616" w:type="pct"/>
            <w:vAlign w:val="bottom"/>
          </w:tcPr>
          <w:p w:rsidR="00E23DF4" w:rsidRPr="008F5618" w:rsidRDefault="00E23DF4" w:rsidP="00DF26B6">
            <w:pPr>
              <w:spacing w:after="0"/>
              <w:jc w:val="center"/>
              <w:rPr>
                <w:sz w:val="20"/>
                <w:szCs w:val="20"/>
              </w:rPr>
            </w:pPr>
            <w:r w:rsidRPr="008F5618">
              <w:rPr>
                <w:sz w:val="20"/>
                <w:szCs w:val="20"/>
              </w:rPr>
              <w:t>144</w:t>
            </w:r>
          </w:p>
        </w:tc>
        <w:tc>
          <w:tcPr>
            <w:tcW w:w="698" w:type="pct"/>
            <w:vAlign w:val="bottom"/>
          </w:tcPr>
          <w:p w:rsidR="00E23DF4" w:rsidRPr="008F5618" w:rsidRDefault="00E23DF4" w:rsidP="00DF26B6">
            <w:pPr>
              <w:spacing w:after="0"/>
              <w:jc w:val="center"/>
              <w:rPr>
                <w:sz w:val="20"/>
                <w:szCs w:val="20"/>
              </w:rPr>
            </w:pPr>
            <w:r w:rsidRPr="008F5618">
              <w:rPr>
                <w:sz w:val="20"/>
                <w:szCs w:val="20"/>
              </w:rPr>
              <w:t>296</w:t>
            </w:r>
          </w:p>
        </w:tc>
        <w:tc>
          <w:tcPr>
            <w:tcW w:w="425" w:type="pct"/>
            <w:vAlign w:val="bottom"/>
          </w:tcPr>
          <w:p w:rsidR="00E23DF4" w:rsidRPr="008F5618" w:rsidRDefault="00E23DF4" w:rsidP="00DF26B6">
            <w:pPr>
              <w:spacing w:after="0"/>
              <w:jc w:val="center"/>
              <w:rPr>
                <w:sz w:val="20"/>
                <w:szCs w:val="20"/>
              </w:rPr>
            </w:pPr>
            <w:r w:rsidRPr="008F5618">
              <w:rPr>
                <w:sz w:val="20"/>
                <w:szCs w:val="20"/>
              </w:rPr>
              <w:t>525</w:t>
            </w:r>
          </w:p>
        </w:tc>
        <w:tc>
          <w:tcPr>
            <w:tcW w:w="481" w:type="pct"/>
            <w:vAlign w:val="bottom"/>
          </w:tcPr>
          <w:p w:rsidR="00E23DF4" w:rsidRPr="008F5618" w:rsidRDefault="00E23DF4" w:rsidP="00DF26B6">
            <w:pPr>
              <w:spacing w:after="0"/>
              <w:jc w:val="center"/>
              <w:rPr>
                <w:sz w:val="20"/>
                <w:szCs w:val="20"/>
              </w:rPr>
            </w:pPr>
            <w:r w:rsidRPr="008F5618">
              <w:rPr>
                <w:sz w:val="20"/>
                <w:szCs w:val="20"/>
              </w:rPr>
              <w:t>1,157</w:t>
            </w:r>
          </w:p>
        </w:tc>
        <w:tc>
          <w:tcPr>
            <w:tcW w:w="967" w:type="pct"/>
            <w:vAlign w:val="bottom"/>
          </w:tcPr>
          <w:p w:rsidR="00E23DF4" w:rsidRPr="008F5618" w:rsidRDefault="00E23DF4" w:rsidP="00DF26B6">
            <w:pPr>
              <w:spacing w:after="0"/>
              <w:jc w:val="center"/>
              <w:rPr>
                <w:sz w:val="20"/>
                <w:szCs w:val="20"/>
              </w:rPr>
            </w:pPr>
            <w:r w:rsidRPr="008F5618">
              <w:rPr>
                <w:sz w:val="20"/>
                <w:szCs w:val="20"/>
              </w:rPr>
              <w:t>2,282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rsidR="00E23DF4" w:rsidRPr="008F5618" w:rsidRDefault="00E23DF4" w:rsidP="00DF26B6">
            <w:pPr>
              <w:spacing w:after="0"/>
              <w:jc w:val="center"/>
              <w:rPr>
                <w:sz w:val="20"/>
                <w:szCs w:val="20"/>
              </w:rPr>
            </w:pPr>
            <w:r w:rsidRPr="008F5618">
              <w:rPr>
                <w:sz w:val="20"/>
                <w:szCs w:val="20"/>
              </w:rPr>
              <w:t>113</w:t>
            </w:r>
          </w:p>
        </w:tc>
        <w:tc>
          <w:tcPr>
            <w:tcW w:w="523" w:type="pct"/>
            <w:vAlign w:val="bottom"/>
          </w:tcPr>
          <w:p w:rsidR="00E23DF4" w:rsidRPr="008F5618" w:rsidRDefault="00E23DF4" w:rsidP="00DF26B6">
            <w:pPr>
              <w:spacing w:after="0"/>
              <w:jc w:val="center"/>
              <w:rPr>
                <w:sz w:val="20"/>
                <w:szCs w:val="20"/>
              </w:rPr>
            </w:pPr>
            <w:r w:rsidRPr="008F5618">
              <w:rPr>
                <w:sz w:val="20"/>
                <w:szCs w:val="20"/>
              </w:rPr>
              <w:t>125</w:t>
            </w:r>
          </w:p>
        </w:tc>
        <w:tc>
          <w:tcPr>
            <w:tcW w:w="616" w:type="pct"/>
            <w:vAlign w:val="bottom"/>
          </w:tcPr>
          <w:p w:rsidR="00E23DF4" w:rsidRPr="008F5618" w:rsidRDefault="00E23DF4" w:rsidP="00DF26B6">
            <w:pPr>
              <w:spacing w:after="0"/>
              <w:jc w:val="center"/>
              <w:rPr>
                <w:sz w:val="20"/>
                <w:szCs w:val="20"/>
              </w:rPr>
            </w:pPr>
            <w:r w:rsidRPr="008F5618">
              <w:rPr>
                <w:sz w:val="20"/>
                <w:szCs w:val="20"/>
              </w:rPr>
              <w:t>179</w:t>
            </w:r>
          </w:p>
        </w:tc>
        <w:tc>
          <w:tcPr>
            <w:tcW w:w="698" w:type="pct"/>
            <w:vAlign w:val="bottom"/>
          </w:tcPr>
          <w:p w:rsidR="00E23DF4" w:rsidRPr="008F5618" w:rsidRDefault="00E23DF4" w:rsidP="00DF26B6">
            <w:pPr>
              <w:spacing w:after="0"/>
              <w:jc w:val="center"/>
              <w:rPr>
                <w:sz w:val="20"/>
                <w:szCs w:val="20"/>
              </w:rPr>
            </w:pPr>
            <w:r w:rsidRPr="008F5618">
              <w:rPr>
                <w:sz w:val="20"/>
                <w:szCs w:val="20"/>
              </w:rPr>
              <w:t>412</w:t>
            </w:r>
          </w:p>
        </w:tc>
        <w:tc>
          <w:tcPr>
            <w:tcW w:w="425" w:type="pct"/>
            <w:vAlign w:val="bottom"/>
          </w:tcPr>
          <w:p w:rsidR="00E23DF4" w:rsidRPr="008F5618" w:rsidRDefault="00E23DF4" w:rsidP="00DF26B6">
            <w:pPr>
              <w:spacing w:after="0"/>
              <w:jc w:val="center"/>
              <w:rPr>
                <w:sz w:val="20"/>
                <w:szCs w:val="20"/>
              </w:rPr>
            </w:pPr>
            <w:r w:rsidRPr="008F5618">
              <w:rPr>
                <w:sz w:val="20"/>
                <w:szCs w:val="20"/>
              </w:rPr>
              <w:t>585</w:t>
            </w:r>
          </w:p>
        </w:tc>
        <w:tc>
          <w:tcPr>
            <w:tcW w:w="481" w:type="pct"/>
            <w:vAlign w:val="bottom"/>
          </w:tcPr>
          <w:p w:rsidR="00E23DF4" w:rsidRPr="008F5618" w:rsidRDefault="00E23DF4" w:rsidP="00DF26B6">
            <w:pPr>
              <w:spacing w:after="0"/>
              <w:jc w:val="center"/>
              <w:rPr>
                <w:sz w:val="20"/>
                <w:szCs w:val="20"/>
              </w:rPr>
            </w:pPr>
            <w:r w:rsidRPr="008F5618">
              <w:rPr>
                <w:sz w:val="20"/>
                <w:szCs w:val="20"/>
              </w:rPr>
              <w:t>1,414</w:t>
            </w:r>
          </w:p>
        </w:tc>
        <w:tc>
          <w:tcPr>
            <w:tcW w:w="967" w:type="pct"/>
            <w:vAlign w:val="bottom"/>
          </w:tcPr>
          <w:p w:rsidR="00E23DF4" w:rsidRPr="008F5618" w:rsidRDefault="00E23DF4" w:rsidP="00DF26B6">
            <w:pPr>
              <w:spacing w:after="0"/>
              <w:jc w:val="center"/>
              <w:rPr>
                <w:sz w:val="20"/>
                <w:szCs w:val="20"/>
              </w:rPr>
            </w:pPr>
            <w:r w:rsidRPr="008F5618">
              <w:rPr>
                <w:sz w:val="20"/>
                <w:szCs w:val="20"/>
              </w:rPr>
              <w:t>1,573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255</w:t>
            </w:r>
          </w:p>
        </w:tc>
        <w:tc>
          <w:tcPr>
            <w:tcW w:w="616" w:type="pct"/>
            <w:vAlign w:val="bottom"/>
          </w:tcPr>
          <w:p w:rsidR="00E23DF4" w:rsidRPr="008F5618" w:rsidRDefault="00E23DF4" w:rsidP="00DF26B6">
            <w:pPr>
              <w:spacing w:after="0"/>
              <w:jc w:val="center"/>
              <w:rPr>
                <w:sz w:val="20"/>
                <w:szCs w:val="20"/>
              </w:rPr>
            </w:pPr>
            <w:r w:rsidRPr="008F5618">
              <w:rPr>
                <w:sz w:val="20"/>
                <w:szCs w:val="20"/>
              </w:rPr>
              <w:t>156</w:t>
            </w:r>
          </w:p>
        </w:tc>
        <w:tc>
          <w:tcPr>
            <w:tcW w:w="698" w:type="pct"/>
            <w:vAlign w:val="bottom"/>
          </w:tcPr>
          <w:p w:rsidR="00E23DF4" w:rsidRPr="008F5618" w:rsidRDefault="00E23DF4" w:rsidP="00DF26B6">
            <w:pPr>
              <w:spacing w:after="0"/>
              <w:jc w:val="center"/>
              <w:rPr>
                <w:sz w:val="20"/>
                <w:szCs w:val="20"/>
              </w:rPr>
            </w:pPr>
            <w:r w:rsidRPr="008F5618">
              <w:rPr>
                <w:sz w:val="20"/>
                <w:szCs w:val="20"/>
              </w:rPr>
              <w:t>600</w:t>
            </w:r>
          </w:p>
        </w:tc>
        <w:tc>
          <w:tcPr>
            <w:tcW w:w="425" w:type="pct"/>
            <w:vAlign w:val="bottom"/>
          </w:tcPr>
          <w:p w:rsidR="00E23DF4" w:rsidRPr="008F5618" w:rsidRDefault="00E23DF4" w:rsidP="00DF26B6">
            <w:pPr>
              <w:spacing w:after="0"/>
              <w:jc w:val="center"/>
              <w:rPr>
                <w:sz w:val="20"/>
                <w:szCs w:val="20"/>
              </w:rPr>
            </w:pPr>
            <w:r w:rsidRPr="008F5618">
              <w:rPr>
                <w:sz w:val="20"/>
                <w:szCs w:val="20"/>
              </w:rPr>
              <w:t>876</w:t>
            </w:r>
          </w:p>
        </w:tc>
        <w:tc>
          <w:tcPr>
            <w:tcW w:w="481" w:type="pct"/>
            <w:vAlign w:val="bottom"/>
          </w:tcPr>
          <w:p w:rsidR="00E23DF4" w:rsidRPr="008F5618" w:rsidRDefault="00E23DF4" w:rsidP="00DF26B6">
            <w:pPr>
              <w:spacing w:after="0"/>
              <w:jc w:val="center"/>
              <w:rPr>
                <w:sz w:val="20"/>
                <w:szCs w:val="20"/>
              </w:rPr>
            </w:pPr>
            <w:r w:rsidRPr="008F5618">
              <w:rPr>
                <w:sz w:val="20"/>
                <w:szCs w:val="20"/>
              </w:rPr>
              <w:t>2,161</w:t>
            </w:r>
          </w:p>
        </w:tc>
        <w:tc>
          <w:tcPr>
            <w:tcW w:w="967" w:type="pct"/>
            <w:vAlign w:val="bottom"/>
          </w:tcPr>
          <w:p w:rsidR="00E23DF4" w:rsidRPr="008F5618" w:rsidRDefault="00E23DF4" w:rsidP="00DF26B6">
            <w:pPr>
              <w:spacing w:after="0"/>
              <w:jc w:val="center"/>
              <w:rPr>
                <w:sz w:val="20"/>
                <w:szCs w:val="20"/>
              </w:rPr>
            </w:pPr>
            <w:r w:rsidRPr="008F5618">
              <w:rPr>
                <w:sz w:val="20"/>
                <w:szCs w:val="20"/>
              </w:rPr>
              <w:t>3,025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rsidR="00E23DF4" w:rsidRPr="008F5618" w:rsidRDefault="00E23DF4" w:rsidP="00DF26B6">
            <w:pPr>
              <w:spacing w:after="0"/>
              <w:jc w:val="center"/>
              <w:rPr>
                <w:sz w:val="20"/>
                <w:szCs w:val="20"/>
              </w:rPr>
            </w:pPr>
            <w:r w:rsidRPr="008F5618">
              <w:rPr>
                <w:sz w:val="20"/>
                <w:szCs w:val="20"/>
              </w:rPr>
              <w:t>286</w:t>
            </w:r>
          </w:p>
        </w:tc>
        <w:tc>
          <w:tcPr>
            <w:tcW w:w="523" w:type="pct"/>
            <w:vAlign w:val="bottom"/>
          </w:tcPr>
          <w:p w:rsidR="00E23DF4" w:rsidRPr="008F5618" w:rsidRDefault="00E23DF4" w:rsidP="00DF26B6">
            <w:pPr>
              <w:spacing w:after="0"/>
              <w:jc w:val="center"/>
              <w:rPr>
                <w:sz w:val="20"/>
                <w:szCs w:val="20"/>
              </w:rPr>
            </w:pPr>
            <w:r w:rsidRPr="008F5618">
              <w:rPr>
                <w:sz w:val="20"/>
                <w:szCs w:val="20"/>
              </w:rPr>
              <w:t>252</w:t>
            </w:r>
          </w:p>
        </w:tc>
        <w:tc>
          <w:tcPr>
            <w:tcW w:w="616" w:type="pct"/>
            <w:vAlign w:val="bottom"/>
          </w:tcPr>
          <w:p w:rsidR="00E23DF4" w:rsidRPr="008F5618" w:rsidRDefault="00E23DF4" w:rsidP="00DF26B6">
            <w:pPr>
              <w:spacing w:after="0"/>
              <w:jc w:val="center"/>
              <w:rPr>
                <w:sz w:val="20"/>
                <w:szCs w:val="20"/>
              </w:rPr>
            </w:pPr>
            <w:r w:rsidRPr="008F5618">
              <w:rPr>
                <w:sz w:val="20"/>
                <w:szCs w:val="20"/>
              </w:rPr>
              <w:t>152</w:t>
            </w:r>
          </w:p>
        </w:tc>
        <w:tc>
          <w:tcPr>
            <w:tcW w:w="698" w:type="pct"/>
            <w:vAlign w:val="bottom"/>
          </w:tcPr>
          <w:p w:rsidR="00E23DF4" w:rsidRPr="008F5618" w:rsidRDefault="00E23DF4" w:rsidP="00DF26B6">
            <w:pPr>
              <w:spacing w:after="0"/>
              <w:jc w:val="center"/>
              <w:rPr>
                <w:sz w:val="20"/>
                <w:szCs w:val="20"/>
              </w:rPr>
            </w:pPr>
            <w:r w:rsidRPr="008F5618">
              <w:rPr>
                <w:sz w:val="20"/>
                <w:szCs w:val="20"/>
              </w:rPr>
              <w:t>1,133</w:t>
            </w:r>
          </w:p>
        </w:tc>
        <w:tc>
          <w:tcPr>
            <w:tcW w:w="425" w:type="pct"/>
            <w:vAlign w:val="bottom"/>
          </w:tcPr>
          <w:p w:rsidR="00E23DF4" w:rsidRPr="008F5618" w:rsidRDefault="00E23DF4" w:rsidP="00DF26B6">
            <w:pPr>
              <w:spacing w:after="0"/>
              <w:jc w:val="center"/>
              <w:rPr>
                <w:sz w:val="20"/>
                <w:szCs w:val="20"/>
              </w:rPr>
            </w:pPr>
            <w:r w:rsidRPr="008F5618">
              <w:rPr>
                <w:sz w:val="20"/>
                <w:szCs w:val="20"/>
              </w:rPr>
              <w:t>421</w:t>
            </w:r>
          </w:p>
        </w:tc>
        <w:tc>
          <w:tcPr>
            <w:tcW w:w="481" w:type="pct"/>
            <w:vAlign w:val="bottom"/>
          </w:tcPr>
          <w:p w:rsidR="00E23DF4" w:rsidRPr="008F5618" w:rsidRDefault="00E23DF4" w:rsidP="00DF26B6">
            <w:pPr>
              <w:spacing w:after="0"/>
              <w:jc w:val="center"/>
              <w:rPr>
                <w:sz w:val="20"/>
                <w:szCs w:val="20"/>
              </w:rPr>
            </w:pPr>
            <w:r w:rsidRPr="008F5618">
              <w:rPr>
                <w:sz w:val="20"/>
                <w:szCs w:val="20"/>
              </w:rPr>
              <w:t>2,244</w:t>
            </w:r>
          </w:p>
        </w:tc>
        <w:tc>
          <w:tcPr>
            <w:tcW w:w="967" w:type="pct"/>
            <w:vAlign w:val="bottom"/>
          </w:tcPr>
          <w:p w:rsidR="00E23DF4" w:rsidRPr="008F5618" w:rsidRDefault="00E23DF4" w:rsidP="00DF26B6">
            <w:pPr>
              <w:spacing w:after="0"/>
              <w:jc w:val="center"/>
              <w:rPr>
                <w:sz w:val="20"/>
                <w:szCs w:val="20"/>
              </w:rPr>
            </w:pPr>
            <w:r w:rsidRPr="008F5618">
              <w:rPr>
                <w:sz w:val="20"/>
                <w:szCs w:val="20"/>
              </w:rPr>
              <w:t>3,281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rsidR="00E23DF4" w:rsidRPr="008F5618" w:rsidRDefault="00E23DF4" w:rsidP="00DF26B6">
            <w:pPr>
              <w:spacing w:after="0"/>
              <w:jc w:val="center"/>
              <w:rPr>
                <w:sz w:val="20"/>
                <w:szCs w:val="20"/>
              </w:rPr>
            </w:pPr>
            <w:r w:rsidRPr="008F5618">
              <w:rPr>
                <w:sz w:val="20"/>
                <w:szCs w:val="20"/>
              </w:rPr>
              <w:t>328</w:t>
            </w:r>
          </w:p>
        </w:tc>
        <w:tc>
          <w:tcPr>
            <w:tcW w:w="523" w:type="pct"/>
            <w:vAlign w:val="bottom"/>
          </w:tcPr>
          <w:p w:rsidR="00E23DF4" w:rsidRPr="008F5618" w:rsidRDefault="00E23DF4" w:rsidP="00DF26B6">
            <w:pPr>
              <w:spacing w:after="0"/>
              <w:jc w:val="center"/>
              <w:rPr>
                <w:sz w:val="20"/>
                <w:szCs w:val="20"/>
              </w:rPr>
            </w:pPr>
            <w:r w:rsidRPr="008F5618">
              <w:rPr>
                <w:sz w:val="20"/>
                <w:szCs w:val="20"/>
              </w:rPr>
              <w:t>199</w:t>
            </w:r>
          </w:p>
        </w:tc>
        <w:tc>
          <w:tcPr>
            <w:tcW w:w="616" w:type="pct"/>
            <w:vAlign w:val="bottom"/>
          </w:tcPr>
          <w:p w:rsidR="00E23DF4" w:rsidRPr="008F5618" w:rsidRDefault="00E23DF4" w:rsidP="00DF26B6">
            <w:pPr>
              <w:spacing w:after="0"/>
              <w:jc w:val="center"/>
              <w:rPr>
                <w:sz w:val="20"/>
                <w:szCs w:val="20"/>
              </w:rPr>
            </w:pPr>
            <w:r w:rsidRPr="008F5618">
              <w:rPr>
                <w:sz w:val="20"/>
                <w:szCs w:val="20"/>
              </w:rPr>
              <w:t>398</w:t>
            </w:r>
          </w:p>
        </w:tc>
        <w:tc>
          <w:tcPr>
            <w:tcW w:w="698" w:type="pct"/>
            <w:vAlign w:val="bottom"/>
          </w:tcPr>
          <w:p w:rsidR="00E23DF4" w:rsidRPr="008F5618" w:rsidRDefault="00E23DF4" w:rsidP="00DF26B6">
            <w:pPr>
              <w:spacing w:after="0"/>
              <w:jc w:val="center"/>
              <w:rPr>
                <w:sz w:val="20"/>
                <w:szCs w:val="20"/>
              </w:rPr>
            </w:pPr>
            <w:r w:rsidRPr="008F5618">
              <w:rPr>
                <w:sz w:val="20"/>
                <w:szCs w:val="20"/>
              </w:rPr>
              <w:t>1,098</w:t>
            </w:r>
          </w:p>
        </w:tc>
        <w:tc>
          <w:tcPr>
            <w:tcW w:w="425" w:type="pct"/>
            <w:vAlign w:val="bottom"/>
          </w:tcPr>
          <w:p w:rsidR="00E23DF4" w:rsidRPr="008F5618" w:rsidRDefault="00E23DF4" w:rsidP="00DF26B6">
            <w:pPr>
              <w:spacing w:after="0"/>
              <w:jc w:val="center"/>
              <w:rPr>
                <w:sz w:val="20"/>
                <w:szCs w:val="20"/>
              </w:rPr>
            </w:pPr>
            <w:r w:rsidRPr="008F5618">
              <w:rPr>
                <w:sz w:val="20"/>
                <w:szCs w:val="20"/>
              </w:rPr>
              <w:t>920</w:t>
            </w:r>
          </w:p>
        </w:tc>
        <w:tc>
          <w:tcPr>
            <w:tcW w:w="481" w:type="pct"/>
            <w:vAlign w:val="bottom"/>
          </w:tcPr>
          <w:p w:rsidR="00E23DF4" w:rsidRPr="008F5618" w:rsidRDefault="00E23DF4" w:rsidP="00DF26B6">
            <w:pPr>
              <w:spacing w:after="0"/>
              <w:jc w:val="center"/>
              <w:rPr>
                <w:sz w:val="20"/>
                <w:szCs w:val="20"/>
              </w:rPr>
            </w:pPr>
            <w:r w:rsidRPr="008F5618">
              <w:rPr>
                <w:sz w:val="20"/>
                <w:szCs w:val="20"/>
              </w:rPr>
              <w:t>2,943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31"/>
        </w:trPr>
        <w:tc>
          <w:tcPr>
            <w:tcW w:w="571" w:type="pct"/>
            <w:tcBorders>
              <w:bottom w:val="single" w:sz="4" w:space="0" w:color="auto"/>
            </w:tcBorders>
            <w:vAlign w:val="center"/>
          </w:tcPr>
          <w:p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02"/>
        </w:trPr>
        <w:tc>
          <w:tcPr>
            <w:tcW w:w="571" w:type="pct"/>
            <w:tcBorders>
              <w:top w:val="single" w:sz="4" w:space="0" w:color="auto"/>
              <w:bottom w:val="single" w:sz="4" w:space="0" w:color="auto"/>
            </w:tcBorders>
            <w:vAlign w:val="center"/>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3,235</w:t>
            </w:r>
          </w:p>
        </w:tc>
      </w:tr>
    </w:tbl>
    <w:p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E23DF4" w:rsidRDefault="00E23DF4" w:rsidP="00E23DF4">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rsidR="00E23DF4" w:rsidRDefault="00E23DF4" w:rsidP="00E23DF4">
      <w:pPr>
        <w:rPr>
          <w:sz w:val="18"/>
          <w:szCs w:val="18"/>
        </w:rPr>
      </w:pPr>
    </w:p>
    <w:p w:rsidR="00E23DF4" w:rsidRDefault="00E23DF4">
      <w:pPr>
        <w:spacing w:after="0"/>
        <w:jc w:val="left"/>
      </w:pPr>
      <w:r>
        <w:br w:type="page"/>
      </w:r>
    </w:p>
    <w:p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rsidR="00E23DF4" w:rsidRDefault="00094A79" w:rsidP="00094A79">
      <w:pPr>
        <w:pStyle w:val="Caption"/>
      </w:pPr>
      <w:bookmarkStart w:id="98" w:name="_Toc516752463"/>
      <w:r>
        <w:lastRenderedPageBreak/>
        <w:t xml:space="preserve">Appendix A </w:t>
      </w:r>
      <w:r w:rsidR="008667D6">
        <w:fldChar w:fldCharType="begin"/>
      </w:r>
      <w:r w:rsidR="008667D6">
        <w:instrText xml:space="preserve"> SEQ Appendix_A \* ARABIC </w:instrText>
      </w:r>
      <w:r w:rsidR="008667D6">
        <w:fldChar w:fldCharType="separate"/>
      </w:r>
      <w:r w:rsidR="00167CAD">
        <w:rPr>
          <w:noProof/>
        </w:rPr>
        <w:t>3</w:t>
      </w:r>
      <w:r w:rsidR="008667D6">
        <w:rPr>
          <w:noProof/>
        </w:rPr>
        <w:fldChar w:fldCharType="end"/>
      </w:r>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98"/>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rsidR="00E23DF4" w:rsidRDefault="00E23DF4" w:rsidP="00DF26B6">
            <w:pPr>
              <w:spacing w:after="0"/>
              <w:jc w:val="center"/>
              <w:rPr>
                <w:color w:val="000000"/>
                <w:sz w:val="18"/>
                <w:szCs w:val="18"/>
              </w:rPr>
            </w:pPr>
          </w:p>
        </w:tc>
        <w:tc>
          <w:tcPr>
            <w:tcW w:w="267" w:type="pct"/>
            <w:tcBorders>
              <w:top w:val="single" w:sz="4" w:space="0" w:color="auto"/>
            </w:tcBorders>
            <w:vAlign w:val="bottom"/>
          </w:tcPr>
          <w:p w:rsidR="00E23DF4" w:rsidRDefault="00E23DF4" w:rsidP="00DF26B6">
            <w:pPr>
              <w:spacing w:after="0"/>
              <w:jc w:val="center"/>
              <w:rPr>
                <w:color w:val="000000"/>
                <w:sz w:val="18"/>
                <w:szCs w:val="18"/>
              </w:rPr>
            </w:pPr>
          </w:p>
        </w:tc>
        <w:tc>
          <w:tcPr>
            <w:tcW w:w="341" w:type="pct"/>
            <w:tcBorders>
              <w:top w:val="single" w:sz="4" w:space="0" w:color="auto"/>
            </w:tcBorders>
            <w:vAlign w:val="bottom"/>
          </w:tcPr>
          <w:p w:rsidR="00E23DF4" w:rsidRDefault="00E23DF4" w:rsidP="00DF26B6">
            <w:pPr>
              <w:spacing w:after="0"/>
              <w:jc w:val="center"/>
              <w:rPr>
                <w:color w:val="000000"/>
                <w:sz w:val="18"/>
                <w:szCs w:val="18"/>
              </w:rPr>
            </w:pPr>
          </w:p>
        </w:tc>
        <w:tc>
          <w:tcPr>
            <w:tcW w:w="288"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246"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322" w:type="pct"/>
            <w:tcBorders>
              <w:top w:val="single" w:sz="4" w:space="0" w:color="auto"/>
            </w:tcBorders>
            <w:vAlign w:val="bottom"/>
          </w:tcPr>
          <w:p w:rsidR="00E23DF4" w:rsidRDefault="00E23DF4" w:rsidP="00DF26B6">
            <w:pPr>
              <w:spacing w:after="0"/>
              <w:jc w:val="center"/>
              <w:rPr>
                <w:color w:val="000000"/>
                <w:sz w:val="18"/>
                <w:szCs w:val="18"/>
              </w:rPr>
            </w:pPr>
          </w:p>
        </w:tc>
        <w:tc>
          <w:tcPr>
            <w:tcW w:w="236" w:type="pct"/>
            <w:tcBorders>
              <w:top w:val="single" w:sz="4" w:space="0" w:color="auto"/>
            </w:tcBorders>
            <w:vAlign w:val="bottom"/>
          </w:tcPr>
          <w:p w:rsidR="00E23DF4" w:rsidRDefault="00E23DF4" w:rsidP="00DF26B6">
            <w:pPr>
              <w:spacing w:after="0"/>
              <w:jc w:val="center"/>
              <w:rPr>
                <w:color w:val="000000"/>
                <w:sz w:val="18"/>
                <w:szCs w:val="18"/>
              </w:rPr>
            </w:pPr>
          </w:p>
        </w:tc>
        <w:tc>
          <w:tcPr>
            <w:tcW w:w="280" w:type="pct"/>
            <w:tcBorders>
              <w:top w:val="single" w:sz="4" w:space="0" w:color="auto"/>
            </w:tcBorders>
            <w:vAlign w:val="bottom"/>
          </w:tcPr>
          <w:p w:rsidR="00E23DF4" w:rsidRDefault="00E23DF4" w:rsidP="00DF26B6">
            <w:pPr>
              <w:spacing w:after="0"/>
              <w:jc w:val="center"/>
              <w:rPr>
                <w:color w:val="000000"/>
                <w:sz w:val="18"/>
                <w:szCs w:val="18"/>
              </w:rPr>
            </w:pPr>
          </w:p>
        </w:tc>
        <w:tc>
          <w:tcPr>
            <w:tcW w:w="383" w:type="pct"/>
            <w:tcBorders>
              <w:top w:val="single" w:sz="4" w:space="0" w:color="auto"/>
            </w:tcBorders>
            <w:vAlign w:val="bottom"/>
          </w:tcPr>
          <w:p w:rsidR="00E23DF4" w:rsidRDefault="00E23DF4" w:rsidP="00DF26B6">
            <w:pPr>
              <w:spacing w:after="0"/>
              <w:jc w:val="center"/>
              <w:rPr>
                <w:color w:val="000000"/>
                <w:sz w:val="18"/>
                <w:szCs w:val="18"/>
              </w:rPr>
            </w:pPr>
          </w:p>
        </w:tc>
        <w:tc>
          <w:tcPr>
            <w:tcW w:w="390" w:type="pct"/>
            <w:tcBorders>
              <w:top w:val="single" w:sz="4" w:space="0" w:color="auto"/>
            </w:tcBorders>
            <w:vAlign w:val="bottom"/>
          </w:tcPr>
          <w:p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Combined</w:t>
            </w:r>
          </w:p>
          <w:p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Hugh</w:t>
            </w:r>
          </w:p>
          <w:p w:rsidR="00E23DF4" w:rsidRDefault="00E23DF4" w:rsidP="00DF26B6">
            <w:pPr>
              <w:spacing w:after="0"/>
              <w:jc w:val="center"/>
              <w:rPr>
                <w:color w:val="000000"/>
                <w:sz w:val="18"/>
                <w:szCs w:val="18"/>
              </w:rPr>
            </w:pPr>
            <w:r>
              <w:rPr>
                <w:color w:val="000000"/>
                <w:sz w:val="18"/>
                <w:szCs w:val="18"/>
              </w:rPr>
              <w:t>Smith L.</w:t>
            </w:r>
          </w:p>
          <w:p w:rsidR="00E23DF4" w:rsidRDefault="00E23DF4" w:rsidP="00DF26B6">
            <w:pPr>
              <w:spacing w:after="0"/>
              <w:jc w:val="center"/>
              <w:rPr>
                <w:color w:val="000000"/>
                <w:sz w:val="18"/>
                <w:szCs w:val="18"/>
              </w:rPr>
            </w:pPr>
            <w:r>
              <w:rPr>
                <w:color w:val="000000"/>
                <w:sz w:val="18"/>
                <w:szCs w:val="18"/>
              </w:rPr>
              <w:t>(Weir)</w:t>
            </w:r>
          </w:p>
        </w:tc>
      </w:tr>
      <w:tr w:rsidR="00E23DF4" w:rsidRPr="003337FF" w:rsidTr="00DF26B6">
        <w:trPr>
          <w:trHeight w:val="202"/>
        </w:trPr>
        <w:tc>
          <w:tcPr>
            <w:tcW w:w="261" w:type="pct"/>
            <w:tcBorders>
              <w:bottom w:val="single" w:sz="4" w:space="0" w:color="auto"/>
            </w:tcBorders>
            <w:vAlign w:val="bottom"/>
          </w:tcPr>
          <w:p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r>
      <w:tr w:rsidR="00E23DF4" w:rsidRPr="003337FF" w:rsidTr="00DF26B6">
        <w:trPr>
          <w:trHeight w:hRule="exact" w:val="259"/>
        </w:trPr>
        <w:tc>
          <w:tcPr>
            <w:tcW w:w="261" w:type="pct"/>
            <w:tcBorders>
              <w:top w:val="single" w:sz="4" w:space="0" w:color="auto"/>
            </w:tcBorders>
            <w:vAlign w:val="bottom"/>
          </w:tcPr>
          <w:p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1,117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1988</w:t>
            </w:r>
          </w:p>
        </w:tc>
        <w:tc>
          <w:tcPr>
            <w:tcW w:w="303" w:type="pct"/>
            <w:vAlign w:val="bottom"/>
          </w:tcPr>
          <w:p w:rsidR="00E23DF4" w:rsidRPr="00122EF2" w:rsidRDefault="00E23DF4" w:rsidP="00DF26B6">
            <w:pPr>
              <w:spacing w:after="0"/>
              <w:jc w:val="center"/>
              <w:rPr>
                <w:sz w:val="18"/>
                <w:szCs w:val="18"/>
              </w:rPr>
            </w:pPr>
            <w:r w:rsidRPr="00122EF2">
              <w:rPr>
                <w:sz w:val="18"/>
                <w:szCs w:val="18"/>
              </w:rPr>
              <w:t>72</w:t>
            </w:r>
          </w:p>
        </w:tc>
        <w:tc>
          <w:tcPr>
            <w:tcW w:w="267" w:type="pct"/>
            <w:vAlign w:val="bottom"/>
          </w:tcPr>
          <w:p w:rsidR="00E23DF4" w:rsidRPr="00122EF2" w:rsidRDefault="00E23DF4" w:rsidP="00DF26B6">
            <w:pPr>
              <w:spacing w:after="0"/>
              <w:jc w:val="center"/>
              <w:rPr>
                <w:sz w:val="18"/>
                <w:szCs w:val="18"/>
              </w:rPr>
            </w:pPr>
            <w:r w:rsidRPr="00122EF2">
              <w:rPr>
                <w:sz w:val="18"/>
                <w:szCs w:val="18"/>
              </w:rPr>
              <w:t>150</w:t>
            </w:r>
          </w:p>
        </w:tc>
        <w:tc>
          <w:tcPr>
            <w:tcW w:w="341" w:type="pct"/>
            <w:vAlign w:val="bottom"/>
          </w:tcPr>
          <w:p w:rsidR="00E23DF4" w:rsidRPr="00122EF2" w:rsidRDefault="00E23DF4" w:rsidP="00DF26B6">
            <w:pPr>
              <w:spacing w:after="0"/>
              <w:jc w:val="center"/>
              <w:rPr>
                <w:sz w:val="18"/>
                <w:szCs w:val="18"/>
              </w:rPr>
            </w:pPr>
            <w:r w:rsidRPr="00122EF2">
              <w:rPr>
                <w:sz w:val="18"/>
                <w:szCs w:val="18"/>
              </w:rPr>
              <w:t>205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175</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193</w:t>
            </w:r>
          </w:p>
        </w:tc>
        <w:tc>
          <w:tcPr>
            <w:tcW w:w="322" w:type="pct"/>
            <w:vAlign w:val="bottom"/>
          </w:tcPr>
          <w:p w:rsidR="00E23DF4" w:rsidRPr="00122EF2" w:rsidRDefault="00E23DF4" w:rsidP="00DF26B6">
            <w:pPr>
              <w:spacing w:after="0"/>
              <w:jc w:val="center"/>
              <w:rPr>
                <w:sz w:val="18"/>
                <w:szCs w:val="18"/>
              </w:rPr>
            </w:pPr>
            <w:r w:rsidRPr="00122EF2">
              <w:rPr>
                <w:sz w:val="18"/>
                <w:szCs w:val="18"/>
              </w:rPr>
              <w:t>790</w:t>
            </w:r>
          </w:p>
        </w:tc>
        <w:tc>
          <w:tcPr>
            <w:tcW w:w="236" w:type="pct"/>
            <w:vAlign w:val="bottom"/>
          </w:tcPr>
          <w:p w:rsidR="00E23DF4" w:rsidRPr="00122EF2" w:rsidRDefault="00E23DF4" w:rsidP="00DF26B6">
            <w:pPr>
              <w:spacing w:after="0"/>
              <w:jc w:val="center"/>
              <w:rPr>
                <w:sz w:val="18"/>
                <w:szCs w:val="18"/>
              </w:rPr>
            </w:pPr>
            <w:r w:rsidRPr="00122EF2">
              <w:rPr>
                <w:sz w:val="18"/>
                <w:szCs w:val="18"/>
              </w:rPr>
              <w:t>850</w:t>
            </w:r>
          </w:p>
        </w:tc>
        <w:tc>
          <w:tcPr>
            <w:tcW w:w="280" w:type="pct"/>
            <w:vAlign w:val="bottom"/>
          </w:tcPr>
          <w:p w:rsidR="00E23DF4" w:rsidRPr="00122EF2" w:rsidRDefault="00E23DF4" w:rsidP="00DF26B6">
            <w:pPr>
              <w:spacing w:after="0"/>
              <w:jc w:val="center"/>
              <w:rPr>
                <w:sz w:val="18"/>
                <w:szCs w:val="18"/>
              </w:rPr>
            </w:pPr>
            <w:r w:rsidRPr="00122EF2">
              <w:rPr>
                <w:sz w:val="18"/>
                <w:szCs w:val="18"/>
              </w:rPr>
              <w:t>600</w:t>
            </w:r>
          </w:p>
        </w:tc>
        <w:tc>
          <w:tcPr>
            <w:tcW w:w="383" w:type="pct"/>
            <w:vAlign w:val="bottom"/>
          </w:tcPr>
          <w:p w:rsidR="00E23DF4" w:rsidRPr="00122EF2" w:rsidRDefault="00E23DF4" w:rsidP="00DF26B6">
            <w:pPr>
              <w:spacing w:after="0"/>
              <w:jc w:val="center"/>
              <w:rPr>
                <w:sz w:val="18"/>
                <w:szCs w:val="18"/>
              </w:rPr>
            </w:pPr>
            <w:r w:rsidRPr="00122EF2">
              <w:rPr>
                <w:sz w:val="18"/>
                <w:szCs w:val="18"/>
              </w:rPr>
              <w:t>52</w:t>
            </w:r>
          </w:p>
        </w:tc>
        <w:tc>
          <w:tcPr>
            <w:tcW w:w="390" w:type="pct"/>
            <w:vAlign w:val="bottom"/>
          </w:tcPr>
          <w:p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513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101</w:t>
            </w:r>
          </w:p>
        </w:tc>
        <w:tc>
          <w:tcPr>
            <w:tcW w:w="341" w:type="pct"/>
            <w:vAlign w:val="bottom"/>
          </w:tcPr>
          <w:p w:rsidR="00E23DF4" w:rsidRPr="00122EF2" w:rsidRDefault="00E23DF4" w:rsidP="00DF26B6">
            <w:pPr>
              <w:spacing w:after="0"/>
              <w:jc w:val="center"/>
              <w:rPr>
                <w:sz w:val="18"/>
                <w:szCs w:val="18"/>
              </w:rPr>
            </w:pPr>
            <w:r w:rsidRPr="00122EF2">
              <w:rPr>
                <w:sz w:val="18"/>
                <w:szCs w:val="18"/>
              </w:rPr>
              <w:t>290</w:t>
            </w:r>
          </w:p>
        </w:tc>
        <w:tc>
          <w:tcPr>
            <w:tcW w:w="288" w:type="pct"/>
            <w:vAlign w:val="bottom"/>
          </w:tcPr>
          <w:p w:rsidR="00E23DF4" w:rsidRPr="00122EF2" w:rsidRDefault="00E23DF4" w:rsidP="00DF26B6">
            <w:pPr>
              <w:spacing w:after="0"/>
              <w:jc w:val="center"/>
              <w:rPr>
                <w:sz w:val="18"/>
                <w:szCs w:val="18"/>
              </w:rPr>
            </w:pPr>
            <w:r w:rsidRPr="00122EF2">
              <w:rPr>
                <w:sz w:val="18"/>
                <w:szCs w:val="18"/>
              </w:rPr>
              <w:t>15</w:t>
            </w:r>
          </w:p>
        </w:tc>
        <w:tc>
          <w:tcPr>
            <w:tcW w:w="257" w:type="pct"/>
            <w:vAlign w:val="bottom"/>
          </w:tcPr>
          <w:p w:rsidR="00E23DF4" w:rsidRPr="00122EF2" w:rsidRDefault="00E23DF4" w:rsidP="00DF26B6">
            <w:pPr>
              <w:spacing w:after="0"/>
              <w:jc w:val="center"/>
              <w:rPr>
                <w:sz w:val="18"/>
                <w:szCs w:val="18"/>
              </w:rPr>
            </w:pPr>
            <w:r w:rsidRPr="00122EF2">
              <w:rPr>
                <w:sz w:val="18"/>
                <w:szCs w:val="18"/>
              </w:rPr>
              <w:t>925</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246" w:type="pct"/>
            <w:vAlign w:val="bottom"/>
          </w:tcPr>
          <w:p w:rsidR="00E23DF4" w:rsidRPr="00122EF2" w:rsidRDefault="00E23DF4" w:rsidP="00DF26B6">
            <w:pPr>
              <w:spacing w:after="0"/>
              <w:jc w:val="center"/>
              <w:rPr>
                <w:sz w:val="18"/>
                <w:szCs w:val="18"/>
              </w:rPr>
            </w:pPr>
            <w:r w:rsidRPr="00122EF2">
              <w:rPr>
                <w:sz w:val="18"/>
                <w:szCs w:val="18"/>
              </w:rPr>
              <w:t>510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322" w:type="pct"/>
            <w:vAlign w:val="bottom"/>
          </w:tcPr>
          <w:p w:rsidR="00E23DF4" w:rsidRPr="00122EF2" w:rsidRDefault="00E23DF4" w:rsidP="00DF26B6">
            <w:pPr>
              <w:spacing w:after="0"/>
              <w:jc w:val="center"/>
              <w:rPr>
                <w:sz w:val="18"/>
                <w:szCs w:val="18"/>
              </w:rPr>
            </w:pPr>
            <w:r w:rsidRPr="00122EF2">
              <w:rPr>
                <w:sz w:val="18"/>
                <w:szCs w:val="18"/>
              </w:rPr>
              <w:t>1,000</w:t>
            </w:r>
          </w:p>
        </w:tc>
        <w:tc>
          <w:tcPr>
            <w:tcW w:w="236" w:type="pct"/>
            <w:vAlign w:val="bottom"/>
          </w:tcPr>
          <w:p w:rsidR="00E23DF4" w:rsidRPr="00122EF2" w:rsidRDefault="00E23DF4" w:rsidP="00DF26B6">
            <w:pPr>
              <w:spacing w:after="0"/>
              <w:jc w:val="center"/>
              <w:rPr>
                <w:sz w:val="18"/>
                <w:szCs w:val="18"/>
              </w:rPr>
            </w:pPr>
            <w:r w:rsidRPr="00122EF2">
              <w:rPr>
                <w:sz w:val="18"/>
                <w:szCs w:val="18"/>
              </w:rPr>
              <w:t>650</w:t>
            </w:r>
          </w:p>
        </w:tc>
        <w:tc>
          <w:tcPr>
            <w:tcW w:w="280" w:type="pct"/>
            <w:vAlign w:val="bottom"/>
          </w:tcPr>
          <w:p w:rsidR="00E23DF4" w:rsidRPr="00122EF2" w:rsidRDefault="00E23DF4" w:rsidP="00DF26B6">
            <w:pPr>
              <w:spacing w:after="0"/>
              <w:jc w:val="center"/>
              <w:rPr>
                <w:sz w:val="18"/>
                <w:szCs w:val="18"/>
              </w:rPr>
            </w:pPr>
            <w:r w:rsidRPr="00122EF2">
              <w:rPr>
                <w:sz w:val="18"/>
                <w:szCs w:val="18"/>
              </w:rPr>
              <w:t>1,175</w:t>
            </w:r>
          </w:p>
        </w:tc>
        <w:tc>
          <w:tcPr>
            <w:tcW w:w="383" w:type="pct"/>
            <w:vAlign w:val="bottom"/>
          </w:tcPr>
          <w:p w:rsidR="00E23DF4" w:rsidRPr="00122EF2" w:rsidRDefault="00E23DF4" w:rsidP="00DF26B6">
            <w:pPr>
              <w:spacing w:after="0"/>
              <w:jc w:val="center"/>
              <w:rPr>
                <w:sz w:val="18"/>
                <w:szCs w:val="18"/>
              </w:rPr>
            </w:pPr>
            <w:r w:rsidRPr="00122EF2">
              <w:rPr>
                <w:sz w:val="18"/>
                <w:szCs w:val="18"/>
              </w:rPr>
              <w:t>350</w:t>
            </w:r>
          </w:p>
        </w:tc>
        <w:tc>
          <w:tcPr>
            <w:tcW w:w="390" w:type="pct"/>
            <w:vAlign w:val="bottom"/>
          </w:tcPr>
          <w:p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433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1990</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30</w:t>
            </w:r>
          </w:p>
        </w:tc>
        <w:tc>
          <w:tcPr>
            <w:tcW w:w="341" w:type="pct"/>
            <w:vAlign w:val="bottom"/>
          </w:tcPr>
          <w:p w:rsidR="00E23DF4" w:rsidRPr="00122EF2" w:rsidRDefault="00E23DF4" w:rsidP="00DF26B6">
            <w:pPr>
              <w:spacing w:after="0"/>
              <w:jc w:val="center"/>
              <w:rPr>
                <w:sz w:val="18"/>
                <w:szCs w:val="18"/>
              </w:rPr>
            </w:pPr>
            <w:r w:rsidRPr="00122EF2">
              <w:rPr>
                <w:sz w:val="18"/>
                <w:szCs w:val="18"/>
              </w:rPr>
              <w:t>235</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135</w:t>
            </w:r>
          </w:p>
        </w:tc>
        <w:tc>
          <w:tcPr>
            <w:tcW w:w="390" w:type="pct"/>
            <w:vAlign w:val="bottom"/>
          </w:tcPr>
          <w:p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870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1991</w:t>
            </w:r>
          </w:p>
        </w:tc>
        <w:tc>
          <w:tcPr>
            <w:tcW w:w="303" w:type="pct"/>
            <w:vAlign w:val="bottom"/>
          </w:tcPr>
          <w:p w:rsidR="00E23DF4" w:rsidRPr="00122EF2" w:rsidRDefault="00E23DF4" w:rsidP="00DF26B6">
            <w:pPr>
              <w:spacing w:after="0"/>
              <w:jc w:val="center"/>
              <w:rPr>
                <w:sz w:val="18"/>
                <w:szCs w:val="18"/>
              </w:rPr>
            </w:pPr>
            <w:r w:rsidRPr="00122EF2">
              <w:rPr>
                <w:sz w:val="18"/>
                <w:szCs w:val="18"/>
              </w:rPr>
              <w:t>245</w:t>
            </w:r>
          </w:p>
        </w:tc>
        <w:tc>
          <w:tcPr>
            <w:tcW w:w="267" w:type="pct"/>
            <w:vAlign w:val="bottom"/>
          </w:tcPr>
          <w:p w:rsidR="00E23DF4" w:rsidRPr="00122EF2" w:rsidRDefault="00E23DF4" w:rsidP="00DF26B6">
            <w:pPr>
              <w:spacing w:after="0"/>
              <w:jc w:val="center"/>
              <w:rPr>
                <w:sz w:val="18"/>
                <w:szCs w:val="18"/>
              </w:rPr>
            </w:pPr>
            <w:r w:rsidRPr="00122EF2">
              <w:rPr>
                <w:sz w:val="18"/>
                <w:szCs w:val="18"/>
              </w:rPr>
              <w:t>50</w:t>
            </w:r>
          </w:p>
        </w:tc>
        <w:tc>
          <w:tcPr>
            <w:tcW w:w="341" w:type="pct"/>
            <w:vAlign w:val="bottom"/>
          </w:tcPr>
          <w:p w:rsidR="00E23DF4" w:rsidRPr="00122EF2" w:rsidRDefault="00E23DF4" w:rsidP="00DF26B6">
            <w:pPr>
              <w:spacing w:after="0"/>
              <w:jc w:val="center"/>
              <w:rPr>
                <w:sz w:val="18"/>
                <w:szCs w:val="18"/>
              </w:rPr>
            </w:pPr>
            <w:r w:rsidRPr="00122EF2">
              <w:rPr>
                <w:sz w:val="18"/>
                <w:szCs w:val="18"/>
              </w:rPr>
              <w:t>285</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550</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300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375</w:t>
            </w:r>
          </w:p>
        </w:tc>
        <w:tc>
          <w:tcPr>
            <w:tcW w:w="322" w:type="pct"/>
            <w:vAlign w:val="bottom"/>
          </w:tcPr>
          <w:p w:rsidR="00E23DF4" w:rsidRPr="00122EF2" w:rsidRDefault="00E23DF4" w:rsidP="00DF26B6">
            <w:pPr>
              <w:spacing w:after="0"/>
              <w:jc w:val="center"/>
              <w:rPr>
                <w:sz w:val="18"/>
                <w:szCs w:val="18"/>
              </w:rPr>
            </w:pPr>
            <w:r w:rsidRPr="00122EF2">
              <w:rPr>
                <w:sz w:val="18"/>
                <w:szCs w:val="18"/>
              </w:rPr>
              <w:t>725</w:t>
            </w:r>
          </w:p>
        </w:tc>
        <w:tc>
          <w:tcPr>
            <w:tcW w:w="236" w:type="pct"/>
            <w:vAlign w:val="bottom"/>
          </w:tcPr>
          <w:p w:rsidR="00E23DF4" w:rsidRPr="00122EF2" w:rsidRDefault="00E23DF4" w:rsidP="00DF26B6">
            <w:pPr>
              <w:spacing w:after="0"/>
              <w:jc w:val="center"/>
              <w:rPr>
                <w:sz w:val="18"/>
                <w:szCs w:val="18"/>
              </w:rPr>
            </w:pPr>
            <w:r w:rsidRPr="00122EF2">
              <w:rPr>
                <w:sz w:val="18"/>
                <w:szCs w:val="18"/>
              </w:rPr>
              <w:t>800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671</w:t>
            </w:r>
          </w:p>
        </w:tc>
        <w:tc>
          <w:tcPr>
            <w:tcW w:w="390" w:type="pct"/>
            <w:vAlign w:val="bottom"/>
          </w:tcPr>
          <w:p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1,836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1992</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270</w:t>
            </w:r>
          </w:p>
        </w:tc>
        <w:tc>
          <w:tcPr>
            <w:tcW w:w="341" w:type="pct"/>
            <w:vAlign w:val="bottom"/>
          </w:tcPr>
          <w:p w:rsidR="00E23DF4" w:rsidRPr="00122EF2" w:rsidRDefault="00E23DF4" w:rsidP="00DF26B6">
            <w:pPr>
              <w:spacing w:after="0"/>
              <w:jc w:val="center"/>
              <w:rPr>
                <w:sz w:val="18"/>
                <w:szCs w:val="18"/>
              </w:rPr>
            </w:pPr>
            <w:r w:rsidRPr="00122EF2">
              <w:rPr>
                <w:sz w:val="18"/>
                <w:szCs w:val="18"/>
              </w:rPr>
              <w:t>860</w:t>
            </w:r>
          </w:p>
        </w:tc>
        <w:tc>
          <w:tcPr>
            <w:tcW w:w="288" w:type="pct"/>
            <w:vAlign w:val="bottom"/>
          </w:tcPr>
          <w:p w:rsidR="00E23DF4" w:rsidRPr="00122EF2" w:rsidRDefault="00E23DF4" w:rsidP="00DF26B6">
            <w:pPr>
              <w:spacing w:after="0"/>
              <w:jc w:val="center"/>
              <w:rPr>
                <w:sz w:val="18"/>
                <w:szCs w:val="18"/>
              </w:rPr>
            </w:pPr>
            <w:r w:rsidRPr="00122EF2">
              <w:rPr>
                <w:sz w:val="18"/>
                <w:szCs w:val="18"/>
              </w:rPr>
              <w:t>90</w:t>
            </w:r>
          </w:p>
        </w:tc>
        <w:tc>
          <w:tcPr>
            <w:tcW w:w="257" w:type="pct"/>
            <w:vAlign w:val="bottom"/>
          </w:tcPr>
          <w:p w:rsidR="00E23DF4" w:rsidRPr="00122EF2" w:rsidRDefault="00E23DF4" w:rsidP="00DF26B6">
            <w:pPr>
              <w:spacing w:after="0"/>
              <w:jc w:val="center"/>
              <w:rPr>
                <w:sz w:val="18"/>
                <w:szCs w:val="18"/>
              </w:rPr>
            </w:pPr>
            <w:r w:rsidRPr="00122EF2">
              <w:rPr>
                <w:sz w:val="18"/>
                <w:szCs w:val="18"/>
              </w:rPr>
              <w:t>675</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250</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360</w:t>
            </w:r>
          </w:p>
        </w:tc>
        <w:tc>
          <w:tcPr>
            <w:tcW w:w="322" w:type="pct"/>
            <w:vAlign w:val="bottom"/>
          </w:tcPr>
          <w:p w:rsidR="00E23DF4" w:rsidRPr="00122EF2" w:rsidRDefault="00E23DF4" w:rsidP="00DF26B6">
            <w:pPr>
              <w:spacing w:after="0"/>
              <w:jc w:val="center"/>
              <w:rPr>
                <w:sz w:val="18"/>
                <w:szCs w:val="18"/>
              </w:rPr>
            </w:pPr>
            <w:r w:rsidRPr="00122EF2">
              <w:rPr>
                <w:sz w:val="18"/>
                <w:szCs w:val="18"/>
              </w:rPr>
              <w:t>650</w:t>
            </w:r>
          </w:p>
        </w:tc>
        <w:tc>
          <w:tcPr>
            <w:tcW w:w="236" w:type="pct"/>
            <w:vAlign w:val="bottom"/>
          </w:tcPr>
          <w:p w:rsidR="00E23DF4" w:rsidRPr="00122EF2" w:rsidRDefault="00E23DF4" w:rsidP="00DF26B6">
            <w:pPr>
              <w:spacing w:after="0"/>
              <w:jc w:val="center"/>
              <w:rPr>
                <w:sz w:val="18"/>
                <w:szCs w:val="18"/>
              </w:rPr>
            </w:pPr>
            <w:r w:rsidRPr="00122EF2">
              <w:rPr>
                <w:sz w:val="18"/>
                <w:szCs w:val="18"/>
              </w:rPr>
              <w:t>627</w:t>
            </w:r>
          </w:p>
        </w:tc>
        <w:tc>
          <w:tcPr>
            <w:tcW w:w="280" w:type="pct"/>
            <w:vAlign w:val="bottom"/>
          </w:tcPr>
          <w:p w:rsidR="00E23DF4" w:rsidRPr="00122EF2" w:rsidRDefault="00E23DF4" w:rsidP="00DF26B6">
            <w:pPr>
              <w:spacing w:after="0"/>
              <w:jc w:val="center"/>
              <w:rPr>
                <w:sz w:val="18"/>
                <w:szCs w:val="18"/>
              </w:rPr>
            </w:pPr>
            <w:r w:rsidRPr="00122EF2">
              <w:rPr>
                <w:sz w:val="18"/>
                <w:szCs w:val="18"/>
              </w:rPr>
              <w:t>1,285</w:t>
            </w:r>
          </w:p>
        </w:tc>
        <w:tc>
          <w:tcPr>
            <w:tcW w:w="383" w:type="pct"/>
            <w:vAlign w:val="bottom"/>
          </w:tcPr>
          <w:p w:rsidR="00E23DF4" w:rsidRPr="00122EF2" w:rsidRDefault="00E23DF4" w:rsidP="00DF26B6">
            <w:pPr>
              <w:spacing w:after="0"/>
              <w:jc w:val="center"/>
              <w:rPr>
                <w:sz w:val="18"/>
                <w:szCs w:val="18"/>
              </w:rPr>
            </w:pPr>
            <w:r w:rsidRPr="00122EF2">
              <w:rPr>
                <w:sz w:val="18"/>
                <w:szCs w:val="18"/>
              </w:rPr>
              <w:t>550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1,426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1993</w:t>
            </w:r>
          </w:p>
        </w:tc>
        <w:tc>
          <w:tcPr>
            <w:tcW w:w="303" w:type="pct"/>
            <w:vAlign w:val="bottom"/>
          </w:tcPr>
          <w:p w:rsidR="00E23DF4" w:rsidRPr="00122EF2" w:rsidRDefault="00E23DF4" w:rsidP="00DF26B6">
            <w:pPr>
              <w:spacing w:after="0"/>
              <w:jc w:val="center"/>
              <w:rPr>
                <w:sz w:val="18"/>
                <w:szCs w:val="18"/>
              </w:rPr>
            </w:pPr>
            <w:r w:rsidRPr="00122EF2">
              <w:rPr>
                <w:sz w:val="18"/>
                <w:szCs w:val="18"/>
              </w:rPr>
              <w:t>90</w:t>
            </w:r>
          </w:p>
        </w:tc>
        <w:tc>
          <w:tcPr>
            <w:tcW w:w="267" w:type="pct"/>
            <w:vAlign w:val="bottom"/>
          </w:tcPr>
          <w:p w:rsidR="00E23DF4" w:rsidRPr="00122EF2" w:rsidRDefault="00E23DF4" w:rsidP="00DF26B6">
            <w:pPr>
              <w:spacing w:after="0"/>
              <w:jc w:val="center"/>
              <w:rPr>
                <w:sz w:val="18"/>
                <w:szCs w:val="18"/>
              </w:rPr>
            </w:pPr>
            <w:r w:rsidRPr="00122EF2">
              <w:rPr>
                <w:sz w:val="18"/>
                <w:szCs w:val="18"/>
              </w:rPr>
              <w:t>175</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475</w:t>
            </w:r>
          </w:p>
        </w:tc>
        <w:tc>
          <w:tcPr>
            <w:tcW w:w="276" w:type="pct"/>
            <w:vAlign w:val="bottom"/>
          </w:tcPr>
          <w:p w:rsidR="00E23DF4" w:rsidRPr="00122EF2" w:rsidRDefault="00E23DF4" w:rsidP="00DF26B6">
            <w:pPr>
              <w:spacing w:after="0"/>
              <w:jc w:val="center"/>
              <w:rPr>
                <w:sz w:val="18"/>
                <w:szCs w:val="18"/>
              </w:rPr>
            </w:pPr>
            <w:r w:rsidRPr="00122EF2">
              <w:rPr>
                <w:sz w:val="18"/>
                <w:szCs w:val="18"/>
              </w:rPr>
              <w:t>325</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310</w:t>
            </w:r>
          </w:p>
        </w:tc>
        <w:tc>
          <w:tcPr>
            <w:tcW w:w="322" w:type="pct"/>
            <w:vAlign w:val="bottom"/>
          </w:tcPr>
          <w:p w:rsidR="00E23DF4" w:rsidRPr="00122EF2" w:rsidRDefault="00E23DF4" w:rsidP="00DF26B6">
            <w:pPr>
              <w:spacing w:after="0"/>
              <w:jc w:val="center"/>
              <w:rPr>
                <w:sz w:val="18"/>
                <w:szCs w:val="18"/>
              </w:rPr>
            </w:pPr>
            <w:r w:rsidRPr="00122EF2">
              <w:rPr>
                <w:sz w:val="18"/>
                <w:szCs w:val="18"/>
              </w:rPr>
              <w:t>850</w:t>
            </w:r>
          </w:p>
        </w:tc>
        <w:tc>
          <w:tcPr>
            <w:tcW w:w="236" w:type="pct"/>
            <w:vAlign w:val="bottom"/>
          </w:tcPr>
          <w:p w:rsidR="00E23DF4" w:rsidRPr="00122EF2" w:rsidRDefault="00E23DF4" w:rsidP="00DF26B6">
            <w:pPr>
              <w:spacing w:after="0"/>
              <w:jc w:val="center"/>
              <w:rPr>
                <w:sz w:val="18"/>
                <w:szCs w:val="18"/>
              </w:rPr>
            </w:pPr>
            <w:r w:rsidRPr="00122EF2">
              <w:rPr>
                <w:sz w:val="18"/>
                <w:szCs w:val="18"/>
              </w:rPr>
              <w:t>725</w:t>
            </w:r>
          </w:p>
        </w:tc>
        <w:tc>
          <w:tcPr>
            <w:tcW w:w="280" w:type="pct"/>
            <w:vAlign w:val="bottom"/>
          </w:tcPr>
          <w:p w:rsidR="00E23DF4" w:rsidRPr="00122EF2" w:rsidRDefault="00E23DF4" w:rsidP="00DF26B6">
            <w:pPr>
              <w:spacing w:after="0"/>
              <w:jc w:val="center"/>
              <w:rPr>
                <w:sz w:val="18"/>
                <w:szCs w:val="18"/>
              </w:rPr>
            </w:pPr>
            <w:r w:rsidRPr="00122EF2">
              <w:rPr>
                <w:sz w:val="18"/>
                <w:szCs w:val="18"/>
              </w:rPr>
              <w:t>1,525</w:t>
            </w:r>
          </w:p>
        </w:tc>
        <w:tc>
          <w:tcPr>
            <w:tcW w:w="383" w:type="pct"/>
            <w:vAlign w:val="bottom"/>
          </w:tcPr>
          <w:p w:rsidR="00E23DF4" w:rsidRPr="00122EF2" w:rsidRDefault="00E23DF4" w:rsidP="00DF26B6">
            <w:pPr>
              <w:spacing w:after="0"/>
              <w:jc w:val="center"/>
              <w:rPr>
                <w:sz w:val="18"/>
                <w:szCs w:val="18"/>
              </w:rPr>
            </w:pPr>
            <w:r w:rsidRPr="00122EF2">
              <w:rPr>
                <w:sz w:val="18"/>
                <w:szCs w:val="18"/>
              </w:rPr>
              <w:t>600</w:t>
            </w:r>
          </w:p>
        </w:tc>
        <w:tc>
          <w:tcPr>
            <w:tcW w:w="390" w:type="pct"/>
            <w:vAlign w:val="bottom"/>
          </w:tcPr>
          <w:p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1994</w:t>
            </w:r>
          </w:p>
        </w:tc>
        <w:tc>
          <w:tcPr>
            <w:tcW w:w="303" w:type="pct"/>
            <w:vAlign w:val="bottom"/>
          </w:tcPr>
          <w:p w:rsidR="00E23DF4" w:rsidRPr="00122EF2" w:rsidRDefault="00E23DF4" w:rsidP="00DF26B6">
            <w:pPr>
              <w:spacing w:after="0"/>
              <w:jc w:val="center"/>
              <w:rPr>
                <w:sz w:val="18"/>
                <w:szCs w:val="18"/>
              </w:rPr>
            </w:pPr>
            <w:r w:rsidRPr="00122EF2">
              <w:rPr>
                <w:sz w:val="18"/>
                <w:szCs w:val="18"/>
              </w:rPr>
              <w:t>265</w:t>
            </w:r>
          </w:p>
        </w:tc>
        <w:tc>
          <w:tcPr>
            <w:tcW w:w="267" w:type="pct"/>
            <w:vAlign w:val="bottom"/>
          </w:tcPr>
          <w:p w:rsidR="00E23DF4" w:rsidRPr="00122EF2" w:rsidRDefault="00E23DF4" w:rsidP="00DF26B6">
            <w:pPr>
              <w:spacing w:after="0"/>
              <w:jc w:val="center"/>
              <w:rPr>
                <w:sz w:val="18"/>
                <w:szCs w:val="18"/>
              </w:rPr>
            </w:pPr>
            <w:r w:rsidRPr="00122EF2">
              <w:rPr>
                <w:sz w:val="18"/>
                <w:szCs w:val="18"/>
              </w:rPr>
              <w:t>220</w:t>
            </w:r>
          </w:p>
        </w:tc>
        <w:tc>
          <w:tcPr>
            <w:tcW w:w="341" w:type="pct"/>
            <w:vAlign w:val="bottom"/>
          </w:tcPr>
          <w:p w:rsidR="00E23DF4" w:rsidRPr="00122EF2" w:rsidRDefault="00E23DF4" w:rsidP="00DF26B6">
            <w:pPr>
              <w:spacing w:after="0"/>
              <w:jc w:val="center"/>
              <w:rPr>
                <w:sz w:val="18"/>
                <w:szCs w:val="18"/>
              </w:rPr>
            </w:pPr>
            <w:r w:rsidRPr="00122EF2">
              <w:rPr>
                <w:sz w:val="18"/>
                <w:szCs w:val="18"/>
              </w:rPr>
              <w:t>755</w:t>
            </w:r>
          </w:p>
        </w:tc>
        <w:tc>
          <w:tcPr>
            <w:tcW w:w="288" w:type="pct"/>
            <w:vAlign w:val="bottom"/>
          </w:tcPr>
          <w:p w:rsidR="00E23DF4" w:rsidRPr="00122EF2" w:rsidRDefault="00E23DF4" w:rsidP="00DF26B6">
            <w:pPr>
              <w:spacing w:after="0"/>
              <w:jc w:val="center"/>
              <w:rPr>
                <w:sz w:val="18"/>
                <w:szCs w:val="18"/>
              </w:rPr>
            </w:pPr>
            <w:r w:rsidRPr="00122EF2">
              <w:rPr>
                <w:sz w:val="18"/>
                <w:szCs w:val="18"/>
              </w:rPr>
              <w:t>200</w:t>
            </w:r>
          </w:p>
        </w:tc>
        <w:tc>
          <w:tcPr>
            <w:tcW w:w="257" w:type="pct"/>
            <w:vAlign w:val="bottom"/>
          </w:tcPr>
          <w:p w:rsidR="00E23DF4" w:rsidRPr="00122EF2" w:rsidRDefault="00E23DF4" w:rsidP="00DF26B6">
            <w:pPr>
              <w:spacing w:after="0"/>
              <w:jc w:val="center"/>
              <w:rPr>
                <w:sz w:val="18"/>
                <w:szCs w:val="18"/>
              </w:rPr>
            </w:pPr>
            <w:r w:rsidRPr="00122EF2">
              <w:rPr>
                <w:sz w:val="18"/>
                <w:szCs w:val="18"/>
              </w:rPr>
              <w:t>560</w:t>
            </w:r>
          </w:p>
        </w:tc>
        <w:tc>
          <w:tcPr>
            <w:tcW w:w="276" w:type="pct"/>
            <w:vAlign w:val="bottom"/>
          </w:tcPr>
          <w:p w:rsidR="00E23DF4" w:rsidRPr="00122EF2" w:rsidRDefault="00E23DF4" w:rsidP="00DF26B6">
            <w:pPr>
              <w:spacing w:after="0"/>
              <w:jc w:val="center"/>
              <w:rPr>
                <w:sz w:val="18"/>
                <w:szCs w:val="18"/>
              </w:rPr>
            </w:pPr>
            <w:r w:rsidRPr="00122EF2">
              <w:rPr>
                <w:sz w:val="18"/>
                <w:szCs w:val="18"/>
              </w:rPr>
              <w:t>175</w:t>
            </w:r>
          </w:p>
        </w:tc>
        <w:tc>
          <w:tcPr>
            <w:tcW w:w="246" w:type="pct"/>
            <w:vAlign w:val="bottom"/>
          </w:tcPr>
          <w:p w:rsidR="00E23DF4" w:rsidRPr="00122EF2" w:rsidRDefault="00E23DF4" w:rsidP="00DF26B6">
            <w:pPr>
              <w:spacing w:after="0"/>
              <w:jc w:val="center"/>
              <w:rPr>
                <w:sz w:val="18"/>
                <w:szCs w:val="18"/>
              </w:rPr>
            </w:pPr>
            <w:r w:rsidRPr="00122EF2">
              <w:rPr>
                <w:sz w:val="18"/>
                <w:szCs w:val="18"/>
              </w:rPr>
              <w:t>325</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475</w:t>
            </w:r>
          </w:p>
        </w:tc>
        <w:tc>
          <w:tcPr>
            <w:tcW w:w="322" w:type="pct"/>
            <w:vAlign w:val="bottom"/>
          </w:tcPr>
          <w:p w:rsidR="00E23DF4" w:rsidRPr="00122EF2" w:rsidRDefault="00E23DF4" w:rsidP="00DF26B6">
            <w:pPr>
              <w:spacing w:after="0"/>
              <w:jc w:val="center"/>
              <w:rPr>
                <w:sz w:val="18"/>
                <w:szCs w:val="18"/>
              </w:rPr>
            </w:pPr>
            <w:r w:rsidRPr="00122EF2">
              <w:rPr>
                <w:sz w:val="18"/>
                <w:szCs w:val="18"/>
              </w:rPr>
              <w:t>775</w:t>
            </w:r>
          </w:p>
        </w:tc>
        <w:tc>
          <w:tcPr>
            <w:tcW w:w="236" w:type="pct"/>
            <w:vAlign w:val="bottom"/>
          </w:tcPr>
          <w:p w:rsidR="00E23DF4" w:rsidRPr="00122EF2" w:rsidRDefault="00E23DF4" w:rsidP="00DF26B6">
            <w:pPr>
              <w:spacing w:after="0"/>
              <w:jc w:val="center"/>
              <w:rPr>
                <w:sz w:val="18"/>
                <w:szCs w:val="18"/>
              </w:rPr>
            </w:pPr>
            <w:r w:rsidRPr="00122EF2">
              <w:rPr>
                <w:sz w:val="18"/>
                <w:szCs w:val="18"/>
              </w:rPr>
              <w:t>1,100</w:t>
            </w:r>
          </w:p>
        </w:tc>
        <w:tc>
          <w:tcPr>
            <w:tcW w:w="280" w:type="pct"/>
            <w:vAlign w:val="bottom"/>
          </w:tcPr>
          <w:p w:rsidR="00E23DF4" w:rsidRPr="00122EF2" w:rsidRDefault="00E23DF4" w:rsidP="00DF26B6">
            <w:pPr>
              <w:spacing w:after="0"/>
              <w:jc w:val="center"/>
              <w:rPr>
                <w:sz w:val="18"/>
                <w:szCs w:val="18"/>
              </w:rPr>
            </w:pPr>
            <w:r w:rsidRPr="00122EF2">
              <w:rPr>
                <w:sz w:val="18"/>
                <w:szCs w:val="18"/>
              </w:rPr>
              <w:t>2,205</w:t>
            </w:r>
          </w:p>
        </w:tc>
        <w:tc>
          <w:tcPr>
            <w:tcW w:w="383" w:type="pct"/>
            <w:vAlign w:val="bottom"/>
          </w:tcPr>
          <w:p w:rsidR="00E23DF4" w:rsidRPr="00122EF2" w:rsidRDefault="00E23DF4" w:rsidP="00DF26B6">
            <w:pPr>
              <w:spacing w:after="0"/>
              <w:jc w:val="center"/>
              <w:rPr>
                <w:sz w:val="18"/>
                <w:szCs w:val="18"/>
              </w:rPr>
            </w:pPr>
            <w:r w:rsidRPr="00122EF2">
              <w:rPr>
                <w:sz w:val="18"/>
                <w:szCs w:val="18"/>
              </w:rPr>
              <w:t>560</w:t>
            </w:r>
          </w:p>
        </w:tc>
        <w:tc>
          <w:tcPr>
            <w:tcW w:w="390" w:type="pct"/>
            <w:vAlign w:val="bottom"/>
          </w:tcPr>
          <w:p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1,753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1995</w:t>
            </w:r>
          </w:p>
        </w:tc>
        <w:tc>
          <w:tcPr>
            <w:tcW w:w="303" w:type="pct"/>
            <w:vAlign w:val="bottom"/>
          </w:tcPr>
          <w:p w:rsidR="00E23DF4" w:rsidRPr="00122EF2" w:rsidRDefault="00E23DF4" w:rsidP="00DF26B6">
            <w:pPr>
              <w:spacing w:after="0"/>
              <w:jc w:val="center"/>
              <w:rPr>
                <w:sz w:val="18"/>
                <w:szCs w:val="18"/>
              </w:rPr>
            </w:pPr>
            <w:r w:rsidRPr="00122EF2">
              <w:rPr>
                <w:sz w:val="18"/>
                <w:szCs w:val="18"/>
              </w:rPr>
              <w:t>250</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435</w:t>
            </w:r>
          </w:p>
        </w:tc>
        <w:tc>
          <w:tcPr>
            <w:tcW w:w="288" w:type="pct"/>
            <w:vAlign w:val="bottom"/>
          </w:tcPr>
          <w:p w:rsidR="00E23DF4" w:rsidRPr="00122EF2" w:rsidRDefault="00E23DF4" w:rsidP="00DF26B6">
            <w:pPr>
              <w:spacing w:after="0"/>
              <w:jc w:val="center"/>
              <w:rPr>
                <w:sz w:val="18"/>
                <w:szCs w:val="18"/>
              </w:rPr>
            </w:pPr>
            <w:r w:rsidRPr="00122EF2">
              <w:rPr>
                <w:sz w:val="18"/>
                <w:szCs w:val="18"/>
              </w:rPr>
              <w:t>165</w:t>
            </w:r>
          </w:p>
        </w:tc>
        <w:tc>
          <w:tcPr>
            <w:tcW w:w="257" w:type="pct"/>
            <w:vAlign w:val="bottom"/>
          </w:tcPr>
          <w:p w:rsidR="00E23DF4" w:rsidRPr="00122EF2" w:rsidRDefault="00E23DF4" w:rsidP="00DF26B6">
            <w:pPr>
              <w:spacing w:after="0"/>
              <w:jc w:val="center"/>
              <w:rPr>
                <w:sz w:val="18"/>
                <w:szCs w:val="18"/>
              </w:rPr>
            </w:pPr>
            <w:r w:rsidRPr="00122EF2">
              <w:rPr>
                <w:sz w:val="18"/>
                <w:szCs w:val="18"/>
              </w:rPr>
              <w:t>600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246" w:type="pct"/>
            <w:vAlign w:val="bottom"/>
          </w:tcPr>
          <w:p w:rsidR="00E23DF4" w:rsidRPr="00122EF2" w:rsidRDefault="00E23DF4" w:rsidP="00DF26B6">
            <w:pPr>
              <w:spacing w:after="0"/>
              <w:jc w:val="center"/>
              <w:rPr>
                <w:sz w:val="18"/>
                <w:szCs w:val="18"/>
              </w:rPr>
            </w:pPr>
            <w:r w:rsidRPr="00122EF2">
              <w:rPr>
                <w:sz w:val="18"/>
                <w:szCs w:val="18"/>
              </w:rPr>
              <w:t>415</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400</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1,155</w:t>
            </w:r>
          </w:p>
        </w:tc>
        <w:tc>
          <w:tcPr>
            <w:tcW w:w="280" w:type="pct"/>
            <w:vAlign w:val="bottom"/>
          </w:tcPr>
          <w:p w:rsidR="00E23DF4" w:rsidRPr="00122EF2" w:rsidRDefault="00E23DF4" w:rsidP="00DF26B6">
            <w:pPr>
              <w:spacing w:after="0"/>
              <w:jc w:val="center"/>
              <w:rPr>
                <w:sz w:val="18"/>
                <w:szCs w:val="18"/>
              </w:rPr>
            </w:pPr>
            <w:r w:rsidRPr="00122EF2">
              <w:rPr>
                <w:sz w:val="18"/>
                <w:szCs w:val="18"/>
              </w:rPr>
              <w:t>1,385</w:t>
            </w:r>
          </w:p>
        </w:tc>
        <w:tc>
          <w:tcPr>
            <w:tcW w:w="383" w:type="pct"/>
            <w:vAlign w:val="bottom"/>
          </w:tcPr>
          <w:p w:rsidR="00E23DF4" w:rsidRPr="00122EF2" w:rsidRDefault="00E23DF4" w:rsidP="00DF26B6">
            <w:pPr>
              <w:spacing w:after="0"/>
              <w:jc w:val="center"/>
              <w:rPr>
                <w:sz w:val="18"/>
                <w:szCs w:val="18"/>
              </w:rPr>
            </w:pPr>
            <w:r w:rsidRPr="00122EF2">
              <w:rPr>
                <w:sz w:val="18"/>
                <w:szCs w:val="18"/>
              </w:rPr>
              <w:t>82</w:t>
            </w:r>
          </w:p>
        </w:tc>
        <w:tc>
          <w:tcPr>
            <w:tcW w:w="390" w:type="pct"/>
            <w:vAlign w:val="bottom"/>
          </w:tcPr>
          <w:p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1996</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92</w:t>
            </w:r>
          </w:p>
        </w:tc>
        <w:tc>
          <w:tcPr>
            <w:tcW w:w="341" w:type="pct"/>
            <w:vAlign w:val="bottom"/>
          </w:tcPr>
          <w:p w:rsidR="00E23DF4" w:rsidRPr="00122EF2" w:rsidRDefault="00E23DF4" w:rsidP="00DF26B6">
            <w:pPr>
              <w:spacing w:after="0"/>
              <w:jc w:val="center"/>
              <w:rPr>
                <w:sz w:val="18"/>
                <w:szCs w:val="18"/>
              </w:rPr>
            </w:pPr>
            <w:r w:rsidRPr="00122EF2">
              <w:rPr>
                <w:sz w:val="18"/>
                <w:szCs w:val="18"/>
              </w:rPr>
              <w:t>383</w:t>
            </w:r>
          </w:p>
        </w:tc>
        <w:tc>
          <w:tcPr>
            <w:tcW w:w="288" w:type="pct"/>
            <w:vAlign w:val="bottom"/>
          </w:tcPr>
          <w:p w:rsidR="00E23DF4" w:rsidRPr="00122EF2" w:rsidRDefault="00E23DF4" w:rsidP="00DF26B6">
            <w:pPr>
              <w:spacing w:after="0"/>
              <w:jc w:val="center"/>
              <w:rPr>
                <w:sz w:val="18"/>
                <w:szCs w:val="18"/>
              </w:rPr>
            </w:pPr>
            <w:r w:rsidRPr="00122EF2">
              <w:rPr>
                <w:sz w:val="18"/>
                <w:szCs w:val="18"/>
              </w:rPr>
              <w:t>40</w:t>
            </w:r>
          </w:p>
        </w:tc>
        <w:tc>
          <w:tcPr>
            <w:tcW w:w="257" w:type="pct"/>
            <w:vAlign w:val="bottom"/>
          </w:tcPr>
          <w:p w:rsidR="00E23DF4" w:rsidRPr="00122EF2" w:rsidRDefault="00E23DF4" w:rsidP="00DF26B6">
            <w:pPr>
              <w:spacing w:after="0"/>
              <w:jc w:val="center"/>
              <w:rPr>
                <w:sz w:val="18"/>
                <w:szCs w:val="18"/>
              </w:rPr>
            </w:pPr>
            <w:r w:rsidRPr="00122EF2">
              <w:rPr>
                <w:sz w:val="18"/>
                <w:szCs w:val="18"/>
              </w:rPr>
              <w:t>570</w:t>
            </w:r>
          </w:p>
        </w:tc>
        <w:tc>
          <w:tcPr>
            <w:tcW w:w="276" w:type="pct"/>
            <w:vAlign w:val="bottom"/>
          </w:tcPr>
          <w:p w:rsidR="00E23DF4" w:rsidRPr="00122EF2" w:rsidRDefault="00E23DF4" w:rsidP="00DF26B6">
            <w:pPr>
              <w:spacing w:after="0"/>
              <w:jc w:val="center"/>
              <w:rPr>
                <w:sz w:val="18"/>
                <w:szCs w:val="18"/>
              </w:rPr>
            </w:pPr>
            <w:r w:rsidRPr="00122EF2">
              <w:rPr>
                <w:sz w:val="18"/>
                <w:szCs w:val="18"/>
              </w:rPr>
              <w:t>230</w:t>
            </w:r>
          </w:p>
        </w:tc>
        <w:tc>
          <w:tcPr>
            <w:tcW w:w="246" w:type="pct"/>
            <w:vAlign w:val="bottom"/>
          </w:tcPr>
          <w:p w:rsidR="00E23DF4" w:rsidRPr="00122EF2" w:rsidRDefault="00E23DF4" w:rsidP="00DF26B6">
            <w:pPr>
              <w:spacing w:after="0"/>
              <w:jc w:val="center"/>
              <w:rPr>
                <w:sz w:val="18"/>
                <w:szCs w:val="18"/>
              </w:rPr>
            </w:pPr>
            <w:r w:rsidRPr="00122EF2">
              <w:rPr>
                <w:sz w:val="18"/>
                <w:szCs w:val="18"/>
              </w:rPr>
              <w:t>457</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240</w:t>
            </w:r>
          </w:p>
        </w:tc>
        <w:tc>
          <w:tcPr>
            <w:tcW w:w="322" w:type="pct"/>
            <w:vAlign w:val="bottom"/>
          </w:tcPr>
          <w:p w:rsidR="00E23DF4" w:rsidRPr="00122EF2" w:rsidRDefault="00E23DF4" w:rsidP="00DF26B6">
            <w:pPr>
              <w:spacing w:after="0"/>
              <w:jc w:val="center"/>
              <w:rPr>
                <w:sz w:val="18"/>
                <w:szCs w:val="18"/>
              </w:rPr>
            </w:pPr>
            <w:r w:rsidRPr="00122EF2">
              <w:rPr>
                <w:sz w:val="18"/>
                <w:szCs w:val="18"/>
              </w:rPr>
              <w:t>829</w:t>
            </w:r>
          </w:p>
        </w:tc>
        <w:tc>
          <w:tcPr>
            <w:tcW w:w="236" w:type="pct"/>
            <w:vAlign w:val="bottom"/>
          </w:tcPr>
          <w:p w:rsidR="00E23DF4" w:rsidRPr="00122EF2" w:rsidRDefault="00E23DF4" w:rsidP="00DF26B6">
            <w:pPr>
              <w:spacing w:after="0"/>
              <w:jc w:val="center"/>
              <w:rPr>
                <w:sz w:val="18"/>
                <w:szCs w:val="18"/>
              </w:rPr>
            </w:pPr>
            <w:r w:rsidRPr="00122EF2">
              <w:rPr>
                <w:sz w:val="18"/>
                <w:szCs w:val="18"/>
              </w:rPr>
              <w:t>1,506</w:t>
            </w:r>
          </w:p>
        </w:tc>
        <w:tc>
          <w:tcPr>
            <w:tcW w:w="280" w:type="pct"/>
            <w:vAlign w:val="bottom"/>
          </w:tcPr>
          <w:p w:rsidR="00E23DF4" w:rsidRPr="00122EF2" w:rsidRDefault="00E23DF4" w:rsidP="00DF26B6">
            <w:pPr>
              <w:spacing w:after="0"/>
              <w:jc w:val="center"/>
              <w:rPr>
                <w:sz w:val="18"/>
                <w:szCs w:val="18"/>
              </w:rPr>
            </w:pPr>
            <w:r w:rsidRPr="00122EF2">
              <w:rPr>
                <w:sz w:val="18"/>
                <w:szCs w:val="18"/>
              </w:rPr>
              <w:t>1,924</w:t>
            </w:r>
          </w:p>
        </w:tc>
        <w:tc>
          <w:tcPr>
            <w:tcW w:w="383" w:type="pct"/>
            <w:vAlign w:val="bottom"/>
          </w:tcPr>
          <w:p w:rsidR="00E23DF4" w:rsidRPr="00122EF2" w:rsidRDefault="00E23DF4" w:rsidP="00DF26B6">
            <w:pPr>
              <w:spacing w:after="0"/>
              <w:jc w:val="center"/>
              <w:rPr>
                <w:sz w:val="18"/>
                <w:szCs w:val="18"/>
              </w:rPr>
            </w:pPr>
            <w:r w:rsidRPr="00122EF2">
              <w:rPr>
                <w:sz w:val="18"/>
                <w:szCs w:val="18"/>
              </w:rPr>
              <w:t>440</w:t>
            </w:r>
          </w:p>
        </w:tc>
        <w:tc>
          <w:tcPr>
            <w:tcW w:w="390" w:type="pct"/>
            <w:vAlign w:val="bottom"/>
          </w:tcPr>
          <w:p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1997</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rsidR="00E23DF4" w:rsidRPr="00122EF2" w:rsidRDefault="00E23DF4" w:rsidP="00DF26B6">
            <w:pPr>
              <w:spacing w:after="0"/>
              <w:jc w:val="center"/>
              <w:rPr>
                <w:sz w:val="18"/>
                <w:szCs w:val="18"/>
              </w:rPr>
            </w:pPr>
            <w:r w:rsidRPr="00122EF2">
              <w:rPr>
                <w:sz w:val="18"/>
                <w:szCs w:val="18"/>
              </w:rPr>
              <w:t>420</w:t>
            </w:r>
          </w:p>
        </w:tc>
        <w:tc>
          <w:tcPr>
            <w:tcW w:w="288" w:type="pct"/>
            <w:vAlign w:val="bottom"/>
          </w:tcPr>
          <w:p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vAlign w:val="bottom"/>
          </w:tcPr>
          <w:p w:rsidR="00E23DF4" w:rsidRPr="00122EF2" w:rsidRDefault="00E23DF4" w:rsidP="00DF26B6">
            <w:pPr>
              <w:spacing w:after="0"/>
              <w:jc w:val="center"/>
              <w:rPr>
                <w:sz w:val="18"/>
                <w:szCs w:val="18"/>
              </w:rPr>
            </w:pPr>
            <w:r w:rsidRPr="00122EF2">
              <w:rPr>
                <w:sz w:val="18"/>
                <w:szCs w:val="18"/>
              </w:rPr>
              <w:t>140</w:t>
            </w:r>
          </w:p>
        </w:tc>
        <w:tc>
          <w:tcPr>
            <w:tcW w:w="322" w:type="pct"/>
            <w:vAlign w:val="bottom"/>
          </w:tcPr>
          <w:p w:rsidR="00E23DF4" w:rsidRPr="00122EF2" w:rsidRDefault="00E23DF4" w:rsidP="00DF26B6">
            <w:pPr>
              <w:spacing w:after="0"/>
              <w:jc w:val="center"/>
              <w:rPr>
                <w:sz w:val="18"/>
                <w:szCs w:val="18"/>
              </w:rPr>
            </w:pPr>
            <w:r w:rsidRPr="00122EF2">
              <w:rPr>
                <w:sz w:val="18"/>
                <w:szCs w:val="18"/>
              </w:rPr>
              <w:t>1,143</w:t>
            </w:r>
          </w:p>
        </w:tc>
        <w:tc>
          <w:tcPr>
            <w:tcW w:w="236" w:type="pct"/>
            <w:vAlign w:val="bottom"/>
          </w:tcPr>
          <w:p w:rsidR="00E23DF4" w:rsidRPr="00122EF2" w:rsidRDefault="00E23DF4" w:rsidP="00DF26B6">
            <w:pPr>
              <w:spacing w:after="0"/>
              <w:jc w:val="center"/>
              <w:rPr>
                <w:sz w:val="18"/>
                <w:szCs w:val="18"/>
              </w:rPr>
            </w:pPr>
            <w:r w:rsidRPr="00122EF2">
              <w:rPr>
                <w:sz w:val="18"/>
                <w:szCs w:val="18"/>
              </w:rPr>
              <w:t>571</w:t>
            </w:r>
          </w:p>
        </w:tc>
        <w:tc>
          <w:tcPr>
            <w:tcW w:w="280" w:type="pct"/>
            <w:vAlign w:val="bottom"/>
          </w:tcPr>
          <w:p w:rsidR="00E23DF4" w:rsidRPr="00122EF2" w:rsidRDefault="00E23DF4" w:rsidP="00DF26B6">
            <w:pPr>
              <w:spacing w:after="0"/>
              <w:jc w:val="center"/>
              <w:rPr>
                <w:sz w:val="18"/>
                <w:szCs w:val="18"/>
              </w:rPr>
            </w:pPr>
            <w:r w:rsidRPr="00122EF2">
              <w:rPr>
                <w:sz w:val="18"/>
                <w:szCs w:val="18"/>
              </w:rPr>
              <w:t>759</w:t>
            </w:r>
          </w:p>
        </w:tc>
        <w:tc>
          <w:tcPr>
            <w:tcW w:w="383" w:type="pct"/>
            <w:vAlign w:val="bottom"/>
          </w:tcPr>
          <w:p w:rsidR="00E23DF4" w:rsidRPr="00122EF2" w:rsidRDefault="00E23DF4" w:rsidP="00DF26B6">
            <w:pPr>
              <w:spacing w:after="0"/>
              <w:jc w:val="center"/>
              <w:rPr>
                <w:sz w:val="18"/>
                <w:szCs w:val="18"/>
              </w:rPr>
            </w:pPr>
            <w:r w:rsidRPr="00122EF2">
              <w:rPr>
                <w:sz w:val="18"/>
                <w:szCs w:val="18"/>
              </w:rPr>
              <w:t>32</w:t>
            </w:r>
          </w:p>
        </w:tc>
        <w:tc>
          <w:tcPr>
            <w:tcW w:w="390" w:type="pct"/>
            <w:vAlign w:val="bottom"/>
          </w:tcPr>
          <w:p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1998</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130</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120</w:t>
            </w:r>
          </w:p>
        </w:tc>
        <w:tc>
          <w:tcPr>
            <w:tcW w:w="257" w:type="pct"/>
            <w:vAlign w:val="bottom"/>
          </w:tcPr>
          <w:p w:rsidR="00E23DF4" w:rsidRPr="00122EF2" w:rsidRDefault="00E23DF4" w:rsidP="00DF26B6">
            <w:pPr>
              <w:spacing w:after="0"/>
              <w:jc w:val="center"/>
              <w:rPr>
                <w:sz w:val="18"/>
                <w:szCs w:val="18"/>
              </w:rPr>
            </w:pPr>
            <w:r w:rsidRPr="00122EF2">
              <w:rPr>
                <w:sz w:val="18"/>
                <w:szCs w:val="18"/>
              </w:rPr>
              <w:t>304</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411</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rsidR="00E23DF4" w:rsidRPr="00122EF2" w:rsidRDefault="00E23DF4" w:rsidP="00DF26B6">
            <w:pPr>
              <w:spacing w:after="0"/>
              <w:jc w:val="center"/>
              <w:rPr>
                <w:sz w:val="18"/>
                <w:szCs w:val="18"/>
              </w:rPr>
            </w:pPr>
            <w:r w:rsidRPr="00122EF2">
              <w:rPr>
                <w:sz w:val="18"/>
                <w:szCs w:val="18"/>
              </w:rPr>
              <w:t>1,004</w:t>
            </w:r>
          </w:p>
        </w:tc>
        <w:tc>
          <w:tcPr>
            <w:tcW w:w="236" w:type="pct"/>
            <w:vAlign w:val="bottom"/>
          </w:tcPr>
          <w:p w:rsidR="00E23DF4" w:rsidRPr="00122EF2" w:rsidRDefault="00E23DF4" w:rsidP="00DF26B6">
            <w:pPr>
              <w:spacing w:after="0"/>
              <w:jc w:val="center"/>
              <w:rPr>
                <w:sz w:val="18"/>
                <w:szCs w:val="18"/>
              </w:rPr>
            </w:pPr>
            <w:r w:rsidRPr="00122EF2">
              <w:rPr>
                <w:sz w:val="18"/>
                <w:szCs w:val="18"/>
              </w:rPr>
              <w:t>1,169</w:t>
            </w:r>
          </w:p>
        </w:tc>
        <w:tc>
          <w:tcPr>
            <w:tcW w:w="280" w:type="pct"/>
            <w:vAlign w:val="bottom"/>
          </w:tcPr>
          <w:p w:rsidR="00E23DF4" w:rsidRPr="00122EF2" w:rsidRDefault="00E23DF4" w:rsidP="00DF26B6">
            <w:pPr>
              <w:spacing w:after="0"/>
              <w:jc w:val="center"/>
              <w:rPr>
                <w:sz w:val="18"/>
                <w:szCs w:val="18"/>
              </w:rPr>
            </w:pPr>
            <w:r w:rsidRPr="00122EF2">
              <w:rPr>
                <w:sz w:val="18"/>
                <w:szCs w:val="18"/>
              </w:rPr>
              <w:t>1,961</w:t>
            </w:r>
          </w:p>
        </w:tc>
        <w:tc>
          <w:tcPr>
            <w:tcW w:w="383" w:type="pct"/>
            <w:vAlign w:val="bottom"/>
          </w:tcPr>
          <w:p w:rsidR="00E23DF4" w:rsidRPr="00122EF2" w:rsidRDefault="00E23DF4" w:rsidP="00DF26B6">
            <w:pPr>
              <w:spacing w:after="0"/>
              <w:jc w:val="center"/>
              <w:rPr>
                <w:sz w:val="18"/>
                <w:szCs w:val="18"/>
              </w:rPr>
            </w:pPr>
            <w:r w:rsidRPr="00122EF2">
              <w:rPr>
                <w:sz w:val="18"/>
                <w:szCs w:val="18"/>
              </w:rPr>
              <w:t>256</w:t>
            </w:r>
          </w:p>
        </w:tc>
        <w:tc>
          <w:tcPr>
            <w:tcW w:w="390" w:type="pct"/>
            <w:vAlign w:val="bottom"/>
          </w:tcPr>
          <w:p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983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127</w:t>
            </w:r>
          </w:p>
        </w:tc>
        <w:tc>
          <w:tcPr>
            <w:tcW w:w="341" w:type="pct"/>
            <w:vAlign w:val="bottom"/>
          </w:tcPr>
          <w:p w:rsidR="00E23DF4" w:rsidRPr="00122EF2" w:rsidRDefault="00E23DF4" w:rsidP="00DF26B6">
            <w:pPr>
              <w:spacing w:after="0"/>
              <w:jc w:val="center"/>
              <w:rPr>
                <w:sz w:val="18"/>
                <w:szCs w:val="18"/>
              </w:rPr>
            </w:pPr>
            <w:r w:rsidRPr="00122EF2">
              <w:rPr>
                <w:sz w:val="18"/>
                <w:szCs w:val="18"/>
              </w:rPr>
              <w:t>657</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vAlign w:val="bottom"/>
          </w:tcPr>
          <w:p w:rsidR="00E23DF4" w:rsidRPr="00122EF2" w:rsidRDefault="00E23DF4" w:rsidP="00DF26B6">
            <w:pPr>
              <w:spacing w:after="0"/>
              <w:jc w:val="center"/>
              <w:rPr>
                <w:sz w:val="18"/>
                <w:szCs w:val="18"/>
              </w:rPr>
            </w:pPr>
            <w:r w:rsidRPr="00122EF2">
              <w:rPr>
                <w:sz w:val="18"/>
                <w:szCs w:val="18"/>
              </w:rPr>
              <w:t>356</w:t>
            </w:r>
          </w:p>
        </w:tc>
        <w:tc>
          <w:tcPr>
            <w:tcW w:w="276" w:type="pct"/>
            <w:vAlign w:val="bottom"/>
          </w:tcPr>
          <w:p w:rsidR="00E23DF4" w:rsidRPr="00122EF2" w:rsidRDefault="00E23DF4" w:rsidP="00DF26B6">
            <w:pPr>
              <w:spacing w:after="0"/>
              <w:jc w:val="center"/>
              <w:rPr>
                <w:sz w:val="18"/>
                <w:szCs w:val="18"/>
              </w:rPr>
            </w:pPr>
            <w:r w:rsidRPr="00122EF2">
              <w:rPr>
                <w:sz w:val="18"/>
                <w:szCs w:val="18"/>
              </w:rPr>
              <w:t>25</w:t>
            </w:r>
          </w:p>
        </w:tc>
        <w:tc>
          <w:tcPr>
            <w:tcW w:w="246" w:type="pct"/>
            <w:vAlign w:val="bottom"/>
          </w:tcPr>
          <w:p w:rsidR="00E23DF4" w:rsidRPr="00122EF2" w:rsidRDefault="00E23DF4" w:rsidP="00DF26B6">
            <w:pPr>
              <w:spacing w:after="0"/>
              <w:jc w:val="center"/>
              <w:rPr>
                <w:sz w:val="18"/>
                <w:szCs w:val="18"/>
              </w:rPr>
            </w:pPr>
            <w:r w:rsidRPr="00122EF2">
              <w:rPr>
                <w:sz w:val="18"/>
                <w:szCs w:val="18"/>
              </w:rPr>
              <w:t>627</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425</w:t>
            </w:r>
          </w:p>
        </w:tc>
        <w:tc>
          <w:tcPr>
            <w:tcW w:w="322" w:type="pct"/>
            <w:vAlign w:val="bottom"/>
          </w:tcPr>
          <w:p w:rsidR="00E23DF4" w:rsidRPr="00122EF2" w:rsidRDefault="00E23DF4" w:rsidP="00DF26B6">
            <w:pPr>
              <w:spacing w:after="0"/>
              <w:jc w:val="center"/>
              <w:rPr>
                <w:sz w:val="18"/>
                <w:szCs w:val="18"/>
              </w:rPr>
            </w:pPr>
            <w:r w:rsidRPr="00122EF2">
              <w:rPr>
                <w:sz w:val="18"/>
                <w:szCs w:val="18"/>
              </w:rPr>
              <w:t>598</w:t>
            </w:r>
          </w:p>
        </w:tc>
        <w:tc>
          <w:tcPr>
            <w:tcW w:w="236" w:type="pct"/>
            <w:vAlign w:val="bottom"/>
          </w:tcPr>
          <w:p w:rsidR="00E23DF4" w:rsidRPr="00122EF2" w:rsidRDefault="00E23DF4" w:rsidP="00DF26B6">
            <w:pPr>
              <w:spacing w:after="0"/>
              <w:jc w:val="center"/>
              <w:rPr>
                <w:sz w:val="18"/>
                <w:szCs w:val="18"/>
              </w:rPr>
            </w:pPr>
            <w:r w:rsidRPr="00122EF2">
              <w:rPr>
                <w:sz w:val="18"/>
                <w:szCs w:val="18"/>
              </w:rPr>
              <w:t>1,895</w:t>
            </w:r>
          </w:p>
        </w:tc>
        <w:tc>
          <w:tcPr>
            <w:tcW w:w="280" w:type="pct"/>
            <w:vAlign w:val="bottom"/>
          </w:tcPr>
          <w:p w:rsidR="00E23DF4" w:rsidRPr="00122EF2" w:rsidRDefault="00E23DF4" w:rsidP="00DF26B6">
            <w:pPr>
              <w:spacing w:after="0"/>
              <w:jc w:val="center"/>
              <w:rPr>
                <w:sz w:val="18"/>
                <w:szCs w:val="18"/>
              </w:rPr>
            </w:pPr>
            <w:r w:rsidRPr="00122EF2">
              <w:rPr>
                <w:sz w:val="18"/>
                <w:szCs w:val="18"/>
              </w:rPr>
              <w:t>1,518</w:t>
            </w:r>
          </w:p>
        </w:tc>
        <w:tc>
          <w:tcPr>
            <w:tcW w:w="383" w:type="pct"/>
            <w:vAlign w:val="bottom"/>
          </w:tcPr>
          <w:p w:rsidR="00E23DF4" w:rsidRPr="00122EF2" w:rsidRDefault="00E23DF4" w:rsidP="00DF26B6">
            <w:pPr>
              <w:spacing w:after="0"/>
              <w:jc w:val="center"/>
              <w:rPr>
                <w:sz w:val="18"/>
                <w:szCs w:val="18"/>
              </w:rPr>
            </w:pPr>
            <w:r w:rsidRPr="00122EF2">
              <w:rPr>
                <w:sz w:val="18"/>
                <w:szCs w:val="18"/>
              </w:rPr>
              <w:t>520</w:t>
            </w:r>
          </w:p>
        </w:tc>
        <w:tc>
          <w:tcPr>
            <w:tcW w:w="390" w:type="pct"/>
            <w:vAlign w:val="bottom"/>
          </w:tcPr>
          <w:p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2000</w:t>
            </w:r>
          </w:p>
        </w:tc>
        <w:tc>
          <w:tcPr>
            <w:tcW w:w="303" w:type="pct"/>
            <w:vAlign w:val="bottom"/>
          </w:tcPr>
          <w:p w:rsidR="00E23DF4" w:rsidRPr="00122EF2" w:rsidRDefault="00E23DF4" w:rsidP="00DF26B6">
            <w:pPr>
              <w:spacing w:after="0"/>
              <w:jc w:val="center"/>
              <w:rPr>
                <w:sz w:val="18"/>
                <w:szCs w:val="18"/>
              </w:rPr>
            </w:pPr>
            <w:r w:rsidRPr="00122EF2">
              <w:rPr>
                <w:sz w:val="18"/>
                <w:szCs w:val="18"/>
              </w:rPr>
              <w:t>135</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600</w:t>
            </w:r>
          </w:p>
        </w:tc>
        <w:tc>
          <w:tcPr>
            <w:tcW w:w="288"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vAlign w:val="bottom"/>
          </w:tcPr>
          <w:p w:rsidR="00E23DF4" w:rsidRPr="00122EF2" w:rsidRDefault="00E23DF4" w:rsidP="00DF26B6">
            <w:pPr>
              <w:spacing w:after="0"/>
              <w:jc w:val="center"/>
              <w:rPr>
                <w:sz w:val="18"/>
                <w:szCs w:val="18"/>
              </w:rPr>
            </w:pPr>
            <w:r w:rsidRPr="00122EF2">
              <w:rPr>
                <w:sz w:val="18"/>
                <w:szCs w:val="18"/>
              </w:rPr>
              <w:t>72</w:t>
            </w:r>
          </w:p>
        </w:tc>
        <w:tc>
          <w:tcPr>
            <w:tcW w:w="246" w:type="pct"/>
            <w:vAlign w:val="bottom"/>
          </w:tcPr>
          <w:p w:rsidR="00E23DF4" w:rsidRPr="00122EF2" w:rsidRDefault="00E23DF4" w:rsidP="00DF26B6">
            <w:pPr>
              <w:spacing w:after="0"/>
              <w:jc w:val="center"/>
              <w:rPr>
                <w:sz w:val="18"/>
                <w:szCs w:val="18"/>
              </w:rPr>
            </w:pPr>
            <w:r w:rsidRPr="00122EF2">
              <w:rPr>
                <w:sz w:val="18"/>
                <w:szCs w:val="18"/>
              </w:rPr>
              <w:t>620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275</w:t>
            </w:r>
          </w:p>
        </w:tc>
        <w:tc>
          <w:tcPr>
            <w:tcW w:w="322" w:type="pct"/>
            <w:vAlign w:val="bottom"/>
          </w:tcPr>
          <w:p w:rsidR="00E23DF4" w:rsidRPr="00122EF2" w:rsidRDefault="00E23DF4" w:rsidP="00DF26B6">
            <w:pPr>
              <w:spacing w:after="0"/>
              <w:jc w:val="center"/>
              <w:rPr>
                <w:sz w:val="18"/>
                <w:szCs w:val="18"/>
              </w:rPr>
            </w:pPr>
            <w:r w:rsidRPr="00122EF2">
              <w:rPr>
                <w:sz w:val="18"/>
                <w:szCs w:val="18"/>
              </w:rPr>
              <w:t>1,354</w:t>
            </w:r>
          </w:p>
        </w:tc>
        <w:tc>
          <w:tcPr>
            <w:tcW w:w="236" w:type="pct"/>
            <w:vAlign w:val="bottom"/>
          </w:tcPr>
          <w:p w:rsidR="00E23DF4" w:rsidRPr="00122EF2" w:rsidRDefault="00E23DF4" w:rsidP="00DF26B6">
            <w:pPr>
              <w:spacing w:after="0"/>
              <w:jc w:val="center"/>
              <w:rPr>
                <w:sz w:val="18"/>
                <w:szCs w:val="18"/>
              </w:rPr>
            </w:pPr>
            <w:r w:rsidRPr="00122EF2">
              <w:rPr>
                <w:sz w:val="18"/>
                <w:szCs w:val="18"/>
              </w:rPr>
              <w:t>1,619</w:t>
            </w:r>
          </w:p>
        </w:tc>
        <w:tc>
          <w:tcPr>
            <w:tcW w:w="280" w:type="pct"/>
            <w:vAlign w:val="bottom"/>
          </w:tcPr>
          <w:p w:rsidR="00E23DF4" w:rsidRPr="00122EF2" w:rsidRDefault="00E23DF4" w:rsidP="00DF26B6">
            <w:pPr>
              <w:spacing w:after="0"/>
              <w:jc w:val="center"/>
              <w:rPr>
                <w:sz w:val="18"/>
                <w:szCs w:val="18"/>
              </w:rPr>
            </w:pPr>
            <w:r w:rsidRPr="00122EF2">
              <w:rPr>
                <w:sz w:val="18"/>
                <w:szCs w:val="18"/>
              </w:rPr>
              <w:t>1,421</w:t>
            </w:r>
          </w:p>
        </w:tc>
        <w:tc>
          <w:tcPr>
            <w:tcW w:w="383" w:type="pct"/>
            <w:vAlign w:val="bottom"/>
          </w:tcPr>
          <w:p w:rsidR="00E23DF4" w:rsidRPr="00122EF2" w:rsidRDefault="00E23DF4" w:rsidP="00DF26B6">
            <w:pPr>
              <w:spacing w:after="0"/>
              <w:jc w:val="center"/>
              <w:rPr>
                <w:sz w:val="18"/>
                <w:szCs w:val="18"/>
              </w:rPr>
            </w:pPr>
            <w:r w:rsidRPr="00122EF2">
              <w:rPr>
                <w:sz w:val="18"/>
                <w:szCs w:val="18"/>
              </w:rPr>
              <w:t>102</w:t>
            </w:r>
          </w:p>
        </w:tc>
        <w:tc>
          <w:tcPr>
            <w:tcW w:w="390" w:type="pct"/>
            <w:vAlign w:val="bottom"/>
          </w:tcPr>
          <w:p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600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2001</w:t>
            </w:r>
          </w:p>
        </w:tc>
        <w:tc>
          <w:tcPr>
            <w:tcW w:w="303" w:type="pct"/>
            <w:vAlign w:val="bottom"/>
          </w:tcPr>
          <w:p w:rsidR="00E23DF4" w:rsidRPr="00122EF2" w:rsidRDefault="00E23DF4" w:rsidP="00DF26B6">
            <w:pPr>
              <w:spacing w:after="0"/>
              <w:jc w:val="center"/>
              <w:rPr>
                <w:sz w:val="18"/>
                <w:szCs w:val="18"/>
              </w:rPr>
            </w:pPr>
            <w:r w:rsidRPr="00122EF2">
              <w:rPr>
                <w:sz w:val="18"/>
                <w:szCs w:val="18"/>
              </w:rPr>
              <w:t>80</w:t>
            </w:r>
          </w:p>
        </w:tc>
        <w:tc>
          <w:tcPr>
            <w:tcW w:w="267" w:type="pct"/>
            <w:vAlign w:val="bottom"/>
          </w:tcPr>
          <w:p w:rsidR="00E23DF4" w:rsidRPr="00122EF2" w:rsidRDefault="00E23DF4" w:rsidP="00DF26B6">
            <w:pPr>
              <w:spacing w:after="0"/>
              <w:jc w:val="center"/>
              <w:rPr>
                <w:sz w:val="18"/>
                <w:szCs w:val="18"/>
              </w:rPr>
            </w:pPr>
            <w:r w:rsidRPr="00122EF2">
              <w:rPr>
                <w:sz w:val="18"/>
                <w:szCs w:val="18"/>
              </w:rPr>
              <w:t>110</w:t>
            </w:r>
          </w:p>
        </w:tc>
        <w:tc>
          <w:tcPr>
            <w:tcW w:w="341" w:type="pct"/>
            <w:vAlign w:val="bottom"/>
          </w:tcPr>
          <w:p w:rsidR="00E23DF4" w:rsidRPr="00122EF2" w:rsidRDefault="00E23DF4" w:rsidP="00DF26B6">
            <w:pPr>
              <w:spacing w:after="0"/>
              <w:jc w:val="center"/>
              <w:rPr>
                <w:sz w:val="18"/>
                <w:szCs w:val="18"/>
              </w:rPr>
            </w:pPr>
            <w:r w:rsidRPr="00122EF2">
              <w:rPr>
                <w:sz w:val="18"/>
                <w:szCs w:val="18"/>
              </w:rPr>
              <w:t>929</w:t>
            </w:r>
          </w:p>
        </w:tc>
        <w:tc>
          <w:tcPr>
            <w:tcW w:w="288" w:type="pct"/>
            <w:vAlign w:val="bottom"/>
          </w:tcPr>
          <w:p w:rsidR="00E23DF4" w:rsidRPr="00122EF2" w:rsidRDefault="00E23DF4" w:rsidP="00DF26B6">
            <w:pPr>
              <w:spacing w:after="0"/>
              <w:jc w:val="center"/>
              <w:rPr>
                <w:sz w:val="18"/>
                <w:szCs w:val="18"/>
              </w:rPr>
            </w:pPr>
            <w:r w:rsidRPr="00122EF2">
              <w:rPr>
                <w:sz w:val="18"/>
                <w:szCs w:val="18"/>
              </w:rPr>
              <w:t>151</w:t>
            </w:r>
          </w:p>
        </w:tc>
        <w:tc>
          <w:tcPr>
            <w:tcW w:w="257" w:type="pct"/>
            <w:vAlign w:val="bottom"/>
          </w:tcPr>
          <w:p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rsidR="00E23DF4" w:rsidRPr="00122EF2" w:rsidRDefault="00E23DF4" w:rsidP="00DF26B6">
            <w:pPr>
              <w:spacing w:after="0"/>
              <w:jc w:val="center"/>
              <w:rPr>
                <w:sz w:val="18"/>
                <w:szCs w:val="18"/>
              </w:rPr>
            </w:pPr>
            <w:r w:rsidRPr="00122EF2">
              <w:rPr>
                <w:sz w:val="18"/>
                <w:szCs w:val="18"/>
              </w:rPr>
              <w:t>891</w:t>
            </w:r>
          </w:p>
        </w:tc>
        <w:tc>
          <w:tcPr>
            <w:tcW w:w="257" w:type="pct"/>
            <w:vAlign w:val="bottom"/>
          </w:tcPr>
          <w:p w:rsidR="00E23DF4" w:rsidRPr="00122EF2" w:rsidRDefault="00E23DF4" w:rsidP="00DF26B6">
            <w:pPr>
              <w:spacing w:after="0"/>
              <w:jc w:val="center"/>
              <w:rPr>
                <w:sz w:val="18"/>
                <w:szCs w:val="18"/>
              </w:rPr>
            </w:pPr>
            <w:r w:rsidRPr="00122EF2">
              <w:rPr>
                <w:sz w:val="18"/>
                <w:szCs w:val="18"/>
              </w:rPr>
              <w:t>450</w:t>
            </w:r>
          </w:p>
        </w:tc>
        <w:tc>
          <w:tcPr>
            <w:tcW w:w="276" w:type="pct"/>
            <w:vAlign w:val="bottom"/>
          </w:tcPr>
          <w:p w:rsidR="00E23DF4" w:rsidRPr="00122EF2" w:rsidRDefault="00E23DF4" w:rsidP="00DF26B6">
            <w:pPr>
              <w:spacing w:after="0"/>
              <w:jc w:val="center"/>
              <w:rPr>
                <w:sz w:val="18"/>
                <w:szCs w:val="18"/>
              </w:rPr>
            </w:pPr>
            <w:r w:rsidRPr="00122EF2">
              <w:rPr>
                <w:sz w:val="18"/>
                <w:szCs w:val="18"/>
              </w:rPr>
              <w:t>173</w:t>
            </w:r>
          </w:p>
        </w:tc>
        <w:tc>
          <w:tcPr>
            <w:tcW w:w="322" w:type="pct"/>
            <w:vAlign w:val="bottom"/>
          </w:tcPr>
          <w:p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rsidR="00E23DF4" w:rsidRPr="00122EF2" w:rsidRDefault="00E23DF4" w:rsidP="00DF26B6">
            <w:pPr>
              <w:spacing w:after="0"/>
              <w:jc w:val="center"/>
              <w:rPr>
                <w:sz w:val="18"/>
                <w:szCs w:val="18"/>
              </w:rPr>
            </w:pPr>
            <w:r w:rsidRPr="00122EF2">
              <w:rPr>
                <w:sz w:val="18"/>
                <w:szCs w:val="18"/>
              </w:rPr>
              <w:t>1,956</w:t>
            </w:r>
          </w:p>
        </w:tc>
        <w:tc>
          <w:tcPr>
            <w:tcW w:w="383" w:type="pct"/>
            <w:vAlign w:val="bottom"/>
          </w:tcPr>
          <w:p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1,580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2002</w:t>
            </w:r>
          </w:p>
        </w:tc>
        <w:tc>
          <w:tcPr>
            <w:tcW w:w="303" w:type="pct"/>
            <w:vAlign w:val="bottom"/>
          </w:tcPr>
          <w:p w:rsidR="00E23DF4" w:rsidRPr="00122EF2" w:rsidRDefault="00E23DF4" w:rsidP="00DF26B6">
            <w:pPr>
              <w:spacing w:after="0"/>
              <w:jc w:val="center"/>
              <w:rPr>
                <w:sz w:val="18"/>
                <w:szCs w:val="18"/>
              </w:rPr>
            </w:pPr>
            <w:r w:rsidRPr="00122EF2">
              <w:rPr>
                <w:sz w:val="18"/>
                <w:szCs w:val="18"/>
              </w:rPr>
              <w:t>88</w:t>
            </w:r>
          </w:p>
        </w:tc>
        <w:tc>
          <w:tcPr>
            <w:tcW w:w="267" w:type="pct"/>
            <w:vAlign w:val="bottom"/>
          </w:tcPr>
          <w:p w:rsidR="00E23DF4" w:rsidRPr="00122EF2" w:rsidRDefault="00E23DF4" w:rsidP="00DF26B6">
            <w:pPr>
              <w:spacing w:after="0"/>
              <w:jc w:val="center"/>
              <w:rPr>
                <w:sz w:val="18"/>
                <w:szCs w:val="18"/>
              </w:rPr>
            </w:pPr>
            <w:r w:rsidRPr="00122EF2">
              <w:rPr>
                <w:sz w:val="18"/>
                <w:szCs w:val="18"/>
              </w:rPr>
              <w:t>138</w:t>
            </w:r>
          </w:p>
        </w:tc>
        <w:tc>
          <w:tcPr>
            <w:tcW w:w="341" w:type="pct"/>
            <w:vAlign w:val="bottom"/>
          </w:tcPr>
          <w:p w:rsidR="00E23DF4" w:rsidRPr="00122EF2" w:rsidRDefault="00E23DF4" w:rsidP="00DF26B6">
            <w:pPr>
              <w:spacing w:after="0"/>
              <w:jc w:val="center"/>
              <w:rPr>
                <w:sz w:val="18"/>
                <w:szCs w:val="18"/>
              </w:rPr>
            </w:pPr>
            <w:r w:rsidRPr="00122EF2">
              <w:rPr>
                <w:sz w:val="18"/>
                <w:szCs w:val="18"/>
              </w:rPr>
              <w:t>1,105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940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246" w:type="pct"/>
            <w:vAlign w:val="bottom"/>
          </w:tcPr>
          <w:p w:rsidR="00E23DF4" w:rsidRPr="00122EF2" w:rsidRDefault="00E23DF4" w:rsidP="00DF26B6">
            <w:pPr>
              <w:spacing w:after="0"/>
              <w:jc w:val="center"/>
              <w:rPr>
                <w:sz w:val="18"/>
                <w:szCs w:val="18"/>
              </w:rPr>
            </w:pPr>
            <w:r w:rsidRPr="00122EF2">
              <w:rPr>
                <w:sz w:val="18"/>
                <w:szCs w:val="18"/>
              </w:rPr>
              <w:t>700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270</w:t>
            </w:r>
          </w:p>
        </w:tc>
        <w:tc>
          <w:tcPr>
            <w:tcW w:w="322" w:type="pct"/>
            <w:vAlign w:val="bottom"/>
          </w:tcPr>
          <w:p w:rsidR="00E23DF4" w:rsidRPr="00122EF2" w:rsidRDefault="00E23DF4" w:rsidP="00DF26B6">
            <w:pPr>
              <w:spacing w:after="0"/>
              <w:jc w:val="center"/>
              <w:rPr>
                <w:sz w:val="18"/>
                <w:szCs w:val="18"/>
              </w:rPr>
            </w:pPr>
            <w:r w:rsidRPr="00122EF2">
              <w:rPr>
                <w:sz w:val="18"/>
                <w:szCs w:val="18"/>
              </w:rPr>
              <w:t>1,359</w:t>
            </w:r>
          </w:p>
        </w:tc>
        <w:tc>
          <w:tcPr>
            <w:tcW w:w="236" w:type="pct"/>
            <w:vAlign w:val="bottom"/>
          </w:tcPr>
          <w:p w:rsidR="00E23DF4" w:rsidRPr="00122EF2" w:rsidRDefault="00E23DF4" w:rsidP="00DF26B6">
            <w:pPr>
              <w:spacing w:after="0"/>
              <w:jc w:val="center"/>
              <w:rPr>
                <w:sz w:val="18"/>
                <w:szCs w:val="18"/>
              </w:rPr>
            </w:pPr>
            <w:r w:rsidRPr="00122EF2">
              <w:rPr>
                <w:sz w:val="18"/>
                <w:szCs w:val="18"/>
              </w:rPr>
              <w:t>1,368</w:t>
            </w:r>
          </w:p>
        </w:tc>
        <w:tc>
          <w:tcPr>
            <w:tcW w:w="280" w:type="pct"/>
            <w:vAlign w:val="bottom"/>
          </w:tcPr>
          <w:p w:rsidR="00E23DF4" w:rsidRPr="00122EF2" w:rsidRDefault="00E23DF4" w:rsidP="00DF26B6">
            <w:pPr>
              <w:spacing w:after="0"/>
              <w:jc w:val="center"/>
              <w:rPr>
                <w:sz w:val="18"/>
                <w:szCs w:val="18"/>
              </w:rPr>
            </w:pPr>
            <w:r w:rsidRPr="00122EF2">
              <w:rPr>
                <w:sz w:val="18"/>
                <w:szCs w:val="18"/>
              </w:rPr>
              <w:t>2,302</w:t>
            </w:r>
          </w:p>
        </w:tc>
        <w:tc>
          <w:tcPr>
            <w:tcW w:w="383" w:type="pct"/>
            <w:vAlign w:val="bottom"/>
          </w:tcPr>
          <w:p w:rsidR="00E23DF4" w:rsidRPr="00122EF2" w:rsidRDefault="00E23DF4" w:rsidP="00DF26B6">
            <w:pPr>
              <w:spacing w:after="0"/>
              <w:jc w:val="center"/>
              <w:rPr>
                <w:sz w:val="18"/>
                <w:szCs w:val="18"/>
              </w:rPr>
            </w:pPr>
            <w:r w:rsidRPr="00122EF2">
              <w:rPr>
                <w:sz w:val="18"/>
                <w:szCs w:val="18"/>
              </w:rPr>
              <w:t>2,004</w:t>
            </w:r>
          </w:p>
        </w:tc>
        <w:tc>
          <w:tcPr>
            <w:tcW w:w="390" w:type="pct"/>
            <w:vAlign w:val="bottom"/>
          </w:tcPr>
          <w:p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3,291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2003</w:t>
            </w:r>
          </w:p>
        </w:tc>
        <w:tc>
          <w:tcPr>
            <w:tcW w:w="303" w:type="pct"/>
            <w:vAlign w:val="bottom"/>
          </w:tcPr>
          <w:p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rsidR="00E23DF4" w:rsidRPr="00122EF2" w:rsidRDefault="00E23DF4" w:rsidP="00DF26B6">
            <w:pPr>
              <w:spacing w:after="0"/>
              <w:jc w:val="center"/>
              <w:rPr>
                <w:sz w:val="18"/>
                <w:szCs w:val="18"/>
              </w:rPr>
            </w:pPr>
            <w:r w:rsidRPr="00122EF2">
              <w:rPr>
                <w:sz w:val="18"/>
                <w:szCs w:val="18"/>
              </w:rPr>
              <w:t>875</w:t>
            </w:r>
          </w:p>
        </w:tc>
        <w:tc>
          <w:tcPr>
            <w:tcW w:w="288" w:type="pct"/>
            <w:vAlign w:val="bottom"/>
          </w:tcPr>
          <w:p w:rsidR="00E23DF4" w:rsidRPr="00122EF2" w:rsidRDefault="00E23DF4" w:rsidP="00DF26B6">
            <w:pPr>
              <w:spacing w:after="0"/>
              <w:jc w:val="center"/>
              <w:rPr>
                <w:sz w:val="18"/>
                <w:szCs w:val="18"/>
              </w:rPr>
            </w:pPr>
            <w:r w:rsidRPr="00122EF2">
              <w:rPr>
                <w:sz w:val="18"/>
                <w:szCs w:val="18"/>
              </w:rPr>
              <w:t>39</w:t>
            </w:r>
          </w:p>
        </w:tc>
        <w:tc>
          <w:tcPr>
            <w:tcW w:w="257" w:type="pct"/>
            <w:vAlign w:val="bottom"/>
          </w:tcPr>
          <w:p w:rsidR="00E23DF4" w:rsidRPr="00122EF2" w:rsidRDefault="00E23DF4" w:rsidP="00DF26B6">
            <w:pPr>
              <w:spacing w:after="0"/>
              <w:jc w:val="center"/>
              <w:rPr>
                <w:sz w:val="18"/>
                <w:szCs w:val="18"/>
              </w:rPr>
            </w:pPr>
            <w:r w:rsidRPr="00122EF2">
              <w:rPr>
                <w:sz w:val="18"/>
                <w:szCs w:val="18"/>
              </w:rPr>
              <w:t>690</w:t>
            </w:r>
          </w:p>
        </w:tc>
        <w:tc>
          <w:tcPr>
            <w:tcW w:w="276" w:type="pct"/>
            <w:vAlign w:val="bottom"/>
          </w:tcPr>
          <w:p w:rsidR="00E23DF4" w:rsidRPr="00122EF2" w:rsidRDefault="00E23DF4" w:rsidP="00DF26B6">
            <w:pPr>
              <w:spacing w:after="0"/>
              <w:jc w:val="center"/>
              <w:rPr>
                <w:sz w:val="18"/>
                <w:szCs w:val="18"/>
              </w:rPr>
            </w:pPr>
            <w:r w:rsidRPr="00122EF2">
              <w:rPr>
                <w:sz w:val="18"/>
                <w:szCs w:val="18"/>
              </w:rPr>
              <w:t>57</w:t>
            </w:r>
          </w:p>
        </w:tc>
        <w:tc>
          <w:tcPr>
            <w:tcW w:w="246" w:type="pct"/>
            <w:vAlign w:val="bottom"/>
          </w:tcPr>
          <w:p w:rsidR="00E23DF4" w:rsidRPr="00122EF2" w:rsidRDefault="00E23DF4" w:rsidP="00DF26B6">
            <w:pPr>
              <w:spacing w:after="0"/>
              <w:jc w:val="center"/>
              <w:rPr>
                <w:sz w:val="18"/>
                <w:szCs w:val="18"/>
              </w:rPr>
            </w:pPr>
            <w:r w:rsidRPr="00122EF2">
              <w:rPr>
                <w:sz w:val="18"/>
                <w:szCs w:val="18"/>
              </w:rPr>
              <w:t>1,140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rsidR="00E23DF4" w:rsidRPr="00122EF2" w:rsidRDefault="00E23DF4" w:rsidP="00DF26B6">
            <w:pPr>
              <w:spacing w:after="0"/>
              <w:jc w:val="center"/>
              <w:rPr>
                <w:sz w:val="18"/>
                <w:szCs w:val="18"/>
              </w:rPr>
            </w:pPr>
            <w:r w:rsidRPr="00122EF2">
              <w:rPr>
                <w:sz w:val="18"/>
                <w:szCs w:val="18"/>
              </w:rPr>
              <w:t>1,940</w:t>
            </w:r>
          </w:p>
        </w:tc>
        <w:tc>
          <w:tcPr>
            <w:tcW w:w="236" w:type="pct"/>
            <w:vAlign w:val="bottom"/>
          </w:tcPr>
          <w:p w:rsidR="00E23DF4" w:rsidRPr="00122EF2" w:rsidRDefault="00E23DF4" w:rsidP="00DF26B6">
            <w:pPr>
              <w:spacing w:after="0"/>
              <w:jc w:val="center"/>
              <w:rPr>
                <w:sz w:val="18"/>
                <w:szCs w:val="18"/>
              </w:rPr>
            </w:pPr>
            <w:r w:rsidRPr="00122EF2">
              <w:rPr>
                <w:sz w:val="18"/>
                <w:szCs w:val="18"/>
              </w:rPr>
              <w:t>1,934</w:t>
            </w:r>
          </w:p>
        </w:tc>
        <w:tc>
          <w:tcPr>
            <w:tcW w:w="280" w:type="pct"/>
            <w:vAlign w:val="bottom"/>
          </w:tcPr>
          <w:p w:rsidR="00E23DF4" w:rsidRPr="00122EF2" w:rsidRDefault="00E23DF4" w:rsidP="00DF26B6">
            <w:pPr>
              <w:spacing w:after="0"/>
              <w:jc w:val="center"/>
              <w:rPr>
                <w:sz w:val="18"/>
                <w:szCs w:val="18"/>
              </w:rPr>
            </w:pPr>
            <w:r w:rsidRPr="00122EF2">
              <w:rPr>
                <w:sz w:val="18"/>
                <w:szCs w:val="18"/>
              </w:rPr>
              <w:t>1,980</w:t>
            </w:r>
          </w:p>
        </w:tc>
        <w:tc>
          <w:tcPr>
            <w:tcW w:w="383" w:type="pct"/>
            <w:vAlign w:val="bottom"/>
          </w:tcPr>
          <w:p w:rsidR="00E23DF4" w:rsidRPr="00122EF2" w:rsidRDefault="00E23DF4" w:rsidP="00DF26B6">
            <w:pPr>
              <w:spacing w:after="0"/>
              <w:jc w:val="center"/>
              <w:rPr>
                <w:sz w:val="18"/>
                <w:szCs w:val="18"/>
              </w:rPr>
            </w:pPr>
            <w:r w:rsidRPr="00122EF2">
              <w:rPr>
                <w:sz w:val="18"/>
                <w:szCs w:val="18"/>
              </w:rPr>
              <w:t>214</w:t>
            </w:r>
          </w:p>
        </w:tc>
        <w:tc>
          <w:tcPr>
            <w:tcW w:w="390" w:type="pct"/>
            <w:vAlign w:val="bottom"/>
          </w:tcPr>
          <w:p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2004</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230</w:t>
            </w:r>
          </w:p>
        </w:tc>
        <w:tc>
          <w:tcPr>
            <w:tcW w:w="341" w:type="pct"/>
            <w:vAlign w:val="bottom"/>
          </w:tcPr>
          <w:p w:rsidR="00E23DF4" w:rsidRPr="00122EF2" w:rsidRDefault="00E23DF4" w:rsidP="00DF26B6">
            <w:pPr>
              <w:spacing w:after="0"/>
              <w:jc w:val="center"/>
              <w:rPr>
                <w:sz w:val="18"/>
                <w:szCs w:val="18"/>
              </w:rPr>
            </w:pPr>
            <w:r w:rsidRPr="00122EF2">
              <w:rPr>
                <w:sz w:val="18"/>
                <w:szCs w:val="18"/>
              </w:rPr>
              <w:t>801</w:t>
            </w:r>
          </w:p>
        </w:tc>
        <w:tc>
          <w:tcPr>
            <w:tcW w:w="288" w:type="pct"/>
            <w:vAlign w:val="bottom"/>
          </w:tcPr>
          <w:p w:rsidR="00E23DF4" w:rsidRPr="00122EF2" w:rsidRDefault="00E23DF4" w:rsidP="00DF26B6">
            <w:pPr>
              <w:spacing w:after="0"/>
              <w:jc w:val="center"/>
              <w:rPr>
                <w:sz w:val="18"/>
                <w:szCs w:val="18"/>
              </w:rPr>
            </w:pPr>
            <w:r w:rsidRPr="00122EF2">
              <w:rPr>
                <w:sz w:val="18"/>
                <w:szCs w:val="18"/>
              </w:rPr>
              <w:t>170</w:t>
            </w:r>
          </w:p>
        </w:tc>
        <w:tc>
          <w:tcPr>
            <w:tcW w:w="257" w:type="pct"/>
            <w:vAlign w:val="bottom"/>
          </w:tcPr>
          <w:p w:rsidR="00E23DF4" w:rsidRPr="00122EF2" w:rsidRDefault="00E23DF4" w:rsidP="00DF26B6">
            <w:pPr>
              <w:spacing w:after="0"/>
              <w:jc w:val="center"/>
              <w:rPr>
                <w:sz w:val="18"/>
                <w:szCs w:val="18"/>
              </w:rPr>
            </w:pPr>
            <w:r w:rsidRPr="00122EF2">
              <w:rPr>
                <w:sz w:val="18"/>
                <w:szCs w:val="18"/>
              </w:rPr>
              <w:t>935</w:t>
            </w:r>
          </w:p>
        </w:tc>
        <w:tc>
          <w:tcPr>
            <w:tcW w:w="276" w:type="pct"/>
            <w:vAlign w:val="bottom"/>
          </w:tcPr>
          <w:p w:rsidR="00E23DF4" w:rsidRPr="00122EF2" w:rsidRDefault="00E23DF4" w:rsidP="00DF26B6">
            <w:pPr>
              <w:spacing w:after="0"/>
              <w:jc w:val="center"/>
              <w:rPr>
                <w:sz w:val="18"/>
                <w:szCs w:val="18"/>
              </w:rPr>
            </w:pPr>
            <w:r w:rsidRPr="00122EF2">
              <w:rPr>
                <w:sz w:val="18"/>
                <w:szCs w:val="18"/>
              </w:rPr>
              <w:t>250</w:t>
            </w:r>
          </w:p>
        </w:tc>
        <w:tc>
          <w:tcPr>
            <w:tcW w:w="246" w:type="pct"/>
            <w:vAlign w:val="bottom"/>
          </w:tcPr>
          <w:p w:rsidR="00E23DF4" w:rsidRPr="00122EF2" w:rsidRDefault="00E23DF4" w:rsidP="00DF26B6">
            <w:pPr>
              <w:spacing w:after="0"/>
              <w:jc w:val="center"/>
              <w:rPr>
                <w:sz w:val="18"/>
                <w:szCs w:val="18"/>
              </w:rPr>
            </w:pPr>
            <w:r w:rsidRPr="00122EF2">
              <w:rPr>
                <w:sz w:val="18"/>
                <w:szCs w:val="18"/>
              </w:rPr>
              <w:t>640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455</w:t>
            </w:r>
          </w:p>
        </w:tc>
        <w:tc>
          <w:tcPr>
            <w:tcW w:w="322" w:type="pct"/>
            <w:vAlign w:val="bottom"/>
          </w:tcPr>
          <w:p w:rsidR="00E23DF4" w:rsidRPr="00122EF2" w:rsidRDefault="00E23DF4" w:rsidP="00DF26B6">
            <w:pPr>
              <w:spacing w:after="0"/>
              <w:jc w:val="center"/>
              <w:rPr>
                <w:sz w:val="18"/>
                <w:szCs w:val="18"/>
              </w:rPr>
            </w:pPr>
            <w:r w:rsidRPr="00122EF2">
              <w:rPr>
                <w:sz w:val="18"/>
                <w:szCs w:val="18"/>
              </w:rPr>
              <w:t>1,005</w:t>
            </w:r>
          </w:p>
        </w:tc>
        <w:tc>
          <w:tcPr>
            <w:tcW w:w="236" w:type="pct"/>
            <w:vAlign w:val="bottom"/>
          </w:tcPr>
          <w:p w:rsidR="00E23DF4" w:rsidRPr="00122EF2" w:rsidRDefault="00E23DF4" w:rsidP="00DF26B6">
            <w:pPr>
              <w:spacing w:after="0"/>
              <w:jc w:val="center"/>
              <w:rPr>
                <w:sz w:val="18"/>
                <w:szCs w:val="18"/>
              </w:rPr>
            </w:pPr>
            <w:r w:rsidRPr="00122EF2">
              <w:rPr>
                <w:sz w:val="18"/>
                <w:szCs w:val="18"/>
              </w:rPr>
              <w:t>1,200</w:t>
            </w:r>
          </w:p>
        </w:tc>
        <w:tc>
          <w:tcPr>
            <w:tcW w:w="280" w:type="pct"/>
            <w:vAlign w:val="bottom"/>
          </w:tcPr>
          <w:p w:rsidR="00E23DF4" w:rsidRPr="00122EF2" w:rsidRDefault="00E23DF4" w:rsidP="00DF26B6">
            <w:pPr>
              <w:spacing w:after="0"/>
              <w:jc w:val="center"/>
              <w:rPr>
                <w:sz w:val="18"/>
                <w:szCs w:val="18"/>
              </w:rPr>
            </w:pPr>
            <w:r w:rsidRPr="00122EF2">
              <w:rPr>
                <w:sz w:val="18"/>
                <w:szCs w:val="18"/>
              </w:rPr>
              <w:t>1,835</w:t>
            </w:r>
          </w:p>
        </w:tc>
        <w:tc>
          <w:tcPr>
            <w:tcW w:w="383" w:type="pct"/>
            <w:vAlign w:val="bottom"/>
          </w:tcPr>
          <w:p w:rsidR="00E23DF4" w:rsidRPr="00122EF2" w:rsidRDefault="00E23DF4" w:rsidP="00DF26B6">
            <w:pPr>
              <w:spacing w:after="0"/>
              <w:jc w:val="center"/>
              <w:rPr>
                <w:sz w:val="18"/>
                <w:szCs w:val="18"/>
              </w:rPr>
            </w:pPr>
            <w:r w:rsidRPr="00122EF2">
              <w:rPr>
                <w:sz w:val="18"/>
                <w:szCs w:val="18"/>
              </w:rPr>
              <w:t>1,230</w:t>
            </w:r>
          </w:p>
        </w:tc>
        <w:tc>
          <w:tcPr>
            <w:tcW w:w="390" w:type="pct"/>
            <w:vAlign w:val="bottom"/>
          </w:tcPr>
          <w:p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840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2005</w:t>
            </w:r>
          </w:p>
        </w:tc>
        <w:tc>
          <w:tcPr>
            <w:tcW w:w="303" w:type="pct"/>
            <w:vAlign w:val="bottom"/>
          </w:tcPr>
          <w:p w:rsidR="00E23DF4" w:rsidRPr="00122EF2" w:rsidRDefault="00E23DF4" w:rsidP="00DF26B6">
            <w:pPr>
              <w:spacing w:after="0"/>
              <w:jc w:val="center"/>
              <w:rPr>
                <w:sz w:val="18"/>
                <w:szCs w:val="18"/>
              </w:rPr>
            </w:pPr>
            <w:r w:rsidRPr="00122EF2">
              <w:rPr>
                <w:sz w:val="18"/>
                <w:szCs w:val="18"/>
              </w:rPr>
              <w:t>510</w:t>
            </w:r>
          </w:p>
        </w:tc>
        <w:tc>
          <w:tcPr>
            <w:tcW w:w="267" w:type="pct"/>
            <w:vAlign w:val="bottom"/>
          </w:tcPr>
          <w:p w:rsidR="00E23DF4" w:rsidRPr="00122EF2" w:rsidRDefault="00E23DF4" w:rsidP="00DF26B6">
            <w:pPr>
              <w:spacing w:after="0"/>
              <w:jc w:val="center"/>
              <w:rPr>
                <w:sz w:val="18"/>
                <w:szCs w:val="18"/>
              </w:rPr>
            </w:pPr>
            <w:r w:rsidRPr="00122EF2">
              <w:rPr>
                <w:sz w:val="18"/>
                <w:szCs w:val="18"/>
              </w:rPr>
              <w:t>300</w:t>
            </w:r>
          </w:p>
        </w:tc>
        <w:tc>
          <w:tcPr>
            <w:tcW w:w="341" w:type="pct"/>
            <w:vAlign w:val="bottom"/>
          </w:tcPr>
          <w:p w:rsidR="00E23DF4" w:rsidRPr="00122EF2" w:rsidRDefault="00E23DF4" w:rsidP="00DF26B6">
            <w:pPr>
              <w:spacing w:after="0"/>
              <w:jc w:val="center"/>
              <w:rPr>
                <w:sz w:val="18"/>
                <w:szCs w:val="18"/>
              </w:rPr>
            </w:pPr>
            <w:r w:rsidRPr="00122EF2">
              <w:rPr>
                <w:sz w:val="18"/>
                <w:szCs w:val="18"/>
              </w:rPr>
              <w:t>1,240</w:t>
            </w:r>
          </w:p>
        </w:tc>
        <w:tc>
          <w:tcPr>
            <w:tcW w:w="288" w:type="pct"/>
            <w:vAlign w:val="bottom"/>
          </w:tcPr>
          <w:p w:rsidR="00E23DF4" w:rsidRPr="00122EF2" w:rsidRDefault="00E23DF4" w:rsidP="00DF26B6">
            <w:pPr>
              <w:spacing w:after="0"/>
              <w:jc w:val="center"/>
              <w:rPr>
                <w:sz w:val="18"/>
                <w:szCs w:val="18"/>
              </w:rPr>
            </w:pPr>
            <w:r w:rsidRPr="00122EF2">
              <w:rPr>
                <w:sz w:val="18"/>
                <w:szCs w:val="18"/>
              </w:rPr>
              <w:t>360</w:t>
            </w:r>
          </w:p>
        </w:tc>
        <w:tc>
          <w:tcPr>
            <w:tcW w:w="257" w:type="pct"/>
            <w:vAlign w:val="bottom"/>
          </w:tcPr>
          <w:p w:rsidR="00E23DF4" w:rsidRPr="00122EF2" w:rsidRDefault="00E23DF4" w:rsidP="00DF26B6">
            <w:pPr>
              <w:spacing w:after="0"/>
              <w:jc w:val="center"/>
              <w:rPr>
                <w:sz w:val="18"/>
                <w:szCs w:val="18"/>
              </w:rPr>
            </w:pPr>
            <w:r w:rsidRPr="00122EF2">
              <w:rPr>
                <w:sz w:val="18"/>
                <w:szCs w:val="18"/>
              </w:rPr>
              <w:t>890</w:t>
            </w:r>
          </w:p>
        </w:tc>
        <w:tc>
          <w:tcPr>
            <w:tcW w:w="276" w:type="pct"/>
            <w:vAlign w:val="bottom"/>
          </w:tcPr>
          <w:p w:rsidR="00E23DF4" w:rsidRPr="00122EF2" w:rsidRDefault="00E23DF4" w:rsidP="00DF26B6">
            <w:pPr>
              <w:spacing w:after="0"/>
              <w:jc w:val="center"/>
              <w:rPr>
                <w:sz w:val="18"/>
                <w:szCs w:val="18"/>
              </w:rPr>
            </w:pPr>
            <w:r w:rsidRPr="00122EF2">
              <w:rPr>
                <w:sz w:val="18"/>
                <w:szCs w:val="18"/>
              </w:rPr>
              <w:t>190</w:t>
            </w:r>
          </w:p>
        </w:tc>
        <w:tc>
          <w:tcPr>
            <w:tcW w:w="246" w:type="pct"/>
            <w:vAlign w:val="bottom"/>
          </w:tcPr>
          <w:p w:rsidR="00E23DF4" w:rsidRPr="00122EF2" w:rsidRDefault="00E23DF4" w:rsidP="00DF26B6">
            <w:pPr>
              <w:spacing w:after="0"/>
              <w:jc w:val="center"/>
              <w:rPr>
                <w:sz w:val="18"/>
                <w:szCs w:val="18"/>
              </w:rPr>
            </w:pPr>
            <w:r w:rsidRPr="00122EF2">
              <w:rPr>
                <w:sz w:val="18"/>
                <w:szCs w:val="18"/>
              </w:rPr>
              <w:t>810</w:t>
            </w:r>
          </w:p>
        </w:tc>
        <w:tc>
          <w:tcPr>
            <w:tcW w:w="257" w:type="pct"/>
            <w:vAlign w:val="bottom"/>
          </w:tcPr>
          <w:p w:rsidR="00E23DF4" w:rsidRPr="00122EF2" w:rsidRDefault="00E23DF4" w:rsidP="00DF26B6">
            <w:pPr>
              <w:spacing w:after="0"/>
              <w:jc w:val="center"/>
              <w:rPr>
                <w:sz w:val="18"/>
                <w:szCs w:val="18"/>
              </w:rPr>
            </w:pPr>
            <w:r w:rsidRPr="00122EF2">
              <w:rPr>
                <w:sz w:val="18"/>
                <w:szCs w:val="18"/>
              </w:rPr>
              <w:t>270</w:t>
            </w:r>
          </w:p>
        </w:tc>
        <w:tc>
          <w:tcPr>
            <w:tcW w:w="276" w:type="pct"/>
            <w:vAlign w:val="bottom"/>
          </w:tcPr>
          <w:p w:rsidR="00E23DF4" w:rsidRPr="00122EF2" w:rsidRDefault="00E23DF4" w:rsidP="00DF26B6">
            <w:pPr>
              <w:spacing w:after="0"/>
              <w:jc w:val="center"/>
              <w:rPr>
                <w:sz w:val="18"/>
                <w:szCs w:val="18"/>
              </w:rPr>
            </w:pPr>
            <w:r w:rsidRPr="00122EF2">
              <w:rPr>
                <w:sz w:val="18"/>
                <w:szCs w:val="18"/>
              </w:rPr>
              <w:t>500</w:t>
            </w:r>
          </w:p>
        </w:tc>
        <w:tc>
          <w:tcPr>
            <w:tcW w:w="322" w:type="pct"/>
            <w:vAlign w:val="bottom"/>
          </w:tcPr>
          <w:p w:rsidR="00E23DF4" w:rsidRPr="00122EF2" w:rsidRDefault="00E23DF4" w:rsidP="00DF26B6">
            <w:pPr>
              <w:spacing w:after="0"/>
              <w:jc w:val="center"/>
              <w:rPr>
                <w:sz w:val="18"/>
                <w:szCs w:val="18"/>
              </w:rPr>
            </w:pPr>
            <w:r w:rsidRPr="00122EF2">
              <w:rPr>
                <w:sz w:val="18"/>
                <w:szCs w:val="18"/>
              </w:rPr>
              <w:t>3,680</w:t>
            </w:r>
          </w:p>
        </w:tc>
        <w:tc>
          <w:tcPr>
            <w:tcW w:w="236" w:type="pct"/>
            <w:vAlign w:val="bottom"/>
          </w:tcPr>
          <w:p w:rsidR="00E23DF4" w:rsidRPr="00122EF2" w:rsidRDefault="00E23DF4" w:rsidP="00DF26B6">
            <w:pPr>
              <w:spacing w:after="0"/>
              <w:jc w:val="center"/>
              <w:rPr>
                <w:sz w:val="18"/>
                <w:szCs w:val="18"/>
              </w:rPr>
            </w:pPr>
            <w:r w:rsidRPr="00122EF2">
              <w:rPr>
                <w:sz w:val="18"/>
                <w:szCs w:val="18"/>
              </w:rPr>
              <w:t>3,290</w:t>
            </w:r>
          </w:p>
        </w:tc>
        <w:tc>
          <w:tcPr>
            <w:tcW w:w="280" w:type="pct"/>
            <w:vAlign w:val="bottom"/>
          </w:tcPr>
          <w:p w:rsidR="00E23DF4" w:rsidRPr="00122EF2" w:rsidRDefault="00E23DF4" w:rsidP="00DF26B6">
            <w:pPr>
              <w:spacing w:after="0"/>
              <w:jc w:val="center"/>
              <w:rPr>
                <w:sz w:val="18"/>
                <w:szCs w:val="18"/>
              </w:rPr>
            </w:pPr>
            <w:r w:rsidRPr="00122EF2">
              <w:rPr>
                <w:sz w:val="18"/>
                <w:szCs w:val="18"/>
              </w:rPr>
              <w:t>1,130</w:t>
            </w:r>
          </w:p>
        </w:tc>
        <w:tc>
          <w:tcPr>
            <w:tcW w:w="383" w:type="pct"/>
            <w:vAlign w:val="bottom"/>
          </w:tcPr>
          <w:p w:rsidR="00E23DF4" w:rsidRPr="00122EF2" w:rsidRDefault="00E23DF4" w:rsidP="00DF26B6">
            <w:pPr>
              <w:spacing w:after="0"/>
              <w:jc w:val="center"/>
              <w:rPr>
                <w:sz w:val="18"/>
                <w:szCs w:val="18"/>
              </w:rPr>
            </w:pPr>
            <w:r w:rsidRPr="00122EF2">
              <w:rPr>
                <w:sz w:val="18"/>
                <w:szCs w:val="18"/>
              </w:rPr>
              <w:t>500</w:t>
            </w:r>
          </w:p>
        </w:tc>
        <w:tc>
          <w:tcPr>
            <w:tcW w:w="390" w:type="pct"/>
            <w:vAlign w:val="bottom"/>
          </w:tcPr>
          <w:p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2006</w:t>
            </w:r>
          </w:p>
        </w:tc>
        <w:tc>
          <w:tcPr>
            <w:tcW w:w="303" w:type="pct"/>
            <w:vAlign w:val="bottom"/>
          </w:tcPr>
          <w:p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rsidR="00E23DF4" w:rsidRPr="00122EF2" w:rsidRDefault="00E23DF4" w:rsidP="00DF26B6">
            <w:pPr>
              <w:spacing w:after="0"/>
              <w:jc w:val="center"/>
              <w:rPr>
                <w:sz w:val="18"/>
                <w:szCs w:val="18"/>
              </w:rPr>
            </w:pPr>
            <w:r w:rsidRPr="00122EF2">
              <w:rPr>
                <w:sz w:val="18"/>
                <w:szCs w:val="18"/>
              </w:rPr>
              <w:t>190</w:t>
            </w:r>
          </w:p>
        </w:tc>
        <w:tc>
          <w:tcPr>
            <w:tcW w:w="288" w:type="pct"/>
            <w:vAlign w:val="bottom"/>
          </w:tcPr>
          <w:p w:rsidR="00E23DF4" w:rsidRPr="00122EF2" w:rsidRDefault="00E23DF4" w:rsidP="00DF26B6">
            <w:pPr>
              <w:spacing w:after="0"/>
              <w:jc w:val="center"/>
              <w:rPr>
                <w:sz w:val="18"/>
                <w:szCs w:val="18"/>
              </w:rPr>
            </w:pPr>
            <w:r w:rsidRPr="00122EF2">
              <w:rPr>
                <w:sz w:val="18"/>
                <w:szCs w:val="18"/>
              </w:rPr>
              <w:t>176</w:t>
            </w:r>
          </w:p>
        </w:tc>
        <w:tc>
          <w:tcPr>
            <w:tcW w:w="257" w:type="pct"/>
            <w:vAlign w:val="bottom"/>
          </w:tcPr>
          <w:p w:rsidR="00E23DF4" w:rsidRPr="00122EF2" w:rsidRDefault="00E23DF4" w:rsidP="00DF26B6">
            <w:pPr>
              <w:spacing w:after="0"/>
              <w:jc w:val="center"/>
              <w:rPr>
                <w:sz w:val="18"/>
                <w:szCs w:val="18"/>
              </w:rPr>
            </w:pPr>
            <w:r w:rsidRPr="00122EF2">
              <w:rPr>
                <w:sz w:val="18"/>
                <w:szCs w:val="18"/>
              </w:rPr>
              <w:t>280</w:t>
            </w:r>
          </w:p>
        </w:tc>
        <w:tc>
          <w:tcPr>
            <w:tcW w:w="276" w:type="pct"/>
            <w:vAlign w:val="bottom"/>
          </w:tcPr>
          <w:p w:rsidR="00E23DF4" w:rsidRPr="00122EF2" w:rsidRDefault="00E23DF4" w:rsidP="00DF26B6">
            <w:pPr>
              <w:spacing w:after="0"/>
              <w:jc w:val="center"/>
              <w:rPr>
                <w:sz w:val="18"/>
                <w:szCs w:val="18"/>
              </w:rPr>
            </w:pPr>
            <w:r w:rsidRPr="00122EF2">
              <w:rPr>
                <w:sz w:val="18"/>
                <w:szCs w:val="18"/>
              </w:rPr>
              <w:t>30</w:t>
            </w:r>
          </w:p>
        </w:tc>
        <w:tc>
          <w:tcPr>
            <w:tcW w:w="246" w:type="pct"/>
            <w:vAlign w:val="bottom"/>
          </w:tcPr>
          <w:p w:rsidR="00E23DF4" w:rsidRPr="00122EF2" w:rsidRDefault="00E23DF4" w:rsidP="00DF26B6">
            <w:pPr>
              <w:spacing w:after="0"/>
              <w:jc w:val="center"/>
              <w:rPr>
                <w:sz w:val="18"/>
                <w:szCs w:val="18"/>
              </w:rPr>
            </w:pPr>
            <w:r w:rsidRPr="00122EF2">
              <w:rPr>
                <w:sz w:val="18"/>
                <w:szCs w:val="18"/>
              </w:rPr>
              <w:t>405</w:t>
            </w:r>
          </w:p>
        </w:tc>
        <w:tc>
          <w:tcPr>
            <w:tcW w:w="257" w:type="pct"/>
            <w:vAlign w:val="bottom"/>
          </w:tcPr>
          <w:p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rsidR="00E23DF4" w:rsidRPr="00122EF2" w:rsidRDefault="00E23DF4" w:rsidP="00DF26B6">
            <w:pPr>
              <w:spacing w:after="0"/>
              <w:jc w:val="center"/>
              <w:rPr>
                <w:sz w:val="18"/>
                <w:szCs w:val="18"/>
              </w:rPr>
            </w:pPr>
            <w:r w:rsidRPr="00122EF2">
              <w:rPr>
                <w:sz w:val="18"/>
                <w:szCs w:val="18"/>
              </w:rPr>
              <w:t>2,300</w:t>
            </w:r>
          </w:p>
        </w:tc>
        <w:tc>
          <w:tcPr>
            <w:tcW w:w="236" w:type="pct"/>
            <w:vAlign w:val="bottom"/>
          </w:tcPr>
          <w:p w:rsidR="00E23DF4" w:rsidRPr="00122EF2" w:rsidRDefault="00E23DF4" w:rsidP="00DF26B6">
            <w:pPr>
              <w:spacing w:after="0"/>
              <w:jc w:val="center"/>
              <w:rPr>
                <w:sz w:val="18"/>
                <w:szCs w:val="18"/>
              </w:rPr>
            </w:pPr>
            <w:r w:rsidRPr="00122EF2">
              <w:rPr>
                <w:sz w:val="18"/>
                <w:szCs w:val="18"/>
              </w:rPr>
              <w:t>645</w:t>
            </w:r>
          </w:p>
        </w:tc>
        <w:tc>
          <w:tcPr>
            <w:tcW w:w="280" w:type="pct"/>
            <w:vAlign w:val="bottom"/>
          </w:tcPr>
          <w:p w:rsidR="00E23DF4" w:rsidRPr="00122EF2" w:rsidRDefault="00E23DF4" w:rsidP="00DF26B6">
            <w:pPr>
              <w:spacing w:after="0"/>
              <w:jc w:val="center"/>
              <w:rPr>
                <w:sz w:val="18"/>
                <w:szCs w:val="18"/>
              </w:rPr>
            </w:pPr>
            <w:r w:rsidRPr="00122EF2">
              <w:rPr>
                <w:sz w:val="18"/>
                <w:szCs w:val="18"/>
              </w:rPr>
              <w:t>335</w:t>
            </w:r>
          </w:p>
        </w:tc>
        <w:tc>
          <w:tcPr>
            <w:tcW w:w="383" w:type="pct"/>
            <w:vAlign w:val="bottom"/>
          </w:tcPr>
          <w:p w:rsidR="00E23DF4" w:rsidRPr="00122EF2" w:rsidRDefault="00E23DF4" w:rsidP="00DF26B6">
            <w:pPr>
              <w:spacing w:after="0"/>
              <w:jc w:val="center"/>
              <w:rPr>
                <w:sz w:val="18"/>
                <w:szCs w:val="18"/>
              </w:rPr>
            </w:pPr>
            <w:r w:rsidRPr="00122EF2">
              <w:rPr>
                <w:sz w:val="18"/>
                <w:szCs w:val="18"/>
              </w:rPr>
              <w:t>260</w:t>
            </w:r>
          </w:p>
        </w:tc>
        <w:tc>
          <w:tcPr>
            <w:tcW w:w="390" w:type="pct"/>
            <w:vAlign w:val="bottom"/>
          </w:tcPr>
          <w:p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2007</w:t>
            </w:r>
          </w:p>
        </w:tc>
        <w:tc>
          <w:tcPr>
            <w:tcW w:w="303" w:type="pct"/>
            <w:vAlign w:val="bottom"/>
          </w:tcPr>
          <w:p w:rsidR="00E23DF4" w:rsidRPr="00122EF2" w:rsidRDefault="00E23DF4" w:rsidP="00DF26B6">
            <w:pPr>
              <w:spacing w:after="0"/>
              <w:jc w:val="center"/>
              <w:rPr>
                <w:sz w:val="18"/>
                <w:szCs w:val="18"/>
              </w:rPr>
            </w:pPr>
            <w:r w:rsidRPr="00122EF2">
              <w:rPr>
                <w:sz w:val="18"/>
                <w:szCs w:val="18"/>
              </w:rPr>
              <w:t>134</w:t>
            </w:r>
          </w:p>
        </w:tc>
        <w:tc>
          <w:tcPr>
            <w:tcW w:w="267" w:type="pct"/>
            <w:vAlign w:val="bottom"/>
          </w:tcPr>
          <w:p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rsidR="00E23DF4" w:rsidRPr="00122EF2" w:rsidRDefault="00E23DF4" w:rsidP="00DF26B6">
            <w:pPr>
              <w:spacing w:after="0"/>
              <w:jc w:val="center"/>
              <w:rPr>
                <w:sz w:val="18"/>
                <w:szCs w:val="18"/>
              </w:rPr>
            </w:pPr>
            <w:r w:rsidRPr="00122EF2">
              <w:rPr>
                <w:sz w:val="18"/>
                <w:szCs w:val="18"/>
              </w:rPr>
              <w:t>35</w:t>
            </w:r>
          </w:p>
        </w:tc>
        <w:tc>
          <w:tcPr>
            <w:tcW w:w="257" w:type="pct"/>
            <w:vAlign w:val="bottom"/>
          </w:tcPr>
          <w:p w:rsidR="00E23DF4" w:rsidRPr="00122EF2" w:rsidRDefault="00E23DF4" w:rsidP="00DF26B6">
            <w:pPr>
              <w:spacing w:after="0"/>
              <w:jc w:val="center"/>
              <w:rPr>
                <w:sz w:val="18"/>
                <w:szCs w:val="18"/>
              </w:rPr>
            </w:pPr>
            <w:r w:rsidRPr="00122EF2">
              <w:rPr>
                <w:sz w:val="18"/>
                <w:szCs w:val="18"/>
              </w:rPr>
              <w:t>245</w:t>
            </w:r>
          </w:p>
        </w:tc>
        <w:tc>
          <w:tcPr>
            <w:tcW w:w="276" w:type="pct"/>
            <w:vAlign w:val="bottom"/>
          </w:tcPr>
          <w:p w:rsidR="00E23DF4" w:rsidRPr="00122EF2" w:rsidRDefault="00E23DF4" w:rsidP="00DF26B6">
            <w:pPr>
              <w:spacing w:after="0"/>
              <w:jc w:val="center"/>
              <w:rPr>
                <w:sz w:val="18"/>
                <w:szCs w:val="18"/>
              </w:rPr>
            </w:pPr>
            <w:r w:rsidRPr="00122EF2">
              <w:rPr>
                <w:sz w:val="18"/>
                <w:szCs w:val="18"/>
              </w:rPr>
              <w:t>15</w:t>
            </w:r>
          </w:p>
        </w:tc>
        <w:tc>
          <w:tcPr>
            <w:tcW w:w="246" w:type="pct"/>
            <w:vAlign w:val="bottom"/>
          </w:tcPr>
          <w:p w:rsidR="00E23DF4" w:rsidRPr="00122EF2" w:rsidRDefault="00E23DF4" w:rsidP="00DF26B6">
            <w:pPr>
              <w:spacing w:after="0"/>
              <w:jc w:val="center"/>
              <w:rPr>
                <w:sz w:val="18"/>
                <w:szCs w:val="18"/>
              </w:rPr>
            </w:pPr>
            <w:r w:rsidRPr="00122EF2">
              <w:rPr>
                <w:sz w:val="18"/>
                <w:szCs w:val="18"/>
              </w:rPr>
              <w:t>290</w:t>
            </w:r>
          </w:p>
        </w:tc>
        <w:tc>
          <w:tcPr>
            <w:tcW w:w="257" w:type="pct"/>
            <w:vAlign w:val="bottom"/>
          </w:tcPr>
          <w:p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rsidR="00E23DF4" w:rsidRPr="00122EF2" w:rsidRDefault="00E23DF4" w:rsidP="00DF26B6">
            <w:pPr>
              <w:spacing w:after="0"/>
              <w:jc w:val="center"/>
              <w:rPr>
                <w:sz w:val="18"/>
                <w:szCs w:val="18"/>
              </w:rPr>
            </w:pPr>
            <w:r w:rsidRPr="00122EF2">
              <w:rPr>
                <w:sz w:val="18"/>
                <w:szCs w:val="18"/>
              </w:rPr>
              <w:t>990</w:t>
            </w:r>
          </w:p>
        </w:tc>
        <w:tc>
          <w:tcPr>
            <w:tcW w:w="236" w:type="pct"/>
            <w:vAlign w:val="bottom"/>
          </w:tcPr>
          <w:p w:rsidR="00E23DF4" w:rsidRPr="00122EF2" w:rsidRDefault="00E23DF4" w:rsidP="00DF26B6">
            <w:pPr>
              <w:spacing w:after="0"/>
              <w:jc w:val="center"/>
              <w:rPr>
                <w:sz w:val="18"/>
                <w:szCs w:val="18"/>
              </w:rPr>
            </w:pPr>
            <w:r w:rsidRPr="00122EF2">
              <w:rPr>
                <w:sz w:val="18"/>
                <w:szCs w:val="18"/>
              </w:rPr>
              <w:t>970</w:t>
            </w:r>
          </w:p>
        </w:tc>
        <w:tc>
          <w:tcPr>
            <w:tcW w:w="280" w:type="pct"/>
            <w:vAlign w:val="bottom"/>
          </w:tcPr>
          <w:p w:rsidR="00E23DF4" w:rsidRPr="00122EF2" w:rsidRDefault="00E23DF4" w:rsidP="00DF26B6">
            <w:pPr>
              <w:spacing w:after="0"/>
              <w:jc w:val="center"/>
              <w:rPr>
                <w:sz w:val="18"/>
                <w:szCs w:val="18"/>
              </w:rPr>
            </w:pPr>
            <w:r w:rsidRPr="00122EF2">
              <w:rPr>
                <w:sz w:val="18"/>
                <w:szCs w:val="18"/>
              </w:rPr>
              <w:t>351</w:t>
            </w:r>
          </w:p>
        </w:tc>
        <w:tc>
          <w:tcPr>
            <w:tcW w:w="383" w:type="pct"/>
            <w:vAlign w:val="bottom"/>
          </w:tcPr>
          <w:p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1,244</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2008</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55</w:t>
            </w:r>
          </w:p>
        </w:tc>
        <w:tc>
          <w:tcPr>
            <w:tcW w:w="341" w:type="pct"/>
            <w:vAlign w:val="bottom"/>
          </w:tcPr>
          <w:p w:rsidR="00E23DF4" w:rsidRPr="00122EF2" w:rsidRDefault="00E23DF4" w:rsidP="00DF26B6">
            <w:pPr>
              <w:spacing w:after="0"/>
              <w:jc w:val="center"/>
              <w:rPr>
                <w:sz w:val="18"/>
                <w:szCs w:val="18"/>
              </w:rPr>
            </w:pPr>
            <w:r w:rsidRPr="00122EF2">
              <w:rPr>
                <w:sz w:val="18"/>
                <w:szCs w:val="18"/>
              </w:rPr>
              <w:t>570</w:t>
            </w:r>
          </w:p>
        </w:tc>
        <w:tc>
          <w:tcPr>
            <w:tcW w:w="288" w:type="pct"/>
            <w:vAlign w:val="bottom"/>
          </w:tcPr>
          <w:p w:rsidR="00E23DF4" w:rsidRPr="00122EF2" w:rsidRDefault="00E23DF4" w:rsidP="00DF26B6">
            <w:pPr>
              <w:spacing w:after="0"/>
              <w:jc w:val="center"/>
              <w:rPr>
                <w:sz w:val="18"/>
                <w:szCs w:val="18"/>
              </w:rPr>
            </w:pPr>
            <w:r w:rsidRPr="00122EF2">
              <w:rPr>
                <w:sz w:val="18"/>
                <w:szCs w:val="18"/>
              </w:rPr>
              <w:t>25</w:t>
            </w:r>
          </w:p>
        </w:tc>
        <w:tc>
          <w:tcPr>
            <w:tcW w:w="257" w:type="pct"/>
            <w:vAlign w:val="bottom"/>
          </w:tcPr>
          <w:p w:rsidR="00E23DF4" w:rsidRPr="00122EF2" w:rsidRDefault="00E23DF4" w:rsidP="00DF26B6">
            <w:pPr>
              <w:spacing w:after="0"/>
              <w:jc w:val="center"/>
              <w:rPr>
                <w:sz w:val="18"/>
                <w:szCs w:val="18"/>
              </w:rPr>
            </w:pPr>
            <w:r w:rsidRPr="00122EF2">
              <w:rPr>
                <w:sz w:val="18"/>
                <w:szCs w:val="18"/>
              </w:rPr>
              <w:t>1,250</w:t>
            </w:r>
          </w:p>
        </w:tc>
        <w:tc>
          <w:tcPr>
            <w:tcW w:w="276" w:type="pct"/>
            <w:vAlign w:val="bottom"/>
          </w:tcPr>
          <w:p w:rsidR="00E23DF4" w:rsidRPr="00122EF2" w:rsidRDefault="00E23DF4" w:rsidP="00DF26B6">
            <w:pPr>
              <w:spacing w:after="0"/>
              <w:jc w:val="center"/>
              <w:rPr>
                <w:sz w:val="18"/>
                <w:szCs w:val="18"/>
              </w:rPr>
            </w:pPr>
            <w:r w:rsidRPr="00122EF2">
              <w:rPr>
                <w:sz w:val="18"/>
                <w:szCs w:val="18"/>
              </w:rPr>
              <w:t>23</w:t>
            </w:r>
          </w:p>
        </w:tc>
        <w:tc>
          <w:tcPr>
            <w:tcW w:w="246" w:type="pct"/>
            <w:vAlign w:val="bottom"/>
          </w:tcPr>
          <w:p w:rsidR="00E23DF4" w:rsidRPr="00122EF2" w:rsidRDefault="00E23DF4" w:rsidP="00DF26B6">
            <w:pPr>
              <w:spacing w:after="0"/>
              <w:jc w:val="center"/>
              <w:rPr>
                <w:sz w:val="18"/>
                <w:szCs w:val="18"/>
              </w:rPr>
            </w:pPr>
            <w:r w:rsidRPr="00122EF2">
              <w:rPr>
                <w:sz w:val="18"/>
                <w:szCs w:val="18"/>
              </w:rPr>
              <w:t>420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rsidR="00E23DF4" w:rsidRPr="00122EF2" w:rsidRDefault="00E23DF4" w:rsidP="00DF26B6">
            <w:pPr>
              <w:spacing w:after="0"/>
              <w:jc w:val="center"/>
              <w:rPr>
                <w:sz w:val="18"/>
                <w:szCs w:val="18"/>
              </w:rPr>
            </w:pPr>
            <w:r w:rsidRPr="00122EF2">
              <w:rPr>
                <w:sz w:val="18"/>
                <w:szCs w:val="18"/>
              </w:rPr>
              <w:t>925</w:t>
            </w:r>
          </w:p>
        </w:tc>
        <w:tc>
          <w:tcPr>
            <w:tcW w:w="383" w:type="pct"/>
            <w:vAlign w:val="bottom"/>
          </w:tcPr>
          <w:p w:rsidR="00E23DF4" w:rsidRPr="00122EF2" w:rsidRDefault="00E23DF4" w:rsidP="00DF26B6">
            <w:pPr>
              <w:spacing w:after="0"/>
              <w:jc w:val="center"/>
              <w:rPr>
                <w:sz w:val="18"/>
                <w:szCs w:val="18"/>
              </w:rPr>
            </w:pPr>
            <w:r w:rsidRPr="00122EF2">
              <w:rPr>
                <w:sz w:val="18"/>
                <w:szCs w:val="18"/>
              </w:rPr>
              <w:t>2,600</w:t>
            </w:r>
          </w:p>
        </w:tc>
        <w:tc>
          <w:tcPr>
            <w:tcW w:w="390" w:type="pct"/>
            <w:vAlign w:val="bottom"/>
          </w:tcPr>
          <w:p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1,741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rsidR="00E23DF4" w:rsidRPr="00122EF2" w:rsidRDefault="00E23DF4" w:rsidP="00DF26B6">
            <w:pPr>
              <w:spacing w:after="0"/>
              <w:jc w:val="center"/>
              <w:rPr>
                <w:sz w:val="18"/>
                <w:szCs w:val="18"/>
              </w:rPr>
            </w:pPr>
            <w:r w:rsidRPr="00122EF2">
              <w:rPr>
                <w:sz w:val="18"/>
                <w:szCs w:val="18"/>
              </w:rPr>
              <w:t>330</w:t>
            </w:r>
          </w:p>
        </w:tc>
        <w:tc>
          <w:tcPr>
            <w:tcW w:w="341" w:type="pct"/>
            <w:vAlign w:val="bottom"/>
          </w:tcPr>
          <w:p w:rsidR="00E23DF4" w:rsidRPr="00122EF2" w:rsidRDefault="00E23DF4" w:rsidP="00DF26B6">
            <w:pPr>
              <w:spacing w:after="0"/>
              <w:jc w:val="center"/>
              <w:rPr>
                <w:sz w:val="18"/>
                <w:szCs w:val="18"/>
              </w:rPr>
            </w:pPr>
            <w:r w:rsidRPr="00122EF2">
              <w:rPr>
                <w:sz w:val="18"/>
                <w:szCs w:val="18"/>
              </w:rPr>
              <w:t>330</w:t>
            </w:r>
          </w:p>
        </w:tc>
        <w:tc>
          <w:tcPr>
            <w:tcW w:w="288" w:type="pct"/>
            <w:vAlign w:val="bottom"/>
          </w:tcPr>
          <w:p w:rsidR="00E23DF4" w:rsidRPr="00122EF2" w:rsidRDefault="00E23DF4" w:rsidP="00DF26B6">
            <w:pPr>
              <w:spacing w:after="0"/>
              <w:jc w:val="center"/>
              <w:rPr>
                <w:sz w:val="18"/>
                <w:szCs w:val="18"/>
              </w:rPr>
            </w:pPr>
            <w:r w:rsidRPr="00122EF2">
              <w:rPr>
                <w:sz w:val="18"/>
                <w:szCs w:val="18"/>
              </w:rPr>
              <w:t>340</w:t>
            </w:r>
          </w:p>
        </w:tc>
        <w:tc>
          <w:tcPr>
            <w:tcW w:w="257" w:type="pct"/>
            <w:vAlign w:val="bottom"/>
          </w:tcPr>
          <w:p w:rsidR="00E23DF4" w:rsidRPr="00122EF2" w:rsidRDefault="00E23DF4" w:rsidP="00DF26B6">
            <w:pPr>
              <w:spacing w:after="0"/>
              <w:jc w:val="center"/>
              <w:rPr>
                <w:sz w:val="18"/>
                <w:szCs w:val="18"/>
              </w:rPr>
            </w:pPr>
            <w:r w:rsidRPr="00122EF2">
              <w:rPr>
                <w:sz w:val="18"/>
                <w:szCs w:val="18"/>
              </w:rPr>
              <w:t>750</w:t>
            </w:r>
          </w:p>
        </w:tc>
        <w:tc>
          <w:tcPr>
            <w:tcW w:w="276" w:type="pct"/>
            <w:vAlign w:val="bottom"/>
          </w:tcPr>
          <w:p w:rsidR="00E23DF4" w:rsidRPr="00122EF2" w:rsidRDefault="00E23DF4" w:rsidP="00DF26B6">
            <w:pPr>
              <w:spacing w:after="0"/>
              <w:jc w:val="center"/>
              <w:rPr>
                <w:sz w:val="18"/>
                <w:szCs w:val="18"/>
              </w:rPr>
            </w:pPr>
            <w:r w:rsidRPr="00122EF2">
              <w:rPr>
                <w:sz w:val="18"/>
                <w:szCs w:val="18"/>
              </w:rPr>
              <w:t>110</w:t>
            </w:r>
          </w:p>
        </w:tc>
        <w:tc>
          <w:tcPr>
            <w:tcW w:w="246" w:type="pct"/>
            <w:vAlign w:val="bottom"/>
          </w:tcPr>
          <w:p w:rsidR="00E23DF4" w:rsidRPr="00122EF2" w:rsidRDefault="00E23DF4" w:rsidP="00DF26B6">
            <w:pPr>
              <w:spacing w:after="0"/>
              <w:jc w:val="center"/>
              <w:rPr>
                <w:sz w:val="18"/>
                <w:szCs w:val="18"/>
              </w:rPr>
            </w:pPr>
            <w:r w:rsidRPr="00122EF2">
              <w:rPr>
                <w:sz w:val="18"/>
                <w:szCs w:val="18"/>
              </w:rPr>
              <w:t>1,050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vAlign w:val="bottom"/>
          </w:tcPr>
          <w:p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rsidR="00E23DF4" w:rsidRPr="00122EF2" w:rsidRDefault="00E23DF4" w:rsidP="00DF26B6">
            <w:pPr>
              <w:spacing w:after="0"/>
              <w:jc w:val="center"/>
              <w:rPr>
                <w:sz w:val="18"/>
                <w:szCs w:val="18"/>
              </w:rPr>
            </w:pPr>
            <w:r w:rsidRPr="00122EF2">
              <w:rPr>
                <w:sz w:val="18"/>
                <w:szCs w:val="18"/>
              </w:rPr>
              <w:t>315</w:t>
            </w:r>
          </w:p>
        </w:tc>
        <w:tc>
          <w:tcPr>
            <w:tcW w:w="280" w:type="pct"/>
            <w:vAlign w:val="bottom"/>
          </w:tcPr>
          <w:p w:rsidR="00E23DF4" w:rsidRPr="00122EF2" w:rsidRDefault="00E23DF4" w:rsidP="00DF26B6">
            <w:pPr>
              <w:spacing w:after="0"/>
              <w:jc w:val="center"/>
              <w:rPr>
                <w:sz w:val="18"/>
                <w:szCs w:val="18"/>
              </w:rPr>
            </w:pPr>
            <w:r w:rsidRPr="00122EF2">
              <w:rPr>
                <w:sz w:val="18"/>
                <w:szCs w:val="18"/>
              </w:rPr>
              <w:t>1,675</w:t>
            </w:r>
          </w:p>
        </w:tc>
        <w:tc>
          <w:tcPr>
            <w:tcW w:w="383" w:type="pct"/>
            <w:vAlign w:val="bottom"/>
          </w:tcPr>
          <w:p w:rsidR="00E23DF4" w:rsidRPr="00122EF2" w:rsidRDefault="00E23DF4" w:rsidP="00DF26B6">
            <w:pPr>
              <w:spacing w:after="0"/>
              <w:jc w:val="center"/>
              <w:rPr>
                <w:sz w:val="18"/>
                <w:szCs w:val="18"/>
              </w:rPr>
            </w:pPr>
            <w:r w:rsidRPr="00122EF2">
              <w:rPr>
                <w:sz w:val="18"/>
                <w:szCs w:val="18"/>
              </w:rPr>
              <w:t>700</w:t>
            </w:r>
          </w:p>
        </w:tc>
        <w:tc>
          <w:tcPr>
            <w:tcW w:w="390" w:type="pct"/>
            <w:vAlign w:val="bottom"/>
          </w:tcPr>
          <w:p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2,281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2010</w:t>
            </w:r>
          </w:p>
        </w:tc>
        <w:tc>
          <w:tcPr>
            <w:tcW w:w="303" w:type="pct"/>
            <w:vAlign w:val="bottom"/>
          </w:tcPr>
          <w:p w:rsidR="00E23DF4" w:rsidRPr="00122EF2" w:rsidRDefault="00E23DF4" w:rsidP="00DF26B6">
            <w:pPr>
              <w:spacing w:after="0"/>
              <w:jc w:val="center"/>
              <w:rPr>
                <w:sz w:val="18"/>
                <w:szCs w:val="18"/>
              </w:rPr>
            </w:pPr>
            <w:r w:rsidRPr="00122EF2">
              <w:rPr>
                <w:sz w:val="18"/>
                <w:szCs w:val="18"/>
              </w:rPr>
              <w:t>85</w:t>
            </w:r>
          </w:p>
        </w:tc>
        <w:tc>
          <w:tcPr>
            <w:tcW w:w="267" w:type="pct"/>
            <w:vAlign w:val="bottom"/>
          </w:tcPr>
          <w:p w:rsidR="00E23DF4" w:rsidRPr="00122EF2" w:rsidRDefault="00E23DF4" w:rsidP="00DF26B6">
            <w:pPr>
              <w:spacing w:after="0"/>
              <w:jc w:val="center"/>
              <w:rPr>
                <w:sz w:val="18"/>
                <w:szCs w:val="18"/>
              </w:rPr>
            </w:pPr>
            <w:r w:rsidRPr="00122EF2">
              <w:rPr>
                <w:sz w:val="18"/>
                <w:szCs w:val="18"/>
              </w:rPr>
              <w:t>102</w:t>
            </w:r>
          </w:p>
        </w:tc>
        <w:tc>
          <w:tcPr>
            <w:tcW w:w="341" w:type="pct"/>
            <w:vAlign w:val="bottom"/>
          </w:tcPr>
          <w:p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rsidR="00E23DF4" w:rsidRPr="00122EF2" w:rsidRDefault="00E23DF4" w:rsidP="00DF26B6">
            <w:pPr>
              <w:spacing w:after="0"/>
              <w:jc w:val="center"/>
              <w:rPr>
                <w:sz w:val="18"/>
                <w:szCs w:val="18"/>
              </w:rPr>
            </w:pPr>
            <w:r w:rsidRPr="00122EF2">
              <w:rPr>
                <w:sz w:val="18"/>
                <w:szCs w:val="18"/>
              </w:rPr>
              <w:t>880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570</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rsidR="00E23DF4" w:rsidRPr="00122EF2" w:rsidRDefault="00E23DF4" w:rsidP="00DF26B6">
            <w:pPr>
              <w:spacing w:after="0"/>
              <w:jc w:val="center"/>
              <w:rPr>
                <w:sz w:val="18"/>
                <w:szCs w:val="18"/>
              </w:rPr>
            </w:pPr>
            <w:r w:rsidRPr="00122EF2">
              <w:rPr>
                <w:sz w:val="18"/>
                <w:szCs w:val="18"/>
              </w:rPr>
              <w:t>350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2,878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2,137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2012</w:t>
            </w:r>
          </w:p>
        </w:tc>
        <w:tc>
          <w:tcPr>
            <w:tcW w:w="303" w:type="pct"/>
            <w:vAlign w:val="bottom"/>
          </w:tcPr>
          <w:p w:rsidR="00E23DF4" w:rsidRPr="00122EF2" w:rsidRDefault="00E23DF4" w:rsidP="00DF26B6">
            <w:pPr>
              <w:spacing w:after="0"/>
              <w:jc w:val="center"/>
              <w:rPr>
                <w:sz w:val="18"/>
                <w:szCs w:val="18"/>
              </w:rPr>
            </w:pPr>
            <w:r w:rsidRPr="00122EF2">
              <w:rPr>
                <w:sz w:val="18"/>
                <w:szCs w:val="18"/>
              </w:rPr>
              <w:t>25</w:t>
            </w:r>
          </w:p>
        </w:tc>
        <w:tc>
          <w:tcPr>
            <w:tcW w:w="267" w:type="pct"/>
            <w:vAlign w:val="bottom"/>
          </w:tcPr>
          <w:p w:rsidR="00E23DF4" w:rsidRPr="00122EF2" w:rsidRDefault="00E23DF4" w:rsidP="00DF26B6">
            <w:pPr>
              <w:spacing w:after="0"/>
              <w:jc w:val="center"/>
              <w:rPr>
                <w:sz w:val="18"/>
                <w:szCs w:val="18"/>
              </w:rPr>
            </w:pPr>
            <w:r w:rsidRPr="00122EF2">
              <w:rPr>
                <w:sz w:val="18"/>
                <w:szCs w:val="18"/>
              </w:rPr>
              <w:t>60</w:t>
            </w:r>
          </w:p>
        </w:tc>
        <w:tc>
          <w:tcPr>
            <w:tcW w:w="341" w:type="pct"/>
            <w:vAlign w:val="bottom"/>
          </w:tcPr>
          <w:p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rsidR="00E23DF4" w:rsidRPr="00122EF2" w:rsidRDefault="00E23DF4" w:rsidP="00DF26B6">
            <w:pPr>
              <w:spacing w:after="0"/>
              <w:jc w:val="center"/>
              <w:rPr>
                <w:sz w:val="18"/>
                <w:szCs w:val="18"/>
              </w:rPr>
            </w:pPr>
            <w:r w:rsidRPr="00122EF2">
              <w:rPr>
                <w:sz w:val="18"/>
                <w:szCs w:val="18"/>
              </w:rPr>
              <w:t>170</w:t>
            </w:r>
          </w:p>
        </w:tc>
        <w:tc>
          <w:tcPr>
            <w:tcW w:w="276" w:type="pct"/>
            <w:vAlign w:val="bottom"/>
          </w:tcPr>
          <w:p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rsidR="00E23DF4" w:rsidRPr="00122EF2" w:rsidRDefault="00E23DF4" w:rsidP="00DF26B6">
            <w:pPr>
              <w:spacing w:after="0"/>
              <w:jc w:val="center"/>
              <w:rPr>
                <w:sz w:val="18"/>
                <w:szCs w:val="18"/>
              </w:rPr>
            </w:pPr>
            <w:r w:rsidRPr="00122EF2">
              <w:rPr>
                <w:sz w:val="18"/>
                <w:szCs w:val="18"/>
              </w:rPr>
              <w:t>110</w:t>
            </w:r>
          </w:p>
        </w:tc>
        <w:tc>
          <w:tcPr>
            <w:tcW w:w="276" w:type="pct"/>
            <w:vAlign w:val="bottom"/>
          </w:tcPr>
          <w:p w:rsidR="00E23DF4" w:rsidRPr="00122EF2" w:rsidRDefault="00E23DF4" w:rsidP="00DF26B6">
            <w:pPr>
              <w:spacing w:after="0"/>
              <w:jc w:val="center"/>
              <w:rPr>
                <w:sz w:val="18"/>
                <w:szCs w:val="18"/>
              </w:rPr>
            </w:pPr>
            <w:r w:rsidRPr="00122EF2">
              <w:rPr>
                <w:sz w:val="18"/>
                <w:szCs w:val="18"/>
              </w:rPr>
              <w:t>330</w:t>
            </w:r>
          </w:p>
        </w:tc>
        <w:tc>
          <w:tcPr>
            <w:tcW w:w="322" w:type="pct"/>
            <w:vAlign w:val="bottom"/>
          </w:tcPr>
          <w:p w:rsidR="00E23DF4" w:rsidRPr="00122EF2" w:rsidRDefault="00E23DF4" w:rsidP="00DF26B6">
            <w:pPr>
              <w:spacing w:after="0"/>
              <w:jc w:val="center"/>
              <w:rPr>
                <w:sz w:val="18"/>
                <w:szCs w:val="18"/>
              </w:rPr>
            </w:pPr>
            <w:r w:rsidRPr="00122EF2">
              <w:rPr>
                <w:sz w:val="18"/>
                <w:szCs w:val="18"/>
              </w:rPr>
              <w:t>2,400</w:t>
            </w:r>
          </w:p>
        </w:tc>
        <w:tc>
          <w:tcPr>
            <w:tcW w:w="236" w:type="pct"/>
            <w:vAlign w:val="bottom"/>
          </w:tcPr>
          <w:p w:rsidR="00E23DF4" w:rsidRPr="00122EF2" w:rsidRDefault="00E23DF4" w:rsidP="00DF26B6">
            <w:pPr>
              <w:spacing w:after="0"/>
              <w:jc w:val="center"/>
              <w:rPr>
                <w:sz w:val="18"/>
                <w:szCs w:val="18"/>
              </w:rPr>
            </w:pPr>
            <w:r w:rsidRPr="00122EF2">
              <w:rPr>
                <w:sz w:val="18"/>
                <w:szCs w:val="18"/>
              </w:rPr>
              <w:t>3,300</w:t>
            </w:r>
          </w:p>
        </w:tc>
        <w:tc>
          <w:tcPr>
            <w:tcW w:w="280" w:type="pct"/>
            <w:vAlign w:val="bottom"/>
          </w:tcPr>
          <w:p w:rsidR="00E23DF4" w:rsidRPr="00122EF2" w:rsidRDefault="00E23DF4" w:rsidP="00DF26B6">
            <w:pPr>
              <w:spacing w:after="0"/>
              <w:jc w:val="center"/>
              <w:rPr>
                <w:sz w:val="18"/>
                <w:szCs w:val="18"/>
              </w:rPr>
            </w:pPr>
            <w:r w:rsidRPr="00122EF2">
              <w:rPr>
                <w:sz w:val="18"/>
                <w:szCs w:val="18"/>
              </w:rPr>
              <w:t>2,650</w:t>
            </w:r>
          </w:p>
        </w:tc>
        <w:tc>
          <w:tcPr>
            <w:tcW w:w="383" w:type="pct"/>
            <w:vAlign w:val="bottom"/>
          </w:tcPr>
          <w:p w:rsidR="00E23DF4" w:rsidRPr="00122EF2" w:rsidRDefault="00E23DF4" w:rsidP="00DF26B6">
            <w:pPr>
              <w:spacing w:after="0"/>
              <w:jc w:val="center"/>
              <w:rPr>
                <w:sz w:val="18"/>
                <w:szCs w:val="18"/>
              </w:rPr>
            </w:pPr>
            <w:r w:rsidRPr="00122EF2">
              <w:rPr>
                <w:sz w:val="18"/>
                <w:szCs w:val="18"/>
              </w:rPr>
              <w:t>360</w:t>
            </w:r>
          </w:p>
        </w:tc>
        <w:tc>
          <w:tcPr>
            <w:tcW w:w="390" w:type="pct"/>
            <w:vAlign w:val="bottom"/>
          </w:tcPr>
          <w:p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1,908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rsidR="00E23DF4" w:rsidRPr="00122EF2" w:rsidRDefault="00E23DF4" w:rsidP="00DF26B6">
            <w:pPr>
              <w:spacing w:after="0"/>
              <w:jc w:val="center"/>
              <w:rPr>
                <w:sz w:val="18"/>
                <w:szCs w:val="18"/>
              </w:rPr>
            </w:pPr>
            <w:r w:rsidRPr="00122EF2">
              <w:rPr>
                <w:sz w:val="18"/>
                <w:szCs w:val="18"/>
              </w:rPr>
              <w:t>215</w:t>
            </w:r>
          </w:p>
        </w:tc>
        <w:tc>
          <w:tcPr>
            <w:tcW w:w="322" w:type="pct"/>
            <w:vAlign w:val="bottom"/>
          </w:tcPr>
          <w:p w:rsidR="00E23DF4" w:rsidRPr="00122EF2" w:rsidRDefault="00E23DF4" w:rsidP="00DF26B6">
            <w:pPr>
              <w:spacing w:after="0"/>
              <w:jc w:val="center"/>
              <w:rPr>
                <w:sz w:val="18"/>
                <w:szCs w:val="18"/>
              </w:rPr>
            </w:pPr>
            <w:r w:rsidRPr="00122EF2">
              <w:rPr>
                <w:sz w:val="18"/>
                <w:szCs w:val="18"/>
              </w:rPr>
              <w:t>2,140</w:t>
            </w:r>
          </w:p>
        </w:tc>
        <w:tc>
          <w:tcPr>
            <w:tcW w:w="236" w:type="pct"/>
            <w:vAlign w:val="bottom"/>
          </w:tcPr>
          <w:p w:rsidR="00E23DF4" w:rsidRPr="00122EF2" w:rsidRDefault="00E23DF4" w:rsidP="00DF26B6">
            <w:pPr>
              <w:spacing w:after="0"/>
              <w:jc w:val="center"/>
              <w:rPr>
                <w:sz w:val="18"/>
                <w:szCs w:val="18"/>
              </w:rPr>
            </w:pPr>
            <w:r w:rsidRPr="00122EF2">
              <w:rPr>
                <w:sz w:val="18"/>
                <w:szCs w:val="18"/>
              </w:rPr>
              <w:t>1,560</w:t>
            </w:r>
          </w:p>
        </w:tc>
        <w:tc>
          <w:tcPr>
            <w:tcW w:w="280" w:type="pct"/>
            <w:vAlign w:val="bottom"/>
          </w:tcPr>
          <w:p w:rsidR="00E23DF4" w:rsidRPr="00122EF2" w:rsidRDefault="00E23DF4" w:rsidP="00DF26B6">
            <w:pPr>
              <w:spacing w:after="0"/>
              <w:jc w:val="center"/>
              <w:rPr>
                <w:sz w:val="18"/>
                <w:szCs w:val="18"/>
              </w:rPr>
            </w:pPr>
            <w:r w:rsidRPr="00122EF2">
              <w:rPr>
                <w:sz w:val="18"/>
                <w:szCs w:val="18"/>
              </w:rPr>
              <w:t>2,370</w:t>
            </w:r>
          </w:p>
        </w:tc>
        <w:tc>
          <w:tcPr>
            <w:tcW w:w="383" w:type="pct"/>
            <w:vAlign w:val="bottom"/>
          </w:tcPr>
          <w:p w:rsidR="00E23DF4" w:rsidRPr="00122EF2" w:rsidRDefault="00E23DF4" w:rsidP="00DF26B6">
            <w:pPr>
              <w:spacing w:after="0"/>
              <w:jc w:val="center"/>
              <w:rPr>
                <w:sz w:val="18"/>
                <w:szCs w:val="18"/>
              </w:rPr>
            </w:pPr>
            <w:r w:rsidRPr="00122EF2">
              <w:rPr>
                <w:sz w:val="18"/>
                <w:szCs w:val="18"/>
              </w:rPr>
              <w:t>530</w:t>
            </w:r>
          </w:p>
        </w:tc>
        <w:tc>
          <w:tcPr>
            <w:tcW w:w="390" w:type="pct"/>
            <w:vAlign w:val="bottom"/>
          </w:tcPr>
          <w:p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3,048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2014</w:t>
            </w:r>
          </w:p>
        </w:tc>
        <w:tc>
          <w:tcPr>
            <w:tcW w:w="303" w:type="pct"/>
            <w:vAlign w:val="bottom"/>
          </w:tcPr>
          <w:p w:rsidR="00E23DF4" w:rsidRPr="00122EF2" w:rsidRDefault="00E23DF4" w:rsidP="00DF26B6">
            <w:pPr>
              <w:spacing w:after="0"/>
              <w:jc w:val="center"/>
              <w:rPr>
                <w:sz w:val="18"/>
                <w:szCs w:val="18"/>
              </w:rPr>
            </w:pPr>
            <w:r w:rsidRPr="00122EF2">
              <w:rPr>
                <w:sz w:val="18"/>
                <w:szCs w:val="18"/>
              </w:rPr>
              <w:t>425</w:t>
            </w:r>
          </w:p>
        </w:tc>
        <w:tc>
          <w:tcPr>
            <w:tcW w:w="267" w:type="pct"/>
            <w:vAlign w:val="bottom"/>
          </w:tcPr>
          <w:p w:rsidR="00E23DF4" w:rsidRPr="00122EF2" w:rsidRDefault="00E23DF4" w:rsidP="00DF26B6">
            <w:pPr>
              <w:spacing w:after="0"/>
              <w:jc w:val="center"/>
              <w:rPr>
                <w:sz w:val="18"/>
                <w:szCs w:val="18"/>
              </w:rPr>
            </w:pPr>
            <w:r w:rsidRPr="00122EF2">
              <w:rPr>
                <w:sz w:val="18"/>
                <w:szCs w:val="18"/>
              </w:rPr>
              <w:t>80</w:t>
            </w:r>
          </w:p>
        </w:tc>
        <w:tc>
          <w:tcPr>
            <w:tcW w:w="341" w:type="pct"/>
            <w:vAlign w:val="bottom"/>
          </w:tcPr>
          <w:p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850</w:t>
            </w:r>
          </w:p>
        </w:tc>
        <w:tc>
          <w:tcPr>
            <w:tcW w:w="257" w:type="pct"/>
            <w:vAlign w:val="bottom"/>
          </w:tcPr>
          <w:p w:rsidR="00E23DF4" w:rsidRPr="00122EF2" w:rsidRDefault="00E23DF4" w:rsidP="00DF26B6">
            <w:pPr>
              <w:spacing w:after="0"/>
              <w:jc w:val="center"/>
              <w:rPr>
                <w:sz w:val="18"/>
                <w:szCs w:val="18"/>
              </w:rPr>
            </w:pPr>
            <w:r w:rsidRPr="00122EF2">
              <w:rPr>
                <w:sz w:val="18"/>
                <w:szCs w:val="18"/>
              </w:rPr>
              <w:t>400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322" w:type="pct"/>
            <w:vAlign w:val="bottom"/>
          </w:tcPr>
          <w:p w:rsidR="00E23DF4" w:rsidRPr="00122EF2" w:rsidRDefault="00E23DF4" w:rsidP="00DF26B6">
            <w:pPr>
              <w:spacing w:after="0"/>
              <w:jc w:val="center"/>
              <w:rPr>
                <w:sz w:val="18"/>
                <w:szCs w:val="18"/>
              </w:rPr>
            </w:pPr>
            <w:r w:rsidRPr="00122EF2">
              <w:rPr>
                <w:sz w:val="18"/>
                <w:szCs w:val="18"/>
              </w:rPr>
              <w:t>2,000</w:t>
            </w:r>
          </w:p>
        </w:tc>
        <w:tc>
          <w:tcPr>
            <w:tcW w:w="236" w:type="pct"/>
            <w:vAlign w:val="bottom"/>
          </w:tcPr>
          <w:p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4,110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2015</w:t>
            </w:r>
          </w:p>
        </w:tc>
        <w:tc>
          <w:tcPr>
            <w:tcW w:w="303" w:type="pct"/>
            <w:vAlign w:val="bottom"/>
          </w:tcPr>
          <w:p w:rsidR="00E23DF4" w:rsidRPr="00122EF2" w:rsidRDefault="00E23DF4" w:rsidP="00DF26B6">
            <w:pPr>
              <w:spacing w:after="0"/>
              <w:jc w:val="center"/>
              <w:rPr>
                <w:sz w:val="18"/>
                <w:szCs w:val="18"/>
              </w:rPr>
            </w:pPr>
            <w:r w:rsidRPr="00122EF2">
              <w:rPr>
                <w:sz w:val="18"/>
                <w:szCs w:val="18"/>
              </w:rPr>
              <w:t>20</w:t>
            </w:r>
          </w:p>
        </w:tc>
        <w:tc>
          <w:tcPr>
            <w:tcW w:w="267" w:type="pct"/>
            <w:vAlign w:val="bottom"/>
          </w:tcPr>
          <w:p w:rsidR="00E23DF4" w:rsidRPr="00122EF2" w:rsidRDefault="00E23DF4" w:rsidP="00DF26B6">
            <w:pPr>
              <w:spacing w:after="0"/>
              <w:jc w:val="center"/>
              <w:rPr>
                <w:sz w:val="18"/>
                <w:szCs w:val="18"/>
              </w:rPr>
            </w:pPr>
            <w:r w:rsidRPr="00122EF2">
              <w:rPr>
                <w:sz w:val="18"/>
                <w:szCs w:val="18"/>
              </w:rPr>
              <w:t>200</w:t>
            </w:r>
          </w:p>
        </w:tc>
        <w:tc>
          <w:tcPr>
            <w:tcW w:w="341" w:type="pct"/>
            <w:vAlign w:val="bottom"/>
          </w:tcPr>
          <w:p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550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322" w:type="pct"/>
            <w:vAlign w:val="bottom"/>
          </w:tcPr>
          <w:p w:rsidR="00E23DF4" w:rsidRPr="00122EF2" w:rsidRDefault="00E23DF4" w:rsidP="00DF26B6">
            <w:pPr>
              <w:spacing w:after="0"/>
              <w:jc w:val="center"/>
              <w:rPr>
                <w:sz w:val="18"/>
                <w:szCs w:val="18"/>
              </w:rPr>
            </w:pPr>
            <w:r w:rsidRPr="00122EF2">
              <w:rPr>
                <w:sz w:val="18"/>
                <w:szCs w:val="18"/>
              </w:rPr>
              <w:t>2,310</w:t>
            </w:r>
          </w:p>
        </w:tc>
        <w:tc>
          <w:tcPr>
            <w:tcW w:w="236" w:type="pct"/>
            <w:vAlign w:val="bottom"/>
          </w:tcPr>
          <w:p w:rsidR="00E23DF4" w:rsidRPr="00122EF2" w:rsidRDefault="00E23DF4" w:rsidP="00DF26B6">
            <w:pPr>
              <w:spacing w:after="0"/>
              <w:jc w:val="center"/>
              <w:rPr>
                <w:sz w:val="18"/>
                <w:szCs w:val="18"/>
              </w:rPr>
            </w:pPr>
            <w:r w:rsidRPr="00122EF2">
              <w:rPr>
                <w:sz w:val="18"/>
                <w:szCs w:val="18"/>
              </w:rPr>
              <w:t>1,470</w:t>
            </w:r>
          </w:p>
        </w:tc>
        <w:tc>
          <w:tcPr>
            <w:tcW w:w="280" w:type="pct"/>
            <w:vAlign w:val="bottom"/>
          </w:tcPr>
          <w:p w:rsidR="00E23DF4" w:rsidRPr="00122EF2" w:rsidRDefault="00E23DF4" w:rsidP="00DF26B6">
            <w:pPr>
              <w:spacing w:after="0"/>
              <w:jc w:val="center"/>
              <w:rPr>
                <w:sz w:val="18"/>
                <w:szCs w:val="18"/>
              </w:rPr>
            </w:pPr>
            <w:r w:rsidRPr="00122EF2">
              <w:rPr>
                <w:sz w:val="18"/>
                <w:szCs w:val="18"/>
              </w:rPr>
              <w:t>1,555</w:t>
            </w:r>
          </w:p>
        </w:tc>
        <w:tc>
          <w:tcPr>
            <w:tcW w:w="383" w:type="pct"/>
            <w:vAlign w:val="bottom"/>
          </w:tcPr>
          <w:p w:rsidR="00E23DF4" w:rsidRPr="00122EF2" w:rsidRDefault="00E23DF4" w:rsidP="00DF26B6">
            <w:pPr>
              <w:spacing w:after="0"/>
              <w:jc w:val="center"/>
              <w:rPr>
                <w:sz w:val="18"/>
                <w:szCs w:val="18"/>
              </w:rPr>
            </w:pPr>
            <w:r w:rsidRPr="00122EF2">
              <w:rPr>
                <w:sz w:val="18"/>
                <w:szCs w:val="18"/>
              </w:rPr>
              <w:t>210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2016</w:t>
            </w:r>
          </w:p>
        </w:tc>
        <w:tc>
          <w:tcPr>
            <w:tcW w:w="303" w:type="pct"/>
            <w:vAlign w:val="bottom"/>
          </w:tcPr>
          <w:p w:rsidR="00E23DF4" w:rsidRPr="00122EF2" w:rsidRDefault="00E23DF4" w:rsidP="00DF26B6">
            <w:pPr>
              <w:spacing w:after="0"/>
              <w:jc w:val="center"/>
              <w:rPr>
                <w:sz w:val="18"/>
                <w:szCs w:val="18"/>
              </w:rPr>
            </w:pPr>
            <w:r w:rsidRPr="00122EF2">
              <w:rPr>
                <w:sz w:val="18"/>
                <w:szCs w:val="18"/>
              </w:rPr>
              <w:t>160</w:t>
            </w:r>
          </w:p>
        </w:tc>
        <w:tc>
          <w:tcPr>
            <w:tcW w:w="267" w:type="pct"/>
            <w:vAlign w:val="bottom"/>
          </w:tcPr>
          <w:p w:rsidR="00E23DF4" w:rsidRPr="00122EF2" w:rsidRDefault="00E23DF4" w:rsidP="00DF26B6">
            <w:pPr>
              <w:spacing w:after="0"/>
              <w:jc w:val="center"/>
              <w:rPr>
                <w:sz w:val="18"/>
                <w:szCs w:val="18"/>
              </w:rPr>
            </w:pPr>
            <w:r w:rsidRPr="00122EF2">
              <w:rPr>
                <w:sz w:val="18"/>
                <w:szCs w:val="18"/>
              </w:rPr>
              <w:t>25</w:t>
            </w:r>
          </w:p>
        </w:tc>
        <w:tc>
          <w:tcPr>
            <w:tcW w:w="341" w:type="pct"/>
            <w:vAlign w:val="bottom"/>
          </w:tcPr>
          <w:p w:rsidR="00E23DF4" w:rsidRPr="00122EF2" w:rsidRDefault="00E23DF4" w:rsidP="00DF26B6">
            <w:pPr>
              <w:spacing w:after="0"/>
              <w:jc w:val="center"/>
              <w:rPr>
                <w:sz w:val="18"/>
                <w:szCs w:val="18"/>
              </w:rPr>
            </w:pPr>
            <w:r w:rsidRPr="00122EF2">
              <w:rPr>
                <w:sz w:val="18"/>
                <w:szCs w:val="18"/>
              </w:rPr>
              <w:t>810</w:t>
            </w:r>
          </w:p>
        </w:tc>
        <w:tc>
          <w:tcPr>
            <w:tcW w:w="288" w:type="pct"/>
            <w:vAlign w:val="bottom"/>
          </w:tcPr>
          <w:p w:rsidR="00E23DF4" w:rsidRPr="00122EF2" w:rsidRDefault="00E23DF4" w:rsidP="00DF26B6">
            <w:pPr>
              <w:spacing w:after="0"/>
              <w:jc w:val="center"/>
              <w:rPr>
                <w:sz w:val="18"/>
                <w:szCs w:val="18"/>
              </w:rPr>
            </w:pPr>
            <w:r w:rsidRPr="00122EF2">
              <w:rPr>
                <w:sz w:val="18"/>
                <w:szCs w:val="18"/>
              </w:rPr>
              <w:t>450</w:t>
            </w:r>
          </w:p>
        </w:tc>
        <w:tc>
          <w:tcPr>
            <w:tcW w:w="257" w:type="pct"/>
            <w:vAlign w:val="bottom"/>
          </w:tcPr>
          <w:p w:rsidR="00E23DF4" w:rsidRPr="00122EF2" w:rsidRDefault="00E23DF4" w:rsidP="00DF26B6">
            <w:pPr>
              <w:spacing w:after="0"/>
              <w:jc w:val="center"/>
              <w:rPr>
                <w:sz w:val="18"/>
                <w:szCs w:val="18"/>
              </w:rPr>
            </w:pPr>
            <w:r w:rsidRPr="00122EF2">
              <w:rPr>
                <w:sz w:val="18"/>
                <w:szCs w:val="18"/>
              </w:rPr>
              <w:t>370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rsidR="00E23DF4" w:rsidRPr="00122EF2" w:rsidRDefault="00E23DF4" w:rsidP="00DF26B6">
            <w:pPr>
              <w:spacing w:after="0"/>
              <w:jc w:val="center"/>
              <w:rPr>
                <w:sz w:val="18"/>
                <w:szCs w:val="18"/>
              </w:rPr>
            </w:pPr>
            <w:r w:rsidRPr="00122EF2">
              <w:rPr>
                <w:sz w:val="18"/>
                <w:szCs w:val="18"/>
              </w:rPr>
              <w:t>750</w:t>
            </w:r>
          </w:p>
        </w:tc>
        <w:tc>
          <w:tcPr>
            <w:tcW w:w="322" w:type="pct"/>
            <w:vAlign w:val="bottom"/>
          </w:tcPr>
          <w:p w:rsidR="00E23DF4" w:rsidRPr="00122EF2" w:rsidRDefault="00E23DF4" w:rsidP="00DF26B6">
            <w:pPr>
              <w:spacing w:after="0"/>
              <w:jc w:val="center"/>
              <w:rPr>
                <w:sz w:val="18"/>
                <w:szCs w:val="18"/>
              </w:rPr>
            </w:pPr>
            <w:r w:rsidRPr="00122EF2">
              <w:rPr>
                <w:sz w:val="18"/>
                <w:szCs w:val="18"/>
              </w:rPr>
              <w:t>3,070</w:t>
            </w:r>
          </w:p>
        </w:tc>
        <w:tc>
          <w:tcPr>
            <w:tcW w:w="236" w:type="pct"/>
            <w:vAlign w:val="bottom"/>
          </w:tcPr>
          <w:p w:rsidR="00E23DF4" w:rsidRPr="00122EF2" w:rsidRDefault="00E23DF4" w:rsidP="00DF26B6">
            <w:pPr>
              <w:spacing w:after="0"/>
              <w:jc w:val="center"/>
              <w:rPr>
                <w:sz w:val="18"/>
                <w:szCs w:val="18"/>
              </w:rPr>
            </w:pPr>
            <w:r w:rsidRPr="00122EF2">
              <w:rPr>
                <w:sz w:val="18"/>
                <w:szCs w:val="18"/>
              </w:rPr>
              <w:t>2,470</w:t>
            </w:r>
          </w:p>
        </w:tc>
        <w:tc>
          <w:tcPr>
            <w:tcW w:w="280" w:type="pct"/>
            <w:vAlign w:val="bottom"/>
          </w:tcPr>
          <w:p w:rsidR="00E23DF4" w:rsidRPr="00122EF2" w:rsidRDefault="00E23DF4" w:rsidP="00DF26B6">
            <w:pPr>
              <w:spacing w:after="0"/>
              <w:jc w:val="center"/>
              <w:rPr>
                <w:sz w:val="18"/>
                <w:szCs w:val="18"/>
              </w:rPr>
            </w:pPr>
            <w:r w:rsidRPr="00122EF2">
              <w:rPr>
                <w:sz w:val="18"/>
                <w:szCs w:val="18"/>
              </w:rPr>
              <w:t>2,120</w:t>
            </w:r>
          </w:p>
        </w:tc>
        <w:tc>
          <w:tcPr>
            <w:tcW w:w="383" w:type="pct"/>
            <w:vAlign w:val="bottom"/>
          </w:tcPr>
          <w:p w:rsidR="00E23DF4" w:rsidRPr="00122EF2" w:rsidRDefault="00E23DF4" w:rsidP="00DF26B6">
            <w:pPr>
              <w:spacing w:after="0"/>
              <w:jc w:val="center"/>
              <w:rPr>
                <w:sz w:val="18"/>
                <w:szCs w:val="18"/>
              </w:rPr>
            </w:pPr>
            <w:r w:rsidRPr="00122EF2">
              <w:rPr>
                <w:sz w:val="18"/>
                <w:szCs w:val="18"/>
              </w:rPr>
              <w:t>280</w:t>
            </w:r>
          </w:p>
        </w:tc>
        <w:tc>
          <w:tcPr>
            <w:tcW w:w="390" w:type="pct"/>
            <w:vAlign w:val="bottom"/>
          </w:tcPr>
          <w:p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948</w:t>
            </w:r>
          </w:p>
        </w:tc>
      </w:tr>
      <w:tr w:rsidR="00E23DF4" w:rsidRPr="003337FF" w:rsidTr="00DF26B6">
        <w:trPr>
          <w:trHeight w:hRule="exact" w:val="259"/>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rsidTr="00DF26B6">
              <w:trPr>
                <w:trHeight w:val="202"/>
              </w:trPr>
              <w:tc>
                <w:tcPr>
                  <w:tcW w:w="5000" w:type="pct"/>
                  <w:shd w:val="clear" w:color="auto" w:fill="D9D9D9" w:themeFill="background1" w:themeFillShade="D9"/>
                  <w:vAlign w:val="bottom"/>
                </w:tcPr>
                <w:p w:rsidR="00E23DF4" w:rsidRPr="002973A8" w:rsidRDefault="00E23DF4" w:rsidP="00DF26B6">
                  <w:pPr>
                    <w:spacing w:after="0"/>
                    <w:jc w:val="right"/>
                    <w:rPr>
                      <w:b/>
                      <w:i/>
                      <w:sz w:val="18"/>
                      <w:szCs w:val="18"/>
                      <w:highlight w:val="lightGray"/>
                    </w:rPr>
                  </w:pPr>
                  <w:r w:rsidRPr="002973A8">
                    <w:rPr>
                      <w:b/>
                      <w:i/>
                      <w:sz w:val="18"/>
                      <w:szCs w:val="18"/>
                    </w:rPr>
                    <w:t>167</w:t>
                  </w:r>
                </w:p>
              </w:tc>
            </w:tr>
          </w:tbl>
          <w:p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1,266</w:t>
            </w:r>
          </w:p>
        </w:tc>
      </w:tr>
      <w:tr w:rsidR="00E23DF4" w:rsidRPr="003337FF" w:rsidTr="00DF26B6">
        <w:trPr>
          <w:trHeight w:hRule="exact" w:val="230"/>
        </w:trPr>
        <w:tc>
          <w:tcPr>
            <w:tcW w:w="261" w:type="pct"/>
            <w:tcBorders>
              <w:top w:val="single" w:sz="4" w:space="0" w:color="auto"/>
              <w:bottom w:val="single" w:sz="4" w:space="0" w:color="auto"/>
            </w:tcBorders>
            <w:tcMar>
              <w:left w:w="0" w:type="dxa"/>
              <w:right w:w="0" w:type="dxa"/>
            </w:tcMar>
            <w:vAlign w:val="center"/>
          </w:tcPr>
          <w:p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E23DF4" w:rsidRDefault="00E23DF4" w:rsidP="00DF26B6">
            <w:pPr>
              <w:spacing w:after="0"/>
              <w:jc w:val="center"/>
              <w:rPr>
                <w:color w:val="000000"/>
                <w:sz w:val="20"/>
                <w:szCs w:val="20"/>
              </w:rPr>
            </w:pPr>
          </w:p>
        </w:tc>
        <w:tc>
          <w:tcPr>
            <w:tcW w:w="267" w:type="pct"/>
            <w:tcBorders>
              <w:top w:val="single" w:sz="4" w:space="0" w:color="auto"/>
            </w:tcBorders>
            <w:vAlign w:val="bottom"/>
          </w:tcPr>
          <w:p w:rsidR="00E23DF4" w:rsidRDefault="00E23DF4" w:rsidP="00DF26B6">
            <w:pPr>
              <w:spacing w:after="0"/>
              <w:jc w:val="center"/>
              <w:rPr>
                <w:color w:val="000000"/>
                <w:sz w:val="20"/>
                <w:szCs w:val="20"/>
              </w:rPr>
            </w:pPr>
          </w:p>
        </w:tc>
        <w:tc>
          <w:tcPr>
            <w:tcW w:w="341" w:type="pct"/>
            <w:tcBorders>
              <w:top w:val="single" w:sz="4" w:space="0" w:color="auto"/>
            </w:tcBorders>
            <w:vAlign w:val="bottom"/>
          </w:tcPr>
          <w:p w:rsidR="00E23DF4" w:rsidRDefault="00E23DF4" w:rsidP="00DF26B6">
            <w:pPr>
              <w:spacing w:after="0"/>
              <w:jc w:val="center"/>
              <w:rPr>
                <w:color w:val="000000"/>
                <w:sz w:val="20"/>
                <w:szCs w:val="20"/>
              </w:rPr>
            </w:pPr>
          </w:p>
        </w:tc>
        <w:tc>
          <w:tcPr>
            <w:tcW w:w="288"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246"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322" w:type="pct"/>
            <w:tcBorders>
              <w:top w:val="single" w:sz="4" w:space="0" w:color="auto"/>
            </w:tcBorders>
            <w:vAlign w:val="bottom"/>
          </w:tcPr>
          <w:p w:rsidR="00E23DF4" w:rsidRDefault="00E23DF4" w:rsidP="00DF26B6">
            <w:pPr>
              <w:spacing w:after="0"/>
              <w:jc w:val="center"/>
              <w:rPr>
                <w:color w:val="000000"/>
                <w:sz w:val="20"/>
                <w:szCs w:val="20"/>
              </w:rPr>
            </w:pPr>
          </w:p>
        </w:tc>
        <w:tc>
          <w:tcPr>
            <w:tcW w:w="236" w:type="pct"/>
            <w:tcBorders>
              <w:top w:val="single" w:sz="4" w:space="0" w:color="auto"/>
            </w:tcBorders>
            <w:vAlign w:val="bottom"/>
          </w:tcPr>
          <w:p w:rsidR="00E23DF4" w:rsidRDefault="00E23DF4" w:rsidP="00DF26B6">
            <w:pPr>
              <w:spacing w:after="0"/>
              <w:jc w:val="center"/>
              <w:rPr>
                <w:color w:val="000000"/>
                <w:sz w:val="20"/>
                <w:szCs w:val="20"/>
              </w:rPr>
            </w:pPr>
          </w:p>
        </w:tc>
        <w:tc>
          <w:tcPr>
            <w:tcW w:w="280" w:type="pct"/>
            <w:tcBorders>
              <w:top w:val="single" w:sz="4" w:space="0" w:color="auto"/>
            </w:tcBorders>
            <w:vAlign w:val="bottom"/>
          </w:tcPr>
          <w:p w:rsidR="00E23DF4" w:rsidRDefault="00E23DF4" w:rsidP="00DF26B6">
            <w:pPr>
              <w:spacing w:after="0"/>
              <w:jc w:val="center"/>
              <w:rPr>
                <w:color w:val="000000"/>
                <w:sz w:val="20"/>
                <w:szCs w:val="20"/>
              </w:rPr>
            </w:pPr>
          </w:p>
        </w:tc>
        <w:tc>
          <w:tcPr>
            <w:tcW w:w="383" w:type="pct"/>
            <w:tcBorders>
              <w:top w:val="single" w:sz="4" w:space="0" w:color="auto"/>
            </w:tcBorders>
            <w:vAlign w:val="bottom"/>
          </w:tcPr>
          <w:p w:rsidR="00E23DF4" w:rsidRDefault="00E23DF4" w:rsidP="00DF26B6">
            <w:pPr>
              <w:spacing w:after="0"/>
              <w:jc w:val="center"/>
              <w:rPr>
                <w:color w:val="000000"/>
                <w:sz w:val="20"/>
                <w:szCs w:val="20"/>
              </w:rPr>
            </w:pPr>
          </w:p>
        </w:tc>
        <w:tc>
          <w:tcPr>
            <w:tcW w:w="390" w:type="pct"/>
            <w:tcBorders>
              <w:top w:val="single" w:sz="4" w:space="0" w:color="auto"/>
            </w:tcBorders>
            <w:vAlign w:val="bottom"/>
          </w:tcPr>
          <w:p w:rsidR="00E23DF4" w:rsidRPr="003337FF" w:rsidRDefault="00E23DF4" w:rsidP="00DF26B6">
            <w:pPr>
              <w:spacing w:after="0"/>
              <w:jc w:val="center"/>
              <w:rPr>
                <w:sz w:val="18"/>
                <w:szCs w:val="18"/>
              </w:rPr>
            </w:pPr>
          </w:p>
        </w:tc>
        <w:tc>
          <w:tcPr>
            <w:tcW w:w="314" w:type="pct"/>
            <w:tcBorders>
              <w:top w:val="single" w:sz="4" w:space="0" w:color="auto"/>
            </w:tcBorders>
            <w:vAlign w:val="bottom"/>
          </w:tcPr>
          <w:p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E23DF4" w:rsidRDefault="00E23DF4" w:rsidP="00DF26B6">
            <w:pPr>
              <w:spacing w:after="0"/>
              <w:jc w:val="center"/>
              <w:rPr>
                <w:color w:val="000000"/>
                <w:sz w:val="20"/>
                <w:szCs w:val="20"/>
              </w:rPr>
            </w:pP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Point</w:t>
            </w:r>
          </w:p>
        </w:tc>
        <w:tc>
          <w:tcPr>
            <w:tcW w:w="303" w:type="pct"/>
            <w:vAlign w:val="bottom"/>
          </w:tcPr>
          <w:p w:rsidR="00E23DF4" w:rsidRDefault="00E23DF4" w:rsidP="00DF26B6">
            <w:pPr>
              <w:spacing w:after="0"/>
              <w:jc w:val="center"/>
              <w:rPr>
                <w:color w:val="000000"/>
                <w:sz w:val="20"/>
                <w:szCs w:val="20"/>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850</w:t>
            </w: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Lower</w:t>
            </w:r>
          </w:p>
        </w:tc>
        <w:tc>
          <w:tcPr>
            <w:tcW w:w="303" w:type="pct"/>
            <w:vAlign w:val="bottom"/>
          </w:tcPr>
          <w:p w:rsidR="00E23DF4" w:rsidRDefault="00E23DF4" w:rsidP="00DF26B6">
            <w:pPr>
              <w:spacing w:after="0"/>
              <w:jc w:val="center"/>
              <w:rPr>
                <w:color w:val="000000"/>
                <w:sz w:val="18"/>
                <w:szCs w:val="18"/>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500</w:t>
            </w:r>
          </w:p>
        </w:tc>
      </w:tr>
      <w:tr w:rsidR="00E23DF4" w:rsidRPr="003337FF" w:rsidTr="00DF26B6">
        <w:trPr>
          <w:trHeight w:hRule="exact" w:val="230"/>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E23DF4" w:rsidRDefault="00E23DF4" w:rsidP="00DF26B6">
            <w:pPr>
              <w:spacing w:after="0"/>
              <w:jc w:val="center"/>
              <w:rPr>
                <w:color w:val="000000"/>
                <w:sz w:val="18"/>
                <w:szCs w:val="18"/>
              </w:rPr>
            </w:pPr>
          </w:p>
        </w:tc>
        <w:tc>
          <w:tcPr>
            <w:tcW w:w="267" w:type="pct"/>
            <w:tcBorders>
              <w:bottom w:val="single" w:sz="4" w:space="0" w:color="auto"/>
            </w:tcBorders>
            <w:vAlign w:val="center"/>
          </w:tcPr>
          <w:p w:rsidR="00E23DF4" w:rsidRDefault="00E23DF4" w:rsidP="00DF26B6">
            <w:pPr>
              <w:spacing w:after="0"/>
              <w:jc w:val="center"/>
              <w:rPr>
                <w:color w:val="000000"/>
                <w:sz w:val="18"/>
                <w:szCs w:val="18"/>
              </w:rPr>
            </w:pPr>
          </w:p>
        </w:tc>
        <w:tc>
          <w:tcPr>
            <w:tcW w:w="341" w:type="pct"/>
            <w:tcBorders>
              <w:bottom w:val="single" w:sz="4" w:space="0" w:color="auto"/>
            </w:tcBorders>
            <w:vAlign w:val="center"/>
          </w:tcPr>
          <w:p w:rsidR="00E23DF4" w:rsidRDefault="00E23DF4" w:rsidP="00DF26B6">
            <w:pPr>
              <w:spacing w:after="0"/>
              <w:jc w:val="center"/>
              <w:rPr>
                <w:color w:val="000000"/>
                <w:sz w:val="18"/>
                <w:szCs w:val="18"/>
              </w:rPr>
            </w:pPr>
          </w:p>
        </w:tc>
        <w:tc>
          <w:tcPr>
            <w:tcW w:w="288"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246"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322" w:type="pct"/>
            <w:tcBorders>
              <w:bottom w:val="single" w:sz="4" w:space="0" w:color="auto"/>
            </w:tcBorders>
            <w:vAlign w:val="center"/>
          </w:tcPr>
          <w:p w:rsidR="00E23DF4" w:rsidRDefault="00E23DF4" w:rsidP="00DF26B6">
            <w:pPr>
              <w:spacing w:after="0"/>
              <w:jc w:val="center"/>
              <w:rPr>
                <w:color w:val="000000"/>
                <w:sz w:val="18"/>
                <w:szCs w:val="18"/>
              </w:rPr>
            </w:pPr>
          </w:p>
        </w:tc>
        <w:tc>
          <w:tcPr>
            <w:tcW w:w="236" w:type="pct"/>
            <w:tcBorders>
              <w:bottom w:val="single" w:sz="4" w:space="0" w:color="auto"/>
            </w:tcBorders>
            <w:vAlign w:val="center"/>
          </w:tcPr>
          <w:p w:rsidR="00E23DF4" w:rsidRDefault="00E23DF4" w:rsidP="00DF26B6">
            <w:pPr>
              <w:spacing w:after="0"/>
              <w:jc w:val="center"/>
              <w:rPr>
                <w:color w:val="000000"/>
                <w:sz w:val="18"/>
                <w:szCs w:val="18"/>
              </w:rPr>
            </w:pPr>
          </w:p>
        </w:tc>
        <w:tc>
          <w:tcPr>
            <w:tcW w:w="280" w:type="pct"/>
            <w:tcBorders>
              <w:bottom w:val="single" w:sz="4" w:space="0" w:color="auto"/>
            </w:tcBorders>
            <w:vAlign w:val="center"/>
          </w:tcPr>
          <w:p w:rsidR="00E23DF4" w:rsidRDefault="00E23DF4" w:rsidP="00DF26B6">
            <w:pPr>
              <w:spacing w:after="0"/>
              <w:jc w:val="center"/>
              <w:rPr>
                <w:color w:val="000000"/>
                <w:sz w:val="18"/>
                <w:szCs w:val="18"/>
              </w:rPr>
            </w:pPr>
          </w:p>
        </w:tc>
        <w:tc>
          <w:tcPr>
            <w:tcW w:w="383" w:type="pct"/>
            <w:tcBorders>
              <w:bottom w:val="single" w:sz="4" w:space="0" w:color="auto"/>
            </w:tcBorders>
            <w:vAlign w:val="center"/>
          </w:tcPr>
          <w:p w:rsidR="00E23DF4" w:rsidRDefault="00E23DF4" w:rsidP="00DF26B6">
            <w:pPr>
              <w:spacing w:after="0"/>
              <w:jc w:val="center"/>
              <w:rPr>
                <w:color w:val="000000"/>
                <w:sz w:val="18"/>
                <w:szCs w:val="18"/>
              </w:rPr>
            </w:pPr>
          </w:p>
        </w:tc>
        <w:tc>
          <w:tcPr>
            <w:tcW w:w="390" w:type="pct"/>
            <w:tcBorders>
              <w:bottom w:val="single" w:sz="4" w:space="0" w:color="auto"/>
            </w:tcBorders>
            <w:vAlign w:val="center"/>
          </w:tcPr>
          <w:p w:rsidR="00E23DF4" w:rsidRPr="003337FF" w:rsidRDefault="00E23DF4" w:rsidP="00DF26B6">
            <w:pPr>
              <w:spacing w:after="0"/>
              <w:jc w:val="center"/>
              <w:rPr>
                <w:sz w:val="18"/>
                <w:szCs w:val="18"/>
              </w:rPr>
            </w:pPr>
          </w:p>
        </w:tc>
        <w:tc>
          <w:tcPr>
            <w:tcW w:w="314" w:type="pct"/>
            <w:tcBorders>
              <w:bottom w:val="single" w:sz="4" w:space="0" w:color="auto"/>
            </w:tcBorders>
            <w:vAlign w:val="center"/>
          </w:tcPr>
          <w:p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E23DF4" w:rsidRDefault="00E23DF4" w:rsidP="00DF26B6">
            <w:pPr>
              <w:spacing w:after="0"/>
              <w:jc w:val="center"/>
              <w:rPr>
                <w:color w:val="000000"/>
                <w:sz w:val="18"/>
                <w:szCs w:val="18"/>
              </w:rPr>
            </w:pPr>
            <w:r>
              <w:rPr>
                <w:color w:val="000000"/>
                <w:sz w:val="18"/>
                <w:szCs w:val="18"/>
              </w:rPr>
              <w:t>1,600</w:t>
            </w:r>
          </w:p>
        </w:tc>
      </w:tr>
    </w:tbl>
    <w:p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E23DF4" w:rsidRDefault="00094A79" w:rsidP="00094A79">
      <w:pPr>
        <w:pStyle w:val="Caption"/>
      </w:pPr>
      <w:bookmarkStart w:id="99" w:name="_Toc516752464"/>
      <w:r>
        <w:lastRenderedPageBreak/>
        <w:t xml:space="preserve">Appendix </w:t>
      </w:r>
      <w:proofErr w:type="gramStart"/>
      <w:r>
        <w:t xml:space="preserve">A </w:t>
      </w:r>
      <w:r w:rsidR="008667D6">
        <w:fldChar w:fldCharType="begin"/>
      </w:r>
      <w:r w:rsidR="008667D6">
        <w:instrText xml:space="preserve"> SEQ Appendix_A \* ARABIC </w:instrText>
      </w:r>
      <w:r w:rsidR="008667D6">
        <w:fldChar w:fldCharType="separate"/>
      </w:r>
      <w:r w:rsidR="00167CAD">
        <w:rPr>
          <w:noProof/>
        </w:rPr>
        <w:t>4</w:t>
      </w:r>
      <w:proofErr w:type="gramEnd"/>
      <w:r w:rsidR="008667D6">
        <w:rPr>
          <w:noProof/>
        </w:rPr>
        <w:fldChar w:fldCharType="end"/>
      </w:r>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99"/>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Tsiu River</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rsidR="00E23DF4" w:rsidRPr="008F5618" w:rsidRDefault="00E23DF4" w:rsidP="00DF26B6">
            <w:pPr>
              <w:spacing w:after="0"/>
              <w:jc w:val="center"/>
              <w:rPr>
                <w:sz w:val="20"/>
                <w:szCs w:val="20"/>
              </w:rPr>
            </w:pPr>
            <w:r w:rsidRPr="008F5618">
              <w:rPr>
                <w:sz w:val="20"/>
                <w:szCs w:val="20"/>
              </w:rPr>
              <w:t>1,978</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1,719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rsidR="00E23DF4" w:rsidRPr="008F5618" w:rsidRDefault="00E23DF4" w:rsidP="00DF26B6">
            <w:pPr>
              <w:spacing w:after="0"/>
              <w:jc w:val="center"/>
              <w:rPr>
                <w:sz w:val="20"/>
                <w:szCs w:val="20"/>
              </w:rPr>
            </w:pPr>
            <w:r w:rsidRPr="008F5618">
              <w:rPr>
                <w:sz w:val="20"/>
                <w:szCs w:val="20"/>
              </w:rPr>
              <w:t>2,500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4,260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rsidR="00E23DF4" w:rsidRPr="008F5618" w:rsidRDefault="00E23DF4" w:rsidP="00DF26B6">
            <w:pPr>
              <w:spacing w:after="0"/>
              <w:jc w:val="center"/>
              <w:rPr>
                <w:sz w:val="20"/>
                <w:szCs w:val="20"/>
              </w:rPr>
            </w:pPr>
            <w:r w:rsidRPr="008F5618">
              <w:rPr>
                <w:sz w:val="20"/>
                <w:szCs w:val="20"/>
              </w:rPr>
              <w:t>800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4,500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8,150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rsidR="00E23DF4" w:rsidRPr="008F5618" w:rsidRDefault="00E23DF4" w:rsidP="00DF26B6">
            <w:pPr>
              <w:spacing w:after="0"/>
              <w:jc w:val="center"/>
              <w:rPr>
                <w:sz w:val="20"/>
                <w:szCs w:val="20"/>
              </w:rPr>
            </w:pPr>
            <w:r w:rsidRPr="008F5618">
              <w:rPr>
                <w:sz w:val="20"/>
                <w:szCs w:val="20"/>
              </w:rPr>
              <w:t>1,200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3,280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rsidR="00E23DF4" w:rsidRPr="008F5618" w:rsidRDefault="00E23DF4" w:rsidP="00DF26B6">
            <w:pPr>
              <w:spacing w:after="0"/>
              <w:jc w:val="center"/>
              <w:rPr>
                <w:sz w:val="20"/>
                <w:szCs w:val="20"/>
              </w:rPr>
            </w:pPr>
            <w:r w:rsidRPr="008F5618">
              <w:rPr>
                <w:sz w:val="20"/>
                <w:szCs w:val="20"/>
              </w:rPr>
              <w:t>3,000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3,750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rsidR="00E23DF4" w:rsidRPr="008F5618" w:rsidRDefault="00E23DF4" w:rsidP="00DF26B6">
            <w:pPr>
              <w:spacing w:after="0"/>
              <w:jc w:val="center"/>
              <w:rPr>
                <w:sz w:val="20"/>
                <w:szCs w:val="20"/>
              </w:rPr>
            </w:pPr>
            <w:r w:rsidRPr="008F5618">
              <w:rPr>
                <w:sz w:val="20"/>
                <w:szCs w:val="20"/>
              </w:rPr>
              <w:t>2,200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3,850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rsidR="00E23DF4" w:rsidRPr="008F5618" w:rsidRDefault="00E23DF4" w:rsidP="00DF26B6">
            <w:pPr>
              <w:spacing w:after="0"/>
              <w:jc w:val="center"/>
              <w:rPr>
                <w:sz w:val="20"/>
                <w:szCs w:val="20"/>
              </w:rPr>
            </w:pPr>
            <w:r w:rsidRPr="008F5618">
              <w:rPr>
                <w:sz w:val="20"/>
                <w:szCs w:val="20"/>
              </w:rPr>
              <w:t>3,250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rsidR="00E23DF4" w:rsidRPr="008F5618" w:rsidRDefault="00E23DF4" w:rsidP="00DF26B6">
            <w:pPr>
              <w:spacing w:after="0"/>
              <w:jc w:val="center"/>
              <w:rPr>
                <w:sz w:val="20"/>
                <w:szCs w:val="20"/>
              </w:rPr>
            </w:pPr>
            <w:r w:rsidRPr="008F5618">
              <w:rPr>
                <w:sz w:val="20"/>
                <w:szCs w:val="20"/>
              </w:rPr>
              <w:t>3,200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8,100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rsidR="00E23DF4" w:rsidRPr="008F5618" w:rsidRDefault="00E23DF4" w:rsidP="00DF26B6">
            <w:pPr>
              <w:spacing w:after="0"/>
              <w:jc w:val="center"/>
              <w:rPr>
                <w:sz w:val="20"/>
                <w:szCs w:val="20"/>
              </w:rPr>
            </w:pPr>
            <w:r w:rsidRPr="008F5618">
              <w:rPr>
                <w:sz w:val="20"/>
                <w:szCs w:val="20"/>
              </w:rPr>
              <w:t>5,793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8,430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rsidR="00E23DF4" w:rsidRPr="008F5618" w:rsidRDefault="00E23DF4" w:rsidP="00DF26B6">
            <w:pPr>
              <w:spacing w:after="0"/>
              <w:jc w:val="center"/>
              <w:rPr>
                <w:sz w:val="20"/>
                <w:szCs w:val="20"/>
              </w:rPr>
            </w:pPr>
            <w:r w:rsidRPr="008F5618">
              <w:rPr>
                <w:sz w:val="20"/>
                <w:szCs w:val="20"/>
              </w:rPr>
              <w:t>7,100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9,180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rsidR="00E23DF4" w:rsidRPr="008F5618" w:rsidRDefault="00E23DF4" w:rsidP="00DF26B6">
            <w:pPr>
              <w:spacing w:after="0"/>
              <w:jc w:val="center"/>
              <w:rPr>
                <w:sz w:val="20"/>
                <w:szCs w:val="20"/>
              </w:rPr>
            </w:pPr>
            <w:r w:rsidRPr="008F5618">
              <w:rPr>
                <w:sz w:val="20"/>
                <w:szCs w:val="20"/>
              </w:rPr>
              <w:t>5,950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5,300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rsidR="00E23DF4" w:rsidRPr="008F5618" w:rsidRDefault="00E23DF4" w:rsidP="00DF26B6">
            <w:pPr>
              <w:spacing w:after="0"/>
              <w:jc w:val="center"/>
              <w:rPr>
                <w:sz w:val="20"/>
                <w:szCs w:val="20"/>
              </w:rPr>
            </w:pPr>
            <w:r w:rsidRPr="008F5618">
              <w:rPr>
                <w:sz w:val="20"/>
                <w:szCs w:val="20"/>
              </w:rPr>
              <w:t>4,200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6,490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52,350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3,162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14,100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rsidR="00E23DF4" w:rsidRPr="008F5618" w:rsidRDefault="00E23DF4" w:rsidP="00DF26B6">
            <w:pPr>
              <w:spacing w:after="0"/>
              <w:jc w:val="center"/>
              <w:rPr>
                <w:sz w:val="20"/>
                <w:szCs w:val="20"/>
              </w:rPr>
            </w:pPr>
            <w:r w:rsidRPr="008F5618">
              <w:rPr>
                <w:sz w:val="20"/>
                <w:szCs w:val="20"/>
              </w:rPr>
              <w:t>5,000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rsidR="00E23DF4" w:rsidRPr="008F5618" w:rsidRDefault="00E23DF4" w:rsidP="00DF26B6">
            <w:pPr>
              <w:spacing w:after="0"/>
              <w:jc w:val="center"/>
              <w:rPr>
                <w:sz w:val="20"/>
                <w:szCs w:val="20"/>
              </w:rPr>
            </w:pPr>
            <w:r w:rsidRPr="008F5618">
              <w:rPr>
                <w:sz w:val="20"/>
                <w:szCs w:val="20"/>
              </w:rPr>
              <w:t>1,600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rsidR="00E23DF4" w:rsidRPr="008F5618" w:rsidRDefault="00E23DF4" w:rsidP="00DF26B6">
            <w:pPr>
              <w:spacing w:after="0"/>
              <w:jc w:val="center"/>
              <w:rPr>
                <w:sz w:val="20"/>
                <w:szCs w:val="20"/>
              </w:rPr>
            </w:pPr>
            <w:r w:rsidRPr="008F5618">
              <w:rPr>
                <w:sz w:val="20"/>
                <w:szCs w:val="20"/>
              </w:rPr>
              <w:t>1,490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3,900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rsidR="00E23DF4" w:rsidRPr="008F5618" w:rsidRDefault="00E23DF4" w:rsidP="00DF26B6">
            <w:pPr>
              <w:spacing w:after="0"/>
              <w:jc w:val="center"/>
              <w:rPr>
                <w:sz w:val="20"/>
                <w:szCs w:val="20"/>
              </w:rPr>
            </w:pPr>
            <w:r w:rsidRPr="008F5618">
              <w:rPr>
                <w:sz w:val="20"/>
                <w:szCs w:val="20"/>
              </w:rPr>
              <w:t>9,460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1,630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rsidR="00E23DF4" w:rsidRPr="008F5618" w:rsidRDefault="00E23DF4" w:rsidP="00DF26B6">
            <w:pPr>
              <w:spacing w:after="0"/>
              <w:jc w:val="center"/>
              <w:rPr>
                <w:sz w:val="20"/>
                <w:szCs w:val="20"/>
              </w:rPr>
            </w:pPr>
            <w:r w:rsidRPr="008F5618">
              <w:rPr>
                <w:sz w:val="20"/>
                <w:szCs w:val="20"/>
              </w:rPr>
              <w:t>975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rsidR="00E23DF4" w:rsidRPr="008F5618" w:rsidRDefault="00E23DF4" w:rsidP="00DF26B6">
            <w:pPr>
              <w:spacing w:after="0"/>
              <w:jc w:val="center"/>
              <w:rPr>
                <w:sz w:val="20"/>
                <w:szCs w:val="20"/>
              </w:rPr>
            </w:pPr>
            <w:r w:rsidRPr="008F5618">
              <w:rPr>
                <w:sz w:val="20"/>
                <w:szCs w:val="20"/>
              </w:rPr>
              <w:t>4,235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13,820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rsidR="00E23DF4" w:rsidRPr="008F5618" w:rsidRDefault="00E23DF4" w:rsidP="00DF26B6">
            <w:pPr>
              <w:spacing w:after="0"/>
              <w:jc w:val="center"/>
              <w:rPr>
                <w:sz w:val="20"/>
                <w:szCs w:val="20"/>
              </w:rPr>
            </w:pPr>
            <w:r w:rsidRPr="008F5618">
              <w:rPr>
                <w:sz w:val="20"/>
                <w:szCs w:val="20"/>
              </w:rPr>
              <w:t>5,436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10,703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rsidR="00E23DF4" w:rsidRPr="008F5618" w:rsidRDefault="00E23DF4" w:rsidP="00DF26B6">
            <w:pPr>
              <w:spacing w:after="0"/>
              <w:jc w:val="center"/>
              <w:rPr>
                <w:sz w:val="20"/>
                <w:szCs w:val="20"/>
              </w:rPr>
            </w:pPr>
            <w:r w:rsidRPr="008F5618">
              <w:rPr>
                <w:sz w:val="20"/>
                <w:szCs w:val="20"/>
              </w:rPr>
              <w:t>6,000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21,960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rsidR="00E23DF4" w:rsidRPr="008F5618" w:rsidRDefault="00E23DF4" w:rsidP="00DF26B6">
            <w:pPr>
              <w:spacing w:after="0"/>
              <w:jc w:val="center"/>
              <w:rPr>
                <w:sz w:val="20"/>
                <w:szCs w:val="20"/>
              </w:rPr>
            </w:pPr>
            <w:r w:rsidRPr="008F5618">
              <w:rPr>
                <w:sz w:val="20"/>
                <w:szCs w:val="20"/>
              </w:rPr>
              <w:t>2,642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rsidR="00E23DF4" w:rsidRPr="008F5618" w:rsidRDefault="00E23DF4" w:rsidP="00DF26B6">
            <w:pPr>
              <w:spacing w:after="0"/>
              <w:jc w:val="center"/>
              <w:rPr>
                <w:sz w:val="20"/>
                <w:szCs w:val="20"/>
              </w:rPr>
            </w:pPr>
            <w:r w:rsidRPr="008F5618">
              <w:rPr>
                <w:sz w:val="20"/>
                <w:szCs w:val="20"/>
              </w:rPr>
              <w:t>4,030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rsidR="00E23DF4" w:rsidRPr="008F5618" w:rsidRDefault="00E23DF4" w:rsidP="00DF26B6">
            <w:pPr>
              <w:spacing w:after="0"/>
              <w:jc w:val="center"/>
              <w:rPr>
                <w:sz w:val="20"/>
                <w:szCs w:val="20"/>
              </w:rPr>
            </w:pPr>
            <w:r w:rsidRPr="008F5618">
              <w:rPr>
                <w:sz w:val="20"/>
                <w:szCs w:val="20"/>
              </w:rPr>
              <w:t>2,550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9,780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rsidR="00E23DF4" w:rsidRPr="008F5618" w:rsidRDefault="00E23DF4" w:rsidP="00DF26B6">
            <w:pPr>
              <w:spacing w:after="0"/>
              <w:jc w:val="center"/>
              <w:rPr>
                <w:sz w:val="20"/>
                <w:szCs w:val="20"/>
              </w:rPr>
            </w:pPr>
            <w:r w:rsidRPr="008F5618">
              <w:rPr>
                <w:sz w:val="20"/>
                <w:szCs w:val="20"/>
              </w:rPr>
              <w:t>1,572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rsidR="00E23DF4" w:rsidRPr="008F5618" w:rsidRDefault="00E23DF4" w:rsidP="00DF26B6">
            <w:pPr>
              <w:spacing w:after="0"/>
              <w:jc w:val="center"/>
              <w:rPr>
                <w:sz w:val="20"/>
                <w:szCs w:val="20"/>
              </w:rPr>
            </w:pPr>
            <w:r w:rsidRPr="008F5618">
              <w:rPr>
                <w:sz w:val="20"/>
                <w:szCs w:val="20"/>
              </w:rPr>
              <w:t>3,190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5,030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rsidR="00E23DF4" w:rsidRPr="008F5618" w:rsidRDefault="00E23DF4" w:rsidP="00DF26B6">
            <w:pPr>
              <w:spacing w:after="0"/>
              <w:jc w:val="center"/>
              <w:rPr>
                <w:sz w:val="20"/>
                <w:szCs w:val="20"/>
              </w:rPr>
            </w:pPr>
            <w:r w:rsidRPr="008F5618">
              <w:rPr>
                <w:sz w:val="20"/>
                <w:szCs w:val="20"/>
              </w:rPr>
              <w:t>8,093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40,000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23,685</w:t>
            </w:r>
          </w:p>
        </w:tc>
        <w:tc>
          <w:tcPr>
            <w:tcW w:w="943" w:type="pct"/>
            <w:vAlign w:val="bottom"/>
          </w:tcPr>
          <w:p w:rsidR="00E23DF4" w:rsidRPr="008F5618" w:rsidRDefault="00E23DF4" w:rsidP="00DF26B6">
            <w:pPr>
              <w:spacing w:after="0"/>
              <w:jc w:val="center"/>
              <w:rPr>
                <w:sz w:val="20"/>
                <w:szCs w:val="20"/>
              </w:rPr>
            </w:pPr>
            <w:r w:rsidRPr="008F5618">
              <w:rPr>
                <w:sz w:val="20"/>
                <w:szCs w:val="20"/>
              </w:rPr>
              <w:t>6,009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35,850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47,566</w:t>
            </w:r>
          </w:p>
        </w:tc>
        <w:tc>
          <w:tcPr>
            <w:tcW w:w="943" w:type="pct"/>
            <w:vAlign w:val="bottom"/>
          </w:tcPr>
          <w:p w:rsidR="00E23DF4" w:rsidRPr="008F5618" w:rsidRDefault="00E23DF4" w:rsidP="00DF26B6">
            <w:pPr>
              <w:spacing w:after="0"/>
              <w:jc w:val="center"/>
              <w:rPr>
                <w:sz w:val="20"/>
                <w:szCs w:val="20"/>
              </w:rPr>
            </w:pPr>
            <w:r w:rsidRPr="008F5618">
              <w:rPr>
                <w:sz w:val="20"/>
                <w:szCs w:val="20"/>
              </w:rPr>
              <w:t>10,284</w:t>
            </w:r>
          </w:p>
        </w:tc>
        <w:tc>
          <w:tcPr>
            <w:tcW w:w="948" w:type="pct"/>
            <w:vAlign w:val="bottom"/>
          </w:tcPr>
          <w:p w:rsidR="00E23DF4" w:rsidRPr="008F5618" w:rsidRDefault="00E23DF4" w:rsidP="00DF26B6">
            <w:pPr>
              <w:spacing w:after="0"/>
              <w:jc w:val="center"/>
              <w:rPr>
                <w:sz w:val="20"/>
                <w:szCs w:val="20"/>
              </w:rPr>
            </w:pPr>
            <w:r w:rsidRPr="008F5618">
              <w:rPr>
                <w:sz w:val="20"/>
                <w:szCs w:val="20"/>
              </w:rPr>
              <w:t>49,582</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rsidR="00E23DF4" w:rsidRPr="008F5618" w:rsidRDefault="00E23DF4" w:rsidP="00DF26B6">
            <w:pPr>
              <w:spacing w:after="0"/>
              <w:jc w:val="center"/>
              <w:rPr>
                <w:sz w:val="20"/>
                <w:szCs w:val="20"/>
              </w:rPr>
            </w:pPr>
            <w:r w:rsidRPr="008F5618">
              <w:rPr>
                <w:sz w:val="20"/>
                <w:szCs w:val="20"/>
              </w:rPr>
              <w:t>1,241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2,514</w:t>
            </w:r>
          </w:p>
        </w:tc>
        <w:tc>
          <w:tcPr>
            <w:tcW w:w="948" w:type="pct"/>
            <w:vAlign w:val="bottom"/>
          </w:tcPr>
          <w:p w:rsidR="00E23DF4" w:rsidRPr="008F5618" w:rsidRDefault="00E23DF4" w:rsidP="00DF26B6">
            <w:pPr>
              <w:spacing w:after="0"/>
              <w:jc w:val="center"/>
              <w:rPr>
                <w:sz w:val="20"/>
                <w:szCs w:val="20"/>
              </w:rPr>
            </w:pPr>
            <w:r w:rsidRPr="008F5618">
              <w:rPr>
                <w:sz w:val="20"/>
                <w:szCs w:val="20"/>
              </w:rPr>
              <w:t>33,644</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rsidR="00E23DF4" w:rsidRPr="008F5618" w:rsidRDefault="00E23DF4" w:rsidP="00DF26B6">
            <w:pPr>
              <w:spacing w:after="0"/>
              <w:jc w:val="center"/>
              <w:rPr>
                <w:sz w:val="20"/>
                <w:szCs w:val="20"/>
              </w:rPr>
            </w:pPr>
            <w:r w:rsidRPr="008F5618">
              <w:rPr>
                <w:sz w:val="20"/>
                <w:szCs w:val="20"/>
              </w:rPr>
              <w:t>1,156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7,950</w:t>
            </w:r>
          </w:p>
        </w:tc>
        <w:tc>
          <w:tcPr>
            <w:tcW w:w="948" w:type="pct"/>
            <w:vAlign w:val="bottom"/>
          </w:tcPr>
          <w:p w:rsidR="00E23DF4" w:rsidRPr="008F5618" w:rsidRDefault="00E23DF4" w:rsidP="00DF26B6">
            <w:pPr>
              <w:spacing w:after="0"/>
              <w:jc w:val="center"/>
              <w:rPr>
                <w:sz w:val="20"/>
                <w:szCs w:val="20"/>
              </w:rPr>
            </w:pPr>
            <w:r w:rsidRPr="008F5618">
              <w:rPr>
                <w:sz w:val="20"/>
                <w:szCs w:val="20"/>
              </w:rPr>
              <w:t>23,169</w:t>
            </w:r>
          </w:p>
        </w:tc>
        <w:tc>
          <w:tcPr>
            <w:tcW w:w="630" w:type="pct"/>
            <w:vAlign w:val="bottom"/>
          </w:tcPr>
          <w:p w:rsidR="00E23DF4" w:rsidRPr="008F5618" w:rsidRDefault="00E23DF4" w:rsidP="00DF26B6">
            <w:pPr>
              <w:spacing w:after="0"/>
              <w:jc w:val="center"/>
              <w:rPr>
                <w:sz w:val="20"/>
                <w:szCs w:val="20"/>
              </w:rPr>
            </w:pPr>
            <w:r w:rsidRPr="008F5618">
              <w:rPr>
                <w:sz w:val="20"/>
                <w:szCs w:val="20"/>
              </w:rPr>
              <w:t>14,500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rsidR="00E23DF4" w:rsidRPr="008F5618" w:rsidRDefault="00E23DF4" w:rsidP="00DF26B6">
            <w:pPr>
              <w:spacing w:after="0"/>
              <w:jc w:val="center"/>
              <w:rPr>
                <w:sz w:val="20"/>
                <w:szCs w:val="20"/>
              </w:rPr>
            </w:pPr>
            <w:r w:rsidRPr="008F5618">
              <w:rPr>
                <w:sz w:val="20"/>
                <w:szCs w:val="20"/>
              </w:rPr>
              <w:t>1,751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5,763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25,200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rsidR="00E23DF4" w:rsidRPr="008F5618" w:rsidRDefault="00E23DF4" w:rsidP="00DF26B6">
            <w:pPr>
              <w:spacing w:after="0"/>
              <w:jc w:val="center"/>
              <w:rPr>
                <w:sz w:val="20"/>
                <w:szCs w:val="20"/>
              </w:rPr>
            </w:pPr>
            <w:r w:rsidRPr="008F5618">
              <w:rPr>
                <w:sz w:val="20"/>
                <w:szCs w:val="20"/>
              </w:rPr>
              <w:t>3,581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5,814</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rsidR="00E23DF4" w:rsidRPr="008F5618" w:rsidRDefault="00E23DF4" w:rsidP="00DF26B6">
            <w:pPr>
              <w:spacing w:after="0"/>
              <w:jc w:val="center"/>
              <w:rPr>
                <w:sz w:val="20"/>
                <w:szCs w:val="20"/>
              </w:rPr>
            </w:pPr>
            <w:r w:rsidRPr="008F5618">
              <w:rPr>
                <w:sz w:val="20"/>
                <w:szCs w:val="20"/>
              </w:rPr>
              <w:t>2,393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11,195</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rsidR="00E23DF4" w:rsidRPr="008F5618" w:rsidRDefault="00E23DF4" w:rsidP="00DF26B6">
            <w:pPr>
              <w:spacing w:after="0"/>
              <w:jc w:val="center"/>
              <w:rPr>
                <w:sz w:val="20"/>
                <w:szCs w:val="20"/>
              </w:rPr>
            </w:pPr>
            <w:r w:rsidRPr="008F5618">
              <w:rPr>
                <w:sz w:val="20"/>
                <w:szCs w:val="20"/>
              </w:rPr>
              <w:t>1,221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3,652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3,007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10,500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rsidR="00E23DF4" w:rsidRPr="008F5618" w:rsidRDefault="00E23DF4" w:rsidP="00DF26B6">
            <w:pPr>
              <w:spacing w:after="0"/>
              <w:jc w:val="center"/>
              <w:rPr>
                <w:sz w:val="20"/>
                <w:szCs w:val="20"/>
              </w:rPr>
            </w:pPr>
            <w:r w:rsidRPr="008F5618">
              <w:rPr>
                <w:sz w:val="20"/>
                <w:szCs w:val="20"/>
              </w:rPr>
              <w:t>2,593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14,853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rsidR="00E23DF4" w:rsidRPr="008F5618" w:rsidRDefault="00E23DF4" w:rsidP="00DF26B6">
            <w:pPr>
              <w:spacing w:after="0"/>
              <w:jc w:val="center"/>
              <w:rPr>
                <w:sz w:val="20"/>
                <w:szCs w:val="20"/>
              </w:rPr>
            </w:pPr>
            <w:r w:rsidRPr="008F5618">
              <w:rPr>
                <w:sz w:val="20"/>
                <w:szCs w:val="20"/>
              </w:rPr>
              <w:t>3,555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8,226</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rsidR="00E23DF4" w:rsidRPr="008F5618" w:rsidRDefault="00E23DF4" w:rsidP="00DF26B6">
            <w:pPr>
              <w:spacing w:after="0"/>
              <w:jc w:val="center"/>
              <w:rPr>
                <w:sz w:val="20"/>
                <w:szCs w:val="20"/>
              </w:rPr>
            </w:pPr>
            <w:r w:rsidRPr="008F5618">
              <w:rPr>
                <w:sz w:val="20"/>
                <w:szCs w:val="20"/>
              </w:rPr>
              <w:t>2,015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rsidR="00E23DF4" w:rsidRPr="008F5618" w:rsidRDefault="00E23DF4" w:rsidP="00DF26B6">
            <w:pPr>
              <w:spacing w:after="0"/>
              <w:jc w:val="center"/>
              <w:rPr>
                <w:sz w:val="20"/>
                <w:szCs w:val="20"/>
              </w:rPr>
            </w:pPr>
            <w:r w:rsidRPr="008F5618">
              <w:rPr>
                <w:sz w:val="20"/>
                <w:szCs w:val="20"/>
              </w:rPr>
              <w:t>746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6,177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rsidR="00E23DF4" w:rsidRPr="008F5618" w:rsidRDefault="00E23DF4" w:rsidP="00DF26B6">
            <w:pPr>
              <w:spacing w:after="0"/>
              <w:jc w:val="center"/>
              <w:rPr>
                <w:sz w:val="20"/>
                <w:szCs w:val="20"/>
              </w:rPr>
            </w:pPr>
          </w:p>
        </w:tc>
        <w:tc>
          <w:tcPr>
            <w:tcW w:w="943"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rsidR="00E23DF4" w:rsidRPr="008F5618" w:rsidRDefault="00E23DF4" w:rsidP="00DF26B6">
            <w:pPr>
              <w:spacing w:after="0"/>
              <w:jc w:val="center"/>
              <w:rPr>
                <w:sz w:val="20"/>
                <w:szCs w:val="20"/>
              </w:rPr>
            </w:pPr>
          </w:p>
        </w:tc>
        <w:tc>
          <w:tcPr>
            <w:tcW w:w="630"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38,000</w:t>
            </w:r>
          </w:p>
        </w:tc>
      </w:tr>
      <w:tr w:rsidR="00E23DF4" w:rsidTr="00DF26B6">
        <w:trPr>
          <w:trHeight w:val="230"/>
        </w:trPr>
        <w:tc>
          <w:tcPr>
            <w:tcW w:w="907" w:type="pct"/>
            <w:tcBorders>
              <w:top w:val="single" w:sz="4" w:space="0" w:color="auto"/>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24,336</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rsidR="00E23DF4" w:rsidRPr="008F5618" w:rsidRDefault="00E23DF4" w:rsidP="00DF26B6">
            <w:pPr>
              <w:spacing w:after="0"/>
              <w:jc w:val="center"/>
              <w:rPr>
                <w:color w:val="000000"/>
                <w:sz w:val="20"/>
                <w:szCs w:val="20"/>
              </w:rPr>
            </w:pP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rsidR="00E23DF4" w:rsidRPr="008F5618" w:rsidRDefault="00E23DF4" w:rsidP="00DF26B6">
            <w:pPr>
              <w:spacing w:after="0"/>
              <w:jc w:val="center"/>
              <w:rPr>
                <w:color w:val="000000"/>
                <w:sz w:val="20"/>
                <w:szCs w:val="20"/>
              </w:rPr>
            </w:pPr>
          </w:p>
        </w:tc>
        <w:tc>
          <w:tcPr>
            <w:tcW w:w="943" w:type="pct"/>
            <w:vAlign w:val="bottom"/>
          </w:tcPr>
          <w:p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rsidR="00E23DF4" w:rsidRPr="008F5618" w:rsidRDefault="00E23DF4" w:rsidP="00DF26B6">
            <w:pPr>
              <w:spacing w:after="0"/>
              <w:jc w:val="center"/>
              <w:rPr>
                <w:color w:val="000000"/>
                <w:sz w:val="20"/>
                <w:szCs w:val="20"/>
              </w:rPr>
            </w:pPr>
          </w:p>
        </w:tc>
        <w:tc>
          <w:tcPr>
            <w:tcW w:w="630" w:type="pct"/>
            <w:vAlign w:val="bottom"/>
          </w:tcPr>
          <w:p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29,000</w:t>
            </w:r>
          </w:p>
        </w:tc>
      </w:tr>
    </w:tbl>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Pr>
        <w:pStyle w:val="Heading1"/>
      </w:pPr>
      <w:bookmarkStart w:id="100" w:name="_Toc516750009"/>
      <w:r>
        <w:t>Appendix B</w:t>
      </w:r>
      <w:proofErr w:type="gramStart"/>
      <w:r>
        <w:t>:</w:t>
      </w:r>
      <w:proofErr w:type="gramEnd"/>
      <w:r>
        <w:br w:type="textWrapping" w:clear="all"/>
        <w:t>Indicator STock harvest and Escapement</w:t>
      </w:r>
      <w:bookmarkEnd w:id="100"/>
    </w:p>
    <w:p w:rsidR="00E23DF4" w:rsidRDefault="00E23DF4" w:rsidP="00E23DF4">
      <w:r>
        <w:br w:type="page"/>
      </w:r>
    </w:p>
    <w:p w:rsidR="00F415A6" w:rsidRDefault="00094A79" w:rsidP="00094A79">
      <w:pPr>
        <w:pStyle w:val="Caption"/>
      </w:pPr>
      <w:bookmarkStart w:id="101" w:name="_Toc516752355"/>
      <w:proofErr w:type="gramStart"/>
      <w:r>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1</w:t>
      </w:r>
      <w:r w:rsidR="008667D6">
        <w:rPr>
          <w:noProof/>
        </w:rPr>
        <w:fldChar w:fldCharType="end"/>
      </w:r>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rsidTr="00DF26B6">
        <w:trPr>
          <w:trHeight w:val="259"/>
        </w:trPr>
        <w:tc>
          <w:tcPr>
            <w:tcW w:w="484"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rsidTr="00DF26B6">
        <w:trPr>
          <w:trHeight w:val="259"/>
        </w:trPr>
        <w:tc>
          <w:tcPr>
            <w:tcW w:w="484" w:type="pct"/>
            <w:vMerge/>
            <w:tcBorders>
              <w:bottom w:val="single" w:sz="4" w:space="0" w:color="auto"/>
            </w:tcBorders>
            <w:vAlign w:val="bottom"/>
          </w:tcPr>
          <w:p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Total Return</w:t>
            </w:r>
          </w:p>
        </w:tc>
      </w:tr>
      <w:tr w:rsidR="00F415A6" w:rsidRPr="00E13A41" w:rsidTr="00DF26B6">
        <w:trPr>
          <w:trHeight w:val="259"/>
        </w:trPr>
        <w:tc>
          <w:tcPr>
            <w:tcW w:w="484" w:type="pct"/>
            <w:tcBorders>
              <w:top w:val="single" w:sz="4" w:space="0" w:color="auto"/>
            </w:tcBorders>
            <w:vAlign w:val="bottom"/>
          </w:tcPr>
          <w:p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868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rsidR="00F415A6" w:rsidRPr="008F5618" w:rsidRDefault="00F415A6" w:rsidP="00DF26B6">
            <w:pPr>
              <w:spacing w:after="0"/>
              <w:jc w:val="center"/>
              <w:rPr>
                <w:sz w:val="20"/>
                <w:szCs w:val="20"/>
              </w:rPr>
            </w:pPr>
            <w:r w:rsidRPr="008F5618">
              <w:rPr>
                <w:sz w:val="20"/>
                <w:szCs w:val="20"/>
              </w:rPr>
              <w:t>70</w:t>
            </w:r>
          </w:p>
        </w:tc>
        <w:tc>
          <w:tcPr>
            <w:tcW w:w="549" w:type="pct"/>
            <w:vAlign w:val="bottom"/>
          </w:tcPr>
          <w:p w:rsidR="00F415A6" w:rsidRPr="008F5618" w:rsidRDefault="00F415A6" w:rsidP="00DF26B6">
            <w:pPr>
              <w:spacing w:after="0"/>
              <w:jc w:val="center"/>
              <w:rPr>
                <w:sz w:val="20"/>
                <w:szCs w:val="20"/>
              </w:rPr>
            </w:pPr>
            <w:r w:rsidRPr="008F5618">
              <w:rPr>
                <w:sz w:val="20"/>
                <w:szCs w:val="20"/>
              </w:rPr>
              <w:t>280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31</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330</w:t>
            </w:r>
          </w:p>
        </w:tc>
        <w:tc>
          <w:tcPr>
            <w:tcW w:w="641" w:type="pct"/>
            <w:vAlign w:val="bottom"/>
          </w:tcPr>
          <w:p w:rsidR="00F415A6" w:rsidRPr="008F5618" w:rsidRDefault="00F415A6" w:rsidP="00DF26B6">
            <w:pPr>
              <w:spacing w:after="0"/>
              <w:jc w:val="center"/>
              <w:rPr>
                <w:sz w:val="20"/>
                <w:szCs w:val="20"/>
              </w:rPr>
            </w:pPr>
            <w:r w:rsidRPr="008F5618">
              <w:rPr>
                <w:sz w:val="20"/>
                <w:szCs w:val="20"/>
              </w:rPr>
              <w:t>646</w:t>
            </w:r>
          </w:p>
        </w:tc>
        <w:tc>
          <w:tcPr>
            <w:tcW w:w="668" w:type="pct"/>
            <w:vAlign w:val="bottom"/>
          </w:tcPr>
          <w:p w:rsidR="00F415A6" w:rsidRPr="008F5618" w:rsidRDefault="00F415A6" w:rsidP="00DF26B6">
            <w:pPr>
              <w:spacing w:after="0"/>
              <w:jc w:val="center"/>
              <w:rPr>
                <w:sz w:val="20"/>
                <w:szCs w:val="20"/>
              </w:rPr>
            </w:pPr>
            <w:r w:rsidRPr="008F5618">
              <w:rPr>
                <w:sz w:val="20"/>
                <w:szCs w:val="20"/>
              </w:rPr>
              <w:t>976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rsidR="00F415A6" w:rsidRPr="008F5618" w:rsidRDefault="00F415A6" w:rsidP="00DF26B6">
            <w:pPr>
              <w:spacing w:after="0"/>
              <w:jc w:val="center"/>
              <w:rPr>
                <w:sz w:val="20"/>
                <w:szCs w:val="20"/>
              </w:rPr>
            </w:pPr>
            <w:r w:rsidRPr="008F5618">
              <w:rPr>
                <w:sz w:val="20"/>
                <w:szCs w:val="20"/>
              </w:rPr>
              <w:t>45</w:t>
            </w:r>
          </w:p>
        </w:tc>
        <w:tc>
          <w:tcPr>
            <w:tcW w:w="549" w:type="pct"/>
            <w:vAlign w:val="bottom"/>
          </w:tcPr>
          <w:p w:rsidR="00F415A6" w:rsidRPr="008F5618" w:rsidRDefault="00F415A6" w:rsidP="00DF26B6">
            <w:pPr>
              <w:spacing w:after="0"/>
              <w:jc w:val="center"/>
              <w:rPr>
                <w:sz w:val="20"/>
                <w:szCs w:val="20"/>
              </w:rPr>
            </w:pPr>
            <w:r w:rsidRPr="008F5618">
              <w:rPr>
                <w:sz w:val="20"/>
                <w:szCs w:val="20"/>
              </w:rPr>
              <w:t>149</w:t>
            </w:r>
          </w:p>
        </w:tc>
        <w:tc>
          <w:tcPr>
            <w:tcW w:w="358" w:type="pct"/>
            <w:vAlign w:val="bottom"/>
          </w:tcPr>
          <w:p w:rsidR="00F415A6" w:rsidRPr="008F5618" w:rsidRDefault="00F415A6" w:rsidP="00DF26B6">
            <w:pPr>
              <w:spacing w:after="0"/>
              <w:jc w:val="center"/>
              <w:rPr>
                <w:sz w:val="20"/>
                <w:szCs w:val="20"/>
              </w:rPr>
            </w:pPr>
            <w:r w:rsidRPr="008F5618">
              <w:rPr>
                <w:sz w:val="20"/>
                <w:szCs w:val="20"/>
              </w:rPr>
              <w:t>117</w:t>
            </w:r>
          </w:p>
        </w:tc>
        <w:tc>
          <w:tcPr>
            <w:tcW w:w="632" w:type="pct"/>
            <w:vAlign w:val="bottom"/>
          </w:tcPr>
          <w:p w:rsidR="00F415A6" w:rsidRPr="008F5618" w:rsidRDefault="00F415A6" w:rsidP="00DF26B6">
            <w:pPr>
              <w:spacing w:after="0"/>
              <w:jc w:val="center"/>
              <w:rPr>
                <w:sz w:val="20"/>
                <w:szCs w:val="20"/>
              </w:rPr>
            </w:pPr>
            <w:r w:rsidRPr="008F5618">
              <w:rPr>
                <w:sz w:val="20"/>
                <w:szCs w:val="20"/>
              </w:rPr>
              <w:t>24</w:t>
            </w:r>
          </w:p>
        </w:tc>
        <w:tc>
          <w:tcPr>
            <w:tcW w:w="352" w:type="pct"/>
            <w:vAlign w:val="bottom"/>
          </w:tcPr>
          <w:p w:rsidR="00F415A6" w:rsidRPr="008F5618" w:rsidRDefault="00F415A6" w:rsidP="00DF26B6">
            <w:pPr>
              <w:spacing w:after="0"/>
              <w:jc w:val="center"/>
              <w:rPr>
                <w:sz w:val="20"/>
                <w:szCs w:val="20"/>
              </w:rPr>
            </w:pPr>
            <w:r w:rsidRPr="008F5618">
              <w:rPr>
                <w:sz w:val="20"/>
                <w:szCs w:val="20"/>
              </w:rPr>
              <w:t>2</w:t>
            </w:r>
          </w:p>
        </w:tc>
        <w:tc>
          <w:tcPr>
            <w:tcW w:w="710" w:type="pct"/>
            <w:vAlign w:val="bottom"/>
          </w:tcPr>
          <w:p w:rsidR="00F415A6" w:rsidRPr="008F5618" w:rsidRDefault="00F415A6" w:rsidP="00DF26B6">
            <w:pPr>
              <w:spacing w:after="0"/>
              <w:jc w:val="center"/>
              <w:rPr>
                <w:sz w:val="20"/>
                <w:szCs w:val="20"/>
              </w:rPr>
            </w:pPr>
            <w:r w:rsidRPr="008F5618">
              <w:rPr>
                <w:sz w:val="20"/>
                <w:szCs w:val="20"/>
              </w:rPr>
              <w:t>292</w:t>
            </w:r>
          </w:p>
        </w:tc>
        <w:tc>
          <w:tcPr>
            <w:tcW w:w="641" w:type="pct"/>
            <w:vAlign w:val="bottom"/>
          </w:tcPr>
          <w:p w:rsidR="00F415A6" w:rsidRPr="008F5618" w:rsidRDefault="00F415A6" w:rsidP="00DF26B6">
            <w:pPr>
              <w:spacing w:after="0"/>
              <w:jc w:val="center"/>
              <w:rPr>
                <w:sz w:val="20"/>
                <w:szCs w:val="20"/>
              </w:rPr>
            </w:pPr>
            <w:r w:rsidRPr="008F5618">
              <w:rPr>
                <w:sz w:val="20"/>
                <w:szCs w:val="20"/>
              </w:rPr>
              <w:t>447</w:t>
            </w:r>
          </w:p>
        </w:tc>
        <w:tc>
          <w:tcPr>
            <w:tcW w:w="668" w:type="pct"/>
            <w:vAlign w:val="bottom"/>
          </w:tcPr>
          <w:p w:rsidR="00F415A6" w:rsidRPr="008F5618" w:rsidRDefault="00F415A6" w:rsidP="00DF26B6">
            <w:pPr>
              <w:spacing w:after="0"/>
              <w:jc w:val="center"/>
              <w:rPr>
                <w:sz w:val="20"/>
                <w:szCs w:val="20"/>
              </w:rPr>
            </w:pPr>
            <w:r w:rsidRPr="008F5618">
              <w:rPr>
                <w:sz w:val="20"/>
                <w:szCs w:val="20"/>
              </w:rPr>
              <w:t>739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rsidR="00F415A6" w:rsidRPr="008F5618" w:rsidRDefault="00F415A6" w:rsidP="00DF26B6">
            <w:pPr>
              <w:spacing w:after="0"/>
              <w:jc w:val="center"/>
              <w:rPr>
                <w:sz w:val="20"/>
                <w:szCs w:val="20"/>
              </w:rPr>
            </w:pPr>
            <w:r w:rsidRPr="008F5618">
              <w:rPr>
                <w:sz w:val="20"/>
                <w:szCs w:val="20"/>
              </w:rPr>
              <w:t>129</w:t>
            </w:r>
          </w:p>
        </w:tc>
        <w:tc>
          <w:tcPr>
            <w:tcW w:w="549" w:type="pct"/>
            <w:vAlign w:val="bottom"/>
          </w:tcPr>
          <w:p w:rsidR="00F415A6" w:rsidRPr="008F5618" w:rsidRDefault="00F415A6" w:rsidP="00DF26B6">
            <w:pPr>
              <w:spacing w:after="0"/>
              <w:jc w:val="center"/>
              <w:rPr>
                <w:sz w:val="20"/>
                <w:szCs w:val="20"/>
              </w:rPr>
            </w:pPr>
            <w:r w:rsidRPr="008F5618">
              <w:rPr>
                <w:sz w:val="20"/>
                <w:szCs w:val="20"/>
              </w:rPr>
              <w:t>385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28</w:t>
            </w:r>
          </w:p>
        </w:tc>
        <w:tc>
          <w:tcPr>
            <w:tcW w:w="352" w:type="pct"/>
            <w:vAlign w:val="bottom"/>
          </w:tcPr>
          <w:p w:rsidR="00F415A6" w:rsidRPr="008F5618" w:rsidRDefault="00F415A6" w:rsidP="00DF26B6">
            <w:pPr>
              <w:spacing w:after="0"/>
              <w:jc w:val="center"/>
              <w:rPr>
                <w:sz w:val="20"/>
                <w:szCs w:val="20"/>
              </w:rPr>
            </w:pPr>
            <w:r w:rsidRPr="008F5618">
              <w:rPr>
                <w:sz w:val="20"/>
                <w:szCs w:val="20"/>
              </w:rPr>
              <w:t>122</w:t>
            </w:r>
          </w:p>
        </w:tc>
        <w:tc>
          <w:tcPr>
            <w:tcW w:w="710" w:type="pct"/>
            <w:vAlign w:val="bottom"/>
          </w:tcPr>
          <w:p w:rsidR="00F415A6" w:rsidRPr="008F5618" w:rsidRDefault="00F415A6" w:rsidP="00DF26B6">
            <w:pPr>
              <w:spacing w:after="0"/>
              <w:jc w:val="center"/>
              <w:rPr>
                <w:sz w:val="20"/>
                <w:szCs w:val="20"/>
              </w:rPr>
            </w:pPr>
            <w:r w:rsidRPr="008F5618">
              <w:rPr>
                <w:sz w:val="20"/>
                <w:szCs w:val="20"/>
              </w:rPr>
              <w:t>545</w:t>
            </w:r>
          </w:p>
        </w:tc>
        <w:tc>
          <w:tcPr>
            <w:tcW w:w="641" w:type="pct"/>
            <w:vAlign w:val="bottom"/>
          </w:tcPr>
          <w:p w:rsidR="00F415A6" w:rsidRPr="008F5618" w:rsidRDefault="00F415A6" w:rsidP="00DF26B6">
            <w:pPr>
              <w:spacing w:after="0"/>
              <w:jc w:val="center"/>
              <w:rPr>
                <w:sz w:val="20"/>
                <w:szCs w:val="20"/>
              </w:rPr>
            </w:pPr>
            <w:r w:rsidRPr="008F5618">
              <w:rPr>
                <w:sz w:val="20"/>
                <w:szCs w:val="20"/>
              </w:rPr>
              <w:t>694</w:t>
            </w:r>
          </w:p>
        </w:tc>
        <w:tc>
          <w:tcPr>
            <w:tcW w:w="668" w:type="pct"/>
            <w:vAlign w:val="bottom"/>
          </w:tcPr>
          <w:p w:rsidR="00F415A6" w:rsidRPr="008F5618" w:rsidRDefault="00F415A6" w:rsidP="00DF26B6">
            <w:pPr>
              <w:spacing w:after="0"/>
              <w:jc w:val="center"/>
              <w:rPr>
                <w:sz w:val="20"/>
                <w:szCs w:val="20"/>
              </w:rPr>
            </w:pPr>
            <w:r w:rsidRPr="008F5618">
              <w:rPr>
                <w:sz w:val="20"/>
                <w:szCs w:val="20"/>
              </w:rPr>
              <w:t>1,239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rsidR="00F415A6" w:rsidRPr="008F5618" w:rsidRDefault="00F415A6" w:rsidP="00DF26B6">
            <w:pPr>
              <w:spacing w:after="0"/>
              <w:jc w:val="center"/>
              <w:rPr>
                <w:sz w:val="20"/>
                <w:szCs w:val="20"/>
              </w:rPr>
            </w:pPr>
            <w:r w:rsidRPr="008F5618">
              <w:rPr>
                <w:sz w:val="20"/>
                <w:szCs w:val="20"/>
              </w:rPr>
              <w:t>124</w:t>
            </w:r>
          </w:p>
        </w:tc>
        <w:tc>
          <w:tcPr>
            <w:tcW w:w="549" w:type="pct"/>
            <w:vAlign w:val="bottom"/>
          </w:tcPr>
          <w:p w:rsidR="00F415A6" w:rsidRPr="008F5618" w:rsidRDefault="00F415A6" w:rsidP="00DF26B6">
            <w:pPr>
              <w:spacing w:after="0"/>
              <w:jc w:val="center"/>
              <w:rPr>
                <w:sz w:val="20"/>
                <w:szCs w:val="20"/>
              </w:rPr>
            </w:pPr>
            <w:r w:rsidRPr="008F5618">
              <w:rPr>
                <w:sz w:val="20"/>
                <w:szCs w:val="20"/>
              </w:rPr>
              <w:t>372</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13</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444</w:t>
            </w:r>
          </w:p>
        </w:tc>
        <w:tc>
          <w:tcPr>
            <w:tcW w:w="641" w:type="pct"/>
            <w:vAlign w:val="bottom"/>
          </w:tcPr>
          <w:p w:rsidR="00F415A6" w:rsidRPr="008F5618" w:rsidRDefault="00F415A6" w:rsidP="00DF26B6">
            <w:pPr>
              <w:spacing w:after="0"/>
              <w:jc w:val="center"/>
              <w:rPr>
                <w:sz w:val="20"/>
                <w:szCs w:val="20"/>
              </w:rPr>
            </w:pPr>
            <w:r w:rsidRPr="008F5618">
              <w:rPr>
                <w:sz w:val="20"/>
                <w:szCs w:val="20"/>
              </w:rPr>
              <w:t>651</w:t>
            </w:r>
          </w:p>
        </w:tc>
        <w:tc>
          <w:tcPr>
            <w:tcW w:w="668" w:type="pct"/>
            <w:vAlign w:val="bottom"/>
          </w:tcPr>
          <w:p w:rsidR="00F415A6" w:rsidRPr="008F5618" w:rsidRDefault="00F415A6" w:rsidP="00DF26B6">
            <w:pPr>
              <w:spacing w:after="0"/>
              <w:jc w:val="center"/>
              <w:rPr>
                <w:sz w:val="20"/>
                <w:szCs w:val="20"/>
              </w:rPr>
            </w:pPr>
            <w:r w:rsidRPr="008F5618">
              <w:rPr>
                <w:sz w:val="20"/>
                <w:szCs w:val="20"/>
              </w:rPr>
              <w:t>1,095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rsidR="00F415A6" w:rsidRPr="008F5618" w:rsidRDefault="00F415A6" w:rsidP="00DF26B6">
            <w:pPr>
              <w:spacing w:after="0"/>
              <w:jc w:val="center"/>
              <w:rPr>
                <w:sz w:val="20"/>
                <w:szCs w:val="20"/>
              </w:rPr>
            </w:pPr>
            <w:r w:rsidRPr="008F5618">
              <w:rPr>
                <w:sz w:val="20"/>
                <w:szCs w:val="20"/>
              </w:rPr>
              <w:t>177</w:t>
            </w:r>
          </w:p>
        </w:tc>
        <w:tc>
          <w:tcPr>
            <w:tcW w:w="549" w:type="pct"/>
            <w:vAlign w:val="bottom"/>
          </w:tcPr>
          <w:p w:rsidR="00F415A6" w:rsidRPr="008F5618" w:rsidRDefault="00F415A6" w:rsidP="00DF26B6">
            <w:pPr>
              <w:spacing w:after="0"/>
              <w:jc w:val="center"/>
              <w:rPr>
                <w:sz w:val="20"/>
                <w:szCs w:val="20"/>
              </w:rPr>
            </w:pPr>
            <w:r w:rsidRPr="008F5618">
              <w:rPr>
                <w:sz w:val="20"/>
                <w:szCs w:val="20"/>
              </w:rPr>
              <w:t>594</w:t>
            </w:r>
          </w:p>
        </w:tc>
        <w:tc>
          <w:tcPr>
            <w:tcW w:w="358" w:type="pct"/>
            <w:vAlign w:val="bottom"/>
          </w:tcPr>
          <w:p w:rsidR="00F415A6" w:rsidRPr="008F5618" w:rsidRDefault="00F415A6" w:rsidP="00DF26B6">
            <w:pPr>
              <w:spacing w:after="0"/>
              <w:jc w:val="center"/>
              <w:rPr>
                <w:sz w:val="20"/>
                <w:szCs w:val="20"/>
              </w:rPr>
            </w:pPr>
            <w:r w:rsidRPr="008F5618">
              <w:rPr>
                <w:sz w:val="20"/>
                <w:szCs w:val="20"/>
              </w:rPr>
              <w:t>3</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73</w:t>
            </w:r>
          </w:p>
        </w:tc>
        <w:tc>
          <w:tcPr>
            <w:tcW w:w="710" w:type="pct"/>
            <w:vAlign w:val="bottom"/>
          </w:tcPr>
          <w:p w:rsidR="00F415A6" w:rsidRPr="008F5618" w:rsidRDefault="00F415A6" w:rsidP="00DF26B6">
            <w:pPr>
              <w:spacing w:after="0"/>
              <w:jc w:val="center"/>
              <w:rPr>
                <w:sz w:val="20"/>
                <w:szCs w:val="20"/>
              </w:rPr>
            </w:pPr>
            <w:r w:rsidRPr="008F5618">
              <w:rPr>
                <w:sz w:val="20"/>
                <w:szCs w:val="20"/>
              </w:rPr>
              <w:t>741</w:t>
            </w:r>
          </w:p>
        </w:tc>
        <w:tc>
          <w:tcPr>
            <w:tcW w:w="641" w:type="pct"/>
            <w:vAlign w:val="bottom"/>
          </w:tcPr>
          <w:p w:rsidR="00F415A6" w:rsidRPr="008F5618" w:rsidRDefault="00F415A6" w:rsidP="00DF26B6">
            <w:pPr>
              <w:spacing w:after="0"/>
              <w:jc w:val="center"/>
              <w:rPr>
                <w:sz w:val="20"/>
                <w:szCs w:val="20"/>
              </w:rPr>
            </w:pPr>
            <w:r w:rsidRPr="008F5618">
              <w:rPr>
                <w:sz w:val="20"/>
                <w:szCs w:val="20"/>
              </w:rPr>
              <w:t>942</w:t>
            </w:r>
          </w:p>
        </w:tc>
        <w:tc>
          <w:tcPr>
            <w:tcW w:w="668" w:type="pct"/>
            <w:vAlign w:val="bottom"/>
          </w:tcPr>
          <w:p w:rsidR="00F415A6" w:rsidRPr="008F5618" w:rsidRDefault="00F415A6" w:rsidP="00DF26B6">
            <w:pPr>
              <w:spacing w:after="0"/>
              <w:jc w:val="center"/>
              <w:rPr>
                <w:sz w:val="20"/>
                <w:szCs w:val="20"/>
              </w:rPr>
            </w:pPr>
            <w:r w:rsidRPr="008F5618">
              <w:rPr>
                <w:sz w:val="20"/>
                <w:szCs w:val="20"/>
              </w:rPr>
              <w:t>1,683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rsidR="00F415A6" w:rsidRPr="008F5618" w:rsidRDefault="00F415A6" w:rsidP="00DF26B6">
            <w:pPr>
              <w:spacing w:after="0"/>
              <w:jc w:val="center"/>
              <w:rPr>
                <w:sz w:val="20"/>
                <w:szCs w:val="20"/>
              </w:rPr>
            </w:pPr>
            <w:r w:rsidRPr="008F5618">
              <w:rPr>
                <w:sz w:val="20"/>
                <w:szCs w:val="20"/>
              </w:rPr>
              <w:t>110</w:t>
            </w:r>
          </w:p>
        </w:tc>
        <w:tc>
          <w:tcPr>
            <w:tcW w:w="549" w:type="pct"/>
            <w:vAlign w:val="bottom"/>
          </w:tcPr>
          <w:p w:rsidR="00F415A6" w:rsidRPr="008F5618" w:rsidRDefault="00F415A6" w:rsidP="00DF26B6">
            <w:pPr>
              <w:spacing w:after="0"/>
              <w:jc w:val="center"/>
              <w:rPr>
                <w:sz w:val="20"/>
                <w:szCs w:val="20"/>
              </w:rPr>
            </w:pPr>
            <w:r w:rsidRPr="008F5618">
              <w:rPr>
                <w:sz w:val="20"/>
                <w:szCs w:val="20"/>
              </w:rPr>
              <w:t>421</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60</w:t>
            </w:r>
          </w:p>
        </w:tc>
        <w:tc>
          <w:tcPr>
            <w:tcW w:w="352" w:type="pct"/>
            <w:vAlign w:val="bottom"/>
          </w:tcPr>
          <w:p w:rsidR="00F415A6" w:rsidRPr="008F5618" w:rsidRDefault="00F415A6" w:rsidP="00DF26B6">
            <w:pPr>
              <w:spacing w:after="0"/>
              <w:jc w:val="center"/>
              <w:rPr>
                <w:sz w:val="20"/>
                <w:szCs w:val="20"/>
              </w:rPr>
            </w:pPr>
            <w:r w:rsidRPr="008F5618">
              <w:rPr>
                <w:sz w:val="20"/>
                <w:szCs w:val="20"/>
              </w:rPr>
              <w:t>37</w:t>
            </w:r>
          </w:p>
        </w:tc>
        <w:tc>
          <w:tcPr>
            <w:tcW w:w="710" w:type="pct"/>
            <w:vAlign w:val="bottom"/>
          </w:tcPr>
          <w:p w:rsidR="00F415A6" w:rsidRPr="008F5618" w:rsidRDefault="00F415A6" w:rsidP="00DF26B6">
            <w:pPr>
              <w:spacing w:after="0"/>
              <w:jc w:val="center"/>
              <w:rPr>
                <w:sz w:val="20"/>
                <w:szCs w:val="20"/>
              </w:rPr>
            </w:pPr>
            <w:r w:rsidRPr="008F5618">
              <w:rPr>
                <w:sz w:val="20"/>
                <w:szCs w:val="20"/>
              </w:rPr>
              <w:t>520</w:t>
            </w:r>
          </w:p>
        </w:tc>
        <w:tc>
          <w:tcPr>
            <w:tcW w:w="641" w:type="pct"/>
            <w:vAlign w:val="bottom"/>
          </w:tcPr>
          <w:p w:rsidR="00F415A6" w:rsidRPr="008F5618" w:rsidRDefault="00F415A6" w:rsidP="00DF26B6">
            <w:pPr>
              <w:spacing w:after="0"/>
              <w:jc w:val="center"/>
              <w:rPr>
                <w:sz w:val="20"/>
                <w:szCs w:val="20"/>
              </w:rPr>
            </w:pPr>
            <w:r w:rsidRPr="008F5618">
              <w:rPr>
                <w:sz w:val="20"/>
                <w:szCs w:val="20"/>
              </w:rPr>
              <w:t>454</w:t>
            </w:r>
          </w:p>
        </w:tc>
        <w:tc>
          <w:tcPr>
            <w:tcW w:w="668" w:type="pct"/>
            <w:vAlign w:val="bottom"/>
          </w:tcPr>
          <w:p w:rsidR="00F415A6" w:rsidRPr="008F5618" w:rsidRDefault="00F415A6" w:rsidP="00DF26B6">
            <w:pPr>
              <w:spacing w:after="0"/>
              <w:jc w:val="center"/>
              <w:rPr>
                <w:sz w:val="20"/>
                <w:szCs w:val="20"/>
              </w:rPr>
            </w:pPr>
            <w:r w:rsidRPr="008F5618">
              <w:rPr>
                <w:sz w:val="20"/>
                <w:szCs w:val="20"/>
              </w:rPr>
              <w:t>974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438</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48</w:t>
            </w:r>
          </w:p>
        </w:tc>
        <w:tc>
          <w:tcPr>
            <w:tcW w:w="352" w:type="pct"/>
            <w:vAlign w:val="bottom"/>
          </w:tcPr>
          <w:p w:rsidR="00F415A6" w:rsidRPr="008F5618" w:rsidRDefault="00F415A6" w:rsidP="00DF26B6">
            <w:pPr>
              <w:spacing w:after="0"/>
              <w:jc w:val="center"/>
              <w:rPr>
                <w:sz w:val="20"/>
                <w:szCs w:val="20"/>
              </w:rPr>
            </w:pPr>
            <w:r w:rsidRPr="008F5618">
              <w:rPr>
                <w:sz w:val="20"/>
                <w:szCs w:val="20"/>
              </w:rPr>
              <w:t>23</w:t>
            </w:r>
          </w:p>
        </w:tc>
        <w:tc>
          <w:tcPr>
            <w:tcW w:w="710" w:type="pct"/>
            <w:vAlign w:val="bottom"/>
          </w:tcPr>
          <w:p w:rsidR="00F415A6" w:rsidRPr="008F5618" w:rsidRDefault="00F415A6" w:rsidP="00DF26B6">
            <w:pPr>
              <w:spacing w:after="0"/>
              <w:jc w:val="center"/>
              <w:rPr>
                <w:sz w:val="20"/>
                <w:szCs w:val="20"/>
              </w:rPr>
            </w:pPr>
            <w:r w:rsidRPr="008F5618">
              <w:rPr>
                <w:sz w:val="20"/>
                <w:szCs w:val="20"/>
              </w:rPr>
              <w:t>511</w:t>
            </w:r>
          </w:p>
        </w:tc>
        <w:tc>
          <w:tcPr>
            <w:tcW w:w="641" w:type="pct"/>
            <w:vAlign w:val="bottom"/>
          </w:tcPr>
          <w:p w:rsidR="00F415A6" w:rsidRPr="008F5618" w:rsidRDefault="00F415A6" w:rsidP="00DF26B6">
            <w:pPr>
              <w:spacing w:after="0"/>
              <w:jc w:val="center"/>
              <w:rPr>
                <w:sz w:val="20"/>
                <w:szCs w:val="20"/>
              </w:rPr>
            </w:pPr>
            <w:r w:rsidRPr="008F5618">
              <w:rPr>
                <w:sz w:val="20"/>
                <w:szCs w:val="20"/>
              </w:rPr>
              <w:t>668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306</w:t>
            </w:r>
          </w:p>
        </w:tc>
        <w:tc>
          <w:tcPr>
            <w:tcW w:w="358" w:type="pct"/>
            <w:vAlign w:val="bottom"/>
          </w:tcPr>
          <w:p w:rsidR="00F415A6" w:rsidRPr="008F5618" w:rsidRDefault="00F415A6" w:rsidP="00DF26B6">
            <w:pPr>
              <w:spacing w:after="0"/>
              <w:jc w:val="center"/>
              <w:rPr>
                <w:sz w:val="20"/>
                <w:szCs w:val="20"/>
              </w:rPr>
            </w:pPr>
            <w:r w:rsidRPr="008F5618">
              <w:rPr>
                <w:sz w:val="20"/>
                <w:szCs w:val="20"/>
              </w:rPr>
              <w:t>12</w:t>
            </w:r>
          </w:p>
        </w:tc>
        <w:tc>
          <w:tcPr>
            <w:tcW w:w="632" w:type="pct"/>
            <w:vAlign w:val="bottom"/>
          </w:tcPr>
          <w:p w:rsidR="00F415A6" w:rsidRPr="008F5618" w:rsidRDefault="00F415A6" w:rsidP="00DF26B6">
            <w:pPr>
              <w:spacing w:after="0"/>
              <w:jc w:val="center"/>
              <w:rPr>
                <w:sz w:val="20"/>
                <w:szCs w:val="20"/>
              </w:rPr>
            </w:pPr>
            <w:r w:rsidRPr="008F5618">
              <w:rPr>
                <w:sz w:val="20"/>
                <w:szCs w:val="20"/>
              </w:rPr>
              <w:t>72</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445</w:t>
            </w:r>
          </w:p>
        </w:tc>
        <w:tc>
          <w:tcPr>
            <w:tcW w:w="641" w:type="pct"/>
            <w:vAlign w:val="bottom"/>
          </w:tcPr>
          <w:p w:rsidR="00F415A6" w:rsidRPr="008F5618" w:rsidRDefault="00F415A6" w:rsidP="00DF26B6">
            <w:pPr>
              <w:spacing w:after="0"/>
              <w:jc w:val="center"/>
              <w:rPr>
                <w:sz w:val="20"/>
                <w:szCs w:val="20"/>
              </w:rPr>
            </w:pPr>
            <w:r w:rsidRPr="008F5618">
              <w:rPr>
                <w:sz w:val="20"/>
                <w:szCs w:val="20"/>
              </w:rPr>
              <w:t>756</w:t>
            </w:r>
          </w:p>
        </w:tc>
        <w:tc>
          <w:tcPr>
            <w:tcW w:w="668" w:type="pct"/>
            <w:vAlign w:val="bottom"/>
          </w:tcPr>
          <w:p w:rsidR="00F415A6" w:rsidRPr="008F5618" w:rsidRDefault="00F415A6" w:rsidP="00DF26B6">
            <w:pPr>
              <w:spacing w:after="0"/>
              <w:jc w:val="center"/>
              <w:rPr>
                <w:sz w:val="20"/>
                <w:szCs w:val="20"/>
              </w:rPr>
            </w:pPr>
            <w:r w:rsidRPr="008F5618">
              <w:rPr>
                <w:sz w:val="20"/>
                <w:szCs w:val="20"/>
              </w:rPr>
              <w:t>1,201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rsidR="00F415A6" w:rsidRPr="008F5618" w:rsidRDefault="00F415A6" w:rsidP="00DF26B6">
            <w:pPr>
              <w:spacing w:after="0"/>
              <w:jc w:val="center"/>
              <w:rPr>
                <w:sz w:val="20"/>
                <w:szCs w:val="20"/>
              </w:rPr>
            </w:pPr>
            <w:r w:rsidRPr="008F5618">
              <w:rPr>
                <w:sz w:val="20"/>
                <w:szCs w:val="20"/>
              </w:rPr>
              <w:t>182</w:t>
            </w:r>
          </w:p>
        </w:tc>
        <w:tc>
          <w:tcPr>
            <w:tcW w:w="549" w:type="pct"/>
            <w:vAlign w:val="bottom"/>
          </w:tcPr>
          <w:p w:rsidR="00F415A6" w:rsidRPr="008F5618" w:rsidRDefault="00F415A6" w:rsidP="00DF26B6">
            <w:pPr>
              <w:spacing w:after="0"/>
              <w:jc w:val="center"/>
              <w:rPr>
                <w:sz w:val="20"/>
                <w:szCs w:val="20"/>
              </w:rPr>
            </w:pPr>
            <w:r w:rsidRPr="008F5618">
              <w:rPr>
                <w:sz w:val="20"/>
                <w:szCs w:val="20"/>
              </w:rPr>
              <w:t>533</w:t>
            </w:r>
          </w:p>
        </w:tc>
        <w:tc>
          <w:tcPr>
            <w:tcW w:w="358" w:type="pct"/>
            <w:vAlign w:val="bottom"/>
          </w:tcPr>
          <w:p w:rsidR="00F415A6" w:rsidRPr="008F5618" w:rsidRDefault="00F415A6" w:rsidP="00DF26B6">
            <w:pPr>
              <w:spacing w:after="0"/>
              <w:jc w:val="center"/>
              <w:rPr>
                <w:sz w:val="20"/>
                <w:szCs w:val="20"/>
              </w:rPr>
            </w:pPr>
            <w:r w:rsidRPr="008F5618">
              <w:rPr>
                <w:sz w:val="20"/>
                <w:szCs w:val="20"/>
              </w:rPr>
              <w:t>7</w:t>
            </w:r>
          </w:p>
        </w:tc>
        <w:tc>
          <w:tcPr>
            <w:tcW w:w="632" w:type="pct"/>
            <w:vAlign w:val="bottom"/>
          </w:tcPr>
          <w:p w:rsidR="00F415A6" w:rsidRPr="008F5618" w:rsidRDefault="00F415A6" w:rsidP="00DF26B6">
            <w:pPr>
              <w:spacing w:after="0"/>
              <w:jc w:val="center"/>
              <w:rPr>
                <w:sz w:val="20"/>
                <w:szCs w:val="20"/>
              </w:rPr>
            </w:pPr>
            <w:r w:rsidRPr="008F5618">
              <w:rPr>
                <w:sz w:val="20"/>
                <w:szCs w:val="20"/>
              </w:rPr>
              <w:t>15</w:t>
            </w:r>
          </w:p>
        </w:tc>
        <w:tc>
          <w:tcPr>
            <w:tcW w:w="352" w:type="pct"/>
            <w:vAlign w:val="bottom"/>
          </w:tcPr>
          <w:p w:rsidR="00F415A6" w:rsidRPr="008F5618" w:rsidRDefault="00F415A6" w:rsidP="00DF26B6">
            <w:pPr>
              <w:spacing w:after="0"/>
              <w:jc w:val="center"/>
              <w:rPr>
                <w:sz w:val="20"/>
                <w:szCs w:val="20"/>
              </w:rPr>
            </w:pPr>
            <w:r w:rsidRPr="008F5618">
              <w:rPr>
                <w:sz w:val="20"/>
                <w:szCs w:val="20"/>
              </w:rPr>
              <w:t>49</w:t>
            </w:r>
          </w:p>
        </w:tc>
        <w:tc>
          <w:tcPr>
            <w:tcW w:w="710" w:type="pct"/>
            <w:vAlign w:val="bottom"/>
          </w:tcPr>
          <w:p w:rsidR="00F415A6" w:rsidRPr="008F5618" w:rsidRDefault="00F415A6" w:rsidP="00DF26B6">
            <w:pPr>
              <w:spacing w:after="0"/>
              <w:jc w:val="center"/>
              <w:rPr>
                <w:sz w:val="20"/>
                <w:szCs w:val="20"/>
              </w:rPr>
            </w:pPr>
            <w:r w:rsidRPr="008F5618">
              <w:rPr>
                <w:sz w:val="20"/>
                <w:szCs w:val="20"/>
              </w:rPr>
              <w:t>604</w:t>
            </w:r>
          </w:p>
        </w:tc>
        <w:tc>
          <w:tcPr>
            <w:tcW w:w="641" w:type="pct"/>
            <w:vAlign w:val="bottom"/>
          </w:tcPr>
          <w:p w:rsidR="00F415A6" w:rsidRPr="008F5618" w:rsidRDefault="00F415A6" w:rsidP="00DF26B6">
            <w:pPr>
              <w:spacing w:after="0"/>
              <w:jc w:val="center"/>
              <w:rPr>
                <w:sz w:val="20"/>
                <w:szCs w:val="20"/>
              </w:rPr>
            </w:pPr>
            <w:r w:rsidRPr="008F5618">
              <w:rPr>
                <w:sz w:val="20"/>
                <w:szCs w:val="20"/>
              </w:rPr>
              <w:t>502</w:t>
            </w:r>
          </w:p>
        </w:tc>
        <w:tc>
          <w:tcPr>
            <w:tcW w:w="668" w:type="pct"/>
            <w:vAlign w:val="bottom"/>
          </w:tcPr>
          <w:p w:rsidR="00F415A6" w:rsidRPr="008F5618" w:rsidRDefault="00F415A6" w:rsidP="00DF26B6">
            <w:pPr>
              <w:spacing w:after="0"/>
              <w:jc w:val="center"/>
              <w:rPr>
                <w:sz w:val="20"/>
                <w:szCs w:val="20"/>
              </w:rPr>
            </w:pPr>
            <w:r w:rsidRPr="008F5618">
              <w:rPr>
                <w:sz w:val="20"/>
                <w:szCs w:val="20"/>
              </w:rPr>
              <w:t>1,106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rsidR="00F415A6" w:rsidRPr="008F5618" w:rsidRDefault="00F415A6" w:rsidP="00DF26B6">
            <w:pPr>
              <w:spacing w:after="0"/>
              <w:jc w:val="center"/>
              <w:rPr>
                <w:sz w:val="20"/>
                <w:szCs w:val="20"/>
              </w:rPr>
            </w:pPr>
            <w:r w:rsidRPr="008F5618">
              <w:rPr>
                <w:sz w:val="20"/>
                <w:szCs w:val="20"/>
              </w:rPr>
              <w:t>168</w:t>
            </w:r>
          </w:p>
        </w:tc>
        <w:tc>
          <w:tcPr>
            <w:tcW w:w="549" w:type="pct"/>
            <w:vAlign w:val="bottom"/>
          </w:tcPr>
          <w:p w:rsidR="00F415A6" w:rsidRPr="008F5618" w:rsidRDefault="00F415A6" w:rsidP="00DF26B6">
            <w:pPr>
              <w:spacing w:after="0"/>
              <w:jc w:val="center"/>
              <w:rPr>
                <w:sz w:val="20"/>
                <w:szCs w:val="20"/>
              </w:rPr>
            </w:pPr>
            <w:r w:rsidRPr="008F5618">
              <w:rPr>
                <w:sz w:val="20"/>
                <w:szCs w:val="20"/>
              </w:rPr>
              <w:t>635</w:t>
            </w:r>
          </w:p>
        </w:tc>
        <w:tc>
          <w:tcPr>
            <w:tcW w:w="358" w:type="pct"/>
            <w:vAlign w:val="bottom"/>
          </w:tcPr>
          <w:p w:rsidR="00F415A6" w:rsidRPr="008F5618" w:rsidRDefault="00F415A6" w:rsidP="00DF26B6">
            <w:pPr>
              <w:spacing w:after="0"/>
              <w:jc w:val="center"/>
              <w:rPr>
                <w:sz w:val="20"/>
                <w:szCs w:val="20"/>
              </w:rPr>
            </w:pPr>
            <w:r w:rsidRPr="008F5618">
              <w:rPr>
                <w:sz w:val="20"/>
                <w:szCs w:val="20"/>
              </w:rPr>
              <w:t>15</w:t>
            </w:r>
          </w:p>
        </w:tc>
        <w:tc>
          <w:tcPr>
            <w:tcW w:w="632" w:type="pct"/>
            <w:vAlign w:val="bottom"/>
          </w:tcPr>
          <w:p w:rsidR="00F415A6" w:rsidRPr="008F5618" w:rsidRDefault="00F415A6" w:rsidP="00DF26B6">
            <w:pPr>
              <w:spacing w:after="0"/>
              <w:jc w:val="center"/>
              <w:rPr>
                <w:sz w:val="20"/>
                <w:szCs w:val="20"/>
              </w:rPr>
            </w:pPr>
            <w:r w:rsidRPr="008F5618">
              <w:rPr>
                <w:sz w:val="20"/>
                <w:szCs w:val="20"/>
              </w:rPr>
              <w:t>57</w:t>
            </w:r>
          </w:p>
        </w:tc>
        <w:tc>
          <w:tcPr>
            <w:tcW w:w="352" w:type="pct"/>
            <w:vAlign w:val="bottom"/>
          </w:tcPr>
          <w:p w:rsidR="00F415A6" w:rsidRPr="008F5618" w:rsidRDefault="00F415A6" w:rsidP="00DF26B6">
            <w:pPr>
              <w:spacing w:after="0"/>
              <w:jc w:val="center"/>
              <w:rPr>
                <w:sz w:val="20"/>
                <w:szCs w:val="20"/>
              </w:rPr>
            </w:pPr>
            <w:r w:rsidRPr="008F5618">
              <w:rPr>
                <w:sz w:val="20"/>
                <w:szCs w:val="20"/>
              </w:rPr>
              <w:t>78</w:t>
            </w:r>
          </w:p>
        </w:tc>
        <w:tc>
          <w:tcPr>
            <w:tcW w:w="710" w:type="pct"/>
            <w:vAlign w:val="bottom"/>
          </w:tcPr>
          <w:p w:rsidR="00F415A6" w:rsidRPr="008F5618" w:rsidRDefault="00F415A6" w:rsidP="00DF26B6">
            <w:pPr>
              <w:spacing w:after="0"/>
              <w:jc w:val="center"/>
              <w:rPr>
                <w:sz w:val="20"/>
                <w:szCs w:val="20"/>
              </w:rPr>
            </w:pPr>
            <w:r w:rsidRPr="008F5618">
              <w:rPr>
                <w:sz w:val="20"/>
                <w:szCs w:val="20"/>
              </w:rPr>
              <w:t>785</w:t>
            </w:r>
          </w:p>
        </w:tc>
        <w:tc>
          <w:tcPr>
            <w:tcW w:w="641" w:type="pct"/>
            <w:vAlign w:val="bottom"/>
          </w:tcPr>
          <w:p w:rsidR="00F415A6" w:rsidRPr="008F5618" w:rsidRDefault="00F415A6" w:rsidP="00DF26B6">
            <w:pPr>
              <w:spacing w:after="0"/>
              <w:jc w:val="center"/>
              <w:rPr>
                <w:sz w:val="20"/>
                <w:szCs w:val="20"/>
              </w:rPr>
            </w:pPr>
            <w:r w:rsidRPr="008F5618">
              <w:rPr>
                <w:sz w:val="20"/>
                <w:szCs w:val="20"/>
              </w:rPr>
              <w:t>697</w:t>
            </w:r>
          </w:p>
        </w:tc>
        <w:tc>
          <w:tcPr>
            <w:tcW w:w="668" w:type="pct"/>
            <w:vAlign w:val="bottom"/>
          </w:tcPr>
          <w:p w:rsidR="00F415A6" w:rsidRPr="008F5618" w:rsidRDefault="00F415A6" w:rsidP="00DF26B6">
            <w:pPr>
              <w:spacing w:after="0"/>
              <w:jc w:val="center"/>
              <w:rPr>
                <w:sz w:val="20"/>
                <w:szCs w:val="20"/>
              </w:rPr>
            </w:pPr>
            <w:r w:rsidRPr="008F5618">
              <w:rPr>
                <w:sz w:val="20"/>
                <w:szCs w:val="20"/>
              </w:rPr>
              <w:t>1,482</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200</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152</w:t>
            </w:r>
          </w:p>
        </w:tc>
        <w:tc>
          <w:tcPr>
            <w:tcW w:w="352" w:type="pct"/>
            <w:vAlign w:val="bottom"/>
          </w:tcPr>
          <w:p w:rsidR="00F415A6" w:rsidRPr="008F5618" w:rsidRDefault="00F415A6" w:rsidP="00DF26B6">
            <w:pPr>
              <w:spacing w:after="0"/>
              <w:jc w:val="center"/>
              <w:rPr>
                <w:sz w:val="20"/>
                <w:szCs w:val="20"/>
              </w:rPr>
            </w:pPr>
            <w:r w:rsidRPr="008F5618">
              <w:rPr>
                <w:sz w:val="20"/>
                <w:szCs w:val="20"/>
              </w:rPr>
              <w:t>11</w:t>
            </w:r>
          </w:p>
        </w:tc>
        <w:tc>
          <w:tcPr>
            <w:tcW w:w="710" w:type="pct"/>
            <w:vAlign w:val="bottom"/>
          </w:tcPr>
          <w:p w:rsidR="00F415A6" w:rsidRPr="008F5618" w:rsidRDefault="00F415A6" w:rsidP="00DF26B6">
            <w:pPr>
              <w:spacing w:after="0"/>
              <w:jc w:val="center"/>
              <w:rPr>
                <w:sz w:val="20"/>
                <w:szCs w:val="20"/>
              </w:rPr>
            </w:pPr>
            <w:r w:rsidRPr="008F5618">
              <w:rPr>
                <w:sz w:val="20"/>
                <w:szCs w:val="20"/>
              </w:rPr>
              <w:t>371</w:t>
            </w:r>
          </w:p>
        </w:tc>
        <w:tc>
          <w:tcPr>
            <w:tcW w:w="641" w:type="pct"/>
            <w:vAlign w:val="bottom"/>
          </w:tcPr>
          <w:p w:rsidR="00F415A6" w:rsidRPr="008F5618" w:rsidRDefault="00F415A6" w:rsidP="00DF26B6">
            <w:pPr>
              <w:spacing w:after="0"/>
              <w:jc w:val="center"/>
              <w:rPr>
                <w:sz w:val="20"/>
                <w:szCs w:val="20"/>
              </w:rPr>
            </w:pPr>
            <w:r w:rsidRPr="008F5618">
              <w:rPr>
                <w:sz w:val="20"/>
                <w:szCs w:val="20"/>
              </w:rPr>
              <w:t>808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rsidR="00F415A6" w:rsidRPr="008F5618" w:rsidRDefault="00F415A6" w:rsidP="00DF26B6">
            <w:pPr>
              <w:spacing w:after="0"/>
              <w:jc w:val="center"/>
              <w:rPr>
                <w:sz w:val="20"/>
                <w:szCs w:val="20"/>
              </w:rPr>
            </w:pPr>
            <w:r w:rsidRPr="008F5618">
              <w:rPr>
                <w:sz w:val="20"/>
                <w:szCs w:val="20"/>
              </w:rPr>
              <w:t>53</w:t>
            </w:r>
          </w:p>
        </w:tc>
        <w:tc>
          <w:tcPr>
            <w:tcW w:w="549" w:type="pct"/>
            <w:vAlign w:val="bottom"/>
          </w:tcPr>
          <w:p w:rsidR="00F415A6" w:rsidRPr="008F5618" w:rsidRDefault="00F415A6" w:rsidP="00DF26B6">
            <w:pPr>
              <w:spacing w:after="0"/>
              <w:jc w:val="center"/>
              <w:rPr>
                <w:sz w:val="20"/>
                <w:szCs w:val="20"/>
              </w:rPr>
            </w:pPr>
            <w:r w:rsidRPr="008F5618">
              <w:rPr>
                <w:sz w:val="20"/>
                <w:szCs w:val="20"/>
              </w:rPr>
              <w:t>603</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196</w:t>
            </w:r>
          </w:p>
        </w:tc>
        <w:tc>
          <w:tcPr>
            <w:tcW w:w="352" w:type="pct"/>
            <w:vAlign w:val="bottom"/>
          </w:tcPr>
          <w:p w:rsidR="00F415A6" w:rsidRPr="008F5618" w:rsidRDefault="00F415A6" w:rsidP="00DF26B6">
            <w:pPr>
              <w:spacing w:after="0"/>
              <w:jc w:val="center"/>
              <w:rPr>
                <w:sz w:val="20"/>
                <w:szCs w:val="20"/>
              </w:rPr>
            </w:pPr>
            <w:r w:rsidRPr="008F5618">
              <w:rPr>
                <w:sz w:val="20"/>
                <w:szCs w:val="20"/>
              </w:rPr>
              <w:t>46</w:t>
            </w:r>
          </w:p>
        </w:tc>
        <w:tc>
          <w:tcPr>
            <w:tcW w:w="710" w:type="pct"/>
            <w:vAlign w:val="bottom"/>
          </w:tcPr>
          <w:p w:rsidR="00F415A6" w:rsidRPr="008F5618" w:rsidRDefault="00F415A6" w:rsidP="00DF26B6">
            <w:pPr>
              <w:spacing w:after="0"/>
              <w:jc w:val="center"/>
              <w:rPr>
                <w:sz w:val="20"/>
                <w:szCs w:val="20"/>
              </w:rPr>
            </w:pPr>
            <w:r w:rsidRPr="008F5618">
              <w:rPr>
                <w:sz w:val="20"/>
                <w:szCs w:val="20"/>
              </w:rPr>
              <w:t>855</w:t>
            </w:r>
          </w:p>
        </w:tc>
        <w:tc>
          <w:tcPr>
            <w:tcW w:w="641" w:type="pct"/>
            <w:vAlign w:val="bottom"/>
          </w:tcPr>
          <w:p w:rsidR="00F415A6" w:rsidRPr="008F5618" w:rsidRDefault="00F415A6" w:rsidP="00DF26B6">
            <w:pPr>
              <w:spacing w:after="0"/>
              <w:jc w:val="center"/>
              <w:rPr>
                <w:sz w:val="20"/>
                <w:szCs w:val="20"/>
              </w:rPr>
            </w:pPr>
            <w:r w:rsidRPr="008F5618">
              <w:rPr>
                <w:sz w:val="20"/>
                <w:szCs w:val="20"/>
              </w:rPr>
              <w:t>1,020</w:t>
            </w:r>
          </w:p>
        </w:tc>
        <w:tc>
          <w:tcPr>
            <w:tcW w:w="668" w:type="pct"/>
            <w:vAlign w:val="bottom"/>
          </w:tcPr>
          <w:p w:rsidR="00F415A6" w:rsidRPr="008F5618" w:rsidRDefault="00F415A6" w:rsidP="00DF26B6">
            <w:pPr>
              <w:spacing w:after="0"/>
              <w:jc w:val="center"/>
              <w:rPr>
                <w:sz w:val="20"/>
                <w:szCs w:val="20"/>
              </w:rPr>
            </w:pPr>
            <w:r w:rsidRPr="008F5618">
              <w:rPr>
                <w:sz w:val="20"/>
                <w:szCs w:val="20"/>
              </w:rPr>
              <w:t>1,875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rsidR="00F415A6" w:rsidRPr="008F5618" w:rsidRDefault="00F415A6" w:rsidP="00DF26B6">
            <w:pPr>
              <w:spacing w:after="0"/>
              <w:jc w:val="center"/>
              <w:rPr>
                <w:sz w:val="20"/>
                <w:szCs w:val="20"/>
              </w:rPr>
            </w:pPr>
            <w:r w:rsidRPr="008F5618">
              <w:rPr>
                <w:sz w:val="20"/>
                <w:szCs w:val="20"/>
              </w:rPr>
              <w:t>169</w:t>
            </w:r>
          </w:p>
        </w:tc>
        <w:tc>
          <w:tcPr>
            <w:tcW w:w="549" w:type="pct"/>
            <w:vAlign w:val="bottom"/>
          </w:tcPr>
          <w:p w:rsidR="00F415A6" w:rsidRPr="008F5618" w:rsidRDefault="00F415A6" w:rsidP="00DF26B6">
            <w:pPr>
              <w:spacing w:after="0"/>
              <w:jc w:val="center"/>
              <w:rPr>
                <w:sz w:val="20"/>
                <w:szCs w:val="20"/>
              </w:rPr>
            </w:pPr>
            <w:r w:rsidRPr="008F5618">
              <w:rPr>
                <w:sz w:val="20"/>
                <w:szCs w:val="20"/>
              </w:rPr>
              <w:t>611</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92</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730</w:t>
            </w:r>
          </w:p>
        </w:tc>
        <w:tc>
          <w:tcPr>
            <w:tcW w:w="641" w:type="pct"/>
            <w:vAlign w:val="bottom"/>
          </w:tcPr>
          <w:p w:rsidR="00F415A6" w:rsidRPr="008F5618" w:rsidRDefault="00F415A6" w:rsidP="00DF26B6">
            <w:pPr>
              <w:spacing w:after="0"/>
              <w:jc w:val="center"/>
              <w:rPr>
                <w:sz w:val="20"/>
                <w:szCs w:val="20"/>
              </w:rPr>
            </w:pPr>
            <w:r w:rsidRPr="008F5618">
              <w:rPr>
                <w:sz w:val="20"/>
                <w:szCs w:val="20"/>
              </w:rPr>
              <w:t>859</w:t>
            </w:r>
          </w:p>
        </w:tc>
        <w:tc>
          <w:tcPr>
            <w:tcW w:w="668" w:type="pct"/>
            <w:vAlign w:val="bottom"/>
          </w:tcPr>
          <w:p w:rsidR="00F415A6" w:rsidRPr="008F5618" w:rsidRDefault="00F415A6" w:rsidP="00DF26B6">
            <w:pPr>
              <w:spacing w:after="0"/>
              <w:jc w:val="center"/>
              <w:rPr>
                <w:sz w:val="20"/>
                <w:szCs w:val="20"/>
              </w:rPr>
            </w:pPr>
            <w:r w:rsidRPr="008F5618">
              <w:rPr>
                <w:sz w:val="20"/>
                <w:szCs w:val="20"/>
              </w:rPr>
              <w:t>1,589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rsidR="00F415A6" w:rsidRPr="008F5618" w:rsidRDefault="00F415A6" w:rsidP="00DF26B6">
            <w:pPr>
              <w:spacing w:after="0"/>
              <w:jc w:val="center"/>
              <w:rPr>
                <w:sz w:val="20"/>
                <w:szCs w:val="20"/>
              </w:rPr>
            </w:pPr>
            <w:r w:rsidRPr="008F5618">
              <w:rPr>
                <w:sz w:val="20"/>
                <w:szCs w:val="20"/>
              </w:rPr>
              <w:t>330</w:t>
            </w:r>
          </w:p>
        </w:tc>
        <w:tc>
          <w:tcPr>
            <w:tcW w:w="549" w:type="pct"/>
            <w:vAlign w:val="bottom"/>
          </w:tcPr>
          <w:p w:rsidR="00F415A6" w:rsidRPr="008F5618" w:rsidRDefault="00F415A6" w:rsidP="00DF26B6">
            <w:pPr>
              <w:spacing w:after="0"/>
              <w:jc w:val="center"/>
              <w:rPr>
                <w:sz w:val="20"/>
                <w:szCs w:val="20"/>
              </w:rPr>
            </w:pPr>
            <w:r w:rsidRPr="008F5618">
              <w:rPr>
                <w:sz w:val="20"/>
                <w:szCs w:val="20"/>
              </w:rPr>
              <w:t>1,064</w:t>
            </w:r>
          </w:p>
        </w:tc>
        <w:tc>
          <w:tcPr>
            <w:tcW w:w="358" w:type="pct"/>
            <w:vAlign w:val="bottom"/>
          </w:tcPr>
          <w:p w:rsidR="00F415A6" w:rsidRPr="008F5618" w:rsidRDefault="00F415A6" w:rsidP="00DF26B6">
            <w:pPr>
              <w:spacing w:after="0"/>
              <w:jc w:val="center"/>
              <w:rPr>
                <w:sz w:val="20"/>
                <w:szCs w:val="20"/>
              </w:rPr>
            </w:pPr>
            <w:r w:rsidRPr="008F5618">
              <w:rPr>
                <w:sz w:val="20"/>
                <w:szCs w:val="20"/>
              </w:rPr>
              <w:t>224</w:t>
            </w:r>
          </w:p>
        </w:tc>
        <w:tc>
          <w:tcPr>
            <w:tcW w:w="632" w:type="pct"/>
            <w:vAlign w:val="bottom"/>
          </w:tcPr>
          <w:p w:rsidR="00F415A6" w:rsidRPr="008F5618" w:rsidRDefault="00F415A6" w:rsidP="00DF26B6">
            <w:pPr>
              <w:spacing w:after="0"/>
              <w:jc w:val="center"/>
              <w:rPr>
                <w:sz w:val="20"/>
                <w:szCs w:val="20"/>
              </w:rPr>
            </w:pPr>
            <w:r w:rsidRPr="008F5618">
              <w:rPr>
                <w:sz w:val="20"/>
                <w:szCs w:val="20"/>
              </w:rPr>
              <w:t>218</w:t>
            </w:r>
          </w:p>
        </w:tc>
        <w:tc>
          <w:tcPr>
            <w:tcW w:w="352" w:type="pct"/>
            <w:vAlign w:val="bottom"/>
          </w:tcPr>
          <w:p w:rsidR="00F415A6" w:rsidRPr="008F5618" w:rsidRDefault="00F415A6" w:rsidP="00DF26B6">
            <w:pPr>
              <w:spacing w:after="0"/>
              <w:jc w:val="center"/>
              <w:rPr>
                <w:sz w:val="20"/>
                <w:szCs w:val="20"/>
              </w:rPr>
            </w:pPr>
            <w:r w:rsidRPr="008F5618">
              <w:rPr>
                <w:sz w:val="20"/>
                <w:szCs w:val="20"/>
              </w:rPr>
              <w:t>112</w:t>
            </w:r>
          </w:p>
        </w:tc>
        <w:tc>
          <w:tcPr>
            <w:tcW w:w="710" w:type="pct"/>
            <w:vAlign w:val="bottom"/>
          </w:tcPr>
          <w:p w:rsidR="00F415A6" w:rsidRPr="008F5618" w:rsidRDefault="00F415A6" w:rsidP="00DF26B6">
            <w:pPr>
              <w:spacing w:after="0"/>
              <w:jc w:val="center"/>
              <w:rPr>
                <w:sz w:val="20"/>
                <w:szCs w:val="20"/>
              </w:rPr>
            </w:pPr>
            <w:r w:rsidRPr="008F5618">
              <w:rPr>
                <w:sz w:val="20"/>
                <w:szCs w:val="20"/>
              </w:rPr>
              <w:t>1,618</w:t>
            </w:r>
          </w:p>
        </w:tc>
        <w:tc>
          <w:tcPr>
            <w:tcW w:w="641" w:type="pct"/>
            <w:vAlign w:val="bottom"/>
          </w:tcPr>
          <w:p w:rsidR="00F415A6" w:rsidRPr="008F5618" w:rsidRDefault="00F415A6" w:rsidP="00DF26B6">
            <w:pPr>
              <w:spacing w:after="0"/>
              <w:jc w:val="center"/>
              <w:rPr>
                <w:sz w:val="20"/>
                <w:szCs w:val="20"/>
              </w:rPr>
            </w:pPr>
            <w:r w:rsidRPr="008F5618">
              <w:rPr>
                <w:sz w:val="20"/>
                <w:szCs w:val="20"/>
              </w:rPr>
              <w:t>1,437</w:t>
            </w:r>
          </w:p>
        </w:tc>
        <w:tc>
          <w:tcPr>
            <w:tcW w:w="668" w:type="pct"/>
            <w:vAlign w:val="bottom"/>
          </w:tcPr>
          <w:p w:rsidR="00F415A6" w:rsidRPr="008F5618" w:rsidRDefault="00F415A6" w:rsidP="00DF26B6">
            <w:pPr>
              <w:spacing w:after="0"/>
              <w:jc w:val="center"/>
              <w:rPr>
                <w:sz w:val="20"/>
                <w:szCs w:val="20"/>
              </w:rPr>
            </w:pPr>
            <w:r w:rsidRPr="008F5618">
              <w:rPr>
                <w:sz w:val="20"/>
                <w:szCs w:val="20"/>
              </w:rPr>
              <w:t>3,055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rsidR="00F415A6" w:rsidRPr="008F5618" w:rsidRDefault="00F415A6" w:rsidP="00DF26B6">
            <w:pPr>
              <w:spacing w:after="0"/>
              <w:jc w:val="center"/>
              <w:rPr>
                <w:sz w:val="20"/>
                <w:szCs w:val="20"/>
              </w:rPr>
            </w:pPr>
            <w:r w:rsidRPr="008F5618">
              <w:rPr>
                <w:sz w:val="20"/>
                <w:szCs w:val="20"/>
              </w:rPr>
              <w:t>82</w:t>
            </w:r>
          </w:p>
        </w:tc>
        <w:tc>
          <w:tcPr>
            <w:tcW w:w="549" w:type="pct"/>
            <w:vAlign w:val="bottom"/>
          </w:tcPr>
          <w:p w:rsidR="00F415A6" w:rsidRPr="008F5618" w:rsidRDefault="00F415A6" w:rsidP="00DF26B6">
            <w:pPr>
              <w:spacing w:after="0"/>
              <w:jc w:val="center"/>
              <w:rPr>
                <w:sz w:val="20"/>
                <w:szCs w:val="20"/>
              </w:rPr>
            </w:pPr>
            <w:r w:rsidRPr="008F5618">
              <w:rPr>
                <w:sz w:val="20"/>
                <w:szCs w:val="20"/>
              </w:rPr>
              <w:t>264</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65</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360</w:t>
            </w:r>
          </w:p>
        </w:tc>
        <w:tc>
          <w:tcPr>
            <w:tcW w:w="641" w:type="pct"/>
            <w:vAlign w:val="bottom"/>
          </w:tcPr>
          <w:p w:rsidR="00F415A6" w:rsidRPr="008F5618" w:rsidRDefault="00F415A6" w:rsidP="00DF26B6">
            <w:pPr>
              <w:spacing w:after="0"/>
              <w:jc w:val="center"/>
              <w:rPr>
                <w:sz w:val="20"/>
                <w:szCs w:val="20"/>
              </w:rPr>
            </w:pPr>
            <w:r w:rsidRPr="008F5618">
              <w:rPr>
                <w:sz w:val="20"/>
                <w:szCs w:val="20"/>
              </w:rPr>
              <w:t>460</w:t>
            </w:r>
          </w:p>
        </w:tc>
        <w:tc>
          <w:tcPr>
            <w:tcW w:w="668" w:type="pct"/>
            <w:vAlign w:val="bottom"/>
          </w:tcPr>
          <w:p w:rsidR="00F415A6" w:rsidRPr="008F5618" w:rsidRDefault="00F415A6" w:rsidP="00DF26B6">
            <w:pPr>
              <w:spacing w:after="0"/>
              <w:jc w:val="center"/>
              <w:rPr>
                <w:sz w:val="20"/>
                <w:szCs w:val="20"/>
              </w:rPr>
            </w:pPr>
            <w:r w:rsidRPr="008F5618">
              <w:rPr>
                <w:sz w:val="20"/>
                <w:szCs w:val="20"/>
              </w:rPr>
              <w:t>820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446</w:t>
            </w:r>
          </w:p>
        </w:tc>
        <w:tc>
          <w:tcPr>
            <w:tcW w:w="358" w:type="pct"/>
            <w:vAlign w:val="bottom"/>
          </w:tcPr>
          <w:p w:rsidR="00F415A6" w:rsidRPr="008F5618" w:rsidRDefault="00F415A6" w:rsidP="00DF26B6">
            <w:pPr>
              <w:spacing w:after="0"/>
              <w:jc w:val="center"/>
              <w:rPr>
                <w:sz w:val="20"/>
                <w:szCs w:val="20"/>
              </w:rPr>
            </w:pPr>
            <w:r w:rsidRPr="008F5618">
              <w:rPr>
                <w:sz w:val="20"/>
                <w:szCs w:val="20"/>
              </w:rPr>
              <w:t>11</w:t>
            </w:r>
          </w:p>
        </w:tc>
        <w:tc>
          <w:tcPr>
            <w:tcW w:w="632" w:type="pct"/>
            <w:vAlign w:val="bottom"/>
          </w:tcPr>
          <w:p w:rsidR="00F415A6" w:rsidRPr="008F5618" w:rsidRDefault="00F415A6" w:rsidP="00DF26B6">
            <w:pPr>
              <w:spacing w:after="0"/>
              <w:jc w:val="center"/>
              <w:rPr>
                <w:sz w:val="20"/>
                <w:szCs w:val="20"/>
              </w:rPr>
            </w:pPr>
            <w:r w:rsidRPr="008F5618">
              <w:rPr>
                <w:sz w:val="20"/>
                <w:szCs w:val="20"/>
              </w:rPr>
              <w:t>133</w:t>
            </w:r>
          </w:p>
        </w:tc>
        <w:tc>
          <w:tcPr>
            <w:tcW w:w="352" w:type="pct"/>
            <w:vAlign w:val="bottom"/>
          </w:tcPr>
          <w:p w:rsidR="00F415A6" w:rsidRPr="008F5618" w:rsidRDefault="00F415A6" w:rsidP="00DF26B6">
            <w:pPr>
              <w:spacing w:after="0"/>
              <w:jc w:val="center"/>
              <w:rPr>
                <w:sz w:val="20"/>
                <w:szCs w:val="20"/>
              </w:rPr>
            </w:pPr>
            <w:r w:rsidRPr="008F5618">
              <w:rPr>
                <w:sz w:val="20"/>
                <w:szCs w:val="20"/>
              </w:rPr>
              <w:t>36</w:t>
            </w:r>
          </w:p>
        </w:tc>
        <w:tc>
          <w:tcPr>
            <w:tcW w:w="710" w:type="pct"/>
            <w:vAlign w:val="bottom"/>
          </w:tcPr>
          <w:p w:rsidR="00F415A6" w:rsidRPr="008F5618" w:rsidRDefault="00F415A6" w:rsidP="00DF26B6">
            <w:pPr>
              <w:spacing w:after="0"/>
              <w:jc w:val="center"/>
              <w:rPr>
                <w:sz w:val="20"/>
                <w:szCs w:val="20"/>
              </w:rPr>
            </w:pPr>
            <w:r w:rsidRPr="008F5618">
              <w:rPr>
                <w:sz w:val="20"/>
                <w:szCs w:val="20"/>
              </w:rPr>
              <w:t>626</w:t>
            </w:r>
          </w:p>
        </w:tc>
        <w:tc>
          <w:tcPr>
            <w:tcW w:w="641" w:type="pct"/>
            <w:vAlign w:val="bottom"/>
          </w:tcPr>
          <w:p w:rsidR="00F415A6" w:rsidRPr="008F5618" w:rsidRDefault="00F415A6" w:rsidP="00DF26B6">
            <w:pPr>
              <w:spacing w:after="0"/>
              <w:jc w:val="center"/>
              <w:rPr>
                <w:sz w:val="20"/>
                <w:szCs w:val="20"/>
              </w:rPr>
            </w:pPr>
            <w:r w:rsidRPr="008F5618">
              <w:rPr>
                <w:sz w:val="20"/>
                <w:szCs w:val="20"/>
              </w:rPr>
              <w:t>515</w:t>
            </w:r>
          </w:p>
        </w:tc>
        <w:tc>
          <w:tcPr>
            <w:tcW w:w="668" w:type="pct"/>
            <w:vAlign w:val="bottom"/>
          </w:tcPr>
          <w:p w:rsidR="00F415A6" w:rsidRPr="008F5618" w:rsidRDefault="00F415A6" w:rsidP="00DF26B6">
            <w:pPr>
              <w:spacing w:after="0"/>
              <w:jc w:val="center"/>
              <w:rPr>
                <w:sz w:val="20"/>
                <w:szCs w:val="20"/>
              </w:rPr>
            </w:pPr>
            <w:r w:rsidRPr="008F5618">
              <w:rPr>
                <w:sz w:val="20"/>
                <w:szCs w:val="20"/>
              </w:rPr>
              <w:t>1,141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rsidR="00F415A6" w:rsidRPr="008F5618" w:rsidRDefault="00F415A6" w:rsidP="00DF26B6">
            <w:pPr>
              <w:spacing w:after="0"/>
              <w:jc w:val="center"/>
              <w:rPr>
                <w:sz w:val="20"/>
                <w:szCs w:val="20"/>
              </w:rPr>
            </w:pPr>
            <w:r w:rsidRPr="008F5618">
              <w:rPr>
                <w:sz w:val="20"/>
                <w:szCs w:val="20"/>
              </w:rPr>
              <w:t>43</w:t>
            </w:r>
          </w:p>
        </w:tc>
        <w:tc>
          <w:tcPr>
            <w:tcW w:w="549" w:type="pct"/>
            <w:vAlign w:val="bottom"/>
          </w:tcPr>
          <w:p w:rsidR="00F415A6" w:rsidRPr="008F5618" w:rsidRDefault="00F415A6" w:rsidP="00DF26B6">
            <w:pPr>
              <w:spacing w:after="0"/>
              <w:jc w:val="center"/>
              <w:rPr>
                <w:sz w:val="20"/>
                <w:szCs w:val="20"/>
              </w:rPr>
            </w:pPr>
            <w:r w:rsidRPr="008F5618">
              <w:rPr>
                <w:sz w:val="20"/>
                <w:szCs w:val="20"/>
              </w:rPr>
              <w:t>94</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0</w:t>
            </w:r>
          </w:p>
        </w:tc>
        <w:tc>
          <w:tcPr>
            <w:tcW w:w="352" w:type="pct"/>
            <w:vAlign w:val="bottom"/>
          </w:tcPr>
          <w:p w:rsidR="00F415A6" w:rsidRPr="008F5618" w:rsidRDefault="00F415A6" w:rsidP="00DF26B6">
            <w:pPr>
              <w:spacing w:after="0"/>
              <w:jc w:val="center"/>
              <w:rPr>
                <w:sz w:val="20"/>
                <w:szCs w:val="20"/>
              </w:rPr>
            </w:pPr>
            <w:r w:rsidRPr="008F5618">
              <w:rPr>
                <w:sz w:val="20"/>
                <w:szCs w:val="20"/>
              </w:rPr>
              <w:t>50</w:t>
            </w:r>
          </w:p>
        </w:tc>
        <w:tc>
          <w:tcPr>
            <w:tcW w:w="710" w:type="pct"/>
            <w:vAlign w:val="bottom"/>
          </w:tcPr>
          <w:p w:rsidR="00F415A6" w:rsidRPr="008F5618" w:rsidRDefault="00F415A6" w:rsidP="00DF26B6">
            <w:pPr>
              <w:spacing w:after="0"/>
              <w:jc w:val="center"/>
              <w:rPr>
                <w:sz w:val="20"/>
                <w:szCs w:val="20"/>
              </w:rPr>
            </w:pPr>
            <w:r w:rsidRPr="008F5618">
              <w:rPr>
                <w:sz w:val="20"/>
                <w:szCs w:val="20"/>
              </w:rPr>
              <w:t>148</w:t>
            </w:r>
          </w:p>
        </w:tc>
        <w:tc>
          <w:tcPr>
            <w:tcW w:w="641" w:type="pct"/>
            <w:vAlign w:val="bottom"/>
          </w:tcPr>
          <w:p w:rsidR="00F415A6" w:rsidRPr="008F5618" w:rsidRDefault="00F415A6" w:rsidP="00DF26B6">
            <w:pPr>
              <w:spacing w:after="0"/>
              <w:jc w:val="center"/>
              <w:rPr>
                <w:sz w:val="20"/>
                <w:szCs w:val="20"/>
              </w:rPr>
            </w:pPr>
            <w:r w:rsidRPr="008F5618">
              <w:rPr>
                <w:sz w:val="20"/>
                <w:szCs w:val="20"/>
              </w:rPr>
              <w:t>609</w:t>
            </w:r>
          </w:p>
        </w:tc>
        <w:tc>
          <w:tcPr>
            <w:tcW w:w="668" w:type="pct"/>
            <w:vAlign w:val="bottom"/>
          </w:tcPr>
          <w:p w:rsidR="00F415A6" w:rsidRPr="008F5618" w:rsidRDefault="00F415A6" w:rsidP="00DF26B6">
            <w:pPr>
              <w:spacing w:after="0"/>
              <w:jc w:val="center"/>
              <w:rPr>
                <w:sz w:val="20"/>
                <w:szCs w:val="20"/>
              </w:rPr>
            </w:pPr>
            <w:r w:rsidRPr="008F5618">
              <w:rPr>
                <w:sz w:val="20"/>
                <w:szCs w:val="20"/>
              </w:rPr>
              <w:t>757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rsidR="00F415A6" w:rsidRPr="008F5618" w:rsidRDefault="00F415A6" w:rsidP="00DF26B6">
            <w:pPr>
              <w:spacing w:after="0"/>
              <w:jc w:val="center"/>
              <w:rPr>
                <w:sz w:val="20"/>
                <w:szCs w:val="20"/>
              </w:rPr>
            </w:pPr>
            <w:r w:rsidRPr="008F5618">
              <w:rPr>
                <w:sz w:val="20"/>
                <w:szCs w:val="20"/>
              </w:rPr>
              <w:t>157</w:t>
            </w:r>
          </w:p>
        </w:tc>
        <w:tc>
          <w:tcPr>
            <w:tcW w:w="549" w:type="pct"/>
            <w:vAlign w:val="bottom"/>
          </w:tcPr>
          <w:p w:rsidR="00F415A6" w:rsidRPr="008F5618" w:rsidRDefault="00F415A6" w:rsidP="00DF26B6">
            <w:pPr>
              <w:spacing w:after="0"/>
              <w:jc w:val="center"/>
              <w:rPr>
                <w:sz w:val="20"/>
                <w:szCs w:val="20"/>
              </w:rPr>
            </w:pPr>
            <w:r w:rsidRPr="008F5618">
              <w:rPr>
                <w:sz w:val="20"/>
                <w:szCs w:val="20"/>
              </w:rPr>
              <w:t>437</w:t>
            </w:r>
          </w:p>
        </w:tc>
        <w:tc>
          <w:tcPr>
            <w:tcW w:w="358" w:type="pct"/>
            <w:vAlign w:val="bottom"/>
          </w:tcPr>
          <w:p w:rsidR="00F415A6" w:rsidRPr="008F5618" w:rsidRDefault="00F415A6" w:rsidP="00DF26B6">
            <w:pPr>
              <w:spacing w:after="0"/>
              <w:jc w:val="center"/>
              <w:rPr>
                <w:sz w:val="20"/>
                <w:szCs w:val="20"/>
              </w:rPr>
            </w:pPr>
            <w:r w:rsidRPr="008F5618">
              <w:rPr>
                <w:sz w:val="20"/>
                <w:szCs w:val="20"/>
              </w:rPr>
              <w:t>17</w:t>
            </w:r>
          </w:p>
        </w:tc>
        <w:tc>
          <w:tcPr>
            <w:tcW w:w="632" w:type="pct"/>
            <w:vAlign w:val="bottom"/>
          </w:tcPr>
          <w:p w:rsidR="00F415A6" w:rsidRPr="008F5618" w:rsidRDefault="00F415A6" w:rsidP="00DF26B6">
            <w:pPr>
              <w:spacing w:after="0"/>
              <w:jc w:val="center"/>
              <w:rPr>
                <w:sz w:val="20"/>
                <w:szCs w:val="20"/>
              </w:rPr>
            </w:pPr>
            <w:r w:rsidRPr="008F5618">
              <w:rPr>
                <w:sz w:val="20"/>
                <w:szCs w:val="20"/>
              </w:rPr>
              <w:t>43</w:t>
            </w:r>
          </w:p>
        </w:tc>
        <w:tc>
          <w:tcPr>
            <w:tcW w:w="352" w:type="pct"/>
            <w:vAlign w:val="bottom"/>
          </w:tcPr>
          <w:p w:rsidR="00F415A6" w:rsidRPr="008F5618" w:rsidRDefault="00F415A6" w:rsidP="00DF26B6">
            <w:pPr>
              <w:spacing w:after="0"/>
              <w:jc w:val="center"/>
              <w:rPr>
                <w:sz w:val="20"/>
                <w:szCs w:val="20"/>
              </w:rPr>
            </w:pPr>
            <w:r w:rsidRPr="008F5618">
              <w:rPr>
                <w:sz w:val="20"/>
                <w:szCs w:val="20"/>
              </w:rPr>
              <w:t>54</w:t>
            </w:r>
          </w:p>
        </w:tc>
        <w:tc>
          <w:tcPr>
            <w:tcW w:w="710" w:type="pct"/>
            <w:vAlign w:val="bottom"/>
          </w:tcPr>
          <w:p w:rsidR="00F415A6" w:rsidRPr="008F5618" w:rsidRDefault="00F415A6" w:rsidP="00DF26B6">
            <w:pPr>
              <w:spacing w:after="0"/>
              <w:jc w:val="center"/>
              <w:rPr>
                <w:sz w:val="20"/>
                <w:szCs w:val="20"/>
              </w:rPr>
            </w:pPr>
            <w:r w:rsidRPr="008F5618">
              <w:rPr>
                <w:sz w:val="20"/>
                <w:szCs w:val="20"/>
              </w:rPr>
              <w:t>551</w:t>
            </w:r>
          </w:p>
        </w:tc>
        <w:tc>
          <w:tcPr>
            <w:tcW w:w="641" w:type="pct"/>
            <w:vAlign w:val="bottom"/>
          </w:tcPr>
          <w:p w:rsidR="00F415A6" w:rsidRPr="008F5618" w:rsidRDefault="00F415A6" w:rsidP="00DF26B6">
            <w:pPr>
              <w:spacing w:after="0"/>
              <w:jc w:val="center"/>
              <w:rPr>
                <w:sz w:val="20"/>
                <w:szCs w:val="20"/>
              </w:rPr>
            </w:pPr>
            <w:r w:rsidRPr="008F5618">
              <w:rPr>
                <w:sz w:val="20"/>
                <w:szCs w:val="20"/>
              </w:rPr>
              <w:t>862</w:t>
            </w:r>
          </w:p>
        </w:tc>
        <w:tc>
          <w:tcPr>
            <w:tcW w:w="668" w:type="pct"/>
            <w:vAlign w:val="bottom"/>
          </w:tcPr>
          <w:p w:rsidR="00F415A6" w:rsidRPr="008F5618" w:rsidRDefault="00F415A6" w:rsidP="00DF26B6">
            <w:pPr>
              <w:spacing w:after="0"/>
              <w:jc w:val="center"/>
              <w:rPr>
                <w:sz w:val="20"/>
                <w:szCs w:val="20"/>
              </w:rPr>
            </w:pPr>
            <w:r w:rsidRPr="008F5618">
              <w:rPr>
                <w:sz w:val="20"/>
                <w:szCs w:val="20"/>
              </w:rPr>
              <w:t>1,413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485</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58</w:t>
            </w:r>
          </w:p>
        </w:tc>
        <w:tc>
          <w:tcPr>
            <w:tcW w:w="352" w:type="pct"/>
            <w:vAlign w:val="bottom"/>
          </w:tcPr>
          <w:p w:rsidR="00F415A6" w:rsidRPr="008F5618" w:rsidRDefault="00F415A6" w:rsidP="00DF26B6">
            <w:pPr>
              <w:spacing w:after="0"/>
              <w:jc w:val="center"/>
              <w:rPr>
                <w:sz w:val="20"/>
                <w:szCs w:val="20"/>
              </w:rPr>
            </w:pPr>
            <w:r w:rsidRPr="008F5618">
              <w:rPr>
                <w:sz w:val="20"/>
                <w:szCs w:val="20"/>
              </w:rPr>
              <w:t>42</w:t>
            </w:r>
          </w:p>
        </w:tc>
        <w:tc>
          <w:tcPr>
            <w:tcW w:w="710" w:type="pct"/>
            <w:vAlign w:val="bottom"/>
          </w:tcPr>
          <w:p w:rsidR="00F415A6" w:rsidRPr="008F5618" w:rsidRDefault="00F415A6" w:rsidP="00DF26B6">
            <w:pPr>
              <w:spacing w:after="0"/>
              <w:jc w:val="center"/>
              <w:rPr>
                <w:sz w:val="20"/>
                <w:szCs w:val="20"/>
              </w:rPr>
            </w:pPr>
            <w:r w:rsidRPr="008F5618">
              <w:rPr>
                <w:sz w:val="20"/>
                <w:szCs w:val="20"/>
              </w:rPr>
              <w:t>590</w:t>
            </w:r>
          </w:p>
        </w:tc>
        <w:tc>
          <w:tcPr>
            <w:tcW w:w="641" w:type="pct"/>
            <w:vAlign w:val="bottom"/>
          </w:tcPr>
          <w:p w:rsidR="00F415A6" w:rsidRPr="008F5618" w:rsidRDefault="00F415A6" w:rsidP="00DF26B6">
            <w:pPr>
              <w:spacing w:after="0"/>
              <w:jc w:val="center"/>
              <w:rPr>
                <w:sz w:val="20"/>
                <w:szCs w:val="20"/>
              </w:rPr>
            </w:pPr>
            <w:r w:rsidRPr="008F5618">
              <w:rPr>
                <w:sz w:val="20"/>
                <w:szCs w:val="20"/>
              </w:rPr>
              <w:t>845</w:t>
            </w:r>
          </w:p>
        </w:tc>
        <w:tc>
          <w:tcPr>
            <w:tcW w:w="668" w:type="pct"/>
            <w:vAlign w:val="bottom"/>
          </w:tcPr>
          <w:p w:rsidR="00F415A6" w:rsidRPr="008F5618" w:rsidRDefault="00F415A6" w:rsidP="00DF26B6">
            <w:pPr>
              <w:spacing w:after="0"/>
              <w:jc w:val="center"/>
              <w:rPr>
                <w:sz w:val="20"/>
                <w:szCs w:val="20"/>
              </w:rPr>
            </w:pPr>
            <w:r w:rsidRPr="008F5618">
              <w:rPr>
                <w:sz w:val="20"/>
                <w:szCs w:val="20"/>
              </w:rPr>
              <w:t>1,435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rsidR="00F415A6" w:rsidRPr="008F5618" w:rsidRDefault="00F415A6" w:rsidP="00DF26B6">
            <w:pPr>
              <w:spacing w:after="0"/>
              <w:jc w:val="center"/>
              <w:rPr>
                <w:sz w:val="20"/>
                <w:szCs w:val="20"/>
              </w:rPr>
            </w:pPr>
            <w:r w:rsidRPr="008F5618">
              <w:rPr>
                <w:sz w:val="20"/>
                <w:szCs w:val="20"/>
              </w:rPr>
              <w:t>103</w:t>
            </w:r>
          </w:p>
        </w:tc>
        <w:tc>
          <w:tcPr>
            <w:tcW w:w="549" w:type="pct"/>
            <w:vAlign w:val="bottom"/>
          </w:tcPr>
          <w:p w:rsidR="00F415A6" w:rsidRPr="008F5618" w:rsidRDefault="00F415A6" w:rsidP="00DF26B6">
            <w:pPr>
              <w:spacing w:after="0"/>
              <w:jc w:val="center"/>
              <w:rPr>
                <w:sz w:val="20"/>
                <w:szCs w:val="20"/>
              </w:rPr>
            </w:pPr>
            <w:r w:rsidRPr="008F5618">
              <w:rPr>
                <w:sz w:val="20"/>
                <w:szCs w:val="20"/>
              </w:rPr>
              <w:t>228</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23</w:t>
            </w:r>
          </w:p>
        </w:tc>
        <w:tc>
          <w:tcPr>
            <w:tcW w:w="352" w:type="pct"/>
            <w:vAlign w:val="bottom"/>
          </w:tcPr>
          <w:p w:rsidR="00F415A6" w:rsidRPr="008F5618" w:rsidRDefault="00F415A6" w:rsidP="00DF26B6">
            <w:pPr>
              <w:spacing w:after="0"/>
              <w:jc w:val="center"/>
              <w:rPr>
                <w:sz w:val="20"/>
                <w:szCs w:val="20"/>
              </w:rPr>
            </w:pPr>
            <w:r w:rsidRPr="008F5618">
              <w:rPr>
                <w:sz w:val="20"/>
                <w:szCs w:val="20"/>
              </w:rPr>
              <w:t>29</w:t>
            </w:r>
          </w:p>
        </w:tc>
        <w:tc>
          <w:tcPr>
            <w:tcW w:w="710" w:type="pct"/>
            <w:vAlign w:val="bottom"/>
          </w:tcPr>
          <w:p w:rsidR="00F415A6" w:rsidRPr="008F5618" w:rsidRDefault="00F415A6" w:rsidP="00DF26B6">
            <w:pPr>
              <w:spacing w:after="0"/>
              <w:jc w:val="center"/>
              <w:rPr>
                <w:sz w:val="20"/>
                <w:szCs w:val="20"/>
              </w:rPr>
            </w:pPr>
            <w:r w:rsidRPr="008F5618">
              <w:rPr>
                <w:sz w:val="20"/>
                <w:szCs w:val="20"/>
              </w:rPr>
              <w:t>286</w:t>
            </w:r>
          </w:p>
        </w:tc>
        <w:tc>
          <w:tcPr>
            <w:tcW w:w="641" w:type="pct"/>
            <w:vAlign w:val="bottom"/>
          </w:tcPr>
          <w:p w:rsidR="00F415A6" w:rsidRPr="008F5618" w:rsidRDefault="00F415A6" w:rsidP="00DF26B6">
            <w:pPr>
              <w:spacing w:after="0"/>
              <w:jc w:val="center"/>
              <w:rPr>
                <w:sz w:val="20"/>
                <w:szCs w:val="20"/>
              </w:rPr>
            </w:pPr>
            <w:r w:rsidRPr="008F5618">
              <w:rPr>
                <w:sz w:val="20"/>
                <w:szCs w:val="20"/>
              </w:rPr>
              <w:t>683</w:t>
            </w:r>
          </w:p>
        </w:tc>
        <w:tc>
          <w:tcPr>
            <w:tcW w:w="668" w:type="pct"/>
            <w:vAlign w:val="bottom"/>
          </w:tcPr>
          <w:p w:rsidR="00F415A6" w:rsidRPr="008F5618" w:rsidRDefault="00F415A6" w:rsidP="00DF26B6">
            <w:pPr>
              <w:spacing w:after="0"/>
              <w:jc w:val="center"/>
              <w:rPr>
                <w:sz w:val="20"/>
                <w:szCs w:val="20"/>
              </w:rPr>
            </w:pPr>
            <w:r w:rsidRPr="008F5618">
              <w:rPr>
                <w:sz w:val="20"/>
                <w:szCs w:val="20"/>
              </w:rPr>
              <w:t>969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rsidR="00F415A6" w:rsidRPr="008F5618" w:rsidRDefault="00F415A6" w:rsidP="00DF26B6">
            <w:pPr>
              <w:spacing w:after="0"/>
              <w:jc w:val="center"/>
              <w:rPr>
                <w:sz w:val="20"/>
                <w:szCs w:val="20"/>
              </w:rPr>
            </w:pPr>
            <w:r w:rsidRPr="008F5618">
              <w:rPr>
                <w:sz w:val="20"/>
                <w:szCs w:val="20"/>
              </w:rPr>
              <w:t>149</w:t>
            </w:r>
          </w:p>
        </w:tc>
        <w:tc>
          <w:tcPr>
            <w:tcW w:w="549" w:type="pct"/>
            <w:vAlign w:val="bottom"/>
          </w:tcPr>
          <w:p w:rsidR="00F415A6" w:rsidRPr="008F5618" w:rsidRDefault="00F415A6" w:rsidP="00DF26B6">
            <w:pPr>
              <w:spacing w:after="0"/>
              <w:jc w:val="center"/>
              <w:rPr>
                <w:sz w:val="20"/>
                <w:szCs w:val="20"/>
              </w:rPr>
            </w:pPr>
            <w:r w:rsidRPr="008F5618">
              <w:rPr>
                <w:sz w:val="20"/>
                <w:szCs w:val="20"/>
              </w:rPr>
              <w:t>435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41</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541</w:t>
            </w:r>
          </w:p>
        </w:tc>
        <w:tc>
          <w:tcPr>
            <w:tcW w:w="641" w:type="pct"/>
            <w:vAlign w:val="bottom"/>
          </w:tcPr>
          <w:p w:rsidR="00F415A6" w:rsidRPr="008F5618" w:rsidRDefault="00F415A6" w:rsidP="00DF26B6">
            <w:pPr>
              <w:spacing w:after="0"/>
              <w:jc w:val="center"/>
              <w:rPr>
                <w:sz w:val="20"/>
                <w:szCs w:val="20"/>
              </w:rPr>
            </w:pPr>
            <w:r w:rsidRPr="008F5618">
              <w:rPr>
                <w:sz w:val="20"/>
                <w:szCs w:val="20"/>
              </w:rPr>
              <w:t>865</w:t>
            </w:r>
          </w:p>
        </w:tc>
        <w:tc>
          <w:tcPr>
            <w:tcW w:w="668" w:type="pct"/>
            <w:vAlign w:val="bottom"/>
          </w:tcPr>
          <w:p w:rsidR="00F415A6" w:rsidRPr="008F5618" w:rsidRDefault="00F415A6" w:rsidP="00DF26B6">
            <w:pPr>
              <w:spacing w:after="0"/>
              <w:jc w:val="center"/>
              <w:rPr>
                <w:sz w:val="20"/>
                <w:szCs w:val="20"/>
              </w:rPr>
            </w:pPr>
            <w:r w:rsidRPr="008F5618">
              <w:rPr>
                <w:sz w:val="20"/>
                <w:szCs w:val="20"/>
              </w:rPr>
              <w:t>1,406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rsidR="00F415A6" w:rsidRPr="008F5618" w:rsidRDefault="00F415A6" w:rsidP="00DF26B6">
            <w:pPr>
              <w:spacing w:after="0"/>
              <w:jc w:val="center"/>
              <w:rPr>
                <w:sz w:val="20"/>
                <w:szCs w:val="20"/>
              </w:rPr>
            </w:pPr>
            <w:r w:rsidRPr="008F5618">
              <w:rPr>
                <w:sz w:val="20"/>
                <w:szCs w:val="20"/>
              </w:rPr>
              <w:t>125</w:t>
            </w:r>
          </w:p>
        </w:tc>
        <w:tc>
          <w:tcPr>
            <w:tcW w:w="549" w:type="pct"/>
            <w:vAlign w:val="bottom"/>
          </w:tcPr>
          <w:p w:rsidR="00F415A6" w:rsidRPr="008F5618" w:rsidRDefault="00F415A6" w:rsidP="00DF26B6">
            <w:pPr>
              <w:spacing w:after="0"/>
              <w:jc w:val="center"/>
              <w:rPr>
                <w:sz w:val="20"/>
                <w:szCs w:val="20"/>
              </w:rPr>
            </w:pPr>
            <w:r w:rsidRPr="008F5618">
              <w:rPr>
                <w:sz w:val="20"/>
                <w:szCs w:val="20"/>
              </w:rPr>
              <w:t>288</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424</w:t>
            </w:r>
          </w:p>
        </w:tc>
        <w:tc>
          <w:tcPr>
            <w:tcW w:w="641" w:type="pct"/>
            <w:vAlign w:val="bottom"/>
          </w:tcPr>
          <w:p w:rsidR="00F415A6" w:rsidRPr="008F5618" w:rsidRDefault="00F415A6" w:rsidP="00DF26B6">
            <w:pPr>
              <w:spacing w:after="0"/>
              <w:jc w:val="center"/>
              <w:rPr>
                <w:sz w:val="20"/>
                <w:szCs w:val="20"/>
              </w:rPr>
            </w:pPr>
            <w:r w:rsidRPr="008F5618">
              <w:rPr>
                <w:sz w:val="20"/>
                <w:szCs w:val="20"/>
              </w:rPr>
              <w:t>1,176</w:t>
            </w:r>
          </w:p>
        </w:tc>
        <w:tc>
          <w:tcPr>
            <w:tcW w:w="668" w:type="pct"/>
            <w:vAlign w:val="bottom"/>
          </w:tcPr>
          <w:p w:rsidR="00F415A6" w:rsidRPr="008F5618" w:rsidRDefault="00F415A6" w:rsidP="00DF26B6">
            <w:pPr>
              <w:spacing w:after="0"/>
              <w:jc w:val="center"/>
              <w:rPr>
                <w:sz w:val="20"/>
                <w:szCs w:val="20"/>
              </w:rPr>
            </w:pPr>
            <w:r w:rsidRPr="008F5618">
              <w:rPr>
                <w:sz w:val="20"/>
                <w:szCs w:val="20"/>
              </w:rPr>
              <w:t>1,600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rsidR="00F415A6" w:rsidRPr="008F5618" w:rsidRDefault="00F415A6" w:rsidP="00DF26B6">
            <w:pPr>
              <w:spacing w:after="0"/>
              <w:jc w:val="center"/>
              <w:rPr>
                <w:sz w:val="20"/>
                <w:szCs w:val="20"/>
              </w:rPr>
            </w:pPr>
            <w:r w:rsidRPr="008F5618">
              <w:rPr>
                <w:sz w:val="20"/>
                <w:szCs w:val="20"/>
              </w:rPr>
              <w:t>97</w:t>
            </w:r>
          </w:p>
        </w:tc>
        <w:tc>
          <w:tcPr>
            <w:tcW w:w="549" w:type="pct"/>
            <w:vAlign w:val="bottom"/>
          </w:tcPr>
          <w:p w:rsidR="00F415A6" w:rsidRPr="008F5618" w:rsidRDefault="00F415A6" w:rsidP="00DF26B6">
            <w:pPr>
              <w:spacing w:after="0"/>
              <w:jc w:val="center"/>
              <w:rPr>
                <w:sz w:val="20"/>
                <w:szCs w:val="20"/>
              </w:rPr>
            </w:pPr>
            <w:r w:rsidRPr="008F5618">
              <w:rPr>
                <w:sz w:val="20"/>
                <w:szCs w:val="20"/>
              </w:rPr>
              <w:t>211</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59</w:t>
            </w:r>
          </w:p>
        </w:tc>
        <w:tc>
          <w:tcPr>
            <w:tcW w:w="352" w:type="pct"/>
            <w:vAlign w:val="bottom"/>
          </w:tcPr>
          <w:p w:rsidR="00F415A6" w:rsidRPr="008F5618" w:rsidRDefault="00F415A6" w:rsidP="00DF26B6">
            <w:pPr>
              <w:spacing w:after="0"/>
              <w:jc w:val="center"/>
              <w:rPr>
                <w:sz w:val="20"/>
                <w:szCs w:val="20"/>
              </w:rPr>
            </w:pPr>
            <w:r w:rsidRPr="008F5618">
              <w:rPr>
                <w:sz w:val="20"/>
                <w:szCs w:val="20"/>
              </w:rPr>
              <w:t>45</w:t>
            </w:r>
          </w:p>
        </w:tc>
        <w:tc>
          <w:tcPr>
            <w:tcW w:w="710" w:type="pct"/>
            <w:vAlign w:val="bottom"/>
          </w:tcPr>
          <w:p w:rsidR="00F415A6" w:rsidRPr="008F5618" w:rsidRDefault="00F415A6" w:rsidP="00DF26B6">
            <w:pPr>
              <w:spacing w:after="0"/>
              <w:jc w:val="center"/>
              <w:rPr>
                <w:sz w:val="20"/>
                <w:szCs w:val="20"/>
              </w:rPr>
            </w:pPr>
            <w:r w:rsidRPr="008F5618">
              <w:rPr>
                <w:sz w:val="20"/>
                <w:szCs w:val="20"/>
              </w:rPr>
              <w:t>319</w:t>
            </w:r>
          </w:p>
        </w:tc>
        <w:tc>
          <w:tcPr>
            <w:tcW w:w="641" w:type="pct"/>
            <w:vAlign w:val="bottom"/>
          </w:tcPr>
          <w:p w:rsidR="00F415A6" w:rsidRPr="008F5618" w:rsidRDefault="00F415A6" w:rsidP="00DF26B6">
            <w:pPr>
              <w:spacing w:after="0"/>
              <w:jc w:val="center"/>
              <w:rPr>
                <w:sz w:val="20"/>
                <w:szCs w:val="20"/>
              </w:rPr>
            </w:pPr>
            <w:r w:rsidRPr="008F5618">
              <w:rPr>
                <w:sz w:val="20"/>
                <w:szCs w:val="20"/>
              </w:rPr>
              <w:t>585</w:t>
            </w:r>
          </w:p>
        </w:tc>
        <w:tc>
          <w:tcPr>
            <w:tcW w:w="668" w:type="pct"/>
            <w:vAlign w:val="bottom"/>
          </w:tcPr>
          <w:p w:rsidR="00F415A6" w:rsidRPr="008F5618" w:rsidRDefault="00F415A6" w:rsidP="00DF26B6">
            <w:pPr>
              <w:spacing w:after="0"/>
              <w:jc w:val="center"/>
              <w:rPr>
                <w:sz w:val="20"/>
                <w:szCs w:val="20"/>
              </w:rPr>
            </w:pPr>
            <w:r w:rsidRPr="008F5618">
              <w:rPr>
                <w:sz w:val="20"/>
                <w:szCs w:val="20"/>
              </w:rPr>
              <w:t>904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rsidR="00F415A6" w:rsidRPr="008F5618" w:rsidRDefault="00F415A6" w:rsidP="00DF26B6">
            <w:pPr>
              <w:spacing w:after="0"/>
              <w:jc w:val="center"/>
              <w:rPr>
                <w:sz w:val="20"/>
                <w:szCs w:val="20"/>
              </w:rPr>
            </w:pPr>
            <w:r w:rsidRPr="008F5618">
              <w:rPr>
                <w:sz w:val="20"/>
                <w:szCs w:val="20"/>
              </w:rPr>
              <w:t>62</w:t>
            </w:r>
          </w:p>
        </w:tc>
        <w:tc>
          <w:tcPr>
            <w:tcW w:w="549" w:type="pct"/>
            <w:vAlign w:val="bottom"/>
          </w:tcPr>
          <w:p w:rsidR="00F415A6" w:rsidRPr="008F5618" w:rsidRDefault="00F415A6" w:rsidP="00DF26B6">
            <w:pPr>
              <w:spacing w:after="0"/>
              <w:jc w:val="center"/>
              <w:rPr>
                <w:sz w:val="20"/>
                <w:szCs w:val="20"/>
              </w:rPr>
            </w:pPr>
            <w:r w:rsidRPr="008F5618">
              <w:rPr>
                <w:sz w:val="20"/>
                <w:szCs w:val="20"/>
              </w:rPr>
              <w:t>199</w:t>
            </w:r>
          </w:p>
        </w:tc>
        <w:tc>
          <w:tcPr>
            <w:tcW w:w="358" w:type="pct"/>
            <w:vAlign w:val="bottom"/>
          </w:tcPr>
          <w:p w:rsidR="00F415A6" w:rsidRPr="008F5618" w:rsidRDefault="00F415A6" w:rsidP="00DF26B6">
            <w:pPr>
              <w:spacing w:after="0"/>
              <w:jc w:val="center"/>
              <w:rPr>
                <w:sz w:val="20"/>
                <w:szCs w:val="20"/>
              </w:rPr>
            </w:pPr>
            <w:r w:rsidRPr="008F5618">
              <w:rPr>
                <w:sz w:val="20"/>
                <w:szCs w:val="20"/>
              </w:rPr>
              <w:t>47</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15</w:t>
            </w:r>
          </w:p>
        </w:tc>
        <w:tc>
          <w:tcPr>
            <w:tcW w:w="710" w:type="pct"/>
            <w:vAlign w:val="bottom"/>
          </w:tcPr>
          <w:p w:rsidR="00F415A6" w:rsidRPr="008F5618" w:rsidRDefault="00F415A6" w:rsidP="00DF26B6">
            <w:pPr>
              <w:spacing w:after="0"/>
              <w:jc w:val="center"/>
              <w:rPr>
                <w:sz w:val="20"/>
                <w:szCs w:val="20"/>
              </w:rPr>
            </w:pPr>
            <w:r w:rsidRPr="008F5618">
              <w:rPr>
                <w:sz w:val="20"/>
                <w:szCs w:val="20"/>
              </w:rPr>
              <w:t>332</w:t>
            </w:r>
          </w:p>
        </w:tc>
        <w:tc>
          <w:tcPr>
            <w:tcW w:w="641" w:type="pct"/>
            <w:vAlign w:val="bottom"/>
          </w:tcPr>
          <w:p w:rsidR="00F415A6" w:rsidRPr="008F5618" w:rsidRDefault="00F415A6" w:rsidP="00DF26B6">
            <w:pPr>
              <w:spacing w:after="0"/>
              <w:jc w:val="center"/>
              <w:rPr>
                <w:sz w:val="20"/>
                <w:szCs w:val="20"/>
              </w:rPr>
            </w:pPr>
            <w:r w:rsidRPr="008F5618">
              <w:rPr>
                <w:sz w:val="20"/>
                <w:szCs w:val="20"/>
              </w:rPr>
              <w:t>416</w:t>
            </w:r>
          </w:p>
        </w:tc>
        <w:tc>
          <w:tcPr>
            <w:tcW w:w="668" w:type="pct"/>
            <w:vAlign w:val="bottom"/>
          </w:tcPr>
          <w:p w:rsidR="00F415A6" w:rsidRPr="008F5618" w:rsidRDefault="00F415A6" w:rsidP="00DF26B6">
            <w:pPr>
              <w:spacing w:after="0"/>
              <w:jc w:val="center"/>
              <w:rPr>
                <w:sz w:val="20"/>
                <w:szCs w:val="20"/>
              </w:rPr>
            </w:pPr>
            <w:r w:rsidRPr="008F5618">
              <w:rPr>
                <w:sz w:val="20"/>
                <w:szCs w:val="20"/>
              </w:rPr>
              <w:t>748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rsidR="00F415A6" w:rsidRPr="008F5618" w:rsidRDefault="00F415A6" w:rsidP="00DF26B6">
            <w:pPr>
              <w:spacing w:after="0"/>
              <w:jc w:val="center"/>
              <w:rPr>
                <w:sz w:val="20"/>
                <w:szCs w:val="20"/>
              </w:rPr>
            </w:pPr>
            <w:r w:rsidRPr="008F5618">
              <w:rPr>
                <w:sz w:val="20"/>
                <w:szCs w:val="20"/>
              </w:rPr>
              <w:t>66</w:t>
            </w:r>
          </w:p>
        </w:tc>
        <w:tc>
          <w:tcPr>
            <w:tcW w:w="549" w:type="pct"/>
            <w:vAlign w:val="bottom"/>
          </w:tcPr>
          <w:p w:rsidR="00F415A6" w:rsidRPr="008F5618" w:rsidRDefault="00F415A6" w:rsidP="00DF26B6">
            <w:pPr>
              <w:spacing w:after="0"/>
              <w:jc w:val="center"/>
              <w:rPr>
                <w:sz w:val="20"/>
                <w:szCs w:val="20"/>
              </w:rPr>
            </w:pPr>
            <w:r w:rsidRPr="008F5618">
              <w:rPr>
                <w:sz w:val="20"/>
                <w:szCs w:val="20"/>
              </w:rPr>
              <w:t>240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6</w:t>
            </w:r>
          </w:p>
        </w:tc>
        <w:tc>
          <w:tcPr>
            <w:tcW w:w="352" w:type="pct"/>
            <w:vAlign w:val="bottom"/>
          </w:tcPr>
          <w:p w:rsidR="00F415A6" w:rsidRPr="008F5618" w:rsidRDefault="00F415A6" w:rsidP="00DF26B6">
            <w:pPr>
              <w:spacing w:after="0"/>
              <w:jc w:val="center"/>
              <w:rPr>
                <w:sz w:val="20"/>
                <w:szCs w:val="20"/>
              </w:rPr>
            </w:pPr>
            <w:r w:rsidRPr="008F5618">
              <w:rPr>
                <w:sz w:val="20"/>
                <w:szCs w:val="20"/>
              </w:rPr>
              <w:t>31</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450</w:t>
            </w:r>
          </w:p>
        </w:tc>
        <w:tc>
          <w:tcPr>
            <w:tcW w:w="668" w:type="pct"/>
            <w:vAlign w:val="bottom"/>
          </w:tcPr>
          <w:p w:rsidR="00F415A6" w:rsidRPr="008F5618" w:rsidRDefault="00F415A6" w:rsidP="00DF26B6">
            <w:pPr>
              <w:spacing w:after="0"/>
              <w:jc w:val="center"/>
              <w:rPr>
                <w:sz w:val="20"/>
                <w:szCs w:val="20"/>
              </w:rPr>
            </w:pPr>
            <w:r w:rsidRPr="008F5618">
              <w:rPr>
                <w:sz w:val="20"/>
                <w:szCs w:val="20"/>
              </w:rPr>
              <w:t>727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rsidR="00F415A6" w:rsidRPr="008F5618" w:rsidRDefault="00F415A6" w:rsidP="00DF26B6">
            <w:pPr>
              <w:spacing w:after="0"/>
              <w:jc w:val="center"/>
              <w:rPr>
                <w:sz w:val="20"/>
                <w:szCs w:val="20"/>
              </w:rPr>
            </w:pPr>
            <w:r w:rsidRPr="008F5618">
              <w:rPr>
                <w:sz w:val="20"/>
                <w:szCs w:val="20"/>
              </w:rPr>
              <w:t>80</w:t>
            </w:r>
          </w:p>
        </w:tc>
        <w:tc>
          <w:tcPr>
            <w:tcW w:w="549" w:type="pct"/>
            <w:vAlign w:val="bottom"/>
          </w:tcPr>
          <w:p w:rsidR="00F415A6" w:rsidRPr="008F5618" w:rsidRDefault="00F415A6" w:rsidP="00DF26B6">
            <w:pPr>
              <w:spacing w:after="0"/>
              <w:jc w:val="center"/>
              <w:rPr>
                <w:sz w:val="20"/>
                <w:szCs w:val="20"/>
              </w:rPr>
            </w:pPr>
            <w:r w:rsidRPr="008F5618">
              <w:rPr>
                <w:sz w:val="20"/>
                <w:szCs w:val="20"/>
              </w:rPr>
              <w:t>196</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299</w:t>
            </w:r>
          </w:p>
        </w:tc>
        <w:tc>
          <w:tcPr>
            <w:tcW w:w="641" w:type="pct"/>
            <w:vAlign w:val="bottom"/>
          </w:tcPr>
          <w:p w:rsidR="00F415A6" w:rsidRPr="008F5618" w:rsidRDefault="00F415A6" w:rsidP="00DF26B6">
            <w:pPr>
              <w:spacing w:after="0"/>
              <w:jc w:val="center"/>
              <w:rPr>
                <w:sz w:val="20"/>
                <w:szCs w:val="20"/>
              </w:rPr>
            </w:pPr>
            <w:r w:rsidRPr="008F5618">
              <w:rPr>
                <w:sz w:val="20"/>
                <w:szCs w:val="20"/>
              </w:rPr>
              <w:t>581</w:t>
            </w:r>
          </w:p>
        </w:tc>
        <w:tc>
          <w:tcPr>
            <w:tcW w:w="668" w:type="pct"/>
            <w:vAlign w:val="bottom"/>
          </w:tcPr>
          <w:p w:rsidR="00F415A6" w:rsidRPr="008F5618" w:rsidRDefault="00F415A6" w:rsidP="00DF26B6">
            <w:pPr>
              <w:spacing w:after="0"/>
              <w:jc w:val="center"/>
              <w:rPr>
                <w:sz w:val="20"/>
                <w:szCs w:val="20"/>
              </w:rPr>
            </w:pPr>
            <w:r w:rsidRPr="008F5618">
              <w:rPr>
                <w:sz w:val="20"/>
                <w:szCs w:val="20"/>
              </w:rPr>
              <w:t>880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134</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30</w:t>
            </w:r>
          </w:p>
        </w:tc>
        <w:tc>
          <w:tcPr>
            <w:tcW w:w="352" w:type="pct"/>
            <w:vAlign w:val="bottom"/>
          </w:tcPr>
          <w:p w:rsidR="00F415A6" w:rsidRPr="008F5618" w:rsidRDefault="00F415A6" w:rsidP="00DF26B6">
            <w:pPr>
              <w:spacing w:after="0"/>
              <w:jc w:val="center"/>
              <w:rPr>
                <w:sz w:val="20"/>
                <w:szCs w:val="20"/>
              </w:rPr>
            </w:pPr>
            <w:r w:rsidRPr="008F5618">
              <w:rPr>
                <w:sz w:val="20"/>
                <w:szCs w:val="20"/>
              </w:rPr>
              <w:t>14</w:t>
            </w:r>
          </w:p>
        </w:tc>
        <w:tc>
          <w:tcPr>
            <w:tcW w:w="710" w:type="pct"/>
            <w:vAlign w:val="bottom"/>
          </w:tcPr>
          <w:p w:rsidR="00F415A6" w:rsidRPr="008F5618" w:rsidRDefault="00F415A6" w:rsidP="00DF26B6">
            <w:pPr>
              <w:spacing w:after="0"/>
              <w:jc w:val="center"/>
              <w:rPr>
                <w:sz w:val="20"/>
                <w:szCs w:val="20"/>
              </w:rPr>
            </w:pPr>
            <w:r w:rsidRPr="008F5618">
              <w:rPr>
                <w:sz w:val="20"/>
                <w:szCs w:val="20"/>
              </w:rPr>
              <w:t>184</w:t>
            </w:r>
          </w:p>
        </w:tc>
        <w:tc>
          <w:tcPr>
            <w:tcW w:w="641" w:type="pct"/>
            <w:vAlign w:val="bottom"/>
          </w:tcPr>
          <w:p w:rsidR="00F415A6" w:rsidRPr="008F5618" w:rsidRDefault="00F415A6" w:rsidP="00DF26B6">
            <w:pPr>
              <w:spacing w:after="0"/>
              <w:jc w:val="center"/>
              <w:rPr>
                <w:sz w:val="20"/>
                <w:szCs w:val="20"/>
              </w:rPr>
            </w:pPr>
            <w:r w:rsidRPr="008F5618">
              <w:rPr>
                <w:sz w:val="20"/>
                <w:szCs w:val="20"/>
              </w:rPr>
              <w:t>352</w:t>
            </w:r>
          </w:p>
        </w:tc>
        <w:tc>
          <w:tcPr>
            <w:tcW w:w="668" w:type="pct"/>
            <w:vAlign w:val="bottom"/>
          </w:tcPr>
          <w:p w:rsidR="00F415A6" w:rsidRPr="008F5618" w:rsidRDefault="00F415A6" w:rsidP="00DF26B6">
            <w:pPr>
              <w:spacing w:after="0"/>
              <w:jc w:val="center"/>
              <w:rPr>
                <w:sz w:val="20"/>
                <w:szCs w:val="20"/>
              </w:rPr>
            </w:pPr>
            <w:r w:rsidRPr="008F5618">
              <w:rPr>
                <w:sz w:val="20"/>
                <w:szCs w:val="20"/>
              </w:rPr>
              <w:t>536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rsidR="00F415A6" w:rsidRPr="008F5618" w:rsidRDefault="00F415A6" w:rsidP="00DF26B6">
            <w:pPr>
              <w:spacing w:after="0"/>
              <w:jc w:val="center"/>
              <w:rPr>
                <w:sz w:val="20"/>
                <w:szCs w:val="20"/>
              </w:rPr>
            </w:pPr>
            <w:r w:rsidRPr="008F5618">
              <w:rPr>
                <w:sz w:val="20"/>
                <w:szCs w:val="20"/>
              </w:rPr>
              <w:t>105</w:t>
            </w:r>
          </w:p>
        </w:tc>
        <w:tc>
          <w:tcPr>
            <w:tcW w:w="549" w:type="pct"/>
            <w:vAlign w:val="bottom"/>
          </w:tcPr>
          <w:p w:rsidR="00F415A6" w:rsidRPr="008F5618" w:rsidRDefault="00F415A6" w:rsidP="00DF26B6">
            <w:pPr>
              <w:spacing w:after="0"/>
              <w:jc w:val="center"/>
              <w:rPr>
                <w:sz w:val="20"/>
                <w:szCs w:val="20"/>
              </w:rPr>
            </w:pPr>
            <w:r w:rsidRPr="008F5618">
              <w:rPr>
                <w:sz w:val="20"/>
                <w:szCs w:val="20"/>
              </w:rPr>
              <w:t>292</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76</w:t>
            </w:r>
          </w:p>
        </w:tc>
        <w:tc>
          <w:tcPr>
            <w:tcW w:w="352" w:type="pct"/>
            <w:vAlign w:val="bottom"/>
          </w:tcPr>
          <w:p w:rsidR="00F415A6" w:rsidRPr="008F5618" w:rsidRDefault="00F415A6" w:rsidP="00DF26B6">
            <w:pPr>
              <w:spacing w:after="0"/>
              <w:jc w:val="center"/>
              <w:rPr>
                <w:sz w:val="20"/>
                <w:szCs w:val="20"/>
              </w:rPr>
            </w:pPr>
            <w:r w:rsidRPr="008F5618">
              <w:rPr>
                <w:sz w:val="20"/>
                <w:szCs w:val="20"/>
              </w:rPr>
              <w:t>9</w:t>
            </w:r>
          </w:p>
        </w:tc>
        <w:tc>
          <w:tcPr>
            <w:tcW w:w="710" w:type="pct"/>
            <w:vAlign w:val="bottom"/>
          </w:tcPr>
          <w:p w:rsidR="00F415A6" w:rsidRPr="008F5618" w:rsidRDefault="00F415A6" w:rsidP="00DF26B6">
            <w:pPr>
              <w:spacing w:after="0"/>
              <w:jc w:val="center"/>
              <w:rPr>
                <w:sz w:val="20"/>
                <w:szCs w:val="20"/>
              </w:rPr>
            </w:pPr>
            <w:r w:rsidRPr="008F5618">
              <w:rPr>
                <w:sz w:val="20"/>
                <w:szCs w:val="20"/>
              </w:rPr>
              <w:t>377</w:t>
            </w:r>
          </w:p>
        </w:tc>
        <w:tc>
          <w:tcPr>
            <w:tcW w:w="641" w:type="pct"/>
            <w:vAlign w:val="bottom"/>
          </w:tcPr>
          <w:p w:rsidR="00F415A6" w:rsidRPr="008F5618" w:rsidRDefault="00F415A6" w:rsidP="00DF26B6">
            <w:pPr>
              <w:spacing w:after="0"/>
              <w:jc w:val="center"/>
              <w:rPr>
                <w:sz w:val="20"/>
                <w:szCs w:val="20"/>
              </w:rPr>
            </w:pPr>
            <w:r w:rsidRPr="008F5618">
              <w:rPr>
                <w:sz w:val="20"/>
                <w:szCs w:val="20"/>
              </w:rPr>
              <w:t>600</w:t>
            </w:r>
          </w:p>
        </w:tc>
        <w:tc>
          <w:tcPr>
            <w:tcW w:w="668" w:type="pct"/>
            <w:vAlign w:val="bottom"/>
          </w:tcPr>
          <w:p w:rsidR="00F415A6" w:rsidRPr="008F5618" w:rsidRDefault="00F415A6" w:rsidP="00DF26B6">
            <w:pPr>
              <w:spacing w:after="0"/>
              <w:jc w:val="center"/>
              <w:rPr>
                <w:sz w:val="20"/>
                <w:szCs w:val="20"/>
              </w:rPr>
            </w:pPr>
            <w:r w:rsidRPr="008F5618">
              <w:rPr>
                <w:sz w:val="20"/>
                <w:szCs w:val="20"/>
              </w:rPr>
              <w:t>977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rsidR="00F415A6" w:rsidRPr="008F5618" w:rsidRDefault="00F415A6" w:rsidP="00DF26B6">
            <w:pPr>
              <w:spacing w:after="0"/>
              <w:jc w:val="center"/>
              <w:rPr>
                <w:sz w:val="20"/>
                <w:szCs w:val="20"/>
              </w:rPr>
            </w:pPr>
            <w:r w:rsidRPr="008F5618">
              <w:rPr>
                <w:sz w:val="20"/>
                <w:szCs w:val="20"/>
              </w:rPr>
              <w:t>75</w:t>
            </w:r>
          </w:p>
        </w:tc>
        <w:tc>
          <w:tcPr>
            <w:tcW w:w="549" w:type="pct"/>
            <w:vAlign w:val="bottom"/>
          </w:tcPr>
          <w:p w:rsidR="00F415A6" w:rsidRPr="008F5618" w:rsidRDefault="00F415A6" w:rsidP="00DF26B6">
            <w:pPr>
              <w:spacing w:after="0"/>
              <w:jc w:val="center"/>
              <w:rPr>
                <w:sz w:val="20"/>
                <w:szCs w:val="20"/>
              </w:rPr>
            </w:pPr>
            <w:r w:rsidRPr="008F5618">
              <w:rPr>
                <w:sz w:val="20"/>
                <w:szCs w:val="20"/>
              </w:rPr>
              <w:t>179</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46</w:t>
            </w:r>
          </w:p>
        </w:tc>
        <w:tc>
          <w:tcPr>
            <w:tcW w:w="352" w:type="pct"/>
            <w:vAlign w:val="bottom"/>
          </w:tcPr>
          <w:p w:rsidR="00F415A6" w:rsidRPr="008F5618" w:rsidRDefault="00F415A6" w:rsidP="00DF26B6">
            <w:pPr>
              <w:spacing w:after="0"/>
              <w:jc w:val="center"/>
              <w:rPr>
                <w:sz w:val="20"/>
                <w:szCs w:val="20"/>
              </w:rPr>
            </w:pPr>
            <w:r w:rsidRPr="008F5618">
              <w:rPr>
                <w:sz w:val="20"/>
                <w:szCs w:val="20"/>
              </w:rPr>
              <w:t>8</w:t>
            </w:r>
          </w:p>
        </w:tc>
        <w:tc>
          <w:tcPr>
            <w:tcW w:w="710" w:type="pct"/>
            <w:vAlign w:val="bottom"/>
          </w:tcPr>
          <w:p w:rsidR="00F415A6" w:rsidRPr="008F5618" w:rsidRDefault="00F415A6" w:rsidP="00DF26B6">
            <w:pPr>
              <w:spacing w:after="0"/>
              <w:jc w:val="center"/>
              <w:rPr>
                <w:sz w:val="20"/>
                <w:szCs w:val="20"/>
              </w:rPr>
            </w:pPr>
            <w:r w:rsidRPr="008F5618">
              <w:rPr>
                <w:sz w:val="20"/>
                <w:szCs w:val="20"/>
              </w:rPr>
              <w:t>233</w:t>
            </w:r>
          </w:p>
        </w:tc>
        <w:tc>
          <w:tcPr>
            <w:tcW w:w="641" w:type="pct"/>
            <w:vAlign w:val="bottom"/>
          </w:tcPr>
          <w:p w:rsidR="00F415A6" w:rsidRPr="008F5618" w:rsidRDefault="00F415A6" w:rsidP="00DF26B6">
            <w:pPr>
              <w:spacing w:after="0"/>
              <w:jc w:val="center"/>
              <w:rPr>
                <w:sz w:val="20"/>
                <w:szCs w:val="20"/>
              </w:rPr>
            </w:pPr>
            <w:r w:rsidRPr="008F5618">
              <w:rPr>
                <w:sz w:val="20"/>
                <w:szCs w:val="20"/>
              </w:rPr>
              <w:t>360</w:t>
            </w:r>
          </w:p>
        </w:tc>
        <w:tc>
          <w:tcPr>
            <w:tcW w:w="668" w:type="pct"/>
            <w:vAlign w:val="bottom"/>
          </w:tcPr>
          <w:p w:rsidR="00F415A6" w:rsidRPr="008F5618" w:rsidRDefault="00F415A6" w:rsidP="00DF26B6">
            <w:pPr>
              <w:spacing w:after="0"/>
              <w:jc w:val="center"/>
              <w:rPr>
                <w:sz w:val="20"/>
                <w:szCs w:val="20"/>
              </w:rPr>
            </w:pPr>
            <w:r w:rsidRPr="008F5618">
              <w:rPr>
                <w:sz w:val="20"/>
                <w:szCs w:val="20"/>
              </w:rPr>
              <w:t>593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194</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134</w:t>
            </w:r>
          </w:p>
        </w:tc>
        <w:tc>
          <w:tcPr>
            <w:tcW w:w="352" w:type="pct"/>
            <w:vAlign w:val="bottom"/>
          </w:tcPr>
          <w:p w:rsidR="00F415A6" w:rsidRPr="008F5618" w:rsidRDefault="00F415A6" w:rsidP="00DF26B6">
            <w:pPr>
              <w:spacing w:after="0"/>
              <w:jc w:val="center"/>
              <w:rPr>
                <w:sz w:val="20"/>
                <w:szCs w:val="20"/>
              </w:rPr>
            </w:pPr>
            <w:r w:rsidRPr="008F5618">
              <w:rPr>
                <w:sz w:val="20"/>
                <w:szCs w:val="20"/>
              </w:rPr>
              <w:t>22</w:t>
            </w:r>
          </w:p>
        </w:tc>
        <w:tc>
          <w:tcPr>
            <w:tcW w:w="710" w:type="pct"/>
            <w:vAlign w:val="bottom"/>
          </w:tcPr>
          <w:p w:rsidR="00F415A6" w:rsidRPr="008F5618" w:rsidRDefault="00F415A6" w:rsidP="00DF26B6">
            <w:pPr>
              <w:spacing w:after="0"/>
              <w:jc w:val="center"/>
              <w:rPr>
                <w:sz w:val="20"/>
                <w:szCs w:val="20"/>
              </w:rPr>
            </w:pPr>
            <w:r w:rsidRPr="008F5618">
              <w:rPr>
                <w:sz w:val="20"/>
                <w:szCs w:val="20"/>
              </w:rPr>
              <w:t>350</w:t>
            </w:r>
          </w:p>
        </w:tc>
        <w:tc>
          <w:tcPr>
            <w:tcW w:w="641" w:type="pct"/>
            <w:vAlign w:val="bottom"/>
          </w:tcPr>
          <w:p w:rsidR="00F415A6" w:rsidRPr="008F5618" w:rsidRDefault="00F415A6" w:rsidP="00DF26B6">
            <w:pPr>
              <w:spacing w:after="0"/>
              <w:jc w:val="center"/>
              <w:rPr>
                <w:sz w:val="20"/>
                <w:szCs w:val="20"/>
              </w:rPr>
            </w:pPr>
            <w:r w:rsidRPr="008F5618">
              <w:rPr>
                <w:sz w:val="20"/>
                <w:szCs w:val="20"/>
              </w:rPr>
              <w:t>417</w:t>
            </w:r>
          </w:p>
        </w:tc>
        <w:tc>
          <w:tcPr>
            <w:tcW w:w="668" w:type="pct"/>
            <w:vAlign w:val="bottom"/>
          </w:tcPr>
          <w:p w:rsidR="00F415A6" w:rsidRPr="008F5618" w:rsidRDefault="00F415A6" w:rsidP="00DF26B6">
            <w:pPr>
              <w:spacing w:after="0"/>
              <w:jc w:val="center"/>
              <w:rPr>
                <w:sz w:val="20"/>
                <w:szCs w:val="20"/>
              </w:rPr>
            </w:pPr>
            <w:r w:rsidRPr="008F5618">
              <w:rPr>
                <w:sz w:val="20"/>
                <w:szCs w:val="20"/>
              </w:rPr>
              <w:t>767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rsidR="00F415A6" w:rsidRPr="008F5618" w:rsidRDefault="00F415A6" w:rsidP="00DF26B6">
            <w:pPr>
              <w:spacing w:after="0"/>
              <w:jc w:val="center"/>
              <w:rPr>
                <w:sz w:val="20"/>
                <w:szCs w:val="20"/>
              </w:rPr>
            </w:pPr>
            <w:r w:rsidRPr="008F5618">
              <w:rPr>
                <w:sz w:val="20"/>
                <w:szCs w:val="20"/>
              </w:rPr>
              <w:t>79</w:t>
            </w:r>
          </w:p>
        </w:tc>
        <w:tc>
          <w:tcPr>
            <w:tcW w:w="549" w:type="pct"/>
            <w:vAlign w:val="bottom"/>
          </w:tcPr>
          <w:p w:rsidR="00F415A6" w:rsidRPr="008F5618" w:rsidRDefault="00F415A6" w:rsidP="00DF26B6">
            <w:pPr>
              <w:spacing w:after="0"/>
              <w:jc w:val="center"/>
              <w:rPr>
                <w:sz w:val="20"/>
                <w:szCs w:val="20"/>
              </w:rPr>
            </w:pPr>
            <w:r w:rsidRPr="008F5618">
              <w:rPr>
                <w:sz w:val="20"/>
                <w:szCs w:val="20"/>
              </w:rPr>
              <w:t>137</w:t>
            </w:r>
          </w:p>
        </w:tc>
        <w:tc>
          <w:tcPr>
            <w:tcW w:w="358" w:type="pct"/>
            <w:vAlign w:val="bottom"/>
          </w:tcPr>
          <w:p w:rsidR="00F415A6" w:rsidRPr="008F5618" w:rsidRDefault="00F415A6" w:rsidP="00DF26B6">
            <w:pPr>
              <w:spacing w:after="0"/>
              <w:jc w:val="center"/>
              <w:rPr>
                <w:sz w:val="20"/>
                <w:szCs w:val="20"/>
              </w:rPr>
            </w:pPr>
            <w:r w:rsidRPr="008F5618">
              <w:rPr>
                <w:sz w:val="20"/>
                <w:szCs w:val="20"/>
              </w:rPr>
              <w:t>31</w:t>
            </w:r>
          </w:p>
        </w:tc>
        <w:tc>
          <w:tcPr>
            <w:tcW w:w="632" w:type="pct"/>
            <w:vAlign w:val="bottom"/>
          </w:tcPr>
          <w:p w:rsidR="00F415A6" w:rsidRPr="008F5618" w:rsidRDefault="00F415A6" w:rsidP="00DF26B6">
            <w:pPr>
              <w:spacing w:after="0"/>
              <w:jc w:val="center"/>
              <w:rPr>
                <w:sz w:val="20"/>
                <w:szCs w:val="20"/>
              </w:rPr>
            </w:pPr>
            <w:r w:rsidRPr="008F5618">
              <w:rPr>
                <w:sz w:val="20"/>
                <w:szCs w:val="20"/>
              </w:rPr>
              <w:t>93</w:t>
            </w:r>
          </w:p>
        </w:tc>
        <w:tc>
          <w:tcPr>
            <w:tcW w:w="352" w:type="pct"/>
            <w:vAlign w:val="bottom"/>
          </w:tcPr>
          <w:p w:rsidR="00F415A6" w:rsidRPr="008F5618" w:rsidRDefault="00F415A6" w:rsidP="00DF26B6">
            <w:pPr>
              <w:spacing w:after="0"/>
              <w:jc w:val="center"/>
              <w:rPr>
                <w:sz w:val="20"/>
                <w:szCs w:val="20"/>
              </w:rPr>
            </w:pPr>
            <w:r w:rsidRPr="008F5618">
              <w:rPr>
                <w:sz w:val="20"/>
                <w:szCs w:val="20"/>
              </w:rPr>
              <w:t>16</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794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rsidR="00F415A6" w:rsidRPr="008F5618" w:rsidRDefault="00F415A6" w:rsidP="00DF26B6">
            <w:pPr>
              <w:spacing w:after="0"/>
              <w:jc w:val="center"/>
              <w:rPr>
                <w:sz w:val="20"/>
                <w:szCs w:val="20"/>
              </w:rPr>
            </w:pPr>
            <w:r w:rsidRPr="008F5618">
              <w:rPr>
                <w:sz w:val="20"/>
                <w:szCs w:val="20"/>
              </w:rPr>
              <w:t>65</w:t>
            </w:r>
          </w:p>
        </w:tc>
        <w:tc>
          <w:tcPr>
            <w:tcW w:w="549" w:type="pct"/>
            <w:vAlign w:val="bottom"/>
          </w:tcPr>
          <w:p w:rsidR="00F415A6" w:rsidRPr="008F5618" w:rsidRDefault="00F415A6" w:rsidP="00DF26B6">
            <w:pPr>
              <w:spacing w:after="0"/>
              <w:jc w:val="center"/>
              <w:rPr>
                <w:sz w:val="20"/>
                <w:szCs w:val="20"/>
              </w:rPr>
            </w:pPr>
            <w:r w:rsidRPr="008F5618">
              <w:rPr>
                <w:sz w:val="20"/>
                <w:szCs w:val="20"/>
              </w:rPr>
              <w:t>212</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7</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240</w:t>
            </w:r>
          </w:p>
        </w:tc>
        <w:tc>
          <w:tcPr>
            <w:tcW w:w="641" w:type="pct"/>
            <w:vAlign w:val="bottom"/>
          </w:tcPr>
          <w:p w:rsidR="00F415A6" w:rsidRPr="008F5618" w:rsidRDefault="00F415A6" w:rsidP="00DF26B6">
            <w:pPr>
              <w:spacing w:after="0"/>
              <w:jc w:val="center"/>
              <w:rPr>
                <w:sz w:val="20"/>
                <w:szCs w:val="20"/>
              </w:rPr>
            </w:pPr>
            <w:r w:rsidRPr="008F5618">
              <w:rPr>
                <w:sz w:val="20"/>
                <w:szCs w:val="20"/>
              </w:rPr>
              <w:t>837</w:t>
            </w:r>
          </w:p>
        </w:tc>
        <w:tc>
          <w:tcPr>
            <w:tcW w:w="668" w:type="pct"/>
            <w:vAlign w:val="bottom"/>
          </w:tcPr>
          <w:p w:rsidR="00F415A6" w:rsidRPr="008F5618" w:rsidRDefault="00F415A6" w:rsidP="00DF26B6">
            <w:pPr>
              <w:spacing w:after="0"/>
              <w:jc w:val="center"/>
              <w:rPr>
                <w:sz w:val="20"/>
                <w:szCs w:val="20"/>
              </w:rPr>
            </w:pPr>
            <w:r w:rsidRPr="008F5618">
              <w:rPr>
                <w:sz w:val="20"/>
                <w:szCs w:val="20"/>
              </w:rPr>
              <w:t>1,077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rsidR="00F415A6" w:rsidRPr="008F5618" w:rsidRDefault="00F415A6" w:rsidP="00DF26B6">
            <w:pPr>
              <w:spacing w:after="0"/>
              <w:jc w:val="center"/>
              <w:rPr>
                <w:sz w:val="20"/>
                <w:szCs w:val="20"/>
              </w:rPr>
            </w:pPr>
            <w:r w:rsidRPr="008F5618">
              <w:rPr>
                <w:sz w:val="20"/>
                <w:szCs w:val="20"/>
              </w:rPr>
              <w:t>128</w:t>
            </w:r>
          </w:p>
        </w:tc>
        <w:tc>
          <w:tcPr>
            <w:tcW w:w="549" w:type="pct"/>
            <w:vAlign w:val="bottom"/>
          </w:tcPr>
          <w:p w:rsidR="00F415A6" w:rsidRPr="008F5618" w:rsidRDefault="00F415A6" w:rsidP="00DF26B6">
            <w:pPr>
              <w:spacing w:after="0"/>
              <w:jc w:val="center"/>
              <w:rPr>
                <w:sz w:val="20"/>
                <w:szCs w:val="20"/>
              </w:rPr>
            </w:pPr>
            <w:r w:rsidRPr="008F5618">
              <w:rPr>
                <w:sz w:val="20"/>
                <w:szCs w:val="20"/>
              </w:rPr>
              <w:t>406</w:t>
            </w:r>
          </w:p>
        </w:tc>
        <w:tc>
          <w:tcPr>
            <w:tcW w:w="358" w:type="pct"/>
            <w:vAlign w:val="bottom"/>
          </w:tcPr>
          <w:p w:rsidR="00F415A6" w:rsidRPr="008F5618" w:rsidRDefault="00F415A6" w:rsidP="00DF26B6">
            <w:pPr>
              <w:spacing w:after="0"/>
              <w:jc w:val="center"/>
              <w:rPr>
                <w:sz w:val="20"/>
                <w:szCs w:val="20"/>
              </w:rPr>
            </w:pPr>
            <w:r w:rsidRPr="008F5618">
              <w:rPr>
                <w:sz w:val="20"/>
                <w:szCs w:val="20"/>
              </w:rPr>
              <w:t>28</w:t>
            </w:r>
          </w:p>
        </w:tc>
        <w:tc>
          <w:tcPr>
            <w:tcW w:w="632" w:type="pct"/>
            <w:vAlign w:val="bottom"/>
          </w:tcPr>
          <w:p w:rsidR="00F415A6" w:rsidRPr="008F5618" w:rsidRDefault="00F415A6" w:rsidP="00DF26B6">
            <w:pPr>
              <w:spacing w:after="0"/>
              <w:jc w:val="center"/>
              <w:rPr>
                <w:sz w:val="20"/>
                <w:szCs w:val="20"/>
              </w:rPr>
            </w:pPr>
            <w:r w:rsidRPr="008F5618">
              <w:rPr>
                <w:sz w:val="20"/>
                <w:szCs w:val="20"/>
              </w:rPr>
              <w:t>69</w:t>
            </w:r>
          </w:p>
        </w:tc>
        <w:tc>
          <w:tcPr>
            <w:tcW w:w="352" w:type="pct"/>
            <w:vAlign w:val="bottom"/>
          </w:tcPr>
          <w:p w:rsidR="00F415A6" w:rsidRPr="008F5618" w:rsidRDefault="00F415A6" w:rsidP="00DF26B6">
            <w:pPr>
              <w:spacing w:after="0"/>
              <w:jc w:val="center"/>
              <w:rPr>
                <w:sz w:val="20"/>
                <w:szCs w:val="20"/>
              </w:rPr>
            </w:pPr>
            <w:r w:rsidRPr="008F5618">
              <w:rPr>
                <w:sz w:val="20"/>
                <w:szCs w:val="20"/>
              </w:rPr>
              <w:t>27</w:t>
            </w:r>
          </w:p>
        </w:tc>
        <w:tc>
          <w:tcPr>
            <w:tcW w:w="710" w:type="pct"/>
            <w:vAlign w:val="bottom"/>
          </w:tcPr>
          <w:p w:rsidR="00F415A6" w:rsidRPr="008F5618" w:rsidRDefault="00F415A6" w:rsidP="00DF26B6">
            <w:pPr>
              <w:spacing w:after="0"/>
              <w:jc w:val="center"/>
              <w:rPr>
                <w:sz w:val="20"/>
                <w:szCs w:val="20"/>
              </w:rPr>
            </w:pPr>
            <w:r w:rsidRPr="008F5618">
              <w:rPr>
                <w:sz w:val="20"/>
                <w:szCs w:val="20"/>
              </w:rPr>
              <w:t>530</w:t>
            </w:r>
          </w:p>
        </w:tc>
        <w:tc>
          <w:tcPr>
            <w:tcW w:w="641" w:type="pct"/>
            <w:vAlign w:val="bottom"/>
          </w:tcPr>
          <w:p w:rsidR="00F415A6" w:rsidRPr="008F5618" w:rsidRDefault="00F415A6" w:rsidP="00DF26B6">
            <w:pPr>
              <w:spacing w:after="0"/>
              <w:jc w:val="center"/>
              <w:rPr>
                <w:sz w:val="20"/>
                <w:szCs w:val="20"/>
              </w:rPr>
            </w:pPr>
            <w:r w:rsidRPr="008F5618">
              <w:rPr>
                <w:sz w:val="20"/>
                <w:szCs w:val="20"/>
              </w:rPr>
              <w:t>736</w:t>
            </w:r>
          </w:p>
        </w:tc>
        <w:tc>
          <w:tcPr>
            <w:tcW w:w="668" w:type="pct"/>
            <w:vAlign w:val="bottom"/>
          </w:tcPr>
          <w:p w:rsidR="00F415A6" w:rsidRPr="008F5618" w:rsidRDefault="00F415A6" w:rsidP="00DF26B6">
            <w:pPr>
              <w:spacing w:after="0"/>
              <w:jc w:val="center"/>
              <w:rPr>
                <w:sz w:val="20"/>
                <w:szCs w:val="20"/>
              </w:rPr>
            </w:pPr>
            <w:r w:rsidRPr="008F5618">
              <w:rPr>
                <w:sz w:val="20"/>
                <w:szCs w:val="20"/>
              </w:rPr>
              <w:t>1,266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265</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107</w:t>
            </w:r>
          </w:p>
        </w:tc>
        <w:tc>
          <w:tcPr>
            <w:tcW w:w="352" w:type="pct"/>
            <w:vAlign w:val="bottom"/>
          </w:tcPr>
          <w:p w:rsidR="00F415A6" w:rsidRPr="008F5618" w:rsidRDefault="00F415A6" w:rsidP="00DF26B6">
            <w:pPr>
              <w:spacing w:after="0"/>
              <w:jc w:val="center"/>
              <w:rPr>
                <w:sz w:val="20"/>
                <w:szCs w:val="20"/>
              </w:rPr>
            </w:pPr>
            <w:r w:rsidRPr="008F5618">
              <w:rPr>
                <w:sz w:val="20"/>
                <w:szCs w:val="20"/>
              </w:rPr>
              <w:t>21</w:t>
            </w:r>
          </w:p>
        </w:tc>
        <w:tc>
          <w:tcPr>
            <w:tcW w:w="710" w:type="pct"/>
            <w:vAlign w:val="bottom"/>
          </w:tcPr>
          <w:p w:rsidR="00F415A6" w:rsidRPr="008F5618" w:rsidRDefault="00F415A6" w:rsidP="00DF26B6">
            <w:pPr>
              <w:spacing w:after="0"/>
              <w:jc w:val="center"/>
              <w:rPr>
                <w:sz w:val="20"/>
                <w:szCs w:val="20"/>
              </w:rPr>
            </w:pPr>
            <w:r w:rsidRPr="008F5618">
              <w:rPr>
                <w:sz w:val="20"/>
                <w:szCs w:val="20"/>
              </w:rPr>
              <w:t>393</w:t>
            </w:r>
          </w:p>
        </w:tc>
        <w:tc>
          <w:tcPr>
            <w:tcW w:w="641" w:type="pct"/>
            <w:vAlign w:val="bottom"/>
          </w:tcPr>
          <w:p w:rsidR="00F415A6" w:rsidRPr="008F5618" w:rsidRDefault="00F415A6" w:rsidP="00DF26B6">
            <w:pPr>
              <w:spacing w:after="0"/>
              <w:jc w:val="center"/>
              <w:rPr>
                <w:sz w:val="20"/>
                <w:szCs w:val="20"/>
              </w:rPr>
            </w:pPr>
            <w:r w:rsidRPr="008F5618">
              <w:rPr>
                <w:sz w:val="20"/>
                <w:szCs w:val="20"/>
              </w:rPr>
              <w:t>1,533</w:t>
            </w:r>
          </w:p>
        </w:tc>
        <w:tc>
          <w:tcPr>
            <w:tcW w:w="668" w:type="pct"/>
            <w:vAlign w:val="bottom"/>
          </w:tcPr>
          <w:p w:rsidR="00F415A6" w:rsidRPr="008F5618" w:rsidRDefault="00F415A6" w:rsidP="00DF26B6">
            <w:pPr>
              <w:spacing w:after="0"/>
              <w:jc w:val="center"/>
              <w:rPr>
                <w:sz w:val="20"/>
                <w:szCs w:val="20"/>
              </w:rPr>
            </w:pPr>
            <w:r w:rsidRPr="008F5618">
              <w:rPr>
                <w:sz w:val="20"/>
                <w:szCs w:val="20"/>
              </w:rPr>
              <w:t>1,926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rsidR="00F415A6" w:rsidRPr="008F5618" w:rsidRDefault="00F415A6" w:rsidP="00DF26B6">
            <w:pPr>
              <w:spacing w:after="0"/>
              <w:jc w:val="center"/>
              <w:rPr>
                <w:sz w:val="20"/>
                <w:szCs w:val="20"/>
              </w:rPr>
            </w:pPr>
            <w:r w:rsidRPr="008F5618">
              <w:rPr>
                <w:sz w:val="20"/>
                <w:szCs w:val="20"/>
              </w:rPr>
              <w:t>44</w:t>
            </w:r>
          </w:p>
        </w:tc>
        <w:tc>
          <w:tcPr>
            <w:tcW w:w="549" w:type="pct"/>
            <w:vAlign w:val="bottom"/>
          </w:tcPr>
          <w:p w:rsidR="00F415A6" w:rsidRPr="008F5618" w:rsidRDefault="00F415A6" w:rsidP="00DF26B6">
            <w:pPr>
              <w:spacing w:after="0"/>
              <w:jc w:val="center"/>
              <w:rPr>
                <w:sz w:val="20"/>
                <w:szCs w:val="20"/>
              </w:rPr>
            </w:pPr>
            <w:r w:rsidRPr="008F5618">
              <w:rPr>
                <w:sz w:val="20"/>
                <w:szCs w:val="20"/>
              </w:rPr>
              <w:t>140</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14</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173</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690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rsidR="00F415A6" w:rsidRPr="008F5618" w:rsidRDefault="00F415A6" w:rsidP="00DF26B6">
            <w:pPr>
              <w:spacing w:after="0"/>
              <w:jc w:val="center"/>
              <w:rPr>
                <w:sz w:val="20"/>
                <w:szCs w:val="20"/>
              </w:rPr>
            </w:pPr>
            <w:r w:rsidRPr="008F5618">
              <w:rPr>
                <w:sz w:val="20"/>
                <w:szCs w:val="20"/>
              </w:rPr>
              <w:t>22</w:t>
            </w:r>
          </w:p>
        </w:tc>
        <w:tc>
          <w:tcPr>
            <w:tcW w:w="549" w:type="pct"/>
            <w:vAlign w:val="bottom"/>
          </w:tcPr>
          <w:p w:rsidR="00F415A6" w:rsidRPr="008F5618" w:rsidRDefault="00F415A6" w:rsidP="00DF26B6">
            <w:pPr>
              <w:spacing w:after="0"/>
              <w:jc w:val="center"/>
              <w:rPr>
                <w:sz w:val="20"/>
                <w:szCs w:val="20"/>
              </w:rPr>
            </w:pPr>
            <w:r w:rsidRPr="008F5618">
              <w:rPr>
                <w:sz w:val="20"/>
                <w:szCs w:val="20"/>
              </w:rPr>
              <w:t>20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49</w:t>
            </w:r>
          </w:p>
        </w:tc>
        <w:tc>
          <w:tcPr>
            <w:tcW w:w="352" w:type="pct"/>
            <w:vAlign w:val="bottom"/>
          </w:tcPr>
          <w:p w:rsidR="00F415A6" w:rsidRPr="008F5618" w:rsidRDefault="00F415A6" w:rsidP="00DF26B6">
            <w:pPr>
              <w:spacing w:after="0"/>
              <w:jc w:val="center"/>
              <w:rPr>
                <w:sz w:val="20"/>
                <w:szCs w:val="20"/>
              </w:rPr>
            </w:pPr>
            <w:r w:rsidRPr="008F5618">
              <w:rPr>
                <w:sz w:val="20"/>
                <w:szCs w:val="20"/>
              </w:rPr>
              <w:t>0</w:t>
            </w:r>
          </w:p>
        </w:tc>
        <w:tc>
          <w:tcPr>
            <w:tcW w:w="710" w:type="pct"/>
            <w:vAlign w:val="bottom"/>
          </w:tcPr>
          <w:p w:rsidR="00F415A6" w:rsidRPr="008F5618" w:rsidRDefault="00F415A6" w:rsidP="00DF26B6">
            <w:pPr>
              <w:spacing w:after="0"/>
              <w:jc w:val="center"/>
              <w:rPr>
                <w:sz w:val="20"/>
                <w:szCs w:val="20"/>
              </w:rPr>
            </w:pPr>
            <w:r w:rsidRPr="008F5618">
              <w:rPr>
                <w:sz w:val="20"/>
                <w:szCs w:val="20"/>
              </w:rPr>
              <w:t>69</w:t>
            </w:r>
          </w:p>
        </w:tc>
        <w:tc>
          <w:tcPr>
            <w:tcW w:w="641" w:type="pct"/>
            <w:vAlign w:val="bottom"/>
          </w:tcPr>
          <w:p w:rsidR="00F415A6" w:rsidRPr="008F5618" w:rsidRDefault="00F415A6" w:rsidP="00DF26B6">
            <w:pPr>
              <w:spacing w:after="0"/>
              <w:jc w:val="center"/>
              <w:rPr>
                <w:sz w:val="20"/>
                <w:szCs w:val="20"/>
              </w:rPr>
            </w:pPr>
            <w:r w:rsidRPr="008F5618">
              <w:rPr>
                <w:sz w:val="20"/>
                <w:szCs w:val="20"/>
              </w:rPr>
              <w:t>204</w:t>
            </w:r>
          </w:p>
        </w:tc>
        <w:tc>
          <w:tcPr>
            <w:tcW w:w="668" w:type="pct"/>
            <w:vAlign w:val="bottom"/>
          </w:tcPr>
          <w:p w:rsidR="00F415A6" w:rsidRPr="008F5618" w:rsidRDefault="00F415A6" w:rsidP="00DF26B6">
            <w:pPr>
              <w:spacing w:after="0"/>
              <w:jc w:val="center"/>
              <w:rPr>
                <w:sz w:val="20"/>
                <w:szCs w:val="20"/>
              </w:rPr>
            </w:pPr>
            <w:r w:rsidRPr="008F5618">
              <w:rPr>
                <w:sz w:val="20"/>
                <w:szCs w:val="20"/>
              </w:rPr>
              <w:t>273</w:t>
            </w:r>
          </w:p>
        </w:tc>
      </w:tr>
      <w:tr w:rsidR="00F415A6" w:rsidRPr="00E13A41" w:rsidTr="00DF26B6">
        <w:trPr>
          <w:trHeight w:hRule="exact" w:val="302"/>
        </w:trPr>
        <w:tc>
          <w:tcPr>
            <w:tcW w:w="484" w:type="pct"/>
            <w:tcBorders>
              <w:bottom w:val="single" w:sz="4" w:space="0" w:color="auto"/>
            </w:tcBorders>
            <w:vAlign w:val="center"/>
          </w:tcPr>
          <w:p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479</w:t>
            </w:r>
          </w:p>
        </w:tc>
      </w:tr>
      <w:tr w:rsidR="00F415A6" w:rsidRPr="00E13A41" w:rsidTr="00DF26B6">
        <w:trPr>
          <w:trHeight w:val="259"/>
        </w:trPr>
        <w:tc>
          <w:tcPr>
            <w:tcW w:w="484" w:type="pct"/>
            <w:tcBorders>
              <w:top w:val="single" w:sz="4" w:space="0" w:color="auto"/>
              <w:bottom w:val="single" w:sz="4" w:space="0" w:color="auto"/>
            </w:tcBorders>
            <w:vAlign w:val="center"/>
          </w:tcPr>
          <w:p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1,116</w:t>
            </w:r>
          </w:p>
        </w:tc>
      </w:tr>
    </w:tbl>
    <w:p w:rsidR="00F415A6" w:rsidRDefault="00F415A6" w:rsidP="00F415A6">
      <w:pPr>
        <w:tabs>
          <w:tab w:val="left" w:pos="1267"/>
        </w:tabs>
        <w:jc w:val="left"/>
      </w:pPr>
    </w:p>
    <w:p w:rsidR="00276501" w:rsidRDefault="00276501">
      <w:pPr>
        <w:spacing w:after="0"/>
        <w:jc w:val="left"/>
      </w:pPr>
      <w:r>
        <w:br w:type="page"/>
      </w:r>
    </w:p>
    <w:p w:rsidR="00276501" w:rsidRDefault="00276501" w:rsidP="00276501">
      <w:pPr>
        <w:spacing w:after="0"/>
        <w:jc w:val="left"/>
      </w:pPr>
    </w:p>
    <w:p w:rsidR="00F415A6" w:rsidRPr="00E21FF7" w:rsidRDefault="00094A79" w:rsidP="00094A79">
      <w:pPr>
        <w:pStyle w:val="Caption"/>
      </w:pPr>
      <w:bookmarkStart w:id="102" w:name="_Toc516752356"/>
      <w:proofErr w:type="gramStart"/>
      <w:r>
        <w:t xml:space="preserve">Appendix B </w:t>
      </w:r>
      <w:r w:rsidR="008667D6">
        <w:fldChar w:fldCharType="begin"/>
      </w:r>
      <w:r w:rsidR="008667D6">
        <w:instrText xml:space="preserve"> SEQ Appendix_B \* ARABIC </w:instrText>
      </w:r>
      <w:r w:rsidR="008667D6">
        <w:fldChar w:fldCharType="separate"/>
      </w:r>
      <w:r w:rsidR="00167CAD">
        <w:rPr>
          <w:noProof/>
        </w:rPr>
        <w:t>2</w:t>
      </w:r>
      <w:r w:rsidR="008667D6">
        <w:rPr>
          <w:noProof/>
        </w:rPr>
        <w:fldChar w:fldCharType="end"/>
      </w:r>
      <w:r w:rsidR="00F415A6" w:rsidRPr="00E21FF7">
        <w:t>.–Estimated fishery sample size (expanded CWT recoveries), harvest by gear type, escapement and total run of coho salmon returning to the Berners River, 1982–2017.</w:t>
      </w:r>
      <w:bookmarkEnd w:id="102"/>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rsidTr="00DF26B6">
        <w:trPr>
          <w:trHeight w:val="259"/>
        </w:trPr>
        <w:tc>
          <w:tcPr>
            <w:tcW w:w="467"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rsidTr="00DF26B6">
        <w:trPr>
          <w:trHeight w:val="259"/>
        </w:trPr>
        <w:tc>
          <w:tcPr>
            <w:tcW w:w="467" w:type="pct"/>
            <w:vMerge/>
            <w:tcBorders>
              <w:bottom w:val="single" w:sz="4" w:space="0" w:color="auto"/>
            </w:tcBorders>
            <w:vAlign w:val="bottom"/>
          </w:tcPr>
          <w:p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rsidR="00F415A6" w:rsidRPr="008F5618" w:rsidRDefault="00F415A6" w:rsidP="00DF26B6">
            <w:pPr>
              <w:spacing w:after="0"/>
              <w:jc w:val="center"/>
              <w:rPr>
                <w:sz w:val="20"/>
                <w:szCs w:val="20"/>
              </w:rPr>
            </w:pP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Total Return</w:t>
            </w:r>
          </w:p>
        </w:tc>
      </w:tr>
      <w:tr w:rsidR="00F415A6" w:rsidTr="00DF26B6">
        <w:trPr>
          <w:trHeight w:val="259"/>
        </w:trPr>
        <w:tc>
          <w:tcPr>
            <w:tcW w:w="467" w:type="pct"/>
            <w:tcBorders>
              <w:top w:val="single" w:sz="4" w:space="0" w:color="auto"/>
            </w:tcBorders>
            <w:vAlign w:val="bottom"/>
          </w:tcPr>
          <w:p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18,272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1978</w:t>
            </w:r>
          </w:p>
        </w:tc>
        <w:tc>
          <w:tcPr>
            <w:tcW w:w="517" w:type="pct"/>
            <w:vAlign w:val="bottom"/>
          </w:tcPr>
          <w:p w:rsidR="00F415A6" w:rsidRPr="00276439" w:rsidRDefault="00F415A6" w:rsidP="00DF26B6">
            <w:pPr>
              <w:spacing w:after="0"/>
              <w:jc w:val="right"/>
              <w:rPr>
                <w:sz w:val="20"/>
                <w:szCs w:val="20"/>
              </w:rPr>
            </w:pPr>
            <w:r w:rsidRPr="00276439">
              <w:rPr>
                <w:sz w:val="20"/>
                <w:szCs w:val="20"/>
              </w:rPr>
              <w:t>124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4,144</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11,352</w:t>
            </w:r>
          </w:p>
        </w:tc>
        <w:tc>
          <w:tcPr>
            <w:tcW w:w="618" w:type="pct"/>
            <w:vAlign w:val="bottom"/>
          </w:tcPr>
          <w:p w:rsidR="00F415A6" w:rsidRPr="00276439" w:rsidRDefault="00F415A6" w:rsidP="00DF26B6">
            <w:pPr>
              <w:spacing w:after="0"/>
              <w:jc w:val="right"/>
              <w:rPr>
                <w:sz w:val="20"/>
                <w:szCs w:val="20"/>
              </w:rPr>
            </w:pPr>
            <w:r w:rsidRPr="00276439">
              <w:rPr>
                <w:sz w:val="20"/>
                <w:szCs w:val="20"/>
              </w:rPr>
              <w:t>3,119</w:t>
            </w:r>
          </w:p>
        </w:tc>
        <w:tc>
          <w:tcPr>
            <w:tcW w:w="454" w:type="pct"/>
            <w:vAlign w:val="bottom"/>
          </w:tcPr>
          <w:p w:rsidR="00F415A6" w:rsidRPr="00276439" w:rsidRDefault="00F415A6" w:rsidP="00DF26B6">
            <w:pPr>
              <w:spacing w:after="0"/>
              <w:jc w:val="right"/>
              <w:rPr>
                <w:sz w:val="20"/>
                <w:szCs w:val="20"/>
              </w:rPr>
            </w:pPr>
            <w:r w:rsidRPr="00276439">
              <w:rPr>
                <w:sz w:val="20"/>
                <w:szCs w:val="20"/>
              </w:rPr>
              <w:t>14,471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1979</w:t>
            </w:r>
          </w:p>
        </w:tc>
        <w:tc>
          <w:tcPr>
            <w:tcW w:w="517" w:type="pct"/>
            <w:vAlign w:val="bottom"/>
          </w:tcPr>
          <w:p w:rsidR="00F415A6" w:rsidRPr="00276439" w:rsidRDefault="00F415A6" w:rsidP="00DF26B6">
            <w:pPr>
              <w:spacing w:after="0"/>
              <w:jc w:val="right"/>
              <w:rPr>
                <w:sz w:val="20"/>
                <w:szCs w:val="20"/>
              </w:rPr>
            </w:pPr>
            <w:r w:rsidRPr="00276439">
              <w:rPr>
                <w:sz w:val="20"/>
                <w:szCs w:val="20"/>
              </w:rPr>
              <w:t>84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rsidR="00F415A6" w:rsidRPr="00276439" w:rsidRDefault="00F415A6" w:rsidP="00DF26B6">
            <w:pPr>
              <w:spacing w:after="0"/>
              <w:jc w:val="right"/>
              <w:rPr>
                <w:sz w:val="20"/>
                <w:szCs w:val="20"/>
              </w:rPr>
            </w:pPr>
            <w:r w:rsidRPr="00276439">
              <w:rPr>
                <w:sz w:val="20"/>
                <w:szCs w:val="20"/>
              </w:rPr>
              <w:t>1,774</w:t>
            </w:r>
          </w:p>
        </w:tc>
        <w:tc>
          <w:tcPr>
            <w:tcW w:w="348" w:type="pct"/>
            <w:vAlign w:val="bottom"/>
          </w:tcPr>
          <w:p w:rsidR="00F415A6" w:rsidRPr="00276439" w:rsidRDefault="00F415A6" w:rsidP="00DF26B6">
            <w:pPr>
              <w:spacing w:after="0"/>
              <w:jc w:val="right"/>
              <w:rPr>
                <w:sz w:val="20"/>
                <w:szCs w:val="20"/>
              </w:rPr>
            </w:pPr>
            <w:r w:rsidRPr="00276439">
              <w:rPr>
                <w:sz w:val="20"/>
                <w:szCs w:val="20"/>
              </w:rPr>
              <w:t>95</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7,172</w:t>
            </w:r>
          </w:p>
        </w:tc>
        <w:tc>
          <w:tcPr>
            <w:tcW w:w="618" w:type="pct"/>
            <w:vAlign w:val="bottom"/>
          </w:tcPr>
          <w:p w:rsidR="00F415A6" w:rsidRPr="00276439" w:rsidRDefault="00F415A6" w:rsidP="00DF26B6">
            <w:pPr>
              <w:spacing w:after="0"/>
              <w:jc w:val="right"/>
              <w:rPr>
                <w:sz w:val="20"/>
                <w:szCs w:val="20"/>
              </w:rPr>
            </w:pPr>
            <w:r w:rsidRPr="00276439">
              <w:rPr>
                <w:sz w:val="20"/>
                <w:szCs w:val="20"/>
              </w:rPr>
              <w:t>3,460</w:t>
            </w:r>
          </w:p>
        </w:tc>
        <w:tc>
          <w:tcPr>
            <w:tcW w:w="454" w:type="pct"/>
            <w:vAlign w:val="bottom"/>
          </w:tcPr>
          <w:p w:rsidR="00F415A6" w:rsidRPr="00276439" w:rsidRDefault="00F415A6" w:rsidP="00DF26B6">
            <w:pPr>
              <w:spacing w:after="0"/>
              <w:jc w:val="right"/>
              <w:rPr>
                <w:sz w:val="20"/>
                <w:szCs w:val="20"/>
              </w:rPr>
            </w:pPr>
            <w:r w:rsidRPr="00276439">
              <w:rPr>
                <w:sz w:val="20"/>
                <w:szCs w:val="20"/>
              </w:rPr>
              <w:t>10,632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1982</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10,965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25,104</w:t>
            </w:r>
          </w:p>
        </w:tc>
        <w:tc>
          <w:tcPr>
            <w:tcW w:w="618" w:type="pct"/>
            <w:vAlign w:val="bottom"/>
          </w:tcPr>
          <w:p w:rsidR="00F415A6" w:rsidRPr="00276439" w:rsidRDefault="00F415A6" w:rsidP="00DF26B6">
            <w:pPr>
              <w:spacing w:after="0"/>
              <w:jc w:val="right"/>
              <w:rPr>
                <w:sz w:val="20"/>
                <w:szCs w:val="20"/>
              </w:rPr>
            </w:pPr>
            <w:r w:rsidRPr="00276439">
              <w:rPr>
                <w:sz w:val="20"/>
                <w:szCs w:val="20"/>
              </w:rPr>
              <w:t>7,505</w:t>
            </w:r>
          </w:p>
        </w:tc>
        <w:tc>
          <w:tcPr>
            <w:tcW w:w="454" w:type="pct"/>
            <w:vAlign w:val="bottom"/>
          </w:tcPr>
          <w:p w:rsidR="00F415A6" w:rsidRPr="00276439" w:rsidRDefault="00F415A6" w:rsidP="00DF26B6">
            <w:pPr>
              <w:spacing w:after="0"/>
              <w:jc w:val="right"/>
              <w:rPr>
                <w:sz w:val="20"/>
                <w:szCs w:val="20"/>
              </w:rPr>
            </w:pPr>
            <w:r w:rsidRPr="00276439">
              <w:rPr>
                <w:sz w:val="20"/>
                <w:szCs w:val="20"/>
              </w:rPr>
              <w:t>32,609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1983</w:t>
            </w:r>
          </w:p>
        </w:tc>
        <w:tc>
          <w:tcPr>
            <w:tcW w:w="517" w:type="pct"/>
            <w:vAlign w:val="bottom"/>
          </w:tcPr>
          <w:p w:rsidR="00F415A6" w:rsidRPr="00276439" w:rsidRDefault="00F415A6" w:rsidP="00DF26B6">
            <w:pPr>
              <w:spacing w:after="0"/>
              <w:jc w:val="right"/>
              <w:rPr>
                <w:sz w:val="20"/>
                <w:szCs w:val="20"/>
              </w:rPr>
            </w:pPr>
            <w:r w:rsidRPr="00276439">
              <w:rPr>
                <w:sz w:val="20"/>
                <w:szCs w:val="20"/>
              </w:rPr>
              <w:t>125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6,977</w:t>
            </w:r>
          </w:p>
        </w:tc>
        <w:tc>
          <w:tcPr>
            <w:tcW w:w="348" w:type="pct"/>
            <w:vAlign w:val="bottom"/>
          </w:tcPr>
          <w:p w:rsidR="00F415A6" w:rsidRPr="00276439" w:rsidRDefault="00F415A6" w:rsidP="00DF26B6">
            <w:pPr>
              <w:spacing w:after="0"/>
              <w:jc w:val="right"/>
              <w:rPr>
                <w:sz w:val="20"/>
                <w:szCs w:val="20"/>
              </w:rPr>
            </w:pPr>
            <w:r w:rsidRPr="00276439">
              <w:rPr>
                <w:sz w:val="20"/>
                <w:szCs w:val="20"/>
              </w:rPr>
              <w:t>421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24,574</w:t>
            </w:r>
          </w:p>
        </w:tc>
        <w:tc>
          <w:tcPr>
            <w:tcW w:w="618" w:type="pct"/>
            <w:vAlign w:val="bottom"/>
          </w:tcPr>
          <w:p w:rsidR="00F415A6" w:rsidRPr="00276439" w:rsidRDefault="00F415A6" w:rsidP="00DF26B6">
            <w:pPr>
              <w:spacing w:after="0"/>
              <w:jc w:val="right"/>
              <w:rPr>
                <w:sz w:val="20"/>
                <w:szCs w:val="20"/>
              </w:rPr>
            </w:pPr>
            <w:r w:rsidRPr="00276439">
              <w:rPr>
                <w:sz w:val="20"/>
                <w:szCs w:val="20"/>
              </w:rPr>
              <w:t>9,840</w:t>
            </w:r>
          </w:p>
        </w:tc>
        <w:tc>
          <w:tcPr>
            <w:tcW w:w="454" w:type="pct"/>
            <w:vAlign w:val="bottom"/>
          </w:tcPr>
          <w:p w:rsidR="00F415A6" w:rsidRPr="00276439" w:rsidRDefault="00F415A6" w:rsidP="00DF26B6">
            <w:pPr>
              <w:spacing w:after="0"/>
              <w:jc w:val="right"/>
              <w:rPr>
                <w:sz w:val="20"/>
                <w:szCs w:val="20"/>
              </w:rPr>
            </w:pPr>
            <w:r w:rsidRPr="00276439">
              <w:rPr>
                <w:sz w:val="20"/>
                <w:szCs w:val="20"/>
              </w:rPr>
              <w:t>34,414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1984</w:t>
            </w:r>
          </w:p>
        </w:tc>
        <w:tc>
          <w:tcPr>
            <w:tcW w:w="517" w:type="pct"/>
            <w:vAlign w:val="bottom"/>
          </w:tcPr>
          <w:p w:rsidR="00F415A6" w:rsidRPr="00276439" w:rsidRDefault="00F415A6" w:rsidP="00DF26B6">
            <w:pPr>
              <w:spacing w:after="0"/>
              <w:jc w:val="right"/>
              <w:rPr>
                <w:sz w:val="20"/>
                <w:szCs w:val="20"/>
              </w:rPr>
            </w:pPr>
            <w:r>
              <w:rPr>
                <w:sz w:val="20"/>
                <w:szCs w:val="20"/>
              </w:rPr>
              <w:t>-</w:t>
            </w:r>
          </w:p>
        </w:tc>
        <w:tc>
          <w:tcPr>
            <w:tcW w:w="456"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rsidR="00F415A6" w:rsidRPr="00276439" w:rsidRDefault="00F415A6" w:rsidP="00DF26B6">
            <w:pPr>
              <w:spacing w:after="0"/>
              <w:jc w:val="right"/>
              <w:rPr>
                <w:sz w:val="20"/>
                <w:szCs w:val="20"/>
              </w:rPr>
            </w:pPr>
            <w:r>
              <w:rPr>
                <w:sz w:val="20"/>
                <w:szCs w:val="20"/>
              </w:rPr>
              <w:t>-</w:t>
            </w:r>
          </w:p>
        </w:tc>
        <w:tc>
          <w:tcPr>
            <w:tcW w:w="348" w:type="pct"/>
            <w:vAlign w:val="bottom"/>
          </w:tcPr>
          <w:p w:rsidR="00F415A6" w:rsidRPr="00276439" w:rsidRDefault="00F415A6" w:rsidP="00DF26B6">
            <w:pPr>
              <w:spacing w:after="0"/>
              <w:jc w:val="right"/>
              <w:rPr>
                <w:sz w:val="20"/>
                <w:szCs w:val="20"/>
              </w:rPr>
            </w:pPr>
            <w:r>
              <w:rPr>
                <w:sz w:val="20"/>
                <w:szCs w:val="20"/>
              </w:rPr>
              <w:t>-</w:t>
            </w:r>
          </w:p>
        </w:tc>
        <w:tc>
          <w:tcPr>
            <w:tcW w:w="360" w:type="pct"/>
            <w:vAlign w:val="bottom"/>
          </w:tcPr>
          <w:p w:rsidR="00F415A6" w:rsidRPr="00276439" w:rsidRDefault="00F415A6" w:rsidP="00DF26B6">
            <w:pPr>
              <w:spacing w:after="0"/>
              <w:jc w:val="right"/>
              <w:rPr>
                <w:sz w:val="20"/>
                <w:szCs w:val="20"/>
              </w:rPr>
            </w:pPr>
            <w:r>
              <w:rPr>
                <w:sz w:val="20"/>
                <w:szCs w:val="20"/>
              </w:rPr>
              <w:t>-</w:t>
            </w:r>
          </w:p>
        </w:tc>
        <w:tc>
          <w:tcPr>
            <w:tcW w:w="513" w:type="pct"/>
            <w:vAlign w:val="bottom"/>
          </w:tcPr>
          <w:p w:rsidR="00F415A6" w:rsidRPr="00276439" w:rsidRDefault="00F415A6" w:rsidP="00DF26B6">
            <w:pPr>
              <w:spacing w:after="0"/>
              <w:jc w:val="right"/>
              <w:rPr>
                <w:sz w:val="20"/>
                <w:szCs w:val="20"/>
              </w:rPr>
            </w:pPr>
            <w:r>
              <w:rPr>
                <w:sz w:val="20"/>
                <w:szCs w:val="20"/>
              </w:rPr>
              <w:t>-</w:t>
            </w:r>
          </w:p>
        </w:tc>
        <w:tc>
          <w:tcPr>
            <w:tcW w:w="463" w:type="pct"/>
            <w:vAlign w:val="bottom"/>
          </w:tcPr>
          <w:p w:rsidR="00F415A6" w:rsidRPr="00276439" w:rsidRDefault="00F415A6" w:rsidP="00DF26B6">
            <w:pPr>
              <w:spacing w:after="0"/>
              <w:jc w:val="right"/>
              <w:rPr>
                <w:sz w:val="20"/>
                <w:szCs w:val="20"/>
              </w:rPr>
            </w:pPr>
            <w:r>
              <w:rPr>
                <w:sz w:val="20"/>
                <w:szCs w:val="20"/>
              </w:rPr>
              <w:t>-</w:t>
            </w:r>
          </w:p>
        </w:tc>
        <w:tc>
          <w:tcPr>
            <w:tcW w:w="618" w:type="pct"/>
            <w:vAlign w:val="bottom"/>
          </w:tcPr>
          <w:p w:rsidR="00F415A6" w:rsidRPr="00276439" w:rsidRDefault="00F415A6" w:rsidP="00DF26B6">
            <w:pPr>
              <w:spacing w:after="0"/>
              <w:jc w:val="right"/>
              <w:rPr>
                <w:sz w:val="20"/>
                <w:szCs w:val="20"/>
              </w:rPr>
            </w:pPr>
            <w:r w:rsidRPr="00276439">
              <w:rPr>
                <w:sz w:val="20"/>
                <w:szCs w:val="20"/>
              </w:rPr>
              <w:t>2,825</w:t>
            </w:r>
          </w:p>
        </w:tc>
        <w:tc>
          <w:tcPr>
            <w:tcW w:w="454" w:type="pct"/>
            <w:vAlign w:val="bottom"/>
          </w:tcPr>
          <w:p w:rsidR="00F415A6" w:rsidRPr="00276439" w:rsidRDefault="00F415A6" w:rsidP="00DF26B6">
            <w:pPr>
              <w:spacing w:after="0"/>
              <w:jc w:val="center"/>
              <w:rPr>
                <w:sz w:val="20"/>
                <w:szCs w:val="20"/>
              </w:rPr>
            </w:pPr>
            <w:r>
              <w:rPr>
                <w:sz w:val="20"/>
                <w:szCs w:val="20"/>
              </w:rPr>
              <w:t>-</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1985</w:t>
            </w:r>
          </w:p>
        </w:tc>
        <w:tc>
          <w:tcPr>
            <w:tcW w:w="517" w:type="pct"/>
            <w:vAlign w:val="bottom"/>
          </w:tcPr>
          <w:p w:rsidR="00F415A6" w:rsidRPr="00276439" w:rsidRDefault="00F415A6" w:rsidP="00DF26B6">
            <w:pPr>
              <w:spacing w:after="0"/>
              <w:jc w:val="right"/>
              <w:rPr>
                <w:sz w:val="20"/>
                <w:szCs w:val="20"/>
              </w:rPr>
            </w:pPr>
            <w:r w:rsidRPr="00276439">
              <w:rPr>
                <w:sz w:val="20"/>
                <w:szCs w:val="20"/>
              </w:rPr>
              <w:t>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rsidR="00F415A6" w:rsidRPr="00276439" w:rsidRDefault="00F415A6" w:rsidP="00DF26B6">
            <w:pPr>
              <w:spacing w:after="0"/>
              <w:jc w:val="right"/>
              <w:rPr>
                <w:sz w:val="20"/>
                <w:szCs w:val="20"/>
              </w:rPr>
            </w:pPr>
            <w:r w:rsidRPr="00276439">
              <w:rPr>
                <w:sz w:val="20"/>
                <w:szCs w:val="20"/>
              </w:rPr>
              <w:t>7,016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18,167</w:t>
            </w:r>
          </w:p>
        </w:tc>
        <w:tc>
          <w:tcPr>
            <w:tcW w:w="618" w:type="pct"/>
            <w:vAlign w:val="bottom"/>
          </w:tcPr>
          <w:p w:rsidR="00F415A6" w:rsidRPr="00276439" w:rsidRDefault="00F415A6" w:rsidP="00DF26B6">
            <w:pPr>
              <w:spacing w:after="0"/>
              <w:jc w:val="right"/>
              <w:rPr>
                <w:sz w:val="20"/>
                <w:szCs w:val="20"/>
              </w:rPr>
            </w:pPr>
            <w:r w:rsidRPr="00276439">
              <w:rPr>
                <w:sz w:val="20"/>
                <w:szCs w:val="20"/>
              </w:rPr>
              <w:t>6,169</w:t>
            </w:r>
          </w:p>
        </w:tc>
        <w:tc>
          <w:tcPr>
            <w:tcW w:w="454" w:type="pct"/>
            <w:vAlign w:val="bottom"/>
          </w:tcPr>
          <w:p w:rsidR="00F415A6" w:rsidRPr="00276439" w:rsidRDefault="00F415A6" w:rsidP="00DF26B6">
            <w:pPr>
              <w:spacing w:after="0"/>
              <w:jc w:val="right"/>
              <w:rPr>
                <w:sz w:val="20"/>
                <w:szCs w:val="20"/>
              </w:rPr>
            </w:pPr>
            <w:r w:rsidRPr="00276439">
              <w:rPr>
                <w:sz w:val="20"/>
                <w:szCs w:val="20"/>
              </w:rPr>
              <w:t>24,336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1986</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8,804</w:t>
            </w:r>
          </w:p>
        </w:tc>
        <w:tc>
          <w:tcPr>
            <w:tcW w:w="348" w:type="pct"/>
            <w:vAlign w:val="bottom"/>
          </w:tcPr>
          <w:p w:rsidR="00F415A6" w:rsidRPr="00276439" w:rsidRDefault="00F415A6" w:rsidP="00DF26B6">
            <w:pPr>
              <w:spacing w:after="0"/>
              <w:jc w:val="right"/>
              <w:rPr>
                <w:sz w:val="20"/>
                <w:szCs w:val="20"/>
              </w:rPr>
            </w:pPr>
            <w:r w:rsidRPr="00276439">
              <w:rPr>
                <w:sz w:val="20"/>
                <w:szCs w:val="20"/>
              </w:rPr>
              <w:t>566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22,935</w:t>
            </w:r>
          </w:p>
        </w:tc>
        <w:tc>
          <w:tcPr>
            <w:tcW w:w="618" w:type="pct"/>
            <w:vAlign w:val="bottom"/>
          </w:tcPr>
          <w:p w:rsidR="00F415A6" w:rsidRPr="00276439" w:rsidRDefault="00F415A6" w:rsidP="00DF26B6">
            <w:pPr>
              <w:spacing w:after="0"/>
              <w:jc w:val="right"/>
              <w:rPr>
                <w:sz w:val="20"/>
                <w:szCs w:val="20"/>
              </w:rPr>
            </w:pPr>
            <w:r w:rsidRPr="00276439">
              <w:rPr>
                <w:sz w:val="20"/>
                <w:szCs w:val="20"/>
              </w:rPr>
              <w:t>1,752</w:t>
            </w:r>
          </w:p>
        </w:tc>
        <w:tc>
          <w:tcPr>
            <w:tcW w:w="454" w:type="pct"/>
            <w:vAlign w:val="bottom"/>
          </w:tcPr>
          <w:p w:rsidR="00F415A6" w:rsidRPr="00276439" w:rsidRDefault="00F415A6" w:rsidP="00DF26B6">
            <w:pPr>
              <w:spacing w:after="0"/>
              <w:jc w:val="right"/>
              <w:rPr>
                <w:sz w:val="20"/>
                <w:szCs w:val="20"/>
              </w:rPr>
            </w:pPr>
            <w:r w:rsidRPr="00276439">
              <w:rPr>
                <w:sz w:val="20"/>
                <w:szCs w:val="20"/>
              </w:rPr>
              <w:t>24,687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1987</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3,317</w:t>
            </w:r>
          </w:p>
        </w:tc>
        <w:tc>
          <w:tcPr>
            <w:tcW w:w="348" w:type="pct"/>
            <w:vAlign w:val="bottom"/>
          </w:tcPr>
          <w:p w:rsidR="00F415A6" w:rsidRPr="00276439" w:rsidRDefault="00F415A6" w:rsidP="00DF26B6">
            <w:pPr>
              <w:spacing w:after="0"/>
              <w:jc w:val="right"/>
              <w:rPr>
                <w:sz w:val="20"/>
                <w:szCs w:val="20"/>
              </w:rPr>
            </w:pPr>
            <w:r w:rsidRPr="00276439">
              <w:rPr>
                <w:sz w:val="20"/>
                <w:szCs w:val="20"/>
              </w:rPr>
              <w:t>166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10,694</w:t>
            </w:r>
          </w:p>
        </w:tc>
        <w:tc>
          <w:tcPr>
            <w:tcW w:w="618" w:type="pct"/>
            <w:vAlign w:val="bottom"/>
          </w:tcPr>
          <w:p w:rsidR="00F415A6" w:rsidRPr="00276439" w:rsidRDefault="00F415A6" w:rsidP="00DF26B6">
            <w:pPr>
              <w:spacing w:after="0"/>
              <w:jc w:val="right"/>
              <w:rPr>
                <w:sz w:val="20"/>
                <w:szCs w:val="20"/>
              </w:rPr>
            </w:pPr>
            <w:r w:rsidRPr="00276439">
              <w:rPr>
                <w:sz w:val="20"/>
                <w:szCs w:val="20"/>
              </w:rPr>
              <w:t>3,260</w:t>
            </w:r>
          </w:p>
        </w:tc>
        <w:tc>
          <w:tcPr>
            <w:tcW w:w="454" w:type="pct"/>
            <w:vAlign w:val="bottom"/>
          </w:tcPr>
          <w:p w:rsidR="00F415A6" w:rsidRPr="00276439" w:rsidRDefault="00F415A6" w:rsidP="00DF26B6">
            <w:pPr>
              <w:spacing w:after="0"/>
              <w:jc w:val="right"/>
              <w:rPr>
                <w:sz w:val="20"/>
                <w:szCs w:val="20"/>
              </w:rPr>
            </w:pPr>
            <w:r w:rsidRPr="00276439">
              <w:rPr>
                <w:sz w:val="20"/>
                <w:szCs w:val="20"/>
              </w:rPr>
              <w:t>13,954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1988</w:t>
            </w:r>
          </w:p>
        </w:tc>
        <w:tc>
          <w:tcPr>
            <w:tcW w:w="517" w:type="pct"/>
            <w:vAlign w:val="bottom"/>
          </w:tcPr>
          <w:p w:rsidR="00F415A6" w:rsidRPr="00276439" w:rsidRDefault="00F415A6" w:rsidP="00DF26B6">
            <w:pPr>
              <w:spacing w:after="0"/>
              <w:jc w:val="right"/>
              <w:rPr>
                <w:sz w:val="20"/>
                <w:szCs w:val="20"/>
              </w:rPr>
            </w:pPr>
            <w:r w:rsidRPr="00276439">
              <w:rPr>
                <w:sz w:val="20"/>
                <w:szCs w:val="20"/>
              </w:rPr>
              <w:t>102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rsidR="00F415A6" w:rsidRPr="00276439" w:rsidRDefault="00F415A6" w:rsidP="00DF26B6">
            <w:pPr>
              <w:spacing w:after="0"/>
              <w:jc w:val="right"/>
              <w:rPr>
                <w:sz w:val="20"/>
                <w:szCs w:val="20"/>
              </w:rPr>
            </w:pPr>
            <w:r w:rsidRPr="00276439">
              <w:rPr>
                <w:sz w:val="20"/>
                <w:szCs w:val="20"/>
              </w:rPr>
              <w:t>6,196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12,424</w:t>
            </w:r>
          </w:p>
        </w:tc>
        <w:tc>
          <w:tcPr>
            <w:tcW w:w="618" w:type="pct"/>
            <w:vAlign w:val="bottom"/>
          </w:tcPr>
          <w:p w:rsidR="00F415A6" w:rsidRPr="00276439" w:rsidRDefault="00F415A6" w:rsidP="00DF26B6">
            <w:pPr>
              <w:spacing w:after="0"/>
              <w:jc w:val="right"/>
              <w:rPr>
                <w:sz w:val="20"/>
                <w:szCs w:val="20"/>
              </w:rPr>
            </w:pPr>
            <w:r w:rsidRPr="00276439">
              <w:rPr>
                <w:sz w:val="20"/>
                <w:szCs w:val="20"/>
              </w:rPr>
              <w:t>2,724</w:t>
            </w:r>
          </w:p>
        </w:tc>
        <w:tc>
          <w:tcPr>
            <w:tcW w:w="454" w:type="pct"/>
            <w:vAlign w:val="bottom"/>
          </w:tcPr>
          <w:p w:rsidR="00F415A6" w:rsidRPr="00276439" w:rsidRDefault="00F415A6" w:rsidP="00DF26B6">
            <w:pPr>
              <w:spacing w:after="0"/>
              <w:jc w:val="right"/>
              <w:rPr>
                <w:sz w:val="20"/>
                <w:szCs w:val="20"/>
              </w:rPr>
            </w:pPr>
            <w:r w:rsidRPr="00276439">
              <w:rPr>
                <w:sz w:val="20"/>
                <w:szCs w:val="20"/>
              </w:rPr>
              <w:t>15,148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1989</w:t>
            </w:r>
          </w:p>
        </w:tc>
        <w:tc>
          <w:tcPr>
            <w:tcW w:w="517" w:type="pct"/>
            <w:vAlign w:val="bottom"/>
          </w:tcPr>
          <w:p w:rsidR="00F415A6" w:rsidRPr="00276439" w:rsidRDefault="00F415A6" w:rsidP="00DF26B6">
            <w:pPr>
              <w:spacing w:after="0"/>
              <w:jc w:val="right"/>
              <w:rPr>
                <w:sz w:val="20"/>
                <w:szCs w:val="20"/>
              </w:rPr>
            </w:pPr>
            <w:r w:rsidRPr="00276439">
              <w:rPr>
                <w:sz w:val="20"/>
                <w:szCs w:val="20"/>
              </w:rPr>
              <w:t>58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1,665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12,247</w:t>
            </w:r>
          </w:p>
        </w:tc>
        <w:tc>
          <w:tcPr>
            <w:tcW w:w="618" w:type="pct"/>
            <w:vAlign w:val="bottom"/>
          </w:tcPr>
          <w:p w:rsidR="00F415A6" w:rsidRPr="00276439" w:rsidRDefault="00F415A6" w:rsidP="00DF26B6">
            <w:pPr>
              <w:spacing w:after="0"/>
              <w:jc w:val="right"/>
              <w:rPr>
                <w:sz w:val="20"/>
                <w:szCs w:val="20"/>
              </w:rPr>
            </w:pPr>
            <w:r w:rsidRPr="00276439">
              <w:rPr>
                <w:sz w:val="20"/>
                <w:szCs w:val="20"/>
              </w:rPr>
              <w:t>7,509</w:t>
            </w:r>
          </w:p>
        </w:tc>
        <w:tc>
          <w:tcPr>
            <w:tcW w:w="454" w:type="pct"/>
            <w:vAlign w:val="bottom"/>
          </w:tcPr>
          <w:p w:rsidR="00F415A6" w:rsidRPr="00276439" w:rsidRDefault="00F415A6" w:rsidP="00DF26B6">
            <w:pPr>
              <w:spacing w:after="0"/>
              <w:jc w:val="right"/>
              <w:rPr>
                <w:sz w:val="20"/>
                <w:szCs w:val="20"/>
              </w:rPr>
            </w:pPr>
            <w:r w:rsidRPr="00276439">
              <w:rPr>
                <w:sz w:val="20"/>
                <w:szCs w:val="20"/>
              </w:rPr>
              <w:t>19,756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1990</w:t>
            </w:r>
          </w:p>
        </w:tc>
        <w:tc>
          <w:tcPr>
            <w:tcW w:w="517" w:type="pct"/>
            <w:vAlign w:val="bottom"/>
          </w:tcPr>
          <w:p w:rsidR="00F415A6" w:rsidRPr="00276439" w:rsidRDefault="00F415A6" w:rsidP="00DF26B6">
            <w:pPr>
              <w:spacing w:after="0"/>
              <w:jc w:val="right"/>
              <w:rPr>
                <w:sz w:val="20"/>
                <w:szCs w:val="20"/>
              </w:rPr>
            </w:pPr>
            <w:r w:rsidRPr="00276439">
              <w:rPr>
                <w:sz w:val="20"/>
                <w:szCs w:val="20"/>
              </w:rPr>
              <w:t>471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rsidR="00F415A6" w:rsidRPr="00276439" w:rsidRDefault="00F415A6" w:rsidP="00DF26B6">
            <w:pPr>
              <w:spacing w:after="0"/>
              <w:jc w:val="right"/>
              <w:rPr>
                <w:sz w:val="20"/>
                <w:szCs w:val="20"/>
              </w:rPr>
            </w:pPr>
            <w:r w:rsidRPr="00276439">
              <w:rPr>
                <w:sz w:val="20"/>
                <w:szCs w:val="20"/>
              </w:rPr>
              <w:t>7,351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22,911</w:t>
            </w:r>
          </w:p>
        </w:tc>
        <w:tc>
          <w:tcPr>
            <w:tcW w:w="618" w:type="pct"/>
            <w:vAlign w:val="bottom"/>
          </w:tcPr>
          <w:p w:rsidR="00F415A6" w:rsidRPr="00276439" w:rsidRDefault="00F415A6" w:rsidP="00DF26B6">
            <w:pPr>
              <w:spacing w:after="0"/>
              <w:jc w:val="right"/>
              <w:rPr>
                <w:sz w:val="20"/>
                <w:szCs w:val="20"/>
              </w:rPr>
            </w:pPr>
            <w:r w:rsidRPr="00276439">
              <w:rPr>
                <w:sz w:val="20"/>
                <w:szCs w:val="20"/>
              </w:rPr>
              <w:t>11,050</w:t>
            </w:r>
          </w:p>
        </w:tc>
        <w:tc>
          <w:tcPr>
            <w:tcW w:w="454" w:type="pct"/>
            <w:vAlign w:val="bottom"/>
          </w:tcPr>
          <w:p w:rsidR="00F415A6" w:rsidRPr="00276439" w:rsidRDefault="00F415A6" w:rsidP="00DF26B6">
            <w:pPr>
              <w:spacing w:after="0"/>
              <w:jc w:val="right"/>
              <w:rPr>
                <w:sz w:val="20"/>
                <w:szCs w:val="20"/>
              </w:rPr>
            </w:pPr>
            <w:r w:rsidRPr="00276439">
              <w:rPr>
                <w:sz w:val="20"/>
                <w:szCs w:val="20"/>
              </w:rPr>
              <w:t>33,961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1991</w:t>
            </w:r>
          </w:p>
        </w:tc>
        <w:tc>
          <w:tcPr>
            <w:tcW w:w="517" w:type="pct"/>
            <w:vAlign w:val="bottom"/>
          </w:tcPr>
          <w:p w:rsidR="00F415A6" w:rsidRPr="00276439" w:rsidRDefault="00F415A6" w:rsidP="00DF26B6">
            <w:pPr>
              <w:spacing w:after="0"/>
              <w:jc w:val="right"/>
              <w:rPr>
                <w:sz w:val="20"/>
                <w:szCs w:val="20"/>
              </w:rPr>
            </w:pPr>
            <w:r w:rsidRPr="00276439">
              <w:rPr>
                <w:sz w:val="20"/>
                <w:szCs w:val="20"/>
              </w:rPr>
              <w:t>1,025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rsidR="00F415A6" w:rsidRPr="00276439" w:rsidRDefault="00F415A6" w:rsidP="00DF26B6">
            <w:pPr>
              <w:spacing w:after="0"/>
              <w:jc w:val="right"/>
              <w:rPr>
                <w:sz w:val="20"/>
                <w:szCs w:val="20"/>
              </w:rPr>
            </w:pPr>
            <w:r w:rsidRPr="00276439">
              <w:rPr>
                <w:sz w:val="20"/>
                <w:szCs w:val="20"/>
              </w:rPr>
              <w:t>16,640</w:t>
            </w:r>
          </w:p>
        </w:tc>
        <w:tc>
          <w:tcPr>
            <w:tcW w:w="348" w:type="pct"/>
            <w:vAlign w:val="bottom"/>
          </w:tcPr>
          <w:p w:rsidR="00F415A6" w:rsidRPr="00276439" w:rsidRDefault="00F415A6" w:rsidP="00DF26B6">
            <w:pPr>
              <w:spacing w:after="0"/>
              <w:jc w:val="right"/>
              <w:rPr>
                <w:sz w:val="20"/>
                <w:szCs w:val="20"/>
              </w:rPr>
            </w:pPr>
            <w:r w:rsidRPr="00276439">
              <w:rPr>
                <w:sz w:val="20"/>
                <w:szCs w:val="20"/>
              </w:rPr>
              <w:t>84</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23,457</w:t>
            </w:r>
          </w:p>
        </w:tc>
        <w:tc>
          <w:tcPr>
            <w:tcW w:w="618" w:type="pct"/>
            <w:vAlign w:val="bottom"/>
          </w:tcPr>
          <w:p w:rsidR="00F415A6" w:rsidRPr="00276439" w:rsidRDefault="00F415A6" w:rsidP="00DF26B6">
            <w:pPr>
              <w:spacing w:after="0"/>
              <w:jc w:val="right"/>
              <w:rPr>
                <w:sz w:val="20"/>
                <w:szCs w:val="20"/>
              </w:rPr>
            </w:pPr>
            <w:r w:rsidRPr="00276439">
              <w:rPr>
                <w:sz w:val="20"/>
                <w:szCs w:val="20"/>
              </w:rPr>
              <w:t>11,530</w:t>
            </w:r>
          </w:p>
        </w:tc>
        <w:tc>
          <w:tcPr>
            <w:tcW w:w="454" w:type="pct"/>
            <w:vAlign w:val="bottom"/>
          </w:tcPr>
          <w:p w:rsidR="00F415A6" w:rsidRPr="00276439" w:rsidRDefault="00F415A6" w:rsidP="00DF26B6">
            <w:pPr>
              <w:spacing w:after="0"/>
              <w:jc w:val="right"/>
              <w:rPr>
                <w:sz w:val="20"/>
                <w:szCs w:val="20"/>
              </w:rPr>
            </w:pPr>
            <w:r w:rsidRPr="00276439">
              <w:rPr>
                <w:sz w:val="20"/>
                <w:szCs w:val="20"/>
              </w:rPr>
              <w:t>34,987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1992</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rsidR="00F415A6" w:rsidRPr="00276439" w:rsidRDefault="00F415A6" w:rsidP="00DF26B6">
            <w:pPr>
              <w:spacing w:after="0"/>
              <w:jc w:val="right"/>
              <w:rPr>
                <w:sz w:val="20"/>
                <w:szCs w:val="20"/>
              </w:rPr>
            </w:pPr>
            <w:r w:rsidRPr="00276439">
              <w:rPr>
                <w:sz w:val="20"/>
                <w:szCs w:val="20"/>
              </w:rPr>
              <w:t>14,679</w:t>
            </w:r>
          </w:p>
        </w:tc>
        <w:tc>
          <w:tcPr>
            <w:tcW w:w="348" w:type="pct"/>
            <w:vAlign w:val="bottom"/>
          </w:tcPr>
          <w:p w:rsidR="00F415A6" w:rsidRPr="00276439" w:rsidRDefault="00F415A6" w:rsidP="00DF26B6">
            <w:pPr>
              <w:spacing w:after="0"/>
              <w:jc w:val="right"/>
              <w:rPr>
                <w:sz w:val="20"/>
                <w:szCs w:val="20"/>
              </w:rPr>
            </w:pPr>
            <w:r w:rsidRPr="00276439">
              <w:rPr>
                <w:sz w:val="20"/>
                <w:szCs w:val="20"/>
              </w:rPr>
              <w:t>189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30,695</w:t>
            </w:r>
          </w:p>
        </w:tc>
        <w:tc>
          <w:tcPr>
            <w:tcW w:w="618" w:type="pct"/>
            <w:vAlign w:val="bottom"/>
          </w:tcPr>
          <w:p w:rsidR="00F415A6" w:rsidRPr="00276439" w:rsidRDefault="00F415A6" w:rsidP="00DF26B6">
            <w:pPr>
              <w:spacing w:after="0"/>
              <w:jc w:val="right"/>
              <w:rPr>
                <w:sz w:val="20"/>
                <w:szCs w:val="20"/>
              </w:rPr>
            </w:pPr>
            <w:r w:rsidRPr="00276439">
              <w:rPr>
                <w:sz w:val="20"/>
                <w:szCs w:val="20"/>
              </w:rPr>
              <w:t>15,300</w:t>
            </w:r>
          </w:p>
        </w:tc>
        <w:tc>
          <w:tcPr>
            <w:tcW w:w="454" w:type="pct"/>
            <w:vAlign w:val="bottom"/>
          </w:tcPr>
          <w:p w:rsidR="00F415A6" w:rsidRPr="00276439" w:rsidRDefault="00F415A6" w:rsidP="00DF26B6">
            <w:pPr>
              <w:spacing w:after="0"/>
              <w:jc w:val="right"/>
              <w:rPr>
                <w:sz w:val="20"/>
                <w:szCs w:val="20"/>
              </w:rPr>
            </w:pPr>
            <w:r w:rsidRPr="00276439">
              <w:rPr>
                <w:sz w:val="20"/>
                <w:szCs w:val="20"/>
              </w:rPr>
              <w:t>45,995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1993</w:t>
            </w:r>
          </w:p>
        </w:tc>
        <w:tc>
          <w:tcPr>
            <w:tcW w:w="517" w:type="pct"/>
            <w:vAlign w:val="bottom"/>
          </w:tcPr>
          <w:p w:rsidR="00F415A6" w:rsidRPr="00276439" w:rsidRDefault="00F415A6" w:rsidP="00DF26B6">
            <w:pPr>
              <w:spacing w:after="0"/>
              <w:jc w:val="right"/>
              <w:rPr>
                <w:sz w:val="20"/>
                <w:szCs w:val="20"/>
              </w:rPr>
            </w:pPr>
            <w:r w:rsidRPr="00276439">
              <w:rPr>
                <w:sz w:val="20"/>
                <w:szCs w:val="20"/>
              </w:rPr>
              <w:t>1,498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rsidR="00F415A6" w:rsidRPr="00276439" w:rsidRDefault="00F415A6" w:rsidP="00DF26B6">
            <w:pPr>
              <w:spacing w:after="0"/>
              <w:jc w:val="right"/>
              <w:rPr>
                <w:sz w:val="20"/>
                <w:szCs w:val="20"/>
              </w:rPr>
            </w:pPr>
            <w:r w:rsidRPr="00276439">
              <w:rPr>
                <w:sz w:val="20"/>
                <w:szCs w:val="20"/>
              </w:rPr>
              <w:t>14,282</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33,936</w:t>
            </w:r>
          </w:p>
        </w:tc>
        <w:tc>
          <w:tcPr>
            <w:tcW w:w="618" w:type="pct"/>
            <w:vAlign w:val="bottom"/>
          </w:tcPr>
          <w:p w:rsidR="00F415A6" w:rsidRPr="00276439" w:rsidRDefault="00F415A6" w:rsidP="00DF26B6">
            <w:pPr>
              <w:spacing w:after="0"/>
              <w:jc w:val="right"/>
              <w:rPr>
                <w:sz w:val="20"/>
                <w:szCs w:val="20"/>
              </w:rPr>
            </w:pPr>
            <w:r w:rsidRPr="00276439">
              <w:rPr>
                <w:sz w:val="20"/>
                <w:szCs w:val="20"/>
              </w:rPr>
              <w:t>15,670</w:t>
            </w:r>
          </w:p>
        </w:tc>
        <w:tc>
          <w:tcPr>
            <w:tcW w:w="454" w:type="pct"/>
            <w:vAlign w:val="bottom"/>
          </w:tcPr>
          <w:p w:rsidR="00F415A6" w:rsidRPr="00276439" w:rsidRDefault="00F415A6" w:rsidP="00DF26B6">
            <w:pPr>
              <w:spacing w:after="0"/>
              <w:jc w:val="right"/>
              <w:rPr>
                <w:sz w:val="20"/>
                <w:szCs w:val="20"/>
              </w:rPr>
            </w:pPr>
            <w:r w:rsidRPr="00276439">
              <w:rPr>
                <w:sz w:val="20"/>
                <w:szCs w:val="20"/>
              </w:rPr>
              <w:t>49,606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1994</w:t>
            </w:r>
          </w:p>
        </w:tc>
        <w:tc>
          <w:tcPr>
            <w:tcW w:w="517" w:type="pct"/>
            <w:vAlign w:val="bottom"/>
          </w:tcPr>
          <w:p w:rsidR="00F415A6" w:rsidRPr="00276439" w:rsidRDefault="00F415A6" w:rsidP="00DF26B6">
            <w:pPr>
              <w:spacing w:after="0"/>
              <w:jc w:val="right"/>
              <w:rPr>
                <w:sz w:val="20"/>
                <w:szCs w:val="20"/>
              </w:rPr>
            </w:pPr>
            <w:r w:rsidRPr="00276439">
              <w:rPr>
                <w:sz w:val="20"/>
                <w:szCs w:val="20"/>
              </w:rPr>
              <w:t>2,644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rsidR="00F415A6" w:rsidRPr="00276439" w:rsidRDefault="00F415A6" w:rsidP="00DF26B6">
            <w:pPr>
              <w:spacing w:after="0"/>
              <w:jc w:val="right"/>
              <w:rPr>
                <w:sz w:val="20"/>
                <w:szCs w:val="20"/>
              </w:rPr>
            </w:pPr>
            <w:r w:rsidRPr="00276439">
              <w:rPr>
                <w:sz w:val="20"/>
                <w:szCs w:val="20"/>
              </w:rPr>
              <w:t>27,909</w:t>
            </w:r>
          </w:p>
        </w:tc>
        <w:tc>
          <w:tcPr>
            <w:tcW w:w="348" w:type="pct"/>
            <w:vAlign w:val="bottom"/>
          </w:tcPr>
          <w:p w:rsidR="00F415A6" w:rsidRPr="00276439" w:rsidRDefault="00F415A6" w:rsidP="00DF26B6">
            <w:pPr>
              <w:spacing w:after="0"/>
              <w:jc w:val="right"/>
              <w:rPr>
                <w:sz w:val="20"/>
                <w:szCs w:val="20"/>
              </w:rPr>
            </w:pPr>
            <w:r w:rsidRPr="00276439">
              <w:rPr>
                <w:sz w:val="20"/>
                <w:szCs w:val="20"/>
              </w:rPr>
              <w:t>810</w:t>
            </w:r>
          </w:p>
        </w:tc>
        <w:tc>
          <w:tcPr>
            <w:tcW w:w="360" w:type="pct"/>
            <w:vAlign w:val="bottom"/>
          </w:tcPr>
          <w:p w:rsidR="00F415A6" w:rsidRPr="00276439" w:rsidRDefault="00F415A6" w:rsidP="00DF26B6">
            <w:pPr>
              <w:spacing w:after="0"/>
              <w:jc w:val="right"/>
              <w:rPr>
                <w:sz w:val="20"/>
                <w:szCs w:val="20"/>
              </w:rPr>
            </w:pPr>
            <w:r w:rsidRPr="00276439">
              <w:rPr>
                <w:sz w:val="20"/>
                <w:szCs w:val="20"/>
              </w:rPr>
              <w:t>10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57,449</w:t>
            </w:r>
          </w:p>
        </w:tc>
        <w:tc>
          <w:tcPr>
            <w:tcW w:w="618" w:type="pct"/>
            <w:vAlign w:val="bottom"/>
          </w:tcPr>
          <w:p w:rsidR="00F415A6" w:rsidRPr="00276439" w:rsidRDefault="00F415A6" w:rsidP="00DF26B6">
            <w:pPr>
              <w:spacing w:after="0"/>
              <w:jc w:val="right"/>
              <w:rPr>
                <w:sz w:val="20"/>
                <w:szCs w:val="20"/>
              </w:rPr>
            </w:pPr>
            <w:r w:rsidRPr="00276439">
              <w:rPr>
                <w:sz w:val="20"/>
                <w:szCs w:val="20"/>
              </w:rPr>
              <w:t>15,920</w:t>
            </w:r>
          </w:p>
        </w:tc>
        <w:tc>
          <w:tcPr>
            <w:tcW w:w="454" w:type="pct"/>
            <w:vAlign w:val="bottom"/>
          </w:tcPr>
          <w:p w:rsidR="00F415A6" w:rsidRPr="00276439" w:rsidRDefault="00F415A6" w:rsidP="00DF26B6">
            <w:pPr>
              <w:spacing w:after="0"/>
              <w:jc w:val="right"/>
              <w:rPr>
                <w:sz w:val="20"/>
                <w:szCs w:val="20"/>
              </w:rPr>
            </w:pPr>
            <w:r w:rsidRPr="00276439">
              <w:rPr>
                <w:sz w:val="20"/>
                <w:szCs w:val="20"/>
              </w:rPr>
              <w:t>73,369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1995</w:t>
            </w:r>
          </w:p>
        </w:tc>
        <w:tc>
          <w:tcPr>
            <w:tcW w:w="517" w:type="pct"/>
            <w:vAlign w:val="bottom"/>
          </w:tcPr>
          <w:p w:rsidR="00F415A6" w:rsidRPr="00276439" w:rsidRDefault="00F415A6" w:rsidP="00DF26B6">
            <w:pPr>
              <w:spacing w:after="0"/>
              <w:jc w:val="right"/>
              <w:rPr>
                <w:sz w:val="20"/>
                <w:szCs w:val="20"/>
              </w:rPr>
            </w:pPr>
            <w:r w:rsidRPr="00276439">
              <w:rPr>
                <w:sz w:val="20"/>
                <w:szCs w:val="20"/>
              </w:rPr>
              <w:t>1,383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rsidR="00F415A6" w:rsidRPr="00276439" w:rsidRDefault="00F415A6" w:rsidP="00DF26B6">
            <w:pPr>
              <w:spacing w:after="0"/>
              <w:jc w:val="right"/>
              <w:rPr>
                <w:sz w:val="20"/>
                <w:szCs w:val="20"/>
              </w:rPr>
            </w:pPr>
            <w:r w:rsidRPr="00276439">
              <w:rPr>
                <w:sz w:val="20"/>
                <w:szCs w:val="20"/>
              </w:rPr>
              <w:t>14,869</w:t>
            </w:r>
          </w:p>
        </w:tc>
        <w:tc>
          <w:tcPr>
            <w:tcW w:w="348" w:type="pct"/>
            <w:vAlign w:val="bottom"/>
          </w:tcPr>
          <w:p w:rsidR="00F415A6" w:rsidRPr="00276439" w:rsidRDefault="00F415A6" w:rsidP="00DF26B6">
            <w:pPr>
              <w:spacing w:after="0"/>
              <w:jc w:val="right"/>
              <w:rPr>
                <w:sz w:val="20"/>
                <w:szCs w:val="20"/>
              </w:rPr>
            </w:pPr>
            <w:r w:rsidRPr="00276439">
              <w:rPr>
                <w:sz w:val="20"/>
                <w:szCs w:val="20"/>
              </w:rPr>
              <w:t>210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23,870</w:t>
            </w:r>
          </w:p>
        </w:tc>
        <w:tc>
          <w:tcPr>
            <w:tcW w:w="618" w:type="pct"/>
            <w:vAlign w:val="bottom"/>
          </w:tcPr>
          <w:p w:rsidR="00F415A6" w:rsidRPr="00276439" w:rsidRDefault="00F415A6" w:rsidP="00DF26B6">
            <w:pPr>
              <w:spacing w:after="0"/>
              <w:jc w:val="right"/>
              <w:rPr>
                <w:sz w:val="20"/>
                <w:szCs w:val="20"/>
              </w:rPr>
            </w:pPr>
            <w:r w:rsidRPr="00276439">
              <w:rPr>
                <w:sz w:val="20"/>
                <w:szCs w:val="20"/>
              </w:rPr>
              <w:t>4,945</w:t>
            </w:r>
          </w:p>
        </w:tc>
        <w:tc>
          <w:tcPr>
            <w:tcW w:w="454" w:type="pct"/>
            <w:vAlign w:val="bottom"/>
          </w:tcPr>
          <w:p w:rsidR="00F415A6" w:rsidRPr="00276439" w:rsidRDefault="00F415A6" w:rsidP="00DF26B6">
            <w:pPr>
              <w:spacing w:after="0"/>
              <w:jc w:val="right"/>
              <w:rPr>
                <w:sz w:val="20"/>
                <w:szCs w:val="20"/>
              </w:rPr>
            </w:pPr>
            <w:r w:rsidRPr="00276439">
              <w:rPr>
                <w:sz w:val="20"/>
                <w:szCs w:val="20"/>
              </w:rPr>
              <w:t>28,815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1996</w:t>
            </w:r>
          </w:p>
        </w:tc>
        <w:tc>
          <w:tcPr>
            <w:tcW w:w="517" w:type="pct"/>
            <w:vAlign w:val="bottom"/>
          </w:tcPr>
          <w:p w:rsidR="00F415A6" w:rsidRPr="00276439" w:rsidRDefault="00F415A6" w:rsidP="00DF26B6">
            <w:pPr>
              <w:spacing w:after="0"/>
              <w:jc w:val="right"/>
              <w:rPr>
                <w:sz w:val="20"/>
                <w:szCs w:val="20"/>
              </w:rPr>
            </w:pPr>
            <w:r w:rsidRPr="00276439">
              <w:rPr>
                <w:sz w:val="20"/>
                <w:szCs w:val="20"/>
              </w:rPr>
              <w:t>601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rsidR="00F415A6" w:rsidRPr="00276439" w:rsidRDefault="00F415A6" w:rsidP="00DF26B6">
            <w:pPr>
              <w:spacing w:after="0"/>
              <w:jc w:val="right"/>
              <w:rPr>
                <w:sz w:val="20"/>
                <w:szCs w:val="20"/>
              </w:rPr>
            </w:pPr>
            <w:r w:rsidRPr="00276439">
              <w:rPr>
                <w:sz w:val="20"/>
                <w:szCs w:val="20"/>
              </w:rPr>
              <w:t>6,434</w:t>
            </w:r>
          </w:p>
        </w:tc>
        <w:tc>
          <w:tcPr>
            <w:tcW w:w="348" w:type="pct"/>
            <w:vAlign w:val="bottom"/>
          </w:tcPr>
          <w:p w:rsidR="00F415A6" w:rsidRPr="00276439" w:rsidRDefault="00F415A6" w:rsidP="00DF26B6">
            <w:pPr>
              <w:spacing w:after="0"/>
              <w:jc w:val="right"/>
              <w:rPr>
                <w:sz w:val="20"/>
                <w:szCs w:val="20"/>
              </w:rPr>
            </w:pPr>
            <w:r w:rsidRPr="00276439">
              <w:rPr>
                <w:sz w:val="20"/>
                <w:szCs w:val="20"/>
              </w:rPr>
              <w:t>406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17,604</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23,654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1997</w:t>
            </w:r>
          </w:p>
        </w:tc>
        <w:tc>
          <w:tcPr>
            <w:tcW w:w="517" w:type="pct"/>
            <w:vAlign w:val="bottom"/>
          </w:tcPr>
          <w:p w:rsidR="00F415A6" w:rsidRPr="00276439" w:rsidRDefault="00F415A6" w:rsidP="00DF26B6">
            <w:pPr>
              <w:spacing w:after="0"/>
              <w:jc w:val="right"/>
              <w:rPr>
                <w:sz w:val="20"/>
                <w:szCs w:val="20"/>
              </w:rPr>
            </w:pPr>
            <w:r w:rsidRPr="00276439">
              <w:rPr>
                <w:sz w:val="20"/>
                <w:szCs w:val="20"/>
              </w:rPr>
              <w:t>312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rsidR="00F415A6" w:rsidRPr="00276439" w:rsidRDefault="00F415A6" w:rsidP="00DF26B6">
            <w:pPr>
              <w:spacing w:after="0"/>
              <w:jc w:val="right"/>
              <w:rPr>
                <w:sz w:val="20"/>
                <w:szCs w:val="20"/>
              </w:rPr>
            </w:pPr>
            <w:r w:rsidRPr="00276439">
              <w:rPr>
                <w:sz w:val="20"/>
                <w:szCs w:val="20"/>
              </w:rPr>
              <w:t>2,254</w:t>
            </w:r>
          </w:p>
        </w:tc>
        <w:tc>
          <w:tcPr>
            <w:tcW w:w="348" w:type="pct"/>
            <w:vAlign w:val="bottom"/>
          </w:tcPr>
          <w:p w:rsidR="00F415A6" w:rsidRPr="00276439" w:rsidRDefault="00F415A6" w:rsidP="00DF26B6">
            <w:pPr>
              <w:spacing w:after="0"/>
              <w:jc w:val="right"/>
              <w:rPr>
                <w:sz w:val="20"/>
                <w:szCs w:val="20"/>
              </w:rPr>
            </w:pPr>
            <w:r w:rsidRPr="00276439">
              <w:rPr>
                <w:sz w:val="20"/>
                <w:szCs w:val="20"/>
              </w:rPr>
              <w:t>278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18</w:t>
            </w:r>
          </w:p>
        </w:tc>
        <w:tc>
          <w:tcPr>
            <w:tcW w:w="463" w:type="pct"/>
            <w:vAlign w:val="bottom"/>
          </w:tcPr>
          <w:p w:rsidR="00F415A6" w:rsidRPr="00276439" w:rsidRDefault="00F415A6" w:rsidP="00DF26B6">
            <w:pPr>
              <w:spacing w:after="0"/>
              <w:jc w:val="right"/>
              <w:rPr>
                <w:sz w:val="20"/>
                <w:szCs w:val="20"/>
              </w:rPr>
            </w:pPr>
            <w:r w:rsidRPr="00276439">
              <w:rPr>
                <w:sz w:val="20"/>
                <w:szCs w:val="20"/>
              </w:rPr>
              <w:t>5,234</w:t>
            </w:r>
          </w:p>
        </w:tc>
        <w:tc>
          <w:tcPr>
            <w:tcW w:w="618" w:type="pct"/>
            <w:vAlign w:val="bottom"/>
          </w:tcPr>
          <w:p w:rsidR="00F415A6" w:rsidRPr="00276439" w:rsidRDefault="00F415A6" w:rsidP="00DF26B6">
            <w:pPr>
              <w:spacing w:after="0"/>
              <w:jc w:val="right"/>
              <w:rPr>
                <w:sz w:val="20"/>
                <w:szCs w:val="20"/>
              </w:rPr>
            </w:pPr>
            <w:r w:rsidRPr="00276439">
              <w:rPr>
                <w:sz w:val="20"/>
                <w:szCs w:val="20"/>
              </w:rPr>
              <w:t>10,050</w:t>
            </w:r>
          </w:p>
        </w:tc>
        <w:tc>
          <w:tcPr>
            <w:tcW w:w="454" w:type="pct"/>
            <w:vAlign w:val="bottom"/>
          </w:tcPr>
          <w:p w:rsidR="00F415A6" w:rsidRPr="00276439" w:rsidRDefault="00F415A6" w:rsidP="00DF26B6">
            <w:pPr>
              <w:spacing w:after="0"/>
              <w:jc w:val="right"/>
              <w:rPr>
                <w:sz w:val="20"/>
                <w:szCs w:val="20"/>
              </w:rPr>
            </w:pPr>
            <w:r w:rsidRPr="00276439">
              <w:rPr>
                <w:sz w:val="20"/>
                <w:szCs w:val="20"/>
              </w:rPr>
              <w:t>15,284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1998</w:t>
            </w:r>
          </w:p>
        </w:tc>
        <w:tc>
          <w:tcPr>
            <w:tcW w:w="517" w:type="pct"/>
            <w:vAlign w:val="bottom"/>
          </w:tcPr>
          <w:p w:rsidR="00F415A6" w:rsidRPr="00276439" w:rsidRDefault="00F415A6" w:rsidP="00DF26B6">
            <w:pPr>
              <w:spacing w:after="0"/>
              <w:jc w:val="right"/>
              <w:rPr>
                <w:sz w:val="20"/>
                <w:szCs w:val="20"/>
              </w:rPr>
            </w:pPr>
            <w:r w:rsidRPr="00276439">
              <w:rPr>
                <w:sz w:val="20"/>
                <w:szCs w:val="20"/>
              </w:rPr>
              <w:t>613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rsidR="00F415A6" w:rsidRPr="00276439" w:rsidRDefault="00F415A6" w:rsidP="00DF26B6">
            <w:pPr>
              <w:spacing w:after="0"/>
              <w:jc w:val="right"/>
              <w:rPr>
                <w:sz w:val="20"/>
                <w:szCs w:val="20"/>
              </w:rPr>
            </w:pPr>
            <w:r w:rsidRPr="00276439">
              <w:rPr>
                <w:sz w:val="20"/>
                <w:szCs w:val="20"/>
              </w:rPr>
              <w:t>5,223</w:t>
            </w:r>
          </w:p>
        </w:tc>
        <w:tc>
          <w:tcPr>
            <w:tcW w:w="348" w:type="pct"/>
            <w:vAlign w:val="bottom"/>
          </w:tcPr>
          <w:p w:rsidR="00F415A6" w:rsidRPr="00276439" w:rsidRDefault="00F415A6" w:rsidP="00DF26B6">
            <w:pPr>
              <w:spacing w:after="0"/>
              <w:jc w:val="right"/>
              <w:rPr>
                <w:sz w:val="20"/>
                <w:szCs w:val="20"/>
              </w:rPr>
            </w:pPr>
            <w:r w:rsidRPr="00276439">
              <w:rPr>
                <w:sz w:val="20"/>
                <w:szCs w:val="20"/>
              </w:rPr>
              <w:t>293</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16,335</w:t>
            </w:r>
          </w:p>
        </w:tc>
        <w:tc>
          <w:tcPr>
            <w:tcW w:w="618" w:type="pct"/>
            <w:vAlign w:val="bottom"/>
          </w:tcPr>
          <w:p w:rsidR="00F415A6" w:rsidRPr="00276439" w:rsidRDefault="00F415A6" w:rsidP="00DF26B6">
            <w:pPr>
              <w:spacing w:after="0"/>
              <w:jc w:val="right"/>
              <w:rPr>
                <w:sz w:val="20"/>
                <w:szCs w:val="20"/>
              </w:rPr>
            </w:pPr>
            <w:r w:rsidRPr="00276439">
              <w:rPr>
                <w:sz w:val="20"/>
                <w:szCs w:val="20"/>
              </w:rPr>
              <w:t>6,802</w:t>
            </w:r>
          </w:p>
        </w:tc>
        <w:tc>
          <w:tcPr>
            <w:tcW w:w="454" w:type="pct"/>
            <w:vAlign w:val="bottom"/>
          </w:tcPr>
          <w:p w:rsidR="00F415A6" w:rsidRPr="00276439" w:rsidRDefault="00F415A6" w:rsidP="00DF26B6">
            <w:pPr>
              <w:spacing w:after="0"/>
              <w:jc w:val="right"/>
              <w:rPr>
                <w:sz w:val="20"/>
                <w:szCs w:val="20"/>
              </w:rPr>
            </w:pPr>
            <w:r w:rsidRPr="00276439">
              <w:rPr>
                <w:sz w:val="20"/>
                <w:szCs w:val="20"/>
              </w:rPr>
              <w:t>23,137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1999</w:t>
            </w:r>
          </w:p>
        </w:tc>
        <w:tc>
          <w:tcPr>
            <w:tcW w:w="517" w:type="pct"/>
            <w:vAlign w:val="bottom"/>
          </w:tcPr>
          <w:p w:rsidR="00F415A6" w:rsidRPr="00276439" w:rsidRDefault="00F415A6" w:rsidP="00DF26B6">
            <w:pPr>
              <w:spacing w:after="0"/>
              <w:jc w:val="right"/>
              <w:rPr>
                <w:sz w:val="20"/>
                <w:szCs w:val="20"/>
              </w:rPr>
            </w:pPr>
            <w:r w:rsidRPr="00276439">
              <w:rPr>
                <w:sz w:val="20"/>
                <w:szCs w:val="20"/>
              </w:rPr>
              <w:t>948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rsidR="00F415A6" w:rsidRPr="00276439" w:rsidRDefault="00F415A6" w:rsidP="00DF26B6">
            <w:pPr>
              <w:spacing w:after="0"/>
              <w:jc w:val="right"/>
              <w:rPr>
                <w:sz w:val="20"/>
                <w:szCs w:val="20"/>
              </w:rPr>
            </w:pPr>
            <w:r w:rsidRPr="00276439">
              <w:rPr>
                <w:sz w:val="20"/>
                <w:szCs w:val="20"/>
              </w:rPr>
              <w:t>9,572</w:t>
            </w:r>
          </w:p>
        </w:tc>
        <w:tc>
          <w:tcPr>
            <w:tcW w:w="348" w:type="pct"/>
            <w:vAlign w:val="bottom"/>
          </w:tcPr>
          <w:p w:rsidR="00F415A6" w:rsidRPr="00276439" w:rsidRDefault="00F415A6" w:rsidP="00DF26B6">
            <w:pPr>
              <w:spacing w:after="0"/>
              <w:jc w:val="right"/>
              <w:rPr>
                <w:sz w:val="20"/>
                <w:szCs w:val="20"/>
              </w:rPr>
            </w:pPr>
            <w:r w:rsidRPr="00276439">
              <w:rPr>
                <w:sz w:val="20"/>
                <w:szCs w:val="20"/>
              </w:rPr>
              <w:t>578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23,225</w:t>
            </w:r>
          </w:p>
        </w:tc>
        <w:tc>
          <w:tcPr>
            <w:tcW w:w="618" w:type="pct"/>
            <w:vAlign w:val="bottom"/>
          </w:tcPr>
          <w:p w:rsidR="00F415A6" w:rsidRPr="00276439" w:rsidRDefault="00F415A6" w:rsidP="00DF26B6">
            <w:pPr>
              <w:spacing w:after="0"/>
              <w:jc w:val="right"/>
              <w:rPr>
                <w:sz w:val="20"/>
                <w:szCs w:val="20"/>
              </w:rPr>
            </w:pPr>
            <w:r w:rsidRPr="00276439">
              <w:rPr>
                <w:sz w:val="20"/>
                <w:szCs w:val="20"/>
              </w:rPr>
              <w:t>9,920</w:t>
            </w:r>
          </w:p>
        </w:tc>
        <w:tc>
          <w:tcPr>
            <w:tcW w:w="454" w:type="pct"/>
            <w:vAlign w:val="bottom"/>
          </w:tcPr>
          <w:p w:rsidR="00F415A6" w:rsidRPr="00276439" w:rsidRDefault="00F415A6" w:rsidP="00DF26B6">
            <w:pPr>
              <w:spacing w:after="0"/>
              <w:jc w:val="right"/>
              <w:rPr>
                <w:sz w:val="20"/>
                <w:szCs w:val="20"/>
              </w:rPr>
            </w:pPr>
            <w:r w:rsidRPr="00276439">
              <w:rPr>
                <w:sz w:val="20"/>
                <w:szCs w:val="20"/>
              </w:rPr>
              <w:t>33,145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2000</w:t>
            </w:r>
          </w:p>
        </w:tc>
        <w:tc>
          <w:tcPr>
            <w:tcW w:w="517" w:type="pct"/>
            <w:vAlign w:val="bottom"/>
          </w:tcPr>
          <w:p w:rsidR="00F415A6" w:rsidRPr="00276439" w:rsidRDefault="00F415A6" w:rsidP="00DF26B6">
            <w:pPr>
              <w:spacing w:after="0"/>
              <w:jc w:val="right"/>
              <w:rPr>
                <w:sz w:val="20"/>
                <w:szCs w:val="20"/>
              </w:rPr>
            </w:pPr>
            <w:r w:rsidRPr="00276439">
              <w:rPr>
                <w:sz w:val="20"/>
                <w:szCs w:val="20"/>
              </w:rPr>
              <w:t>692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rsidR="00F415A6" w:rsidRPr="00276439" w:rsidRDefault="00F415A6" w:rsidP="00DF26B6">
            <w:pPr>
              <w:spacing w:after="0"/>
              <w:jc w:val="right"/>
              <w:rPr>
                <w:sz w:val="20"/>
                <w:szCs w:val="20"/>
              </w:rPr>
            </w:pPr>
            <w:r w:rsidRPr="00276439">
              <w:rPr>
                <w:sz w:val="20"/>
                <w:szCs w:val="20"/>
              </w:rPr>
              <w:t>5,330</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6</w:t>
            </w:r>
          </w:p>
        </w:tc>
        <w:tc>
          <w:tcPr>
            <w:tcW w:w="463" w:type="pct"/>
            <w:vAlign w:val="bottom"/>
          </w:tcPr>
          <w:p w:rsidR="00F415A6" w:rsidRPr="00276439" w:rsidRDefault="00F415A6" w:rsidP="00DF26B6">
            <w:pPr>
              <w:spacing w:after="0"/>
              <w:jc w:val="right"/>
              <w:rPr>
                <w:sz w:val="20"/>
                <w:szCs w:val="20"/>
              </w:rPr>
            </w:pPr>
            <w:r w:rsidRPr="00276439">
              <w:rPr>
                <w:sz w:val="20"/>
                <w:szCs w:val="20"/>
              </w:rPr>
              <w:t>10,815</w:t>
            </w:r>
          </w:p>
        </w:tc>
        <w:tc>
          <w:tcPr>
            <w:tcW w:w="618" w:type="pct"/>
            <w:vAlign w:val="bottom"/>
          </w:tcPr>
          <w:p w:rsidR="00F415A6" w:rsidRPr="00276439" w:rsidRDefault="00F415A6" w:rsidP="00DF26B6">
            <w:pPr>
              <w:spacing w:after="0"/>
              <w:jc w:val="right"/>
              <w:rPr>
                <w:sz w:val="20"/>
                <w:szCs w:val="20"/>
              </w:rPr>
            </w:pPr>
            <w:r w:rsidRPr="00276439">
              <w:rPr>
                <w:sz w:val="20"/>
                <w:szCs w:val="20"/>
              </w:rPr>
              <w:t>10,650</w:t>
            </w:r>
          </w:p>
        </w:tc>
        <w:tc>
          <w:tcPr>
            <w:tcW w:w="454" w:type="pct"/>
            <w:vAlign w:val="bottom"/>
          </w:tcPr>
          <w:p w:rsidR="00F415A6" w:rsidRPr="00276439" w:rsidRDefault="00F415A6" w:rsidP="00DF26B6">
            <w:pPr>
              <w:spacing w:after="0"/>
              <w:jc w:val="right"/>
              <w:rPr>
                <w:sz w:val="20"/>
                <w:szCs w:val="20"/>
              </w:rPr>
            </w:pPr>
            <w:r w:rsidRPr="00276439">
              <w:rPr>
                <w:sz w:val="20"/>
                <w:szCs w:val="20"/>
              </w:rPr>
              <w:t>21,465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2001</w:t>
            </w:r>
          </w:p>
        </w:tc>
        <w:tc>
          <w:tcPr>
            <w:tcW w:w="517" w:type="pct"/>
            <w:vAlign w:val="bottom"/>
          </w:tcPr>
          <w:p w:rsidR="00F415A6" w:rsidRPr="00276439" w:rsidRDefault="00F415A6" w:rsidP="00DF26B6">
            <w:pPr>
              <w:spacing w:after="0"/>
              <w:jc w:val="right"/>
              <w:rPr>
                <w:sz w:val="20"/>
                <w:szCs w:val="20"/>
              </w:rPr>
            </w:pPr>
            <w:r w:rsidRPr="00276439">
              <w:rPr>
                <w:sz w:val="20"/>
                <w:szCs w:val="20"/>
              </w:rPr>
              <w:t>747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rsidR="00F415A6" w:rsidRPr="00276439" w:rsidRDefault="00F415A6" w:rsidP="00DF26B6">
            <w:pPr>
              <w:spacing w:after="0"/>
              <w:jc w:val="right"/>
              <w:rPr>
                <w:sz w:val="20"/>
                <w:szCs w:val="20"/>
              </w:rPr>
            </w:pPr>
            <w:r w:rsidRPr="00276439">
              <w:rPr>
                <w:sz w:val="20"/>
                <w:szCs w:val="20"/>
              </w:rPr>
              <w:t>3,523</w:t>
            </w:r>
          </w:p>
        </w:tc>
        <w:tc>
          <w:tcPr>
            <w:tcW w:w="348" w:type="pct"/>
            <w:vAlign w:val="bottom"/>
          </w:tcPr>
          <w:p w:rsidR="00F415A6" w:rsidRPr="00276439" w:rsidRDefault="00F415A6" w:rsidP="00DF26B6">
            <w:pPr>
              <w:spacing w:after="0"/>
              <w:jc w:val="right"/>
              <w:rPr>
                <w:sz w:val="20"/>
                <w:szCs w:val="20"/>
              </w:rPr>
            </w:pPr>
            <w:r w:rsidRPr="00276439">
              <w:rPr>
                <w:sz w:val="20"/>
                <w:szCs w:val="20"/>
              </w:rPr>
              <w:t>347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12,863</w:t>
            </w:r>
          </w:p>
        </w:tc>
        <w:tc>
          <w:tcPr>
            <w:tcW w:w="618" w:type="pct"/>
            <w:vAlign w:val="bottom"/>
          </w:tcPr>
          <w:p w:rsidR="00F415A6" w:rsidRPr="00276439" w:rsidRDefault="00F415A6" w:rsidP="00DF26B6">
            <w:pPr>
              <w:spacing w:after="0"/>
              <w:jc w:val="right"/>
              <w:rPr>
                <w:sz w:val="20"/>
                <w:szCs w:val="20"/>
              </w:rPr>
            </w:pPr>
            <w:r w:rsidRPr="00276439">
              <w:rPr>
                <w:sz w:val="20"/>
                <w:szCs w:val="20"/>
              </w:rPr>
              <w:t>19,290</w:t>
            </w:r>
          </w:p>
        </w:tc>
        <w:tc>
          <w:tcPr>
            <w:tcW w:w="454" w:type="pct"/>
            <w:vAlign w:val="bottom"/>
          </w:tcPr>
          <w:p w:rsidR="00F415A6" w:rsidRPr="00276439" w:rsidRDefault="00F415A6" w:rsidP="00DF26B6">
            <w:pPr>
              <w:spacing w:after="0"/>
              <w:jc w:val="right"/>
              <w:rPr>
                <w:sz w:val="20"/>
                <w:szCs w:val="20"/>
              </w:rPr>
            </w:pPr>
            <w:r w:rsidRPr="00276439">
              <w:rPr>
                <w:sz w:val="20"/>
                <w:szCs w:val="20"/>
              </w:rPr>
              <w:t>32,153</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2002</w:t>
            </w:r>
          </w:p>
        </w:tc>
        <w:tc>
          <w:tcPr>
            <w:tcW w:w="517" w:type="pct"/>
            <w:vAlign w:val="bottom"/>
          </w:tcPr>
          <w:p w:rsidR="00F415A6" w:rsidRPr="00276439" w:rsidRDefault="00F415A6" w:rsidP="00DF26B6">
            <w:pPr>
              <w:spacing w:after="0"/>
              <w:jc w:val="right"/>
              <w:rPr>
                <w:sz w:val="20"/>
                <w:szCs w:val="20"/>
              </w:rPr>
            </w:pPr>
            <w:r w:rsidRPr="00276439">
              <w:rPr>
                <w:sz w:val="20"/>
                <w:szCs w:val="20"/>
              </w:rPr>
              <w:t>787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rsidR="00F415A6" w:rsidRPr="00276439" w:rsidRDefault="00F415A6" w:rsidP="00DF26B6">
            <w:pPr>
              <w:spacing w:after="0"/>
              <w:jc w:val="right"/>
              <w:rPr>
                <w:sz w:val="20"/>
                <w:szCs w:val="20"/>
              </w:rPr>
            </w:pPr>
            <w:r w:rsidRPr="00276439">
              <w:rPr>
                <w:sz w:val="20"/>
                <w:szCs w:val="20"/>
              </w:rPr>
              <w:t>12,077</w:t>
            </w:r>
          </w:p>
        </w:tc>
        <w:tc>
          <w:tcPr>
            <w:tcW w:w="348" w:type="pct"/>
            <w:vAlign w:val="bottom"/>
          </w:tcPr>
          <w:p w:rsidR="00F415A6" w:rsidRPr="00276439" w:rsidRDefault="00F415A6" w:rsidP="00DF26B6">
            <w:pPr>
              <w:spacing w:after="0"/>
              <w:jc w:val="right"/>
              <w:rPr>
                <w:sz w:val="20"/>
                <w:szCs w:val="20"/>
              </w:rPr>
            </w:pPr>
            <w:r w:rsidRPr="00276439">
              <w:rPr>
                <w:sz w:val="20"/>
                <w:szCs w:val="20"/>
              </w:rPr>
              <w:t>1,080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22,118</w:t>
            </w:r>
          </w:p>
        </w:tc>
        <w:tc>
          <w:tcPr>
            <w:tcW w:w="618" w:type="pct"/>
            <w:vAlign w:val="bottom"/>
          </w:tcPr>
          <w:p w:rsidR="00F415A6" w:rsidRPr="00276439" w:rsidRDefault="00F415A6" w:rsidP="00DF26B6">
            <w:pPr>
              <w:spacing w:after="0"/>
              <w:jc w:val="right"/>
              <w:rPr>
                <w:sz w:val="20"/>
                <w:szCs w:val="20"/>
              </w:rPr>
            </w:pPr>
            <w:r w:rsidRPr="00276439">
              <w:rPr>
                <w:sz w:val="20"/>
                <w:szCs w:val="20"/>
              </w:rPr>
              <w:t>27,700</w:t>
            </w:r>
          </w:p>
        </w:tc>
        <w:tc>
          <w:tcPr>
            <w:tcW w:w="454" w:type="pct"/>
            <w:vAlign w:val="bottom"/>
          </w:tcPr>
          <w:p w:rsidR="00F415A6" w:rsidRPr="00276439" w:rsidRDefault="00F415A6" w:rsidP="00DF26B6">
            <w:pPr>
              <w:spacing w:after="0"/>
              <w:jc w:val="right"/>
              <w:rPr>
                <w:sz w:val="20"/>
                <w:szCs w:val="20"/>
              </w:rPr>
            </w:pPr>
            <w:r w:rsidRPr="00276439">
              <w:rPr>
                <w:sz w:val="20"/>
                <w:szCs w:val="20"/>
              </w:rPr>
              <w:t>49,818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2003</w:t>
            </w:r>
          </w:p>
        </w:tc>
        <w:tc>
          <w:tcPr>
            <w:tcW w:w="517" w:type="pct"/>
            <w:vAlign w:val="bottom"/>
          </w:tcPr>
          <w:p w:rsidR="00F415A6" w:rsidRPr="00276439" w:rsidRDefault="00F415A6" w:rsidP="00DF26B6">
            <w:pPr>
              <w:spacing w:after="0"/>
              <w:jc w:val="right"/>
              <w:rPr>
                <w:sz w:val="20"/>
                <w:szCs w:val="20"/>
              </w:rPr>
            </w:pPr>
            <w:r w:rsidRPr="00276439">
              <w:rPr>
                <w:sz w:val="20"/>
                <w:szCs w:val="20"/>
              </w:rPr>
              <w:t>1,328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11,377</w:t>
            </w:r>
          </w:p>
        </w:tc>
        <w:tc>
          <w:tcPr>
            <w:tcW w:w="348" w:type="pct"/>
            <w:vAlign w:val="bottom"/>
          </w:tcPr>
          <w:p w:rsidR="00F415A6" w:rsidRPr="00276439" w:rsidRDefault="00F415A6" w:rsidP="00DF26B6">
            <w:pPr>
              <w:spacing w:after="0"/>
              <w:jc w:val="right"/>
              <w:rPr>
                <w:sz w:val="20"/>
                <w:szCs w:val="20"/>
              </w:rPr>
            </w:pPr>
            <w:r w:rsidRPr="00276439">
              <w:rPr>
                <w:sz w:val="20"/>
                <w:szCs w:val="20"/>
              </w:rPr>
              <w:t>550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19,001</w:t>
            </w:r>
          </w:p>
        </w:tc>
        <w:tc>
          <w:tcPr>
            <w:tcW w:w="618" w:type="pct"/>
            <w:vAlign w:val="bottom"/>
          </w:tcPr>
          <w:p w:rsidR="00F415A6" w:rsidRPr="00276439" w:rsidRDefault="00F415A6" w:rsidP="00DF26B6">
            <w:pPr>
              <w:spacing w:after="0"/>
              <w:jc w:val="right"/>
              <w:rPr>
                <w:sz w:val="20"/>
                <w:szCs w:val="20"/>
              </w:rPr>
            </w:pPr>
            <w:r w:rsidRPr="00276439">
              <w:rPr>
                <w:sz w:val="20"/>
                <w:szCs w:val="20"/>
              </w:rPr>
              <w:t>10,110</w:t>
            </w:r>
          </w:p>
        </w:tc>
        <w:tc>
          <w:tcPr>
            <w:tcW w:w="454" w:type="pct"/>
            <w:vAlign w:val="bottom"/>
          </w:tcPr>
          <w:p w:rsidR="00F415A6" w:rsidRPr="00276439" w:rsidRDefault="00F415A6" w:rsidP="00DF26B6">
            <w:pPr>
              <w:spacing w:after="0"/>
              <w:jc w:val="right"/>
              <w:rPr>
                <w:sz w:val="20"/>
                <w:szCs w:val="20"/>
              </w:rPr>
            </w:pPr>
            <w:r w:rsidRPr="00276439">
              <w:rPr>
                <w:sz w:val="20"/>
                <w:szCs w:val="20"/>
              </w:rPr>
              <w:t>29,111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2004</w:t>
            </w:r>
          </w:p>
        </w:tc>
        <w:tc>
          <w:tcPr>
            <w:tcW w:w="517" w:type="pct"/>
            <w:vAlign w:val="bottom"/>
          </w:tcPr>
          <w:p w:rsidR="00F415A6" w:rsidRPr="00276439" w:rsidRDefault="00F415A6" w:rsidP="00DF26B6">
            <w:pPr>
              <w:spacing w:after="0"/>
              <w:jc w:val="right"/>
              <w:rPr>
                <w:sz w:val="20"/>
                <w:szCs w:val="20"/>
              </w:rPr>
            </w:pPr>
            <w:r w:rsidRPr="00276439">
              <w:rPr>
                <w:sz w:val="20"/>
                <w:szCs w:val="20"/>
              </w:rPr>
              <w:t>756</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rsidR="00F415A6" w:rsidRPr="00276439" w:rsidRDefault="00F415A6" w:rsidP="00DF26B6">
            <w:pPr>
              <w:spacing w:after="0"/>
              <w:jc w:val="right"/>
              <w:rPr>
                <w:sz w:val="20"/>
                <w:szCs w:val="20"/>
              </w:rPr>
            </w:pPr>
            <w:r w:rsidRPr="00276439">
              <w:rPr>
                <w:sz w:val="20"/>
                <w:szCs w:val="20"/>
              </w:rPr>
              <w:t>7,352</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18,724</w:t>
            </w:r>
          </w:p>
        </w:tc>
        <w:tc>
          <w:tcPr>
            <w:tcW w:w="618" w:type="pct"/>
            <w:vAlign w:val="bottom"/>
          </w:tcPr>
          <w:p w:rsidR="00F415A6" w:rsidRPr="00276439" w:rsidRDefault="00F415A6" w:rsidP="00DF26B6">
            <w:pPr>
              <w:spacing w:after="0"/>
              <w:jc w:val="right"/>
              <w:rPr>
                <w:sz w:val="20"/>
                <w:szCs w:val="20"/>
              </w:rPr>
            </w:pPr>
            <w:r w:rsidRPr="00276439">
              <w:rPr>
                <w:sz w:val="20"/>
                <w:szCs w:val="20"/>
              </w:rPr>
              <w:t>14,450</w:t>
            </w:r>
          </w:p>
        </w:tc>
        <w:tc>
          <w:tcPr>
            <w:tcW w:w="454" w:type="pct"/>
            <w:vAlign w:val="bottom"/>
          </w:tcPr>
          <w:p w:rsidR="00F415A6" w:rsidRPr="00276439" w:rsidRDefault="00F415A6" w:rsidP="00DF26B6">
            <w:pPr>
              <w:spacing w:after="0"/>
              <w:jc w:val="right"/>
              <w:rPr>
                <w:sz w:val="20"/>
                <w:szCs w:val="20"/>
              </w:rPr>
            </w:pPr>
            <w:r w:rsidRPr="00276439">
              <w:rPr>
                <w:sz w:val="20"/>
                <w:szCs w:val="20"/>
              </w:rPr>
              <w:t>33,174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2005</w:t>
            </w:r>
          </w:p>
        </w:tc>
        <w:tc>
          <w:tcPr>
            <w:tcW w:w="517" w:type="pct"/>
            <w:vAlign w:val="bottom"/>
          </w:tcPr>
          <w:p w:rsidR="00F415A6" w:rsidRPr="00276439" w:rsidRDefault="00F415A6" w:rsidP="00DF26B6">
            <w:pPr>
              <w:spacing w:after="0"/>
              <w:jc w:val="right"/>
              <w:rPr>
                <w:sz w:val="20"/>
                <w:szCs w:val="20"/>
              </w:rPr>
            </w:pPr>
            <w:r w:rsidRPr="00276439">
              <w:rPr>
                <w:sz w:val="20"/>
                <w:szCs w:val="20"/>
              </w:rPr>
              <w:t>392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rsidR="00F415A6" w:rsidRPr="00276439" w:rsidRDefault="00F415A6" w:rsidP="00DF26B6">
            <w:pPr>
              <w:spacing w:after="0"/>
              <w:jc w:val="right"/>
              <w:rPr>
                <w:sz w:val="20"/>
                <w:szCs w:val="20"/>
              </w:rPr>
            </w:pPr>
            <w:r w:rsidRPr="00276439">
              <w:rPr>
                <w:sz w:val="20"/>
                <w:szCs w:val="20"/>
              </w:rPr>
              <w:t>2,546</w:t>
            </w:r>
          </w:p>
        </w:tc>
        <w:tc>
          <w:tcPr>
            <w:tcW w:w="348" w:type="pct"/>
            <w:vAlign w:val="bottom"/>
          </w:tcPr>
          <w:p w:rsidR="00F415A6" w:rsidRPr="00276439" w:rsidRDefault="00F415A6" w:rsidP="00DF26B6">
            <w:pPr>
              <w:spacing w:after="0"/>
              <w:jc w:val="right"/>
              <w:rPr>
                <w:sz w:val="20"/>
                <w:szCs w:val="20"/>
              </w:rPr>
            </w:pPr>
            <w:r w:rsidRPr="00276439">
              <w:rPr>
                <w:sz w:val="20"/>
                <w:szCs w:val="20"/>
              </w:rPr>
              <w:t>232</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7,538</w:t>
            </w:r>
          </w:p>
        </w:tc>
        <w:tc>
          <w:tcPr>
            <w:tcW w:w="618" w:type="pct"/>
            <w:vAlign w:val="bottom"/>
          </w:tcPr>
          <w:p w:rsidR="00F415A6" w:rsidRPr="00276439" w:rsidRDefault="00F415A6" w:rsidP="00DF26B6">
            <w:pPr>
              <w:spacing w:after="0"/>
              <w:jc w:val="right"/>
              <w:rPr>
                <w:sz w:val="20"/>
                <w:szCs w:val="20"/>
              </w:rPr>
            </w:pPr>
            <w:r w:rsidRPr="00276439">
              <w:rPr>
                <w:sz w:val="20"/>
                <w:szCs w:val="20"/>
              </w:rPr>
              <w:t>5,220</w:t>
            </w:r>
          </w:p>
        </w:tc>
        <w:tc>
          <w:tcPr>
            <w:tcW w:w="454" w:type="pct"/>
            <w:vAlign w:val="bottom"/>
          </w:tcPr>
          <w:p w:rsidR="00F415A6" w:rsidRPr="00276439" w:rsidRDefault="00F415A6" w:rsidP="00DF26B6">
            <w:pPr>
              <w:spacing w:after="0"/>
              <w:jc w:val="right"/>
              <w:rPr>
                <w:sz w:val="20"/>
                <w:szCs w:val="20"/>
              </w:rPr>
            </w:pPr>
            <w:r w:rsidRPr="00276439">
              <w:rPr>
                <w:sz w:val="20"/>
                <w:szCs w:val="20"/>
              </w:rPr>
              <w:t>12,758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2006</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6,161</w:t>
            </w:r>
          </w:p>
        </w:tc>
        <w:tc>
          <w:tcPr>
            <w:tcW w:w="348" w:type="pct"/>
            <w:vAlign w:val="bottom"/>
          </w:tcPr>
          <w:p w:rsidR="00F415A6" w:rsidRPr="00276439" w:rsidRDefault="00F415A6" w:rsidP="00DF26B6">
            <w:pPr>
              <w:spacing w:after="0"/>
              <w:jc w:val="right"/>
              <w:rPr>
                <w:sz w:val="20"/>
                <w:szCs w:val="20"/>
              </w:rPr>
            </w:pPr>
            <w:r w:rsidRPr="00276439">
              <w:rPr>
                <w:sz w:val="20"/>
                <w:szCs w:val="20"/>
              </w:rPr>
              <w:t>110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10,352</w:t>
            </w:r>
          </w:p>
        </w:tc>
        <w:tc>
          <w:tcPr>
            <w:tcW w:w="618" w:type="pct"/>
            <w:vAlign w:val="bottom"/>
          </w:tcPr>
          <w:p w:rsidR="00F415A6" w:rsidRPr="00276439" w:rsidRDefault="00F415A6" w:rsidP="00DF26B6">
            <w:pPr>
              <w:spacing w:after="0"/>
              <w:jc w:val="right"/>
              <w:rPr>
                <w:sz w:val="20"/>
                <w:szCs w:val="20"/>
              </w:rPr>
            </w:pPr>
            <w:r w:rsidRPr="00276439">
              <w:rPr>
                <w:sz w:val="20"/>
                <w:szCs w:val="20"/>
              </w:rPr>
              <w:t>5,470</w:t>
            </w:r>
          </w:p>
        </w:tc>
        <w:tc>
          <w:tcPr>
            <w:tcW w:w="454" w:type="pct"/>
            <w:vAlign w:val="bottom"/>
          </w:tcPr>
          <w:p w:rsidR="00F415A6" w:rsidRPr="00276439" w:rsidRDefault="00F415A6" w:rsidP="00DF26B6">
            <w:pPr>
              <w:spacing w:after="0"/>
              <w:jc w:val="right"/>
              <w:rPr>
                <w:sz w:val="20"/>
                <w:szCs w:val="20"/>
              </w:rPr>
            </w:pPr>
            <w:r w:rsidRPr="00276439">
              <w:rPr>
                <w:sz w:val="20"/>
                <w:szCs w:val="20"/>
              </w:rPr>
              <w:t>15,822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2007</w:t>
            </w:r>
          </w:p>
        </w:tc>
        <w:tc>
          <w:tcPr>
            <w:tcW w:w="517" w:type="pct"/>
            <w:vAlign w:val="bottom"/>
          </w:tcPr>
          <w:p w:rsidR="00F415A6" w:rsidRPr="00276439" w:rsidRDefault="00F415A6" w:rsidP="00DF26B6">
            <w:pPr>
              <w:spacing w:after="0"/>
              <w:jc w:val="right"/>
              <w:rPr>
                <w:sz w:val="20"/>
                <w:szCs w:val="20"/>
              </w:rPr>
            </w:pPr>
            <w:r w:rsidRPr="00276439">
              <w:rPr>
                <w:sz w:val="20"/>
                <w:szCs w:val="20"/>
              </w:rPr>
              <w:t>293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rsidR="00F415A6" w:rsidRPr="00276439" w:rsidRDefault="00F415A6" w:rsidP="00DF26B6">
            <w:pPr>
              <w:spacing w:after="0"/>
              <w:jc w:val="right"/>
              <w:rPr>
                <w:sz w:val="20"/>
                <w:szCs w:val="20"/>
              </w:rPr>
            </w:pPr>
            <w:r w:rsidRPr="00276439">
              <w:rPr>
                <w:sz w:val="20"/>
                <w:szCs w:val="20"/>
              </w:rPr>
              <w:t>1,668</w:t>
            </w:r>
          </w:p>
        </w:tc>
        <w:tc>
          <w:tcPr>
            <w:tcW w:w="348" w:type="pct"/>
            <w:vAlign w:val="bottom"/>
          </w:tcPr>
          <w:p w:rsidR="00F415A6" w:rsidRPr="00276439" w:rsidRDefault="00F415A6" w:rsidP="00DF26B6">
            <w:pPr>
              <w:spacing w:after="0"/>
              <w:jc w:val="right"/>
              <w:rPr>
                <w:sz w:val="20"/>
                <w:szCs w:val="20"/>
              </w:rPr>
            </w:pPr>
            <w:r w:rsidRPr="00276439">
              <w:rPr>
                <w:sz w:val="20"/>
                <w:szCs w:val="20"/>
              </w:rPr>
              <w:t>161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4,807</w:t>
            </w:r>
          </w:p>
        </w:tc>
        <w:tc>
          <w:tcPr>
            <w:tcW w:w="618" w:type="pct"/>
            <w:vAlign w:val="bottom"/>
          </w:tcPr>
          <w:p w:rsidR="00F415A6" w:rsidRPr="00276439" w:rsidRDefault="00F415A6" w:rsidP="00DF26B6">
            <w:pPr>
              <w:spacing w:after="0"/>
              <w:jc w:val="right"/>
              <w:rPr>
                <w:sz w:val="20"/>
                <w:szCs w:val="20"/>
              </w:rPr>
            </w:pPr>
            <w:r w:rsidRPr="00276439">
              <w:rPr>
                <w:sz w:val="20"/>
                <w:szCs w:val="20"/>
              </w:rPr>
              <w:t>3,915</w:t>
            </w:r>
          </w:p>
        </w:tc>
        <w:tc>
          <w:tcPr>
            <w:tcW w:w="454" w:type="pct"/>
            <w:vAlign w:val="bottom"/>
          </w:tcPr>
          <w:p w:rsidR="00F415A6" w:rsidRPr="00276439" w:rsidRDefault="00F415A6" w:rsidP="00DF26B6">
            <w:pPr>
              <w:spacing w:after="0"/>
              <w:jc w:val="right"/>
              <w:rPr>
                <w:sz w:val="20"/>
                <w:szCs w:val="20"/>
              </w:rPr>
            </w:pPr>
            <w:r w:rsidRPr="00276439">
              <w:rPr>
                <w:sz w:val="20"/>
                <w:szCs w:val="20"/>
              </w:rPr>
              <w:t>8,722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2008</w:t>
            </w:r>
          </w:p>
        </w:tc>
        <w:tc>
          <w:tcPr>
            <w:tcW w:w="517" w:type="pct"/>
            <w:vAlign w:val="bottom"/>
          </w:tcPr>
          <w:p w:rsidR="00F415A6" w:rsidRPr="00276439" w:rsidRDefault="00F415A6" w:rsidP="00DF26B6">
            <w:pPr>
              <w:spacing w:after="0"/>
              <w:jc w:val="right"/>
              <w:rPr>
                <w:sz w:val="20"/>
                <w:szCs w:val="20"/>
              </w:rPr>
            </w:pPr>
            <w:r w:rsidRPr="00276439">
              <w:rPr>
                <w:sz w:val="20"/>
                <w:szCs w:val="20"/>
              </w:rPr>
              <w:t>423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3,469</w:t>
            </w:r>
          </w:p>
        </w:tc>
        <w:tc>
          <w:tcPr>
            <w:tcW w:w="348" w:type="pct"/>
            <w:vAlign w:val="bottom"/>
          </w:tcPr>
          <w:p w:rsidR="00F415A6" w:rsidRPr="00276439" w:rsidRDefault="00F415A6" w:rsidP="00DF26B6">
            <w:pPr>
              <w:spacing w:after="0"/>
              <w:jc w:val="right"/>
              <w:rPr>
                <w:sz w:val="20"/>
                <w:szCs w:val="20"/>
              </w:rPr>
            </w:pPr>
            <w:r w:rsidRPr="00276439">
              <w:rPr>
                <w:sz w:val="20"/>
                <w:szCs w:val="20"/>
              </w:rPr>
              <w:t>149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7,497</w:t>
            </w:r>
          </w:p>
        </w:tc>
        <w:tc>
          <w:tcPr>
            <w:tcW w:w="618" w:type="pct"/>
            <w:vAlign w:val="bottom"/>
          </w:tcPr>
          <w:p w:rsidR="00F415A6" w:rsidRPr="00276439" w:rsidRDefault="00F415A6" w:rsidP="00DF26B6">
            <w:pPr>
              <w:spacing w:after="0"/>
              <w:jc w:val="right"/>
              <w:rPr>
                <w:sz w:val="20"/>
                <w:szCs w:val="20"/>
              </w:rPr>
            </w:pPr>
            <w:r w:rsidRPr="00276439">
              <w:rPr>
                <w:sz w:val="20"/>
                <w:szCs w:val="20"/>
              </w:rPr>
              <w:t>6,870</w:t>
            </w:r>
          </w:p>
        </w:tc>
        <w:tc>
          <w:tcPr>
            <w:tcW w:w="454" w:type="pct"/>
            <w:vAlign w:val="bottom"/>
          </w:tcPr>
          <w:p w:rsidR="00F415A6" w:rsidRPr="00276439" w:rsidRDefault="00F415A6" w:rsidP="00DF26B6">
            <w:pPr>
              <w:spacing w:after="0"/>
              <w:jc w:val="right"/>
              <w:rPr>
                <w:sz w:val="20"/>
                <w:szCs w:val="20"/>
              </w:rPr>
            </w:pPr>
            <w:r w:rsidRPr="00276439">
              <w:rPr>
                <w:sz w:val="20"/>
                <w:szCs w:val="20"/>
              </w:rPr>
              <w:t>14,367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2009</w:t>
            </w:r>
          </w:p>
        </w:tc>
        <w:tc>
          <w:tcPr>
            <w:tcW w:w="517" w:type="pct"/>
            <w:vAlign w:val="bottom"/>
          </w:tcPr>
          <w:p w:rsidR="00F415A6" w:rsidRPr="00276439" w:rsidRDefault="00F415A6" w:rsidP="00DF26B6">
            <w:pPr>
              <w:spacing w:after="0"/>
              <w:jc w:val="right"/>
              <w:rPr>
                <w:sz w:val="20"/>
                <w:szCs w:val="20"/>
              </w:rPr>
            </w:pPr>
            <w:r w:rsidRPr="00276439">
              <w:rPr>
                <w:sz w:val="20"/>
                <w:szCs w:val="20"/>
              </w:rPr>
              <w:t>201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rsidR="00F415A6" w:rsidRPr="00276439" w:rsidRDefault="00F415A6" w:rsidP="00DF26B6">
            <w:pPr>
              <w:spacing w:after="0"/>
              <w:jc w:val="right"/>
              <w:rPr>
                <w:sz w:val="20"/>
                <w:szCs w:val="20"/>
              </w:rPr>
            </w:pPr>
            <w:r w:rsidRPr="00276439">
              <w:rPr>
                <w:sz w:val="20"/>
                <w:szCs w:val="20"/>
              </w:rPr>
              <w:t>2,037</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5,087</w:t>
            </w:r>
          </w:p>
        </w:tc>
        <w:tc>
          <w:tcPr>
            <w:tcW w:w="618" w:type="pct"/>
            <w:vAlign w:val="bottom"/>
          </w:tcPr>
          <w:p w:rsidR="00F415A6" w:rsidRPr="00276439" w:rsidRDefault="00F415A6" w:rsidP="00DF26B6">
            <w:pPr>
              <w:spacing w:after="0"/>
              <w:jc w:val="right"/>
              <w:rPr>
                <w:sz w:val="20"/>
                <w:szCs w:val="20"/>
              </w:rPr>
            </w:pPr>
            <w:r w:rsidRPr="00276439">
              <w:rPr>
                <w:sz w:val="20"/>
                <w:szCs w:val="20"/>
              </w:rPr>
              <w:t>4,230</w:t>
            </w:r>
          </w:p>
        </w:tc>
        <w:tc>
          <w:tcPr>
            <w:tcW w:w="454" w:type="pct"/>
            <w:vAlign w:val="bottom"/>
          </w:tcPr>
          <w:p w:rsidR="00F415A6" w:rsidRPr="00276439" w:rsidRDefault="00F415A6" w:rsidP="00DF26B6">
            <w:pPr>
              <w:spacing w:after="0"/>
              <w:jc w:val="right"/>
              <w:rPr>
                <w:sz w:val="20"/>
                <w:szCs w:val="20"/>
              </w:rPr>
            </w:pPr>
            <w:r w:rsidRPr="00276439">
              <w:rPr>
                <w:sz w:val="20"/>
                <w:szCs w:val="20"/>
              </w:rPr>
              <w:t>9,317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2010</w:t>
            </w:r>
          </w:p>
        </w:tc>
        <w:tc>
          <w:tcPr>
            <w:tcW w:w="517" w:type="pct"/>
            <w:vAlign w:val="bottom"/>
          </w:tcPr>
          <w:p w:rsidR="00F415A6" w:rsidRPr="00276439" w:rsidRDefault="00F415A6" w:rsidP="00DF26B6">
            <w:pPr>
              <w:spacing w:after="0"/>
              <w:jc w:val="right"/>
              <w:rPr>
                <w:sz w:val="20"/>
                <w:szCs w:val="20"/>
              </w:rPr>
            </w:pPr>
            <w:r w:rsidRPr="00276439">
              <w:rPr>
                <w:sz w:val="20"/>
                <w:szCs w:val="20"/>
              </w:rPr>
              <w:t>324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rsidR="00F415A6" w:rsidRPr="00276439" w:rsidRDefault="00F415A6" w:rsidP="00DF26B6">
            <w:pPr>
              <w:spacing w:after="0"/>
              <w:jc w:val="right"/>
              <w:rPr>
                <w:sz w:val="20"/>
                <w:szCs w:val="20"/>
              </w:rPr>
            </w:pPr>
            <w:r w:rsidRPr="00276439">
              <w:rPr>
                <w:sz w:val="20"/>
                <w:szCs w:val="20"/>
              </w:rPr>
              <w:t>7,258</w:t>
            </w:r>
          </w:p>
        </w:tc>
        <w:tc>
          <w:tcPr>
            <w:tcW w:w="348" w:type="pct"/>
            <w:vAlign w:val="bottom"/>
          </w:tcPr>
          <w:p w:rsidR="00F415A6" w:rsidRPr="00276439" w:rsidRDefault="00F415A6" w:rsidP="00DF26B6">
            <w:pPr>
              <w:spacing w:after="0"/>
              <w:jc w:val="right"/>
              <w:rPr>
                <w:sz w:val="20"/>
                <w:szCs w:val="20"/>
              </w:rPr>
            </w:pPr>
            <w:r w:rsidRPr="00276439">
              <w:rPr>
                <w:sz w:val="20"/>
                <w:szCs w:val="20"/>
              </w:rPr>
              <w:t>477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14,297</w:t>
            </w:r>
          </w:p>
        </w:tc>
        <w:tc>
          <w:tcPr>
            <w:tcW w:w="618" w:type="pct"/>
            <w:vAlign w:val="bottom"/>
          </w:tcPr>
          <w:p w:rsidR="00F415A6" w:rsidRPr="00276439" w:rsidRDefault="00F415A6" w:rsidP="00DF26B6">
            <w:pPr>
              <w:spacing w:after="0"/>
              <w:jc w:val="right"/>
              <w:rPr>
                <w:sz w:val="20"/>
                <w:szCs w:val="20"/>
              </w:rPr>
            </w:pPr>
            <w:r w:rsidRPr="00276439">
              <w:rPr>
                <w:sz w:val="20"/>
                <w:szCs w:val="20"/>
              </w:rPr>
              <w:t>7,520</w:t>
            </w:r>
          </w:p>
        </w:tc>
        <w:tc>
          <w:tcPr>
            <w:tcW w:w="454" w:type="pct"/>
            <w:vAlign w:val="bottom"/>
          </w:tcPr>
          <w:p w:rsidR="00F415A6" w:rsidRPr="00276439" w:rsidRDefault="00F415A6" w:rsidP="00DF26B6">
            <w:pPr>
              <w:spacing w:after="0"/>
              <w:jc w:val="right"/>
              <w:rPr>
                <w:sz w:val="20"/>
                <w:szCs w:val="20"/>
              </w:rPr>
            </w:pPr>
            <w:r w:rsidRPr="00276439">
              <w:rPr>
                <w:sz w:val="20"/>
                <w:szCs w:val="20"/>
              </w:rPr>
              <w:t>21,817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2011</w:t>
            </w:r>
          </w:p>
        </w:tc>
        <w:tc>
          <w:tcPr>
            <w:tcW w:w="517" w:type="pct"/>
            <w:vAlign w:val="bottom"/>
          </w:tcPr>
          <w:p w:rsidR="00F415A6" w:rsidRPr="00276439" w:rsidRDefault="00F415A6" w:rsidP="00DF26B6">
            <w:pPr>
              <w:spacing w:after="0"/>
              <w:jc w:val="right"/>
              <w:rPr>
                <w:sz w:val="20"/>
                <w:szCs w:val="20"/>
              </w:rPr>
            </w:pPr>
            <w:r w:rsidRPr="00276439">
              <w:rPr>
                <w:sz w:val="20"/>
                <w:szCs w:val="20"/>
              </w:rPr>
              <w:t>174</w:t>
            </w:r>
          </w:p>
        </w:tc>
        <w:tc>
          <w:tcPr>
            <w:tcW w:w="456" w:type="pct"/>
            <w:vAlign w:val="bottom"/>
          </w:tcPr>
          <w:p w:rsidR="00F415A6" w:rsidRPr="00276439" w:rsidRDefault="00F415A6" w:rsidP="00DF26B6">
            <w:pPr>
              <w:spacing w:after="0"/>
              <w:jc w:val="right"/>
              <w:rPr>
                <w:sz w:val="20"/>
                <w:szCs w:val="20"/>
              </w:rPr>
            </w:pPr>
            <w:r w:rsidRPr="00276439">
              <w:rPr>
                <w:sz w:val="20"/>
                <w:szCs w:val="20"/>
              </w:rPr>
              <w:t>3,722</w:t>
            </w:r>
          </w:p>
        </w:tc>
        <w:tc>
          <w:tcPr>
            <w:tcW w:w="348" w:type="pct"/>
            <w:vAlign w:val="bottom"/>
          </w:tcPr>
          <w:p w:rsidR="00F415A6" w:rsidRPr="00276439" w:rsidRDefault="00F415A6" w:rsidP="00DF26B6">
            <w:pPr>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1,900</w:t>
            </w:r>
          </w:p>
        </w:tc>
        <w:tc>
          <w:tcPr>
            <w:tcW w:w="348" w:type="pct"/>
            <w:vAlign w:val="bottom"/>
          </w:tcPr>
          <w:p w:rsidR="00F415A6" w:rsidRPr="00276439" w:rsidRDefault="00F415A6" w:rsidP="00DF26B6">
            <w:pPr>
              <w:spacing w:after="0"/>
              <w:jc w:val="right"/>
              <w:rPr>
                <w:sz w:val="20"/>
                <w:szCs w:val="20"/>
              </w:rPr>
            </w:pPr>
            <w:r w:rsidRPr="00276439">
              <w:rPr>
                <w:sz w:val="20"/>
                <w:szCs w:val="20"/>
              </w:rPr>
              <w:t>106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5,979</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12,029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2012</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spacing w:after="0"/>
              <w:jc w:val="right"/>
              <w:rPr>
                <w:sz w:val="20"/>
                <w:szCs w:val="20"/>
              </w:rPr>
            </w:pPr>
            <w:r w:rsidRPr="00276439">
              <w:rPr>
                <w:sz w:val="20"/>
                <w:szCs w:val="20"/>
              </w:rPr>
              <w:t>2,071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929</w:t>
            </w:r>
          </w:p>
        </w:tc>
        <w:tc>
          <w:tcPr>
            <w:tcW w:w="348" w:type="pct"/>
            <w:vAlign w:val="bottom"/>
          </w:tcPr>
          <w:p w:rsidR="00F415A6" w:rsidRPr="00276439" w:rsidRDefault="00F415A6" w:rsidP="00DF26B6">
            <w:pPr>
              <w:spacing w:after="0"/>
              <w:jc w:val="right"/>
              <w:rPr>
                <w:sz w:val="20"/>
                <w:szCs w:val="20"/>
              </w:rPr>
            </w:pPr>
            <w:r w:rsidRPr="00276439">
              <w:rPr>
                <w:sz w:val="20"/>
                <w:szCs w:val="20"/>
              </w:rPr>
              <w:t>51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3,051</w:t>
            </w:r>
          </w:p>
        </w:tc>
        <w:tc>
          <w:tcPr>
            <w:tcW w:w="618" w:type="pct"/>
            <w:vAlign w:val="bottom"/>
          </w:tcPr>
          <w:p w:rsidR="00F415A6" w:rsidRPr="00276439" w:rsidRDefault="00F415A6" w:rsidP="00DF26B6">
            <w:pPr>
              <w:spacing w:after="0"/>
              <w:jc w:val="right"/>
              <w:rPr>
                <w:sz w:val="20"/>
                <w:szCs w:val="20"/>
              </w:rPr>
            </w:pPr>
            <w:r w:rsidRPr="00276439">
              <w:rPr>
                <w:sz w:val="20"/>
                <w:szCs w:val="20"/>
              </w:rPr>
              <w:t>5,480</w:t>
            </w:r>
          </w:p>
        </w:tc>
        <w:tc>
          <w:tcPr>
            <w:tcW w:w="454" w:type="pct"/>
            <w:vAlign w:val="bottom"/>
          </w:tcPr>
          <w:p w:rsidR="00F415A6" w:rsidRPr="00276439" w:rsidRDefault="00F415A6" w:rsidP="00DF26B6">
            <w:pPr>
              <w:spacing w:after="0"/>
              <w:jc w:val="right"/>
              <w:rPr>
                <w:sz w:val="20"/>
                <w:szCs w:val="20"/>
              </w:rPr>
            </w:pPr>
            <w:r w:rsidRPr="00276439">
              <w:rPr>
                <w:sz w:val="20"/>
                <w:szCs w:val="20"/>
              </w:rPr>
              <w:t>8,531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2013</w:t>
            </w:r>
          </w:p>
        </w:tc>
        <w:tc>
          <w:tcPr>
            <w:tcW w:w="517" w:type="pct"/>
            <w:vAlign w:val="bottom"/>
          </w:tcPr>
          <w:p w:rsidR="00F415A6" w:rsidRPr="00276439" w:rsidRDefault="00F415A6" w:rsidP="00DF26B6">
            <w:pPr>
              <w:spacing w:after="0"/>
              <w:jc w:val="right"/>
              <w:rPr>
                <w:sz w:val="20"/>
                <w:szCs w:val="20"/>
              </w:rPr>
            </w:pPr>
            <w:r w:rsidRPr="00276439">
              <w:rPr>
                <w:sz w:val="20"/>
                <w:szCs w:val="20"/>
              </w:rPr>
              <w:t>374</w:t>
            </w:r>
          </w:p>
        </w:tc>
        <w:tc>
          <w:tcPr>
            <w:tcW w:w="456" w:type="pct"/>
            <w:vAlign w:val="bottom"/>
          </w:tcPr>
          <w:p w:rsidR="00F415A6" w:rsidRPr="00276439" w:rsidRDefault="00F415A6" w:rsidP="00DF26B6">
            <w:pPr>
              <w:spacing w:after="0"/>
              <w:jc w:val="right"/>
              <w:rPr>
                <w:sz w:val="20"/>
                <w:szCs w:val="20"/>
              </w:rPr>
            </w:pPr>
            <w:r w:rsidRPr="00276439">
              <w:rPr>
                <w:sz w:val="20"/>
                <w:szCs w:val="20"/>
              </w:rPr>
              <w:t>7,521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456" w:type="pct"/>
            <w:vAlign w:val="bottom"/>
          </w:tcPr>
          <w:p w:rsidR="00F415A6" w:rsidRPr="00276439" w:rsidRDefault="00F415A6" w:rsidP="00DF26B6">
            <w:pPr>
              <w:spacing w:after="0"/>
              <w:jc w:val="right"/>
              <w:rPr>
                <w:sz w:val="20"/>
                <w:szCs w:val="20"/>
              </w:rPr>
            </w:pPr>
            <w:r w:rsidRPr="00276439">
              <w:rPr>
                <w:sz w:val="20"/>
                <w:szCs w:val="20"/>
              </w:rPr>
              <w:t>6,289</w:t>
            </w:r>
          </w:p>
        </w:tc>
        <w:tc>
          <w:tcPr>
            <w:tcW w:w="348" w:type="pct"/>
            <w:vAlign w:val="bottom"/>
          </w:tcPr>
          <w:p w:rsidR="00F415A6" w:rsidRPr="00276439" w:rsidRDefault="00F415A6" w:rsidP="00DF26B6">
            <w:pPr>
              <w:spacing w:after="0"/>
              <w:jc w:val="right"/>
              <w:rPr>
                <w:sz w:val="20"/>
                <w:szCs w:val="20"/>
              </w:rPr>
            </w:pPr>
            <w:r w:rsidRPr="00276439">
              <w:rPr>
                <w:sz w:val="20"/>
                <w:szCs w:val="20"/>
              </w:rPr>
              <w:t>609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14,788</w:t>
            </w:r>
          </w:p>
        </w:tc>
        <w:tc>
          <w:tcPr>
            <w:tcW w:w="618" w:type="pct"/>
            <w:vAlign w:val="bottom"/>
          </w:tcPr>
          <w:p w:rsidR="00F415A6" w:rsidRPr="00276439" w:rsidRDefault="00F415A6" w:rsidP="00DF26B6">
            <w:pPr>
              <w:spacing w:after="0"/>
              <w:jc w:val="right"/>
              <w:rPr>
                <w:sz w:val="20"/>
                <w:szCs w:val="20"/>
              </w:rPr>
            </w:pPr>
            <w:r w:rsidRPr="00276439">
              <w:rPr>
                <w:sz w:val="20"/>
                <w:szCs w:val="20"/>
              </w:rPr>
              <w:t>6,280</w:t>
            </w:r>
          </w:p>
        </w:tc>
        <w:tc>
          <w:tcPr>
            <w:tcW w:w="454" w:type="pct"/>
            <w:vAlign w:val="bottom"/>
          </w:tcPr>
          <w:p w:rsidR="00F415A6" w:rsidRPr="00276439" w:rsidRDefault="00F415A6" w:rsidP="00DF26B6">
            <w:pPr>
              <w:spacing w:after="0"/>
              <w:jc w:val="right"/>
              <w:rPr>
                <w:sz w:val="20"/>
                <w:szCs w:val="20"/>
              </w:rPr>
            </w:pPr>
            <w:r w:rsidRPr="00276439">
              <w:rPr>
                <w:sz w:val="20"/>
                <w:szCs w:val="20"/>
              </w:rPr>
              <w:t>21,068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2014</w:t>
            </w:r>
          </w:p>
        </w:tc>
        <w:tc>
          <w:tcPr>
            <w:tcW w:w="517" w:type="pct"/>
            <w:vAlign w:val="bottom"/>
          </w:tcPr>
          <w:p w:rsidR="00F415A6" w:rsidRPr="00276439" w:rsidRDefault="00F415A6" w:rsidP="00DF26B6">
            <w:pPr>
              <w:spacing w:after="0"/>
              <w:jc w:val="right"/>
              <w:rPr>
                <w:sz w:val="20"/>
                <w:szCs w:val="20"/>
              </w:rPr>
            </w:pPr>
            <w:r w:rsidRPr="00276439">
              <w:rPr>
                <w:sz w:val="20"/>
                <w:szCs w:val="20"/>
              </w:rPr>
              <w:t>287</w:t>
            </w:r>
          </w:p>
        </w:tc>
        <w:tc>
          <w:tcPr>
            <w:tcW w:w="456" w:type="pct"/>
            <w:vAlign w:val="bottom"/>
          </w:tcPr>
          <w:p w:rsidR="00F415A6" w:rsidRPr="00276439" w:rsidRDefault="00F415A6" w:rsidP="00DF26B6">
            <w:pPr>
              <w:spacing w:after="0"/>
              <w:jc w:val="right"/>
              <w:rPr>
                <w:sz w:val="20"/>
                <w:szCs w:val="20"/>
              </w:rPr>
            </w:pPr>
            <w:r w:rsidRPr="00276439">
              <w:rPr>
                <w:sz w:val="20"/>
                <w:szCs w:val="20"/>
              </w:rPr>
              <w:t>4,301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6,241</w:t>
            </w:r>
          </w:p>
        </w:tc>
        <w:tc>
          <w:tcPr>
            <w:tcW w:w="348" w:type="pct"/>
            <w:vAlign w:val="bottom"/>
          </w:tcPr>
          <w:p w:rsidR="00F415A6" w:rsidRPr="00276439" w:rsidRDefault="00F415A6" w:rsidP="00DF26B6">
            <w:pPr>
              <w:spacing w:after="0"/>
              <w:jc w:val="right"/>
              <w:rPr>
                <w:sz w:val="20"/>
                <w:szCs w:val="20"/>
              </w:rPr>
            </w:pPr>
            <w:r w:rsidRPr="00276439">
              <w:rPr>
                <w:sz w:val="20"/>
                <w:szCs w:val="20"/>
              </w:rPr>
              <w:t>626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11,168</w:t>
            </w:r>
          </w:p>
        </w:tc>
        <w:tc>
          <w:tcPr>
            <w:tcW w:w="618" w:type="pct"/>
            <w:vAlign w:val="bottom"/>
          </w:tcPr>
          <w:p w:rsidR="00F415A6" w:rsidRPr="00276439" w:rsidRDefault="00F415A6" w:rsidP="00DF26B6">
            <w:pPr>
              <w:spacing w:after="0"/>
              <w:jc w:val="right"/>
              <w:rPr>
                <w:sz w:val="20"/>
                <w:szCs w:val="20"/>
              </w:rPr>
            </w:pPr>
            <w:r w:rsidRPr="00276439">
              <w:rPr>
                <w:sz w:val="20"/>
                <w:szCs w:val="20"/>
              </w:rPr>
              <w:t>15,480</w:t>
            </w:r>
          </w:p>
        </w:tc>
        <w:tc>
          <w:tcPr>
            <w:tcW w:w="454" w:type="pct"/>
            <w:vAlign w:val="bottom"/>
          </w:tcPr>
          <w:p w:rsidR="00F415A6" w:rsidRPr="00276439" w:rsidRDefault="00F415A6" w:rsidP="00DF26B6">
            <w:pPr>
              <w:spacing w:after="0"/>
              <w:jc w:val="right"/>
              <w:rPr>
                <w:sz w:val="20"/>
                <w:szCs w:val="20"/>
              </w:rPr>
            </w:pPr>
            <w:r w:rsidRPr="00276439">
              <w:rPr>
                <w:sz w:val="20"/>
                <w:szCs w:val="20"/>
              </w:rPr>
              <w:t>26,648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2015</w:t>
            </w:r>
          </w:p>
        </w:tc>
        <w:tc>
          <w:tcPr>
            <w:tcW w:w="517" w:type="pct"/>
            <w:vAlign w:val="bottom"/>
          </w:tcPr>
          <w:p w:rsidR="00F415A6" w:rsidRPr="00276439" w:rsidRDefault="00F415A6" w:rsidP="00DF26B6">
            <w:pPr>
              <w:spacing w:after="0"/>
              <w:jc w:val="right"/>
              <w:rPr>
                <w:sz w:val="20"/>
                <w:szCs w:val="20"/>
              </w:rPr>
            </w:pPr>
            <w:r w:rsidRPr="00276439">
              <w:rPr>
                <w:sz w:val="20"/>
                <w:szCs w:val="20"/>
              </w:rPr>
              <w:t>306</w:t>
            </w:r>
          </w:p>
        </w:tc>
        <w:tc>
          <w:tcPr>
            <w:tcW w:w="456" w:type="pct"/>
            <w:vAlign w:val="bottom"/>
          </w:tcPr>
          <w:p w:rsidR="00F415A6" w:rsidRPr="00276439" w:rsidRDefault="00F415A6" w:rsidP="00DF26B6">
            <w:pPr>
              <w:spacing w:after="0"/>
              <w:jc w:val="right"/>
              <w:rPr>
                <w:sz w:val="20"/>
                <w:szCs w:val="20"/>
              </w:rPr>
            </w:pPr>
            <w:r w:rsidRPr="00276439">
              <w:rPr>
                <w:sz w:val="20"/>
                <w:szCs w:val="20"/>
              </w:rPr>
              <w:t>3,543</w:t>
            </w:r>
          </w:p>
        </w:tc>
        <w:tc>
          <w:tcPr>
            <w:tcW w:w="348" w:type="pct"/>
            <w:vAlign w:val="bottom"/>
          </w:tcPr>
          <w:p w:rsidR="00F415A6" w:rsidRPr="00276439" w:rsidRDefault="00F415A6" w:rsidP="00DF26B6">
            <w:pPr>
              <w:spacing w:after="0"/>
              <w:jc w:val="right"/>
              <w:rPr>
                <w:sz w:val="20"/>
                <w:szCs w:val="20"/>
              </w:rPr>
            </w:pPr>
            <w:r w:rsidRPr="00276439">
              <w:rPr>
                <w:sz w:val="20"/>
                <w:szCs w:val="20"/>
              </w:rPr>
              <w:t>120</w:t>
            </w:r>
          </w:p>
        </w:tc>
        <w:tc>
          <w:tcPr>
            <w:tcW w:w="456" w:type="pct"/>
            <w:vAlign w:val="bottom"/>
          </w:tcPr>
          <w:p w:rsidR="00F415A6" w:rsidRPr="00276439" w:rsidRDefault="00F415A6" w:rsidP="00DF26B6">
            <w:pPr>
              <w:spacing w:after="0"/>
              <w:jc w:val="right"/>
              <w:rPr>
                <w:sz w:val="20"/>
                <w:szCs w:val="20"/>
              </w:rPr>
            </w:pPr>
            <w:r w:rsidRPr="00276439">
              <w:rPr>
                <w:sz w:val="20"/>
                <w:szCs w:val="20"/>
              </w:rPr>
              <w:t>1,869</w:t>
            </w:r>
          </w:p>
        </w:tc>
        <w:tc>
          <w:tcPr>
            <w:tcW w:w="348" w:type="pct"/>
            <w:vAlign w:val="bottom"/>
          </w:tcPr>
          <w:p w:rsidR="00F415A6" w:rsidRPr="00276439" w:rsidRDefault="00F415A6" w:rsidP="00DF26B6">
            <w:pPr>
              <w:spacing w:after="0"/>
              <w:jc w:val="right"/>
              <w:rPr>
                <w:sz w:val="20"/>
                <w:szCs w:val="20"/>
              </w:rPr>
            </w:pPr>
            <w:r w:rsidRPr="00276439">
              <w:rPr>
                <w:sz w:val="20"/>
                <w:szCs w:val="20"/>
              </w:rPr>
              <w:t>177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5,709</w:t>
            </w:r>
          </w:p>
        </w:tc>
        <w:tc>
          <w:tcPr>
            <w:tcW w:w="618" w:type="pct"/>
            <w:vAlign w:val="bottom"/>
          </w:tcPr>
          <w:p w:rsidR="00F415A6" w:rsidRPr="00276439" w:rsidRDefault="00F415A6" w:rsidP="00DF26B6">
            <w:pPr>
              <w:spacing w:after="0"/>
              <w:jc w:val="right"/>
              <w:rPr>
                <w:sz w:val="20"/>
                <w:szCs w:val="20"/>
              </w:rPr>
            </w:pPr>
            <w:r w:rsidRPr="00276439">
              <w:rPr>
                <w:sz w:val="20"/>
                <w:szCs w:val="20"/>
              </w:rPr>
              <w:t>9,940</w:t>
            </w:r>
          </w:p>
        </w:tc>
        <w:tc>
          <w:tcPr>
            <w:tcW w:w="454" w:type="pct"/>
            <w:vAlign w:val="bottom"/>
          </w:tcPr>
          <w:p w:rsidR="00F415A6" w:rsidRPr="00276439" w:rsidRDefault="00F415A6" w:rsidP="00DF26B6">
            <w:pPr>
              <w:spacing w:after="0"/>
              <w:jc w:val="right"/>
              <w:rPr>
                <w:sz w:val="20"/>
                <w:szCs w:val="20"/>
              </w:rPr>
            </w:pPr>
            <w:r w:rsidRPr="00276439">
              <w:rPr>
                <w:sz w:val="20"/>
                <w:szCs w:val="20"/>
              </w:rPr>
              <w:t>15,649</w:t>
            </w:r>
          </w:p>
        </w:tc>
      </w:tr>
      <w:tr w:rsidR="00F415A6" w:rsidTr="00DF26B6">
        <w:trPr>
          <w:trHeight w:hRule="exact" w:val="259"/>
        </w:trPr>
        <w:tc>
          <w:tcPr>
            <w:tcW w:w="467" w:type="pct"/>
            <w:vAlign w:val="bottom"/>
          </w:tcPr>
          <w:p w:rsidR="00F415A6" w:rsidRPr="00276439" w:rsidRDefault="00F415A6" w:rsidP="00DF26B6">
            <w:pPr>
              <w:spacing w:after="0"/>
              <w:rPr>
                <w:sz w:val="20"/>
                <w:szCs w:val="20"/>
              </w:rPr>
            </w:pPr>
            <w:r>
              <w:rPr>
                <w:sz w:val="20"/>
                <w:szCs w:val="20"/>
              </w:rPr>
              <w:t>2016</w:t>
            </w:r>
          </w:p>
        </w:tc>
        <w:tc>
          <w:tcPr>
            <w:tcW w:w="517" w:type="pct"/>
            <w:vAlign w:val="bottom"/>
          </w:tcPr>
          <w:p w:rsidR="00F415A6" w:rsidRPr="00276439" w:rsidRDefault="00F415A6" w:rsidP="00DF26B6">
            <w:pPr>
              <w:spacing w:after="0"/>
              <w:jc w:val="right"/>
              <w:rPr>
                <w:sz w:val="20"/>
                <w:szCs w:val="20"/>
              </w:rPr>
            </w:pPr>
            <w:r>
              <w:rPr>
                <w:sz w:val="20"/>
                <w:szCs w:val="20"/>
              </w:rPr>
              <w:t>173</w:t>
            </w:r>
          </w:p>
        </w:tc>
        <w:tc>
          <w:tcPr>
            <w:tcW w:w="456" w:type="pct"/>
            <w:vAlign w:val="bottom"/>
          </w:tcPr>
          <w:p w:rsidR="00F415A6" w:rsidRPr="00276439" w:rsidRDefault="00F415A6" w:rsidP="00DF26B6">
            <w:pPr>
              <w:spacing w:after="0"/>
              <w:jc w:val="right"/>
              <w:rPr>
                <w:sz w:val="20"/>
                <w:szCs w:val="20"/>
              </w:rPr>
            </w:pPr>
            <w:r>
              <w:rPr>
                <w:sz w:val="20"/>
                <w:szCs w:val="20"/>
              </w:rPr>
              <w:t>919</w:t>
            </w:r>
          </w:p>
        </w:tc>
        <w:tc>
          <w:tcPr>
            <w:tcW w:w="348" w:type="pct"/>
            <w:vAlign w:val="bottom"/>
          </w:tcPr>
          <w:p w:rsidR="00F415A6" w:rsidRPr="00276439" w:rsidRDefault="00F415A6" w:rsidP="00DF26B6">
            <w:pPr>
              <w:spacing w:after="0"/>
              <w:jc w:val="right"/>
              <w:rPr>
                <w:sz w:val="20"/>
                <w:szCs w:val="20"/>
              </w:rPr>
            </w:pPr>
            <w:r>
              <w:rPr>
                <w:sz w:val="20"/>
                <w:szCs w:val="20"/>
              </w:rPr>
              <w:t>11</w:t>
            </w:r>
          </w:p>
        </w:tc>
        <w:tc>
          <w:tcPr>
            <w:tcW w:w="456" w:type="pct"/>
            <w:vAlign w:val="bottom"/>
          </w:tcPr>
          <w:p w:rsidR="00F415A6" w:rsidRPr="00276439" w:rsidRDefault="00F415A6" w:rsidP="00DF26B6">
            <w:pPr>
              <w:spacing w:after="0"/>
              <w:jc w:val="right"/>
              <w:rPr>
                <w:sz w:val="20"/>
                <w:szCs w:val="20"/>
              </w:rPr>
            </w:pPr>
            <w:r>
              <w:rPr>
                <w:sz w:val="20"/>
                <w:szCs w:val="20"/>
              </w:rPr>
              <w:t>2,198</w:t>
            </w:r>
          </w:p>
        </w:tc>
        <w:tc>
          <w:tcPr>
            <w:tcW w:w="348" w:type="pct"/>
            <w:vAlign w:val="bottom"/>
          </w:tcPr>
          <w:p w:rsidR="00F415A6" w:rsidRPr="00276439" w:rsidRDefault="00F415A6" w:rsidP="00DF26B6">
            <w:pPr>
              <w:spacing w:after="0"/>
              <w:jc w:val="right"/>
              <w:rPr>
                <w:sz w:val="20"/>
                <w:szCs w:val="20"/>
              </w:rPr>
            </w:pPr>
            <w:r>
              <w:rPr>
                <w:sz w:val="20"/>
                <w:szCs w:val="20"/>
              </w:rPr>
              <w:t>87</w:t>
            </w:r>
          </w:p>
        </w:tc>
        <w:tc>
          <w:tcPr>
            <w:tcW w:w="360" w:type="pct"/>
            <w:vAlign w:val="bottom"/>
          </w:tcPr>
          <w:p w:rsidR="00F415A6" w:rsidRPr="00276439" w:rsidRDefault="00F415A6" w:rsidP="00DF26B6">
            <w:pPr>
              <w:spacing w:after="0"/>
              <w:jc w:val="right"/>
              <w:rPr>
                <w:sz w:val="20"/>
                <w:szCs w:val="20"/>
              </w:rPr>
            </w:pPr>
            <w:r>
              <w:rPr>
                <w:sz w:val="20"/>
                <w:szCs w:val="20"/>
              </w:rPr>
              <w:t>0</w:t>
            </w:r>
          </w:p>
        </w:tc>
        <w:tc>
          <w:tcPr>
            <w:tcW w:w="513" w:type="pct"/>
            <w:vAlign w:val="bottom"/>
          </w:tcPr>
          <w:p w:rsidR="00F415A6" w:rsidRPr="00276439" w:rsidRDefault="00F415A6" w:rsidP="00DF26B6">
            <w:pPr>
              <w:spacing w:after="0"/>
              <w:jc w:val="right"/>
              <w:rPr>
                <w:sz w:val="20"/>
                <w:szCs w:val="20"/>
              </w:rPr>
            </w:pPr>
            <w:r>
              <w:rPr>
                <w:sz w:val="20"/>
                <w:szCs w:val="20"/>
              </w:rPr>
              <w:t>0</w:t>
            </w:r>
          </w:p>
        </w:tc>
        <w:tc>
          <w:tcPr>
            <w:tcW w:w="463" w:type="pct"/>
            <w:vAlign w:val="bottom"/>
          </w:tcPr>
          <w:p w:rsidR="00F415A6" w:rsidRPr="00276439" w:rsidRDefault="00F415A6" w:rsidP="00DF26B6">
            <w:pPr>
              <w:spacing w:after="0"/>
              <w:jc w:val="right"/>
              <w:rPr>
                <w:sz w:val="20"/>
                <w:szCs w:val="20"/>
              </w:rPr>
            </w:pPr>
            <w:r>
              <w:rPr>
                <w:sz w:val="20"/>
                <w:szCs w:val="20"/>
              </w:rPr>
              <w:t>3,215</w:t>
            </w:r>
          </w:p>
        </w:tc>
        <w:tc>
          <w:tcPr>
            <w:tcW w:w="618" w:type="pct"/>
            <w:vAlign w:val="bottom"/>
          </w:tcPr>
          <w:p w:rsidR="00F415A6" w:rsidRPr="00276439" w:rsidRDefault="00F415A6" w:rsidP="00DF26B6">
            <w:pPr>
              <w:spacing w:after="0"/>
              <w:jc w:val="right"/>
              <w:rPr>
                <w:sz w:val="20"/>
                <w:szCs w:val="20"/>
              </w:rPr>
            </w:pPr>
            <w:r>
              <w:rPr>
                <w:sz w:val="20"/>
                <w:szCs w:val="20"/>
              </w:rPr>
              <w:t>6,733</w:t>
            </w:r>
          </w:p>
        </w:tc>
        <w:tc>
          <w:tcPr>
            <w:tcW w:w="454" w:type="pct"/>
            <w:vAlign w:val="bottom"/>
          </w:tcPr>
          <w:p w:rsidR="00F415A6" w:rsidRPr="00276439" w:rsidRDefault="00F415A6" w:rsidP="00DF26B6">
            <w:pPr>
              <w:spacing w:after="0"/>
              <w:jc w:val="right"/>
              <w:rPr>
                <w:sz w:val="20"/>
                <w:szCs w:val="20"/>
              </w:rPr>
            </w:pPr>
            <w:r>
              <w:rPr>
                <w:sz w:val="20"/>
                <w:szCs w:val="20"/>
              </w:rPr>
              <w:t>9,948</w:t>
            </w:r>
          </w:p>
        </w:tc>
      </w:tr>
      <w:tr w:rsidR="00F415A6" w:rsidTr="00DF26B6">
        <w:trPr>
          <w:trHeight w:hRule="exact" w:val="302"/>
        </w:trPr>
        <w:tc>
          <w:tcPr>
            <w:tcW w:w="467" w:type="pct"/>
            <w:tcBorders>
              <w:bottom w:val="single" w:sz="4" w:space="0" w:color="auto"/>
            </w:tcBorders>
            <w:vAlign w:val="center"/>
          </w:tcPr>
          <w:p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14,298</w:t>
            </w:r>
          </w:p>
        </w:tc>
      </w:tr>
      <w:tr w:rsidR="00F415A6" w:rsidTr="00DF26B6">
        <w:trPr>
          <w:trHeight w:hRule="exact" w:val="331"/>
        </w:trPr>
        <w:tc>
          <w:tcPr>
            <w:tcW w:w="467" w:type="pct"/>
            <w:tcBorders>
              <w:top w:val="single" w:sz="4" w:space="0" w:color="auto"/>
              <w:bottom w:val="single" w:sz="4" w:space="0" w:color="auto"/>
            </w:tcBorders>
            <w:vAlign w:val="center"/>
          </w:tcPr>
          <w:p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24,393</w:t>
            </w:r>
          </w:p>
        </w:tc>
      </w:tr>
    </w:tbl>
    <w:p w:rsidR="00F415A6" w:rsidRDefault="00F415A6" w:rsidP="00F415A6"/>
    <w:p w:rsidR="00F415A6" w:rsidRDefault="00F415A6" w:rsidP="00F415A6">
      <w:pPr>
        <w:spacing w:after="0"/>
        <w:jc w:val="left"/>
        <w:rPr>
          <w:sz w:val="22"/>
          <w:szCs w:val="20"/>
        </w:rPr>
      </w:pPr>
      <w:r>
        <w:br w:type="page"/>
      </w:r>
    </w:p>
    <w:p w:rsidR="00F415A6" w:rsidRDefault="00094A79" w:rsidP="00094A79">
      <w:pPr>
        <w:pStyle w:val="Caption"/>
      </w:pPr>
      <w:bookmarkStart w:id="103" w:name="_Toc516752357"/>
      <w:r>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3</w:t>
      </w:r>
      <w:r w:rsidR="008667D6">
        <w:rPr>
          <w:noProof/>
        </w:rPr>
        <w:fldChar w:fldCharType="end"/>
      </w:r>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3"/>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rsidTr="00DF26B6">
        <w:trPr>
          <w:trHeight w:val="255"/>
        </w:trPr>
        <w:tc>
          <w:tcPr>
            <w:tcW w:w="929"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 </w:t>
            </w:r>
          </w:p>
          <w:p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Fishery</w:t>
            </w:r>
          </w:p>
          <w:p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rsidTr="00DF26B6">
        <w:trPr>
          <w:trHeight w:val="255"/>
        </w:trPr>
        <w:tc>
          <w:tcPr>
            <w:tcW w:w="929"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rsidTr="00DF26B6">
        <w:trPr>
          <w:trHeight w:val="302"/>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21,567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36,626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37,768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49,686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77,209</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30,008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25,113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24,778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35,538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24,034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36,806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56,500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31,550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36,660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14,017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17,141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9,666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16,024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10,337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23,631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13,488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9,853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22,583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30,382</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18,047</w:t>
            </w:r>
          </w:p>
        </w:tc>
      </w:tr>
      <w:tr w:rsidR="00F415A6" w:rsidRPr="00AF3CB6" w:rsidTr="00DF26B6">
        <w:trPr>
          <w:trHeight w:val="259"/>
        </w:trPr>
        <w:tc>
          <w:tcPr>
            <w:tcW w:w="929" w:type="dxa"/>
            <w:tcBorders>
              <w:top w:val="nil"/>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11,572</w:t>
            </w:r>
          </w:p>
        </w:tc>
      </w:tr>
      <w:tr w:rsidR="00F415A6" w:rsidRPr="00AF3CB6" w:rsidTr="00DF26B6">
        <w:trPr>
          <w:trHeight w:hRule="exact" w:val="331"/>
        </w:trPr>
        <w:tc>
          <w:tcPr>
            <w:tcW w:w="929" w:type="dxa"/>
            <w:tcBorders>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14,298</w:t>
            </w:r>
          </w:p>
        </w:tc>
      </w:tr>
      <w:tr w:rsidR="00F415A6" w:rsidRPr="00AF3CB6"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27,851</w:t>
            </w:r>
          </w:p>
        </w:tc>
      </w:tr>
    </w:tbl>
    <w:p w:rsidR="00F415A6" w:rsidRDefault="00F415A6" w:rsidP="00F415A6">
      <w:pPr>
        <w:spacing w:after="0"/>
        <w:jc w:val="left"/>
        <w:rPr>
          <w:sz w:val="22"/>
          <w:szCs w:val="20"/>
        </w:rPr>
      </w:pPr>
      <w:r>
        <w:br w:type="page"/>
      </w:r>
    </w:p>
    <w:p w:rsidR="00424E0E" w:rsidRDefault="00094A79" w:rsidP="00094A79">
      <w:pPr>
        <w:pStyle w:val="Caption"/>
      </w:pPr>
      <w:bookmarkStart w:id="104" w:name="_Toc516752358"/>
      <w:proofErr w:type="gramStart"/>
      <w:r>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4</w:t>
      </w:r>
      <w:r w:rsidR="008667D6">
        <w:rPr>
          <w:noProof/>
        </w:rPr>
        <w:fldChar w:fldCharType="end"/>
      </w:r>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4"/>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rsidTr="00DF26B6">
        <w:trPr>
          <w:trHeight w:val="259"/>
        </w:trPr>
        <w:tc>
          <w:tcPr>
            <w:tcW w:w="905" w:type="dxa"/>
            <w:vMerge w:val="restart"/>
            <w:tcBorders>
              <w:top w:val="single" w:sz="4" w:space="0" w:color="auto"/>
            </w:tcBorders>
            <w:vAlign w:val="bottom"/>
          </w:tcPr>
          <w:p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rsidTr="00DF26B6">
        <w:trPr>
          <w:trHeight w:val="259"/>
        </w:trPr>
        <w:tc>
          <w:tcPr>
            <w:tcW w:w="905" w:type="dxa"/>
            <w:vMerge/>
            <w:vAlign w:val="bottom"/>
          </w:tcPr>
          <w:p w:rsidR="00424E0E" w:rsidRPr="008F5618" w:rsidRDefault="00424E0E" w:rsidP="00DF26B6">
            <w:pPr>
              <w:spacing w:after="0"/>
              <w:jc w:val="left"/>
              <w:rPr>
                <w:sz w:val="20"/>
                <w:szCs w:val="20"/>
              </w:rPr>
            </w:pPr>
          </w:p>
        </w:tc>
        <w:tc>
          <w:tcPr>
            <w:tcW w:w="907" w:type="dxa"/>
            <w:vAlign w:val="bottom"/>
          </w:tcPr>
          <w:p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rsidR="00424E0E" w:rsidRPr="008F5618" w:rsidRDefault="00424E0E" w:rsidP="00DF26B6">
            <w:pPr>
              <w:spacing w:after="0"/>
              <w:jc w:val="center"/>
              <w:rPr>
                <w:sz w:val="20"/>
                <w:szCs w:val="20"/>
              </w:rPr>
            </w:pPr>
          </w:p>
        </w:tc>
        <w:tc>
          <w:tcPr>
            <w:tcW w:w="892" w:type="dxa"/>
            <w:vAlign w:val="bottom"/>
          </w:tcPr>
          <w:p w:rsidR="00424E0E" w:rsidRPr="008F5618" w:rsidRDefault="00424E0E" w:rsidP="00DF26B6">
            <w:pPr>
              <w:spacing w:after="0"/>
              <w:jc w:val="center"/>
              <w:rPr>
                <w:sz w:val="20"/>
                <w:szCs w:val="20"/>
              </w:rPr>
            </w:pPr>
            <w:r w:rsidRPr="008F5618">
              <w:rPr>
                <w:sz w:val="20"/>
                <w:szCs w:val="20"/>
              </w:rPr>
              <w:t>Drift</w:t>
            </w:r>
          </w:p>
        </w:tc>
        <w:tc>
          <w:tcPr>
            <w:tcW w:w="854" w:type="dxa"/>
            <w:vAlign w:val="bottom"/>
          </w:tcPr>
          <w:p w:rsidR="00424E0E" w:rsidRPr="008F5618" w:rsidRDefault="00424E0E" w:rsidP="00DF26B6">
            <w:pPr>
              <w:spacing w:after="0"/>
              <w:jc w:val="center"/>
              <w:rPr>
                <w:sz w:val="20"/>
                <w:szCs w:val="20"/>
              </w:rPr>
            </w:pPr>
          </w:p>
        </w:tc>
        <w:tc>
          <w:tcPr>
            <w:tcW w:w="1283" w:type="dxa"/>
            <w:vAlign w:val="bottom"/>
          </w:tcPr>
          <w:p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rsidR="00424E0E" w:rsidRPr="008F5618" w:rsidRDefault="00424E0E" w:rsidP="00DF26B6">
            <w:pPr>
              <w:spacing w:after="0"/>
              <w:jc w:val="center"/>
              <w:rPr>
                <w:sz w:val="20"/>
                <w:szCs w:val="20"/>
              </w:rPr>
            </w:pPr>
          </w:p>
        </w:tc>
        <w:tc>
          <w:tcPr>
            <w:tcW w:w="890" w:type="dxa"/>
            <w:vAlign w:val="bottom"/>
          </w:tcPr>
          <w:p w:rsidR="00424E0E" w:rsidRPr="008F5618" w:rsidRDefault="00424E0E" w:rsidP="00DF26B6">
            <w:pPr>
              <w:spacing w:after="0"/>
              <w:jc w:val="center"/>
              <w:rPr>
                <w:sz w:val="20"/>
                <w:szCs w:val="20"/>
              </w:rPr>
            </w:pPr>
            <w:r w:rsidRPr="008F5618">
              <w:rPr>
                <w:sz w:val="20"/>
                <w:szCs w:val="20"/>
              </w:rPr>
              <w:t>Total</w:t>
            </w:r>
          </w:p>
        </w:tc>
      </w:tr>
      <w:tr w:rsidR="00424E0E" w:rsidTr="00DF26B6">
        <w:trPr>
          <w:trHeight w:val="259"/>
        </w:trPr>
        <w:tc>
          <w:tcPr>
            <w:tcW w:w="905" w:type="dxa"/>
            <w:vMerge/>
            <w:tcBorders>
              <w:bottom w:val="single" w:sz="4" w:space="0" w:color="auto"/>
            </w:tcBorders>
            <w:vAlign w:val="bottom"/>
          </w:tcPr>
          <w:p w:rsidR="00424E0E" w:rsidRPr="008F5618" w:rsidRDefault="00424E0E" w:rsidP="00DF26B6">
            <w:pPr>
              <w:spacing w:after="0"/>
              <w:jc w:val="left"/>
              <w:rPr>
                <w:sz w:val="20"/>
                <w:szCs w:val="20"/>
              </w:rPr>
            </w:pPr>
          </w:p>
        </w:tc>
        <w:tc>
          <w:tcPr>
            <w:tcW w:w="907"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return</w:t>
            </w:r>
          </w:p>
        </w:tc>
      </w:tr>
      <w:tr w:rsidR="00424E0E" w:rsidTr="00DF26B6">
        <w:trPr>
          <w:trHeight w:val="259"/>
        </w:trPr>
        <w:tc>
          <w:tcPr>
            <w:tcW w:w="905" w:type="dxa"/>
            <w:tcBorders>
              <w:top w:val="single" w:sz="4" w:space="0" w:color="auto"/>
            </w:tcBorders>
            <w:vAlign w:val="bottom"/>
          </w:tcPr>
          <w:p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4,688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6,187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rsidR="00424E0E" w:rsidRPr="008F5618" w:rsidRDefault="00424E0E" w:rsidP="00DF26B6">
            <w:pPr>
              <w:spacing w:after="0"/>
              <w:jc w:val="center"/>
              <w:rPr>
                <w:sz w:val="20"/>
                <w:szCs w:val="20"/>
              </w:rPr>
            </w:pPr>
            <w:r w:rsidRPr="008F5618">
              <w:rPr>
                <w:sz w:val="20"/>
                <w:szCs w:val="20"/>
              </w:rPr>
              <w:t>49</w:t>
            </w:r>
          </w:p>
        </w:tc>
        <w:tc>
          <w:tcPr>
            <w:tcW w:w="892" w:type="dxa"/>
            <w:vAlign w:val="bottom"/>
          </w:tcPr>
          <w:p w:rsidR="00424E0E" w:rsidRPr="008F5618" w:rsidRDefault="00424E0E" w:rsidP="00DF26B6">
            <w:pPr>
              <w:spacing w:after="0"/>
              <w:jc w:val="center"/>
              <w:rPr>
                <w:sz w:val="20"/>
                <w:szCs w:val="20"/>
              </w:rPr>
            </w:pPr>
            <w:r w:rsidRPr="008F5618">
              <w:rPr>
                <w:sz w:val="20"/>
                <w:szCs w:val="20"/>
              </w:rPr>
              <w:t>2,482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2,482</w:t>
            </w:r>
          </w:p>
        </w:tc>
        <w:tc>
          <w:tcPr>
            <w:tcW w:w="1183" w:type="dxa"/>
            <w:vAlign w:val="bottom"/>
          </w:tcPr>
          <w:p w:rsidR="00424E0E" w:rsidRPr="008F5618" w:rsidRDefault="00424E0E" w:rsidP="00DF26B6">
            <w:pPr>
              <w:spacing w:after="0"/>
              <w:jc w:val="center"/>
              <w:rPr>
                <w:sz w:val="20"/>
                <w:szCs w:val="20"/>
              </w:rPr>
            </w:pPr>
            <w:r w:rsidRPr="008F5618">
              <w:rPr>
                <w:sz w:val="20"/>
                <w:szCs w:val="20"/>
              </w:rPr>
              <w:t>2,324</w:t>
            </w:r>
          </w:p>
        </w:tc>
        <w:tc>
          <w:tcPr>
            <w:tcW w:w="890" w:type="dxa"/>
            <w:vAlign w:val="bottom"/>
          </w:tcPr>
          <w:p w:rsidR="00424E0E" w:rsidRPr="008F5618" w:rsidRDefault="00424E0E" w:rsidP="00DF26B6">
            <w:pPr>
              <w:spacing w:after="0"/>
              <w:jc w:val="center"/>
              <w:rPr>
                <w:sz w:val="20"/>
                <w:szCs w:val="20"/>
              </w:rPr>
            </w:pPr>
            <w:r w:rsidRPr="008F5618">
              <w:rPr>
                <w:sz w:val="20"/>
                <w:szCs w:val="20"/>
              </w:rPr>
              <w:t>4,806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rsidR="00424E0E" w:rsidRPr="008F5618" w:rsidRDefault="00424E0E" w:rsidP="00DF26B6">
            <w:pPr>
              <w:spacing w:after="0"/>
              <w:jc w:val="center"/>
              <w:rPr>
                <w:sz w:val="20"/>
                <w:szCs w:val="20"/>
              </w:rPr>
            </w:pPr>
            <w:r w:rsidRPr="008F5618">
              <w:rPr>
                <w:sz w:val="20"/>
                <w:szCs w:val="20"/>
              </w:rPr>
              <w:t>87</w:t>
            </w:r>
          </w:p>
        </w:tc>
        <w:tc>
          <w:tcPr>
            <w:tcW w:w="892" w:type="dxa"/>
            <w:vAlign w:val="bottom"/>
          </w:tcPr>
          <w:p w:rsidR="00424E0E" w:rsidRPr="008F5618" w:rsidRDefault="00424E0E" w:rsidP="00DF26B6">
            <w:pPr>
              <w:spacing w:after="0"/>
              <w:jc w:val="center"/>
              <w:rPr>
                <w:sz w:val="20"/>
                <w:szCs w:val="20"/>
              </w:rPr>
            </w:pPr>
            <w:r w:rsidRPr="008F5618">
              <w:rPr>
                <w:sz w:val="20"/>
                <w:szCs w:val="20"/>
              </w:rPr>
              <w:t>2,483</w:t>
            </w:r>
          </w:p>
        </w:tc>
        <w:tc>
          <w:tcPr>
            <w:tcW w:w="854" w:type="dxa"/>
            <w:vAlign w:val="bottom"/>
          </w:tcPr>
          <w:p w:rsidR="00424E0E" w:rsidRPr="008F5618" w:rsidRDefault="00424E0E" w:rsidP="00DF26B6">
            <w:pPr>
              <w:spacing w:after="0"/>
              <w:jc w:val="center"/>
              <w:rPr>
                <w:sz w:val="20"/>
                <w:szCs w:val="20"/>
              </w:rPr>
            </w:pPr>
            <w:r w:rsidRPr="008F5618">
              <w:rPr>
                <w:sz w:val="20"/>
                <w:szCs w:val="20"/>
              </w:rPr>
              <w:t>63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2,546</w:t>
            </w:r>
          </w:p>
        </w:tc>
        <w:tc>
          <w:tcPr>
            <w:tcW w:w="1183" w:type="dxa"/>
            <w:vAlign w:val="bottom"/>
          </w:tcPr>
          <w:p w:rsidR="00424E0E" w:rsidRPr="008F5618" w:rsidRDefault="00424E0E" w:rsidP="00DF26B6">
            <w:pPr>
              <w:spacing w:after="0"/>
              <w:jc w:val="center"/>
              <w:rPr>
                <w:sz w:val="20"/>
                <w:szCs w:val="20"/>
              </w:rPr>
            </w:pPr>
            <w:r w:rsidRPr="008F5618">
              <w:rPr>
                <w:sz w:val="20"/>
                <w:szCs w:val="20"/>
              </w:rPr>
              <w:t>1,552</w:t>
            </w:r>
          </w:p>
        </w:tc>
        <w:tc>
          <w:tcPr>
            <w:tcW w:w="890" w:type="dxa"/>
            <w:vAlign w:val="bottom"/>
          </w:tcPr>
          <w:p w:rsidR="00424E0E" w:rsidRPr="008F5618" w:rsidRDefault="00424E0E" w:rsidP="00DF26B6">
            <w:pPr>
              <w:spacing w:after="0"/>
              <w:jc w:val="center"/>
              <w:rPr>
                <w:sz w:val="20"/>
                <w:szCs w:val="20"/>
              </w:rPr>
            </w:pPr>
            <w:r w:rsidRPr="008F5618">
              <w:rPr>
                <w:sz w:val="20"/>
                <w:szCs w:val="20"/>
              </w:rPr>
              <w:t>4,098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rsidR="00424E0E" w:rsidRPr="008F5618" w:rsidRDefault="00424E0E" w:rsidP="00DF26B6">
            <w:pPr>
              <w:spacing w:after="0"/>
              <w:jc w:val="center"/>
              <w:rPr>
                <w:sz w:val="20"/>
                <w:szCs w:val="20"/>
              </w:rPr>
            </w:pPr>
            <w:r w:rsidRPr="008F5618">
              <w:rPr>
                <w:sz w:val="20"/>
                <w:szCs w:val="20"/>
              </w:rPr>
              <w:t>71</w:t>
            </w:r>
          </w:p>
        </w:tc>
        <w:tc>
          <w:tcPr>
            <w:tcW w:w="892" w:type="dxa"/>
            <w:vAlign w:val="bottom"/>
          </w:tcPr>
          <w:p w:rsidR="00424E0E" w:rsidRPr="008F5618" w:rsidRDefault="00424E0E" w:rsidP="00DF26B6">
            <w:pPr>
              <w:spacing w:after="0"/>
              <w:jc w:val="center"/>
              <w:rPr>
                <w:sz w:val="20"/>
                <w:szCs w:val="20"/>
              </w:rPr>
            </w:pPr>
            <w:r w:rsidRPr="008F5618">
              <w:rPr>
                <w:sz w:val="20"/>
                <w:szCs w:val="20"/>
              </w:rPr>
              <w:t>1,458</w:t>
            </w:r>
          </w:p>
        </w:tc>
        <w:tc>
          <w:tcPr>
            <w:tcW w:w="854"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1,539</w:t>
            </w:r>
          </w:p>
        </w:tc>
        <w:tc>
          <w:tcPr>
            <w:tcW w:w="1183" w:type="dxa"/>
            <w:vAlign w:val="bottom"/>
          </w:tcPr>
          <w:p w:rsidR="00424E0E" w:rsidRPr="008F5618" w:rsidRDefault="00424E0E" w:rsidP="00DF26B6">
            <w:pPr>
              <w:spacing w:after="0"/>
              <w:jc w:val="center"/>
              <w:rPr>
                <w:sz w:val="20"/>
                <w:szCs w:val="20"/>
              </w:rPr>
            </w:pPr>
            <w:r w:rsidRPr="008F5618">
              <w:rPr>
                <w:sz w:val="20"/>
                <w:szCs w:val="20"/>
              </w:rPr>
              <w:t>1,694</w:t>
            </w:r>
          </w:p>
        </w:tc>
        <w:tc>
          <w:tcPr>
            <w:tcW w:w="890" w:type="dxa"/>
            <w:vAlign w:val="bottom"/>
          </w:tcPr>
          <w:p w:rsidR="00424E0E" w:rsidRPr="008F5618" w:rsidRDefault="00424E0E" w:rsidP="00DF26B6">
            <w:pPr>
              <w:spacing w:after="0"/>
              <w:jc w:val="center"/>
              <w:rPr>
                <w:sz w:val="20"/>
                <w:szCs w:val="20"/>
              </w:rPr>
            </w:pPr>
            <w:r w:rsidRPr="008F5618">
              <w:rPr>
                <w:sz w:val="20"/>
                <w:szCs w:val="20"/>
              </w:rPr>
              <w:t>3,233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rsidR="00424E0E" w:rsidRPr="008F5618" w:rsidRDefault="00424E0E" w:rsidP="00DF26B6">
            <w:pPr>
              <w:spacing w:after="0"/>
              <w:jc w:val="center"/>
              <w:rPr>
                <w:sz w:val="20"/>
                <w:szCs w:val="20"/>
              </w:rPr>
            </w:pPr>
            <w:r w:rsidRPr="008F5618">
              <w:rPr>
                <w:sz w:val="20"/>
                <w:szCs w:val="20"/>
              </w:rPr>
              <w:t>151</w:t>
            </w:r>
          </w:p>
        </w:tc>
        <w:tc>
          <w:tcPr>
            <w:tcW w:w="892" w:type="dxa"/>
            <w:vAlign w:val="bottom"/>
          </w:tcPr>
          <w:p w:rsidR="00424E0E" w:rsidRPr="008F5618" w:rsidRDefault="00424E0E" w:rsidP="00DF26B6">
            <w:pPr>
              <w:spacing w:after="0"/>
              <w:jc w:val="center"/>
              <w:rPr>
                <w:sz w:val="20"/>
                <w:szCs w:val="20"/>
              </w:rPr>
            </w:pPr>
            <w:r w:rsidRPr="008F5618">
              <w:rPr>
                <w:sz w:val="20"/>
                <w:szCs w:val="20"/>
              </w:rPr>
              <w:t>2,816</w:t>
            </w:r>
          </w:p>
        </w:tc>
        <w:tc>
          <w:tcPr>
            <w:tcW w:w="854" w:type="dxa"/>
            <w:vAlign w:val="bottom"/>
          </w:tcPr>
          <w:p w:rsidR="00424E0E" w:rsidRPr="008F5618" w:rsidRDefault="00424E0E" w:rsidP="00DF26B6">
            <w:pPr>
              <w:spacing w:after="0"/>
              <w:jc w:val="center"/>
              <w:rPr>
                <w:sz w:val="20"/>
                <w:szCs w:val="20"/>
              </w:rPr>
            </w:pPr>
            <w:r w:rsidRPr="008F5618">
              <w:rPr>
                <w:sz w:val="20"/>
                <w:szCs w:val="20"/>
              </w:rPr>
              <w:t>46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31</w:t>
            </w:r>
          </w:p>
        </w:tc>
        <w:tc>
          <w:tcPr>
            <w:tcW w:w="916" w:type="dxa"/>
            <w:vAlign w:val="bottom"/>
          </w:tcPr>
          <w:p w:rsidR="00424E0E" w:rsidRPr="008F5618" w:rsidRDefault="00424E0E" w:rsidP="00DF26B6">
            <w:pPr>
              <w:spacing w:after="0"/>
              <w:jc w:val="center"/>
              <w:rPr>
                <w:sz w:val="20"/>
                <w:szCs w:val="20"/>
              </w:rPr>
            </w:pPr>
            <w:r w:rsidRPr="008F5618">
              <w:rPr>
                <w:sz w:val="20"/>
                <w:szCs w:val="20"/>
              </w:rPr>
              <w:t>2,893</w:t>
            </w:r>
          </w:p>
        </w:tc>
        <w:tc>
          <w:tcPr>
            <w:tcW w:w="1183" w:type="dxa"/>
            <w:vAlign w:val="bottom"/>
          </w:tcPr>
          <w:p w:rsidR="00424E0E" w:rsidRPr="008F5618" w:rsidRDefault="00424E0E" w:rsidP="00DF26B6">
            <w:pPr>
              <w:spacing w:after="0"/>
              <w:jc w:val="center"/>
              <w:rPr>
                <w:sz w:val="20"/>
                <w:szCs w:val="20"/>
              </w:rPr>
            </w:pPr>
            <w:r w:rsidRPr="008F5618">
              <w:rPr>
                <w:sz w:val="20"/>
                <w:szCs w:val="20"/>
              </w:rPr>
              <w:t>3,119</w:t>
            </w:r>
          </w:p>
        </w:tc>
        <w:tc>
          <w:tcPr>
            <w:tcW w:w="890" w:type="dxa"/>
            <w:vAlign w:val="bottom"/>
          </w:tcPr>
          <w:p w:rsidR="00424E0E" w:rsidRPr="008F5618" w:rsidRDefault="00424E0E" w:rsidP="00DF26B6">
            <w:pPr>
              <w:spacing w:after="0"/>
              <w:jc w:val="center"/>
              <w:rPr>
                <w:sz w:val="20"/>
                <w:szCs w:val="20"/>
              </w:rPr>
            </w:pPr>
            <w:r w:rsidRPr="008F5618">
              <w:rPr>
                <w:sz w:val="20"/>
                <w:szCs w:val="20"/>
              </w:rPr>
              <w:t>6,012</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rsidR="00424E0E" w:rsidRPr="008F5618" w:rsidRDefault="00424E0E" w:rsidP="00DF26B6">
            <w:pPr>
              <w:spacing w:after="0"/>
              <w:jc w:val="center"/>
              <w:rPr>
                <w:sz w:val="20"/>
                <w:szCs w:val="20"/>
              </w:rPr>
            </w:pPr>
            <w:r w:rsidRPr="008F5618">
              <w:rPr>
                <w:sz w:val="20"/>
                <w:szCs w:val="20"/>
              </w:rPr>
              <w:t>218</w:t>
            </w:r>
          </w:p>
        </w:tc>
        <w:tc>
          <w:tcPr>
            <w:tcW w:w="892" w:type="dxa"/>
            <w:vAlign w:val="bottom"/>
          </w:tcPr>
          <w:p w:rsidR="00424E0E" w:rsidRPr="008F5618" w:rsidRDefault="00424E0E" w:rsidP="00DF26B6">
            <w:pPr>
              <w:spacing w:after="0"/>
              <w:jc w:val="center"/>
              <w:rPr>
                <w:sz w:val="20"/>
                <w:szCs w:val="20"/>
              </w:rPr>
            </w:pPr>
            <w:r w:rsidRPr="008F5618">
              <w:rPr>
                <w:sz w:val="20"/>
                <w:szCs w:val="20"/>
              </w:rPr>
              <w:t>3,799</w:t>
            </w:r>
          </w:p>
        </w:tc>
        <w:tc>
          <w:tcPr>
            <w:tcW w:w="854" w:type="dxa"/>
            <w:vAlign w:val="bottom"/>
          </w:tcPr>
          <w:p w:rsidR="00424E0E" w:rsidRPr="008F5618" w:rsidRDefault="00424E0E" w:rsidP="00DF26B6">
            <w:pPr>
              <w:spacing w:after="0"/>
              <w:jc w:val="center"/>
              <w:rPr>
                <w:sz w:val="20"/>
                <w:szCs w:val="20"/>
              </w:rPr>
            </w:pPr>
            <w:r w:rsidRPr="008F5618">
              <w:rPr>
                <w:sz w:val="20"/>
                <w:szCs w:val="20"/>
              </w:rPr>
              <w:t>185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3,984</w:t>
            </w:r>
          </w:p>
        </w:tc>
        <w:tc>
          <w:tcPr>
            <w:tcW w:w="1183" w:type="dxa"/>
            <w:vAlign w:val="bottom"/>
          </w:tcPr>
          <w:p w:rsidR="00424E0E" w:rsidRPr="008F5618" w:rsidRDefault="00424E0E" w:rsidP="00DF26B6">
            <w:pPr>
              <w:spacing w:after="0"/>
              <w:jc w:val="center"/>
              <w:rPr>
                <w:sz w:val="20"/>
                <w:szCs w:val="20"/>
              </w:rPr>
            </w:pPr>
            <w:r w:rsidRPr="008F5618">
              <w:rPr>
                <w:sz w:val="20"/>
                <w:szCs w:val="20"/>
              </w:rPr>
              <w:t>2,176</w:t>
            </w:r>
          </w:p>
        </w:tc>
        <w:tc>
          <w:tcPr>
            <w:tcW w:w="890" w:type="dxa"/>
            <w:vAlign w:val="bottom"/>
          </w:tcPr>
          <w:p w:rsidR="00424E0E" w:rsidRPr="008F5618" w:rsidRDefault="00424E0E" w:rsidP="00DF26B6">
            <w:pPr>
              <w:spacing w:after="0"/>
              <w:jc w:val="center"/>
              <w:rPr>
                <w:sz w:val="20"/>
                <w:szCs w:val="20"/>
              </w:rPr>
            </w:pPr>
            <w:r w:rsidRPr="008F5618">
              <w:rPr>
                <w:sz w:val="20"/>
                <w:szCs w:val="20"/>
              </w:rPr>
              <w:t>6,160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rsidR="00424E0E" w:rsidRPr="008F5618" w:rsidRDefault="00424E0E" w:rsidP="00DF26B6">
            <w:pPr>
              <w:spacing w:after="0"/>
              <w:jc w:val="center"/>
              <w:rPr>
                <w:sz w:val="20"/>
                <w:szCs w:val="20"/>
              </w:rPr>
            </w:pPr>
            <w:r w:rsidRPr="008F5618">
              <w:rPr>
                <w:sz w:val="20"/>
                <w:szCs w:val="20"/>
              </w:rPr>
              <w:t>174</w:t>
            </w:r>
          </w:p>
        </w:tc>
        <w:tc>
          <w:tcPr>
            <w:tcW w:w="892" w:type="dxa"/>
            <w:vAlign w:val="bottom"/>
          </w:tcPr>
          <w:p w:rsidR="00424E0E" w:rsidRPr="008F5618" w:rsidRDefault="00424E0E" w:rsidP="00DF26B6">
            <w:pPr>
              <w:spacing w:after="0"/>
              <w:jc w:val="center"/>
              <w:rPr>
                <w:sz w:val="20"/>
                <w:szCs w:val="20"/>
              </w:rPr>
            </w:pPr>
            <w:r w:rsidRPr="008F5618">
              <w:rPr>
                <w:sz w:val="20"/>
                <w:szCs w:val="20"/>
              </w:rPr>
              <w:t>2,982</w:t>
            </w:r>
          </w:p>
        </w:tc>
        <w:tc>
          <w:tcPr>
            <w:tcW w:w="854" w:type="dxa"/>
            <w:vAlign w:val="bottom"/>
          </w:tcPr>
          <w:p w:rsidR="00424E0E" w:rsidRPr="008F5618" w:rsidRDefault="00424E0E" w:rsidP="00DF26B6">
            <w:pPr>
              <w:spacing w:after="0"/>
              <w:jc w:val="center"/>
              <w:rPr>
                <w:sz w:val="20"/>
                <w:szCs w:val="20"/>
              </w:rPr>
            </w:pPr>
            <w:r w:rsidRPr="008F5618">
              <w:rPr>
                <w:sz w:val="20"/>
                <w:szCs w:val="20"/>
              </w:rPr>
              <w:t>100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3,082</w:t>
            </w:r>
          </w:p>
        </w:tc>
        <w:tc>
          <w:tcPr>
            <w:tcW w:w="1183" w:type="dxa"/>
            <w:vAlign w:val="bottom"/>
          </w:tcPr>
          <w:p w:rsidR="00424E0E" w:rsidRPr="008F5618" w:rsidRDefault="00424E0E" w:rsidP="00DF26B6">
            <w:pPr>
              <w:spacing w:after="0"/>
              <w:jc w:val="center"/>
              <w:rPr>
                <w:sz w:val="20"/>
                <w:szCs w:val="20"/>
              </w:rPr>
            </w:pPr>
            <w:r w:rsidRPr="008F5618">
              <w:rPr>
                <w:sz w:val="20"/>
                <w:szCs w:val="20"/>
              </w:rPr>
              <w:t>2,192</w:t>
            </w:r>
          </w:p>
        </w:tc>
        <w:tc>
          <w:tcPr>
            <w:tcW w:w="890" w:type="dxa"/>
            <w:vAlign w:val="bottom"/>
          </w:tcPr>
          <w:p w:rsidR="00424E0E" w:rsidRPr="008F5618" w:rsidRDefault="00424E0E" w:rsidP="00DF26B6">
            <w:pPr>
              <w:spacing w:after="0"/>
              <w:jc w:val="center"/>
              <w:rPr>
                <w:sz w:val="20"/>
                <w:szCs w:val="20"/>
              </w:rPr>
            </w:pPr>
            <w:r w:rsidRPr="008F5618">
              <w:rPr>
                <w:sz w:val="20"/>
                <w:szCs w:val="20"/>
              </w:rPr>
              <w:t>5,274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3,203</w:t>
            </w:r>
          </w:p>
        </w:tc>
        <w:tc>
          <w:tcPr>
            <w:tcW w:w="854" w:type="dxa"/>
            <w:vAlign w:val="bottom"/>
          </w:tcPr>
          <w:p w:rsidR="00424E0E" w:rsidRPr="008F5618" w:rsidRDefault="00424E0E" w:rsidP="00DF26B6">
            <w:pPr>
              <w:spacing w:after="0"/>
              <w:jc w:val="center"/>
              <w:rPr>
                <w:sz w:val="20"/>
                <w:szCs w:val="20"/>
              </w:rPr>
            </w:pPr>
            <w:r w:rsidRPr="008F5618">
              <w:rPr>
                <w:sz w:val="20"/>
                <w:szCs w:val="20"/>
              </w:rPr>
              <w:t>44</w:t>
            </w:r>
          </w:p>
        </w:tc>
        <w:tc>
          <w:tcPr>
            <w:tcW w:w="892" w:type="dxa"/>
            <w:vAlign w:val="bottom"/>
          </w:tcPr>
          <w:p w:rsidR="00424E0E" w:rsidRPr="008F5618" w:rsidRDefault="00424E0E" w:rsidP="00DF26B6">
            <w:pPr>
              <w:spacing w:after="0"/>
              <w:jc w:val="center"/>
              <w:rPr>
                <w:sz w:val="20"/>
                <w:szCs w:val="20"/>
              </w:rPr>
            </w:pPr>
            <w:r w:rsidRPr="008F5618">
              <w:rPr>
                <w:sz w:val="20"/>
                <w:szCs w:val="20"/>
              </w:rPr>
              <w:t>10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3,257</w:t>
            </w:r>
          </w:p>
        </w:tc>
        <w:tc>
          <w:tcPr>
            <w:tcW w:w="1183" w:type="dxa"/>
            <w:vAlign w:val="bottom"/>
          </w:tcPr>
          <w:p w:rsidR="00424E0E" w:rsidRPr="008F5618" w:rsidRDefault="00424E0E" w:rsidP="00DF26B6">
            <w:pPr>
              <w:spacing w:after="0"/>
              <w:jc w:val="center"/>
              <w:rPr>
                <w:sz w:val="20"/>
                <w:szCs w:val="20"/>
              </w:rPr>
            </w:pPr>
            <w:r w:rsidRPr="008F5618">
              <w:rPr>
                <w:sz w:val="20"/>
                <w:szCs w:val="20"/>
              </w:rPr>
              <w:t>2,761</w:t>
            </w:r>
          </w:p>
        </w:tc>
        <w:tc>
          <w:tcPr>
            <w:tcW w:w="890" w:type="dxa"/>
            <w:vAlign w:val="bottom"/>
          </w:tcPr>
          <w:p w:rsidR="00424E0E" w:rsidRPr="008F5618" w:rsidRDefault="00424E0E" w:rsidP="00DF26B6">
            <w:pPr>
              <w:spacing w:after="0"/>
              <w:jc w:val="center"/>
              <w:rPr>
                <w:sz w:val="20"/>
                <w:szCs w:val="20"/>
              </w:rPr>
            </w:pPr>
            <w:r w:rsidRPr="008F5618">
              <w:rPr>
                <w:sz w:val="20"/>
                <w:szCs w:val="20"/>
              </w:rPr>
              <w:t>6,018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rsidR="00424E0E" w:rsidRPr="008F5618" w:rsidRDefault="00424E0E" w:rsidP="00DF26B6">
            <w:pPr>
              <w:spacing w:after="0"/>
              <w:jc w:val="center"/>
              <w:rPr>
                <w:sz w:val="20"/>
                <w:szCs w:val="20"/>
              </w:rPr>
            </w:pPr>
            <w:r w:rsidRPr="008F5618">
              <w:rPr>
                <w:sz w:val="20"/>
                <w:szCs w:val="20"/>
              </w:rPr>
              <w:t>199</w:t>
            </w:r>
          </w:p>
        </w:tc>
        <w:tc>
          <w:tcPr>
            <w:tcW w:w="892" w:type="dxa"/>
            <w:vAlign w:val="bottom"/>
          </w:tcPr>
          <w:p w:rsidR="00424E0E" w:rsidRPr="008F5618" w:rsidRDefault="00424E0E" w:rsidP="00DF26B6">
            <w:pPr>
              <w:spacing w:after="0"/>
              <w:jc w:val="center"/>
              <w:rPr>
                <w:sz w:val="20"/>
                <w:szCs w:val="20"/>
              </w:rPr>
            </w:pPr>
            <w:r w:rsidRPr="008F5618">
              <w:rPr>
                <w:sz w:val="20"/>
                <w:szCs w:val="20"/>
              </w:rPr>
              <w:t>5,252</w:t>
            </w:r>
          </w:p>
        </w:tc>
        <w:tc>
          <w:tcPr>
            <w:tcW w:w="854" w:type="dxa"/>
            <w:vAlign w:val="bottom"/>
          </w:tcPr>
          <w:p w:rsidR="00424E0E" w:rsidRPr="008F5618" w:rsidRDefault="00424E0E" w:rsidP="00DF26B6">
            <w:pPr>
              <w:spacing w:after="0"/>
              <w:jc w:val="center"/>
              <w:rPr>
                <w:sz w:val="20"/>
                <w:szCs w:val="20"/>
              </w:rPr>
            </w:pPr>
            <w:r w:rsidRPr="008F5618">
              <w:rPr>
                <w:sz w:val="20"/>
                <w:szCs w:val="20"/>
              </w:rPr>
              <w:t>233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5,485</w:t>
            </w:r>
          </w:p>
        </w:tc>
        <w:tc>
          <w:tcPr>
            <w:tcW w:w="1183" w:type="dxa"/>
            <w:vAlign w:val="bottom"/>
          </w:tcPr>
          <w:p w:rsidR="00424E0E" w:rsidRPr="008F5618" w:rsidRDefault="00424E0E" w:rsidP="00DF26B6">
            <w:pPr>
              <w:spacing w:after="0"/>
              <w:jc w:val="center"/>
              <w:rPr>
                <w:sz w:val="20"/>
                <w:szCs w:val="20"/>
              </w:rPr>
            </w:pPr>
            <w:r w:rsidRPr="008F5618">
              <w:rPr>
                <w:sz w:val="20"/>
                <w:szCs w:val="20"/>
              </w:rPr>
              <w:t>3,866</w:t>
            </w:r>
          </w:p>
        </w:tc>
        <w:tc>
          <w:tcPr>
            <w:tcW w:w="890" w:type="dxa"/>
            <w:vAlign w:val="bottom"/>
          </w:tcPr>
          <w:p w:rsidR="00424E0E" w:rsidRPr="008F5618" w:rsidRDefault="00424E0E" w:rsidP="00DF26B6">
            <w:pPr>
              <w:spacing w:after="0"/>
              <w:jc w:val="center"/>
              <w:rPr>
                <w:sz w:val="20"/>
                <w:szCs w:val="20"/>
              </w:rPr>
            </w:pPr>
            <w:r w:rsidRPr="008F5618">
              <w:rPr>
                <w:sz w:val="20"/>
                <w:szCs w:val="20"/>
              </w:rPr>
              <w:t>9,351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rsidR="00424E0E" w:rsidRPr="008F5618" w:rsidRDefault="00424E0E" w:rsidP="00DF26B6">
            <w:pPr>
              <w:spacing w:after="0"/>
              <w:jc w:val="center"/>
              <w:rPr>
                <w:sz w:val="20"/>
                <w:szCs w:val="20"/>
              </w:rPr>
            </w:pPr>
            <w:r w:rsidRPr="008F5618">
              <w:rPr>
                <w:sz w:val="20"/>
                <w:szCs w:val="20"/>
              </w:rPr>
              <w:t>349</w:t>
            </w:r>
          </w:p>
        </w:tc>
        <w:tc>
          <w:tcPr>
            <w:tcW w:w="892" w:type="dxa"/>
            <w:vAlign w:val="bottom"/>
          </w:tcPr>
          <w:p w:rsidR="00424E0E" w:rsidRPr="008F5618" w:rsidRDefault="00424E0E" w:rsidP="00DF26B6">
            <w:pPr>
              <w:spacing w:after="0"/>
              <w:jc w:val="center"/>
              <w:rPr>
                <w:sz w:val="20"/>
                <w:szCs w:val="20"/>
              </w:rPr>
            </w:pPr>
            <w:r w:rsidRPr="008F5618">
              <w:rPr>
                <w:sz w:val="20"/>
                <w:szCs w:val="20"/>
              </w:rPr>
              <w:t>7,749</w:t>
            </w:r>
          </w:p>
        </w:tc>
        <w:tc>
          <w:tcPr>
            <w:tcW w:w="854" w:type="dxa"/>
            <w:vAlign w:val="bottom"/>
          </w:tcPr>
          <w:p w:rsidR="00424E0E" w:rsidRPr="008F5618" w:rsidRDefault="00424E0E" w:rsidP="00DF26B6">
            <w:pPr>
              <w:spacing w:after="0"/>
              <w:jc w:val="center"/>
              <w:rPr>
                <w:sz w:val="20"/>
                <w:szCs w:val="20"/>
              </w:rPr>
            </w:pPr>
            <w:r w:rsidRPr="008F5618">
              <w:rPr>
                <w:sz w:val="20"/>
                <w:szCs w:val="20"/>
              </w:rPr>
              <w:t>434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8,359</w:t>
            </w:r>
          </w:p>
        </w:tc>
        <w:tc>
          <w:tcPr>
            <w:tcW w:w="1183" w:type="dxa"/>
            <w:vAlign w:val="bottom"/>
          </w:tcPr>
          <w:p w:rsidR="00424E0E" w:rsidRPr="008F5618" w:rsidRDefault="00424E0E" w:rsidP="00DF26B6">
            <w:pPr>
              <w:spacing w:after="0"/>
              <w:jc w:val="center"/>
              <w:rPr>
                <w:sz w:val="20"/>
                <w:szCs w:val="20"/>
              </w:rPr>
            </w:pPr>
            <w:r w:rsidRPr="008F5618">
              <w:rPr>
                <w:sz w:val="20"/>
                <w:szCs w:val="20"/>
              </w:rPr>
              <w:t>4,202</w:t>
            </w:r>
          </w:p>
        </w:tc>
        <w:tc>
          <w:tcPr>
            <w:tcW w:w="890" w:type="dxa"/>
            <w:vAlign w:val="bottom"/>
          </w:tcPr>
          <w:p w:rsidR="00424E0E" w:rsidRPr="008F5618" w:rsidRDefault="00424E0E" w:rsidP="00DF26B6">
            <w:pPr>
              <w:spacing w:after="0"/>
              <w:jc w:val="center"/>
              <w:rPr>
                <w:sz w:val="20"/>
                <w:szCs w:val="20"/>
              </w:rPr>
            </w:pPr>
            <w:r w:rsidRPr="008F5618">
              <w:rPr>
                <w:sz w:val="20"/>
                <w:szCs w:val="20"/>
              </w:rPr>
              <w:t>12,561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rsidR="00424E0E" w:rsidRPr="008F5618" w:rsidRDefault="00424E0E" w:rsidP="00DF26B6">
            <w:pPr>
              <w:spacing w:after="0"/>
              <w:jc w:val="center"/>
              <w:rPr>
                <w:sz w:val="20"/>
                <w:szCs w:val="20"/>
              </w:rPr>
            </w:pPr>
            <w:r w:rsidRPr="008F5618">
              <w:rPr>
                <w:sz w:val="20"/>
                <w:szCs w:val="20"/>
              </w:rPr>
              <w:t>236</w:t>
            </w:r>
          </w:p>
        </w:tc>
        <w:tc>
          <w:tcPr>
            <w:tcW w:w="892" w:type="dxa"/>
            <w:vAlign w:val="bottom"/>
          </w:tcPr>
          <w:p w:rsidR="00424E0E" w:rsidRPr="008F5618" w:rsidRDefault="00424E0E" w:rsidP="00DF26B6">
            <w:pPr>
              <w:spacing w:after="0"/>
              <w:jc w:val="center"/>
              <w:rPr>
                <w:sz w:val="20"/>
                <w:szCs w:val="20"/>
              </w:rPr>
            </w:pPr>
            <w:r w:rsidRPr="008F5618">
              <w:rPr>
                <w:sz w:val="20"/>
                <w:szCs w:val="20"/>
              </w:rPr>
              <w:t>6,856</w:t>
            </w:r>
          </w:p>
        </w:tc>
        <w:tc>
          <w:tcPr>
            <w:tcW w:w="854" w:type="dxa"/>
            <w:vAlign w:val="bottom"/>
          </w:tcPr>
          <w:p w:rsidR="00424E0E" w:rsidRPr="008F5618" w:rsidRDefault="00424E0E" w:rsidP="00DF26B6">
            <w:pPr>
              <w:spacing w:after="0"/>
              <w:jc w:val="center"/>
              <w:rPr>
                <w:sz w:val="20"/>
                <w:szCs w:val="20"/>
              </w:rPr>
            </w:pPr>
            <w:r w:rsidRPr="008F5618">
              <w:rPr>
                <w:sz w:val="20"/>
                <w:szCs w:val="20"/>
              </w:rPr>
              <w:t>1,020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384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8,260</w:t>
            </w:r>
          </w:p>
        </w:tc>
        <w:tc>
          <w:tcPr>
            <w:tcW w:w="1183" w:type="dxa"/>
            <w:vAlign w:val="bottom"/>
          </w:tcPr>
          <w:p w:rsidR="00424E0E" w:rsidRPr="008F5618" w:rsidRDefault="00424E0E" w:rsidP="00DF26B6">
            <w:pPr>
              <w:spacing w:after="0"/>
              <w:jc w:val="center"/>
              <w:rPr>
                <w:sz w:val="20"/>
                <w:szCs w:val="20"/>
              </w:rPr>
            </w:pPr>
            <w:r w:rsidRPr="008F5618">
              <w:rPr>
                <w:sz w:val="20"/>
                <w:szCs w:val="20"/>
              </w:rPr>
              <w:t>3,227</w:t>
            </w:r>
          </w:p>
        </w:tc>
        <w:tc>
          <w:tcPr>
            <w:tcW w:w="890" w:type="dxa"/>
            <w:vAlign w:val="bottom"/>
          </w:tcPr>
          <w:p w:rsidR="00424E0E" w:rsidRPr="008F5618" w:rsidRDefault="00424E0E" w:rsidP="00DF26B6">
            <w:pPr>
              <w:spacing w:after="0"/>
              <w:jc w:val="center"/>
              <w:rPr>
                <w:sz w:val="20"/>
                <w:szCs w:val="20"/>
              </w:rPr>
            </w:pPr>
            <w:r w:rsidRPr="008F5618">
              <w:rPr>
                <w:sz w:val="20"/>
                <w:szCs w:val="20"/>
              </w:rPr>
              <w:t>11,487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rsidR="00424E0E" w:rsidRPr="008F5618" w:rsidRDefault="00424E0E" w:rsidP="00DF26B6">
            <w:pPr>
              <w:spacing w:after="0"/>
              <w:jc w:val="center"/>
              <w:rPr>
                <w:sz w:val="20"/>
                <w:szCs w:val="20"/>
              </w:rPr>
            </w:pPr>
            <w:r w:rsidRPr="008F5618">
              <w:rPr>
                <w:sz w:val="20"/>
                <w:szCs w:val="20"/>
              </w:rPr>
              <w:t>82</w:t>
            </w:r>
          </w:p>
        </w:tc>
        <w:tc>
          <w:tcPr>
            <w:tcW w:w="892" w:type="dxa"/>
            <w:vAlign w:val="bottom"/>
          </w:tcPr>
          <w:p w:rsidR="00424E0E" w:rsidRPr="008F5618" w:rsidRDefault="00424E0E" w:rsidP="00DF26B6">
            <w:pPr>
              <w:spacing w:after="0"/>
              <w:jc w:val="center"/>
              <w:rPr>
                <w:sz w:val="20"/>
                <w:szCs w:val="20"/>
              </w:rPr>
            </w:pPr>
            <w:r w:rsidRPr="008F5618">
              <w:rPr>
                <w:sz w:val="20"/>
                <w:szCs w:val="20"/>
              </w:rPr>
              <w:t>3,582</w:t>
            </w:r>
          </w:p>
        </w:tc>
        <w:tc>
          <w:tcPr>
            <w:tcW w:w="854" w:type="dxa"/>
            <w:vAlign w:val="bottom"/>
          </w:tcPr>
          <w:p w:rsidR="00424E0E" w:rsidRPr="008F5618" w:rsidRDefault="00424E0E" w:rsidP="00DF26B6">
            <w:pPr>
              <w:spacing w:after="0"/>
              <w:jc w:val="center"/>
              <w:rPr>
                <w:sz w:val="20"/>
                <w:szCs w:val="20"/>
              </w:rPr>
            </w:pPr>
            <w:r w:rsidRPr="008F5618">
              <w:rPr>
                <w:sz w:val="20"/>
                <w:szCs w:val="20"/>
              </w:rPr>
              <w:t>759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4,341</w:t>
            </w:r>
          </w:p>
        </w:tc>
        <w:tc>
          <w:tcPr>
            <w:tcW w:w="1183" w:type="dxa"/>
            <w:vAlign w:val="bottom"/>
          </w:tcPr>
          <w:p w:rsidR="00424E0E" w:rsidRPr="008F5618" w:rsidRDefault="00424E0E" w:rsidP="00DF26B6">
            <w:pPr>
              <w:spacing w:after="0"/>
              <w:jc w:val="center"/>
              <w:rPr>
                <w:sz w:val="20"/>
                <w:szCs w:val="20"/>
              </w:rPr>
            </w:pPr>
            <w:r w:rsidRPr="008F5618">
              <w:rPr>
                <w:sz w:val="20"/>
                <w:szCs w:val="20"/>
              </w:rPr>
              <w:t>2,446</w:t>
            </w:r>
          </w:p>
        </w:tc>
        <w:tc>
          <w:tcPr>
            <w:tcW w:w="890" w:type="dxa"/>
            <w:vAlign w:val="bottom"/>
          </w:tcPr>
          <w:p w:rsidR="00424E0E" w:rsidRPr="008F5618" w:rsidRDefault="00424E0E" w:rsidP="00DF26B6">
            <w:pPr>
              <w:spacing w:after="0"/>
              <w:jc w:val="center"/>
              <w:rPr>
                <w:sz w:val="20"/>
                <w:szCs w:val="20"/>
              </w:rPr>
            </w:pPr>
            <w:r w:rsidRPr="008F5618">
              <w:rPr>
                <w:sz w:val="20"/>
                <w:szCs w:val="20"/>
              </w:rPr>
              <w:t>6,787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rsidR="00424E0E" w:rsidRPr="008F5618" w:rsidRDefault="00424E0E" w:rsidP="00DF26B6">
            <w:pPr>
              <w:spacing w:after="0"/>
              <w:jc w:val="center"/>
              <w:rPr>
                <w:sz w:val="20"/>
                <w:szCs w:val="20"/>
              </w:rPr>
            </w:pPr>
            <w:r w:rsidRPr="008F5618">
              <w:rPr>
                <w:sz w:val="20"/>
                <w:szCs w:val="20"/>
              </w:rPr>
              <w:t>64</w:t>
            </w:r>
          </w:p>
        </w:tc>
        <w:tc>
          <w:tcPr>
            <w:tcW w:w="892" w:type="dxa"/>
            <w:vAlign w:val="bottom"/>
          </w:tcPr>
          <w:p w:rsidR="00424E0E" w:rsidRPr="008F5618" w:rsidRDefault="00424E0E" w:rsidP="00DF26B6">
            <w:pPr>
              <w:spacing w:after="0"/>
              <w:jc w:val="center"/>
              <w:rPr>
                <w:sz w:val="20"/>
                <w:szCs w:val="20"/>
              </w:rPr>
            </w:pPr>
            <w:r w:rsidRPr="008F5618">
              <w:rPr>
                <w:sz w:val="20"/>
                <w:szCs w:val="20"/>
              </w:rPr>
              <w:t>3,083</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281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3,364</w:t>
            </w:r>
          </w:p>
        </w:tc>
        <w:tc>
          <w:tcPr>
            <w:tcW w:w="1183" w:type="dxa"/>
            <w:vAlign w:val="bottom"/>
          </w:tcPr>
          <w:p w:rsidR="00424E0E" w:rsidRPr="008F5618" w:rsidRDefault="00424E0E" w:rsidP="00DF26B6">
            <w:pPr>
              <w:spacing w:after="0"/>
              <w:jc w:val="center"/>
              <w:rPr>
                <w:sz w:val="20"/>
                <w:szCs w:val="20"/>
              </w:rPr>
            </w:pPr>
            <w:r w:rsidRPr="008F5618">
              <w:rPr>
                <w:sz w:val="20"/>
                <w:szCs w:val="20"/>
              </w:rPr>
              <w:t>2,500</w:t>
            </w:r>
          </w:p>
        </w:tc>
        <w:tc>
          <w:tcPr>
            <w:tcW w:w="890" w:type="dxa"/>
            <w:vAlign w:val="bottom"/>
          </w:tcPr>
          <w:p w:rsidR="00424E0E" w:rsidRPr="008F5618" w:rsidRDefault="00424E0E" w:rsidP="00DF26B6">
            <w:pPr>
              <w:spacing w:after="0"/>
              <w:jc w:val="center"/>
              <w:rPr>
                <w:sz w:val="20"/>
                <w:szCs w:val="20"/>
              </w:rPr>
            </w:pPr>
            <w:r w:rsidRPr="008F5618">
              <w:rPr>
                <w:sz w:val="20"/>
                <w:szCs w:val="20"/>
              </w:rPr>
              <w:t>5,864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rsidR="00424E0E" w:rsidRPr="008F5618" w:rsidRDefault="00424E0E" w:rsidP="00DF26B6">
            <w:pPr>
              <w:spacing w:after="0"/>
              <w:jc w:val="center"/>
              <w:rPr>
                <w:sz w:val="20"/>
                <w:szCs w:val="20"/>
              </w:rPr>
            </w:pPr>
            <w:r w:rsidRPr="008F5618">
              <w:rPr>
                <w:sz w:val="20"/>
                <w:szCs w:val="20"/>
              </w:rPr>
              <w:t>242</w:t>
            </w:r>
          </w:p>
        </w:tc>
        <w:tc>
          <w:tcPr>
            <w:tcW w:w="892" w:type="dxa"/>
            <w:vAlign w:val="bottom"/>
          </w:tcPr>
          <w:p w:rsidR="00424E0E" w:rsidRPr="008F5618" w:rsidRDefault="00424E0E" w:rsidP="00DF26B6">
            <w:pPr>
              <w:spacing w:after="0"/>
              <w:jc w:val="center"/>
              <w:rPr>
                <w:sz w:val="20"/>
                <w:szCs w:val="20"/>
              </w:rPr>
            </w:pPr>
            <w:r w:rsidRPr="008F5618">
              <w:rPr>
                <w:sz w:val="20"/>
                <w:szCs w:val="20"/>
              </w:rPr>
              <w:t>4,702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5,053</w:t>
            </w:r>
          </w:p>
        </w:tc>
        <w:tc>
          <w:tcPr>
            <w:tcW w:w="1183" w:type="dxa"/>
            <w:vAlign w:val="bottom"/>
          </w:tcPr>
          <w:p w:rsidR="00424E0E" w:rsidRPr="008F5618" w:rsidRDefault="00424E0E" w:rsidP="00DF26B6">
            <w:pPr>
              <w:spacing w:after="0"/>
              <w:jc w:val="center"/>
              <w:rPr>
                <w:sz w:val="20"/>
                <w:szCs w:val="20"/>
              </w:rPr>
            </w:pPr>
            <w:r w:rsidRPr="008F5618">
              <w:rPr>
                <w:sz w:val="20"/>
                <w:szCs w:val="20"/>
              </w:rPr>
              <w:t>4,718</w:t>
            </w:r>
          </w:p>
        </w:tc>
        <w:tc>
          <w:tcPr>
            <w:tcW w:w="890" w:type="dxa"/>
            <w:vAlign w:val="bottom"/>
          </w:tcPr>
          <w:p w:rsidR="00424E0E" w:rsidRPr="008F5618" w:rsidRDefault="00424E0E" w:rsidP="00DF26B6">
            <w:pPr>
              <w:spacing w:after="0"/>
              <w:jc w:val="center"/>
              <w:rPr>
                <w:sz w:val="20"/>
                <w:szCs w:val="20"/>
              </w:rPr>
            </w:pPr>
            <w:r w:rsidRPr="008F5618">
              <w:rPr>
                <w:sz w:val="20"/>
                <w:szCs w:val="20"/>
              </w:rPr>
              <w:t>9,771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rsidR="00424E0E" w:rsidRPr="008F5618" w:rsidRDefault="00424E0E" w:rsidP="00DF26B6">
            <w:pPr>
              <w:spacing w:after="0"/>
              <w:jc w:val="center"/>
              <w:rPr>
                <w:sz w:val="20"/>
                <w:szCs w:val="20"/>
              </w:rPr>
            </w:pPr>
            <w:r w:rsidRPr="008F5618">
              <w:rPr>
                <w:sz w:val="20"/>
                <w:szCs w:val="20"/>
              </w:rPr>
              <w:t>320</w:t>
            </w:r>
          </w:p>
        </w:tc>
        <w:tc>
          <w:tcPr>
            <w:tcW w:w="892" w:type="dxa"/>
            <w:vAlign w:val="bottom"/>
          </w:tcPr>
          <w:p w:rsidR="00424E0E" w:rsidRPr="008F5618" w:rsidRDefault="00424E0E" w:rsidP="00DF26B6">
            <w:pPr>
              <w:spacing w:after="0"/>
              <w:jc w:val="center"/>
              <w:rPr>
                <w:sz w:val="20"/>
                <w:szCs w:val="20"/>
              </w:rPr>
            </w:pPr>
            <w:r w:rsidRPr="008F5618">
              <w:rPr>
                <w:sz w:val="20"/>
                <w:szCs w:val="20"/>
              </w:rPr>
              <w:t>7,835</w:t>
            </w:r>
          </w:p>
        </w:tc>
        <w:tc>
          <w:tcPr>
            <w:tcW w:w="854" w:type="dxa"/>
            <w:vAlign w:val="bottom"/>
          </w:tcPr>
          <w:p w:rsidR="00424E0E" w:rsidRPr="008F5618" w:rsidRDefault="00424E0E" w:rsidP="00DF26B6">
            <w:pPr>
              <w:spacing w:after="0"/>
              <w:jc w:val="center"/>
              <w:rPr>
                <w:sz w:val="20"/>
                <w:szCs w:val="20"/>
              </w:rPr>
            </w:pPr>
            <w:r w:rsidRPr="008F5618">
              <w:rPr>
                <w:sz w:val="20"/>
                <w:szCs w:val="20"/>
              </w:rPr>
              <w:t>435</w:t>
            </w:r>
          </w:p>
        </w:tc>
        <w:tc>
          <w:tcPr>
            <w:tcW w:w="892" w:type="dxa"/>
            <w:vAlign w:val="bottom"/>
          </w:tcPr>
          <w:p w:rsidR="00424E0E" w:rsidRPr="008F5618" w:rsidRDefault="00424E0E" w:rsidP="00DF26B6">
            <w:pPr>
              <w:spacing w:after="0"/>
              <w:jc w:val="center"/>
              <w:rPr>
                <w:sz w:val="20"/>
                <w:szCs w:val="20"/>
              </w:rPr>
            </w:pPr>
            <w:r w:rsidRPr="008F5618">
              <w:rPr>
                <w:sz w:val="20"/>
                <w:szCs w:val="20"/>
              </w:rPr>
              <w:t>20</w:t>
            </w:r>
          </w:p>
        </w:tc>
        <w:tc>
          <w:tcPr>
            <w:tcW w:w="854" w:type="dxa"/>
            <w:vAlign w:val="bottom"/>
          </w:tcPr>
          <w:p w:rsidR="00424E0E" w:rsidRPr="008F5618" w:rsidRDefault="00424E0E" w:rsidP="00DF26B6">
            <w:pPr>
              <w:spacing w:after="0"/>
              <w:jc w:val="center"/>
              <w:rPr>
                <w:sz w:val="20"/>
                <w:szCs w:val="20"/>
              </w:rPr>
            </w:pPr>
            <w:r w:rsidRPr="008F5618">
              <w:rPr>
                <w:sz w:val="20"/>
                <w:szCs w:val="20"/>
              </w:rPr>
              <w:t>785</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9,075</w:t>
            </w:r>
          </w:p>
        </w:tc>
        <w:tc>
          <w:tcPr>
            <w:tcW w:w="1183" w:type="dxa"/>
            <w:vAlign w:val="bottom"/>
          </w:tcPr>
          <w:p w:rsidR="00424E0E" w:rsidRPr="008F5618" w:rsidRDefault="00424E0E" w:rsidP="00DF26B6">
            <w:pPr>
              <w:spacing w:after="0"/>
              <w:jc w:val="center"/>
              <w:rPr>
                <w:sz w:val="20"/>
                <w:szCs w:val="20"/>
              </w:rPr>
            </w:pPr>
            <w:r w:rsidRPr="008F5618">
              <w:rPr>
                <w:sz w:val="20"/>
                <w:szCs w:val="20"/>
              </w:rPr>
              <w:t>7,049</w:t>
            </w:r>
          </w:p>
        </w:tc>
        <w:tc>
          <w:tcPr>
            <w:tcW w:w="890" w:type="dxa"/>
            <w:vAlign w:val="bottom"/>
          </w:tcPr>
          <w:p w:rsidR="00424E0E" w:rsidRPr="008F5618" w:rsidRDefault="00424E0E" w:rsidP="00DF26B6">
            <w:pPr>
              <w:spacing w:after="0"/>
              <w:jc w:val="center"/>
              <w:rPr>
                <w:sz w:val="20"/>
                <w:szCs w:val="20"/>
              </w:rPr>
            </w:pPr>
            <w:r w:rsidRPr="008F5618">
              <w:rPr>
                <w:sz w:val="20"/>
                <w:szCs w:val="20"/>
              </w:rPr>
              <w:t>16,124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rsidR="00424E0E" w:rsidRPr="008F5618" w:rsidRDefault="00424E0E" w:rsidP="00DF26B6">
            <w:pPr>
              <w:spacing w:after="0"/>
              <w:jc w:val="center"/>
              <w:rPr>
                <w:sz w:val="20"/>
                <w:szCs w:val="20"/>
              </w:rPr>
            </w:pPr>
            <w:r w:rsidRPr="008F5618">
              <w:rPr>
                <w:sz w:val="20"/>
                <w:szCs w:val="20"/>
              </w:rPr>
              <w:t>146</w:t>
            </w:r>
          </w:p>
        </w:tc>
        <w:tc>
          <w:tcPr>
            <w:tcW w:w="892" w:type="dxa"/>
            <w:vAlign w:val="bottom"/>
          </w:tcPr>
          <w:p w:rsidR="00424E0E" w:rsidRPr="008F5618" w:rsidRDefault="00424E0E" w:rsidP="00DF26B6">
            <w:pPr>
              <w:spacing w:after="0"/>
              <w:jc w:val="center"/>
              <w:rPr>
                <w:sz w:val="20"/>
                <w:szCs w:val="20"/>
              </w:rPr>
            </w:pPr>
            <w:r w:rsidRPr="008F5618">
              <w:rPr>
                <w:sz w:val="20"/>
                <w:szCs w:val="20"/>
              </w:rPr>
              <w:t>5,893</w:t>
            </w:r>
          </w:p>
        </w:tc>
        <w:tc>
          <w:tcPr>
            <w:tcW w:w="854" w:type="dxa"/>
            <w:vAlign w:val="bottom"/>
          </w:tcPr>
          <w:p w:rsidR="00424E0E" w:rsidRPr="008F5618" w:rsidRDefault="00424E0E" w:rsidP="00DF26B6">
            <w:pPr>
              <w:spacing w:after="0"/>
              <w:jc w:val="center"/>
              <w:rPr>
                <w:sz w:val="20"/>
                <w:szCs w:val="20"/>
              </w:rPr>
            </w:pPr>
            <w:r w:rsidRPr="008F5618">
              <w:rPr>
                <w:sz w:val="20"/>
                <w:szCs w:val="20"/>
              </w:rPr>
              <w:t>66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436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6,395</w:t>
            </w:r>
          </w:p>
        </w:tc>
        <w:tc>
          <w:tcPr>
            <w:tcW w:w="1183" w:type="dxa"/>
            <w:vAlign w:val="bottom"/>
          </w:tcPr>
          <w:p w:rsidR="00424E0E" w:rsidRPr="008F5618" w:rsidRDefault="00424E0E" w:rsidP="00DF26B6">
            <w:pPr>
              <w:spacing w:after="0"/>
              <w:jc w:val="center"/>
              <w:rPr>
                <w:sz w:val="20"/>
                <w:szCs w:val="20"/>
              </w:rPr>
            </w:pPr>
            <w:r w:rsidRPr="008F5618">
              <w:rPr>
                <w:sz w:val="20"/>
                <w:szCs w:val="20"/>
              </w:rPr>
              <w:t>3,800</w:t>
            </w:r>
          </w:p>
        </w:tc>
        <w:tc>
          <w:tcPr>
            <w:tcW w:w="890" w:type="dxa"/>
            <w:vAlign w:val="bottom"/>
          </w:tcPr>
          <w:p w:rsidR="00424E0E" w:rsidRPr="008F5618" w:rsidRDefault="00424E0E" w:rsidP="00DF26B6">
            <w:pPr>
              <w:spacing w:after="0"/>
              <w:jc w:val="center"/>
              <w:rPr>
                <w:sz w:val="20"/>
                <w:szCs w:val="20"/>
              </w:rPr>
            </w:pPr>
            <w:r w:rsidRPr="008F5618">
              <w:rPr>
                <w:sz w:val="20"/>
                <w:szCs w:val="20"/>
              </w:rPr>
              <w:t>10,195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916</w:t>
            </w:r>
          </w:p>
        </w:tc>
        <w:tc>
          <w:tcPr>
            <w:tcW w:w="892" w:type="dxa"/>
            <w:vAlign w:val="bottom"/>
          </w:tcPr>
          <w:p w:rsidR="00424E0E" w:rsidRPr="008F5618" w:rsidRDefault="00424E0E" w:rsidP="00DF26B6">
            <w:pPr>
              <w:spacing w:after="0"/>
              <w:jc w:val="center"/>
              <w:rPr>
                <w:sz w:val="20"/>
                <w:szCs w:val="20"/>
              </w:rPr>
            </w:pPr>
            <w:r w:rsidRPr="008F5618">
              <w:rPr>
                <w:sz w:val="20"/>
                <w:szCs w:val="20"/>
              </w:rPr>
              <w:t>14</w:t>
            </w:r>
          </w:p>
        </w:tc>
        <w:tc>
          <w:tcPr>
            <w:tcW w:w="854" w:type="dxa"/>
            <w:vAlign w:val="bottom"/>
          </w:tcPr>
          <w:p w:rsidR="00424E0E" w:rsidRPr="008F5618" w:rsidRDefault="00424E0E" w:rsidP="00DF26B6">
            <w:pPr>
              <w:spacing w:after="0"/>
              <w:jc w:val="center"/>
              <w:rPr>
                <w:sz w:val="20"/>
                <w:szCs w:val="20"/>
              </w:rPr>
            </w:pPr>
            <w:r w:rsidRPr="008F5618">
              <w:rPr>
                <w:sz w:val="20"/>
                <w:szCs w:val="20"/>
              </w:rPr>
              <w:t>211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5,745</w:t>
            </w:r>
          </w:p>
        </w:tc>
        <w:tc>
          <w:tcPr>
            <w:tcW w:w="1183" w:type="dxa"/>
            <w:vAlign w:val="bottom"/>
          </w:tcPr>
          <w:p w:rsidR="00424E0E" w:rsidRPr="008F5618" w:rsidRDefault="00424E0E" w:rsidP="00DF26B6">
            <w:pPr>
              <w:spacing w:after="0"/>
              <w:jc w:val="center"/>
              <w:rPr>
                <w:sz w:val="20"/>
                <w:szCs w:val="20"/>
              </w:rPr>
            </w:pPr>
            <w:r w:rsidRPr="008F5618">
              <w:rPr>
                <w:sz w:val="20"/>
                <w:szCs w:val="20"/>
              </w:rPr>
              <w:t>2,304</w:t>
            </w:r>
          </w:p>
        </w:tc>
        <w:tc>
          <w:tcPr>
            <w:tcW w:w="890" w:type="dxa"/>
            <w:vAlign w:val="bottom"/>
          </w:tcPr>
          <w:p w:rsidR="00424E0E" w:rsidRPr="008F5618" w:rsidRDefault="00424E0E" w:rsidP="00DF26B6">
            <w:pPr>
              <w:spacing w:after="0"/>
              <w:jc w:val="center"/>
              <w:rPr>
                <w:sz w:val="20"/>
                <w:szCs w:val="20"/>
              </w:rPr>
            </w:pPr>
            <w:r w:rsidRPr="008F5618">
              <w:rPr>
                <w:sz w:val="20"/>
                <w:szCs w:val="20"/>
              </w:rPr>
              <w:t>8,049</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rsidR="00424E0E" w:rsidRPr="008F5618" w:rsidRDefault="00424E0E" w:rsidP="00DF26B6">
            <w:pPr>
              <w:spacing w:after="0"/>
              <w:jc w:val="center"/>
              <w:rPr>
                <w:sz w:val="20"/>
                <w:szCs w:val="20"/>
              </w:rPr>
            </w:pPr>
            <w:r w:rsidRPr="008F5618">
              <w:rPr>
                <w:sz w:val="20"/>
                <w:szCs w:val="20"/>
              </w:rPr>
              <w:t>131</w:t>
            </w:r>
          </w:p>
        </w:tc>
        <w:tc>
          <w:tcPr>
            <w:tcW w:w="892" w:type="dxa"/>
            <w:vAlign w:val="bottom"/>
          </w:tcPr>
          <w:p w:rsidR="00424E0E" w:rsidRPr="008F5618" w:rsidRDefault="00424E0E" w:rsidP="00DF26B6">
            <w:pPr>
              <w:spacing w:after="0"/>
              <w:jc w:val="center"/>
              <w:rPr>
                <w:sz w:val="20"/>
                <w:szCs w:val="20"/>
              </w:rPr>
            </w:pPr>
            <w:r w:rsidRPr="008F5618">
              <w:rPr>
                <w:sz w:val="20"/>
                <w:szCs w:val="20"/>
              </w:rPr>
              <w:t>5,821</w:t>
            </w:r>
          </w:p>
        </w:tc>
        <w:tc>
          <w:tcPr>
            <w:tcW w:w="854" w:type="dxa"/>
            <w:vAlign w:val="bottom"/>
          </w:tcPr>
          <w:p w:rsidR="00424E0E" w:rsidRPr="008F5618" w:rsidRDefault="00424E0E" w:rsidP="00DF26B6">
            <w:pPr>
              <w:spacing w:after="0"/>
              <w:jc w:val="center"/>
              <w:rPr>
                <w:sz w:val="20"/>
                <w:szCs w:val="20"/>
              </w:rPr>
            </w:pPr>
            <w:r w:rsidRPr="008F5618">
              <w:rPr>
                <w:sz w:val="20"/>
                <w:szCs w:val="20"/>
              </w:rPr>
              <w:t>115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480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6,416</w:t>
            </w:r>
          </w:p>
        </w:tc>
        <w:tc>
          <w:tcPr>
            <w:tcW w:w="1183" w:type="dxa"/>
            <w:vAlign w:val="bottom"/>
          </w:tcPr>
          <w:p w:rsidR="00424E0E" w:rsidRPr="008F5618" w:rsidRDefault="00424E0E" w:rsidP="00DF26B6">
            <w:pPr>
              <w:spacing w:after="0"/>
              <w:jc w:val="center"/>
              <w:rPr>
                <w:sz w:val="20"/>
                <w:szCs w:val="20"/>
              </w:rPr>
            </w:pPr>
            <w:r w:rsidRPr="008F5618">
              <w:rPr>
                <w:sz w:val="20"/>
                <w:szCs w:val="20"/>
              </w:rPr>
              <w:t>2,209</w:t>
            </w:r>
          </w:p>
        </w:tc>
        <w:tc>
          <w:tcPr>
            <w:tcW w:w="890" w:type="dxa"/>
            <w:vAlign w:val="bottom"/>
          </w:tcPr>
          <w:p w:rsidR="00424E0E" w:rsidRPr="008F5618" w:rsidRDefault="00424E0E" w:rsidP="00DF26B6">
            <w:pPr>
              <w:spacing w:after="0"/>
              <w:jc w:val="center"/>
              <w:rPr>
                <w:sz w:val="20"/>
                <w:szCs w:val="20"/>
              </w:rPr>
            </w:pPr>
            <w:r w:rsidRPr="008F5618">
              <w:rPr>
                <w:sz w:val="20"/>
                <w:szCs w:val="20"/>
              </w:rPr>
              <w:t>8,625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rsidR="00424E0E" w:rsidRPr="008F5618" w:rsidRDefault="00424E0E" w:rsidP="00DF26B6">
            <w:pPr>
              <w:spacing w:after="0"/>
              <w:jc w:val="center"/>
              <w:rPr>
                <w:sz w:val="20"/>
                <w:szCs w:val="20"/>
              </w:rPr>
            </w:pPr>
            <w:r w:rsidRPr="008F5618">
              <w:rPr>
                <w:sz w:val="20"/>
                <w:szCs w:val="20"/>
              </w:rPr>
              <w:t>246</w:t>
            </w:r>
          </w:p>
        </w:tc>
        <w:tc>
          <w:tcPr>
            <w:tcW w:w="892" w:type="dxa"/>
            <w:vAlign w:val="bottom"/>
          </w:tcPr>
          <w:p w:rsidR="00424E0E" w:rsidRPr="008F5618" w:rsidRDefault="00424E0E" w:rsidP="00DF26B6">
            <w:pPr>
              <w:spacing w:after="0"/>
              <w:jc w:val="center"/>
              <w:rPr>
                <w:sz w:val="20"/>
                <w:szCs w:val="20"/>
              </w:rPr>
            </w:pPr>
            <w:r w:rsidRPr="008F5618">
              <w:rPr>
                <w:sz w:val="20"/>
                <w:szCs w:val="20"/>
              </w:rPr>
              <w:t>5,751</w:t>
            </w:r>
          </w:p>
        </w:tc>
        <w:tc>
          <w:tcPr>
            <w:tcW w:w="854" w:type="dxa"/>
            <w:vAlign w:val="bottom"/>
          </w:tcPr>
          <w:p w:rsidR="00424E0E" w:rsidRPr="008F5618" w:rsidRDefault="00424E0E" w:rsidP="00DF26B6">
            <w:pPr>
              <w:spacing w:after="0"/>
              <w:jc w:val="center"/>
              <w:rPr>
                <w:sz w:val="20"/>
                <w:szCs w:val="20"/>
              </w:rPr>
            </w:pPr>
            <w:r w:rsidRPr="008F5618">
              <w:rPr>
                <w:sz w:val="20"/>
                <w:szCs w:val="20"/>
              </w:rPr>
              <w:t>1,260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998</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8,009</w:t>
            </w:r>
          </w:p>
        </w:tc>
        <w:tc>
          <w:tcPr>
            <w:tcW w:w="1183" w:type="dxa"/>
            <w:vAlign w:val="bottom"/>
          </w:tcPr>
          <w:p w:rsidR="00424E0E" w:rsidRPr="008F5618" w:rsidRDefault="00424E0E" w:rsidP="00DF26B6">
            <w:pPr>
              <w:spacing w:after="0"/>
              <w:jc w:val="center"/>
              <w:rPr>
                <w:sz w:val="20"/>
                <w:szCs w:val="20"/>
              </w:rPr>
            </w:pPr>
            <w:r w:rsidRPr="008F5618">
              <w:rPr>
                <w:sz w:val="20"/>
                <w:szCs w:val="20"/>
              </w:rPr>
              <w:t>7,109</w:t>
            </w:r>
          </w:p>
        </w:tc>
        <w:tc>
          <w:tcPr>
            <w:tcW w:w="890" w:type="dxa"/>
            <w:vAlign w:val="bottom"/>
          </w:tcPr>
          <w:p w:rsidR="00424E0E" w:rsidRPr="008F5618" w:rsidRDefault="00424E0E" w:rsidP="00DF26B6">
            <w:pPr>
              <w:spacing w:after="0"/>
              <w:jc w:val="center"/>
              <w:rPr>
                <w:sz w:val="20"/>
                <w:szCs w:val="20"/>
              </w:rPr>
            </w:pPr>
            <w:r w:rsidRPr="008F5618">
              <w:rPr>
                <w:sz w:val="20"/>
                <w:szCs w:val="20"/>
              </w:rPr>
              <w:t>15,118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rsidR="00424E0E" w:rsidRPr="008F5618" w:rsidRDefault="00424E0E" w:rsidP="00DF26B6">
            <w:pPr>
              <w:spacing w:after="0"/>
              <w:jc w:val="center"/>
              <w:rPr>
                <w:sz w:val="20"/>
                <w:szCs w:val="20"/>
              </w:rPr>
            </w:pPr>
            <w:r w:rsidRPr="008F5618">
              <w:rPr>
                <w:sz w:val="20"/>
                <w:szCs w:val="20"/>
              </w:rPr>
              <w:t>225</w:t>
            </w:r>
          </w:p>
        </w:tc>
        <w:tc>
          <w:tcPr>
            <w:tcW w:w="892" w:type="dxa"/>
            <w:vAlign w:val="bottom"/>
          </w:tcPr>
          <w:p w:rsidR="00424E0E" w:rsidRPr="008F5618" w:rsidRDefault="00424E0E" w:rsidP="00DF26B6">
            <w:pPr>
              <w:spacing w:after="0"/>
              <w:jc w:val="center"/>
              <w:rPr>
                <w:sz w:val="20"/>
                <w:szCs w:val="20"/>
              </w:rPr>
            </w:pPr>
            <w:r w:rsidRPr="008F5618">
              <w:rPr>
                <w:sz w:val="20"/>
                <w:szCs w:val="20"/>
              </w:rPr>
              <w:t>4,154</w:t>
            </w:r>
          </w:p>
        </w:tc>
        <w:tc>
          <w:tcPr>
            <w:tcW w:w="854" w:type="dxa"/>
            <w:vAlign w:val="bottom"/>
          </w:tcPr>
          <w:p w:rsidR="00424E0E" w:rsidRPr="008F5618" w:rsidRDefault="00424E0E" w:rsidP="00DF26B6">
            <w:pPr>
              <w:spacing w:after="0"/>
              <w:jc w:val="center"/>
              <w:rPr>
                <w:sz w:val="20"/>
                <w:szCs w:val="20"/>
              </w:rPr>
            </w:pPr>
            <w:r w:rsidRPr="008F5618">
              <w:rPr>
                <w:sz w:val="20"/>
                <w:szCs w:val="20"/>
              </w:rPr>
              <w:t>504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1,770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6,428</w:t>
            </w:r>
          </w:p>
        </w:tc>
        <w:tc>
          <w:tcPr>
            <w:tcW w:w="1183" w:type="dxa"/>
            <w:vAlign w:val="bottom"/>
          </w:tcPr>
          <w:p w:rsidR="00424E0E" w:rsidRPr="008F5618" w:rsidRDefault="00424E0E" w:rsidP="00DF26B6">
            <w:pPr>
              <w:spacing w:after="0"/>
              <w:jc w:val="center"/>
              <w:rPr>
                <w:sz w:val="20"/>
                <w:szCs w:val="20"/>
              </w:rPr>
            </w:pPr>
            <w:r w:rsidRPr="008F5618">
              <w:rPr>
                <w:sz w:val="20"/>
                <w:szCs w:val="20"/>
              </w:rPr>
              <w:t>6,789</w:t>
            </w:r>
          </w:p>
        </w:tc>
        <w:tc>
          <w:tcPr>
            <w:tcW w:w="890" w:type="dxa"/>
            <w:vAlign w:val="bottom"/>
          </w:tcPr>
          <w:p w:rsidR="00424E0E" w:rsidRPr="008F5618" w:rsidRDefault="00424E0E" w:rsidP="00DF26B6">
            <w:pPr>
              <w:spacing w:after="0"/>
              <w:jc w:val="center"/>
              <w:rPr>
                <w:sz w:val="20"/>
                <w:szCs w:val="20"/>
              </w:rPr>
            </w:pPr>
            <w:r w:rsidRPr="008F5618">
              <w:rPr>
                <w:sz w:val="20"/>
                <w:szCs w:val="20"/>
              </w:rPr>
              <w:t>13,217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rsidR="00424E0E" w:rsidRPr="008F5618" w:rsidRDefault="00424E0E" w:rsidP="00DF26B6">
            <w:pPr>
              <w:spacing w:after="0"/>
              <w:jc w:val="center"/>
              <w:rPr>
                <w:sz w:val="20"/>
                <w:szCs w:val="20"/>
              </w:rPr>
            </w:pPr>
            <w:r w:rsidRPr="008F5618">
              <w:rPr>
                <w:sz w:val="20"/>
                <w:szCs w:val="20"/>
              </w:rPr>
              <w:t>153</w:t>
            </w:r>
          </w:p>
        </w:tc>
        <w:tc>
          <w:tcPr>
            <w:tcW w:w="892" w:type="dxa"/>
            <w:vAlign w:val="bottom"/>
          </w:tcPr>
          <w:p w:rsidR="00424E0E" w:rsidRPr="008F5618" w:rsidRDefault="00424E0E" w:rsidP="00DF26B6">
            <w:pPr>
              <w:spacing w:after="0"/>
              <w:jc w:val="center"/>
              <w:rPr>
                <w:sz w:val="20"/>
                <w:szCs w:val="20"/>
              </w:rPr>
            </w:pPr>
            <w:r w:rsidRPr="008F5618">
              <w:rPr>
                <w:sz w:val="20"/>
                <w:szCs w:val="20"/>
              </w:rPr>
              <w:t>7,722</w:t>
            </w:r>
          </w:p>
        </w:tc>
        <w:tc>
          <w:tcPr>
            <w:tcW w:w="854" w:type="dxa"/>
            <w:vAlign w:val="bottom"/>
          </w:tcPr>
          <w:p w:rsidR="00424E0E" w:rsidRPr="008F5618" w:rsidRDefault="00424E0E" w:rsidP="00DF26B6">
            <w:pPr>
              <w:spacing w:after="0"/>
              <w:jc w:val="center"/>
              <w:rPr>
                <w:sz w:val="20"/>
                <w:szCs w:val="20"/>
              </w:rPr>
            </w:pPr>
            <w:r w:rsidRPr="008F5618">
              <w:rPr>
                <w:sz w:val="20"/>
                <w:szCs w:val="20"/>
              </w:rPr>
              <w:t>524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319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8,565</w:t>
            </w:r>
          </w:p>
        </w:tc>
        <w:tc>
          <w:tcPr>
            <w:tcW w:w="1183" w:type="dxa"/>
            <w:vAlign w:val="bottom"/>
          </w:tcPr>
          <w:p w:rsidR="00424E0E" w:rsidRPr="008F5618" w:rsidRDefault="00424E0E" w:rsidP="00DF26B6">
            <w:pPr>
              <w:spacing w:after="0"/>
              <w:jc w:val="center"/>
              <w:rPr>
                <w:sz w:val="20"/>
                <w:szCs w:val="20"/>
              </w:rPr>
            </w:pPr>
            <w:r w:rsidRPr="008F5618">
              <w:rPr>
                <w:sz w:val="20"/>
                <w:szCs w:val="20"/>
              </w:rPr>
              <w:t>3,539</w:t>
            </w:r>
          </w:p>
        </w:tc>
        <w:tc>
          <w:tcPr>
            <w:tcW w:w="890" w:type="dxa"/>
            <w:vAlign w:val="bottom"/>
          </w:tcPr>
          <w:p w:rsidR="00424E0E" w:rsidRPr="008F5618" w:rsidRDefault="00424E0E" w:rsidP="00DF26B6">
            <w:pPr>
              <w:spacing w:after="0"/>
              <w:jc w:val="center"/>
              <w:rPr>
                <w:sz w:val="20"/>
                <w:szCs w:val="20"/>
              </w:rPr>
            </w:pPr>
            <w:r w:rsidRPr="008F5618">
              <w:rPr>
                <w:sz w:val="20"/>
                <w:szCs w:val="20"/>
              </w:rPr>
              <w:t>12,104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5,134</w:t>
            </w:r>
          </w:p>
        </w:tc>
        <w:tc>
          <w:tcPr>
            <w:tcW w:w="854" w:type="dxa"/>
            <w:vAlign w:val="bottom"/>
          </w:tcPr>
          <w:p w:rsidR="00424E0E" w:rsidRPr="008F5618" w:rsidRDefault="00424E0E" w:rsidP="00DF26B6">
            <w:pPr>
              <w:spacing w:after="0"/>
              <w:jc w:val="center"/>
              <w:rPr>
                <w:sz w:val="20"/>
                <w:szCs w:val="20"/>
              </w:rPr>
            </w:pPr>
            <w:r w:rsidRPr="008F5618">
              <w:rPr>
                <w:sz w:val="20"/>
                <w:szCs w:val="20"/>
              </w:rPr>
              <w:t>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672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5,866</w:t>
            </w:r>
          </w:p>
        </w:tc>
        <w:tc>
          <w:tcPr>
            <w:tcW w:w="1183" w:type="dxa"/>
            <w:vAlign w:val="bottom"/>
          </w:tcPr>
          <w:p w:rsidR="00424E0E" w:rsidRPr="008F5618" w:rsidRDefault="00424E0E" w:rsidP="00DF26B6">
            <w:pPr>
              <w:spacing w:after="0"/>
              <w:jc w:val="center"/>
              <w:rPr>
                <w:sz w:val="20"/>
                <w:szCs w:val="20"/>
              </w:rPr>
            </w:pPr>
            <w:r w:rsidRPr="008F5618">
              <w:rPr>
                <w:sz w:val="20"/>
                <w:szCs w:val="20"/>
              </w:rPr>
              <w:t>4,257</w:t>
            </w:r>
          </w:p>
        </w:tc>
        <w:tc>
          <w:tcPr>
            <w:tcW w:w="890" w:type="dxa"/>
            <w:vAlign w:val="bottom"/>
          </w:tcPr>
          <w:p w:rsidR="00424E0E" w:rsidRPr="008F5618" w:rsidRDefault="00424E0E" w:rsidP="00DF26B6">
            <w:pPr>
              <w:spacing w:after="0"/>
              <w:jc w:val="center"/>
              <w:rPr>
                <w:sz w:val="20"/>
                <w:szCs w:val="20"/>
              </w:rPr>
            </w:pPr>
            <w:r w:rsidRPr="008F5618">
              <w:rPr>
                <w:sz w:val="20"/>
                <w:szCs w:val="20"/>
              </w:rPr>
              <w:t>10,123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rsidR="00424E0E" w:rsidRPr="008F5618" w:rsidRDefault="00424E0E" w:rsidP="00DF26B6">
            <w:pPr>
              <w:spacing w:after="0"/>
              <w:jc w:val="center"/>
              <w:rPr>
                <w:sz w:val="20"/>
                <w:szCs w:val="20"/>
              </w:rPr>
            </w:pPr>
            <w:r w:rsidRPr="008F5618">
              <w:rPr>
                <w:sz w:val="20"/>
                <w:szCs w:val="20"/>
              </w:rPr>
              <w:t>137</w:t>
            </w:r>
          </w:p>
        </w:tc>
        <w:tc>
          <w:tcPr>
            <w:tcW w:w="892" w:type="dxa"/>
            <w:vAlign w:val="bottom"/>
          </w:tcPr>
          <w:p w:rsidR="00424E0E" w:rsidRPr="008F5618" w:rsidRDefault="00424E0E" w:rsidP="00DF26B6">
            <w:pPr>
              <w:spacing w:after="0"/>
              <w:jc w:val="center"/>
              <w:rPr>
                <w:sz w:val="20"/>
                <w:szCs w:val="20"/>
              </w:rPr>
            </w:pPr>
            <w:r w:rsidRPr="008F5618">
              <w:rPr>
                <w:sz w:val="20"/>
                <w:szCs w:val="20"/>
              </w:rPr>
              <w:t>3,866</w:t>
            </w:r>
          </w:p>
        </w:tc>
        <w:tc>
          <w:tcPr>
            <w:tcW w:w="854" w:type="dxa"/>
            <w:vAlign w:val="bottom"/>
          </w:tcPr>
          <w:p w:rsidR="00424E0E" w:rsidRPr="008F5618" w:rsidRDefault="00424E0E" w:rsidP="00DF26B6">
            <w:pPr>
              <w:spacing w:after="0"/>
              <w:jc w:val="center"/>
              <w:rPr>
                <w:sz w:val="20"/>
                <w:szCs w:val="20"/>
              </w:rPr>
            </w:pPr>
            <w:r w:rsidRPr="008F5618">
              <w:rPr>
                <w:sz w:val="20"/>
                <w:szCs w:val="20"/>
              </w:rPr>
              <w:t>367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844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5,077</w:t>
            </w:r>
          </w:p>
        </w:tc>
        <w:tc>
          <w:tcPr>
            <w:tcW w:w="1183" w:type="dxa"/>
            <w:vAlign w:val="bottom"/>
          </w:tcPr>
          <w:p w:rsidR="00424E0E" w:rsidRPr="008F5618" w:rsidRDefault="00424E0E" w:rsidP="00DF26B6">
            <w:pPr>
              <w:spacing w:after="0"/>
              <w:jc w:val="center"/>
              <w:rPr>
                <w:sz w:val="20"/>
                <w:szCs w:val="20"/>
              </w:rPr>
            </w:pPr>
            <w:r w:rsidRPr="008F5618">
              <w:rPr>
                <w:sz w:val="20"/>
                <w:szCs w:val="20"/>
              </w:rPr>
              <w:t>4,737</w:t>
            </w:r>
          </w:p>
        </w:tc>
        <w:tc>
          <w:tcPr>
            <w:tcW w:w="890" w:type="dxa"/>
            <w:vAlign w:val="bottom"/>
          </w:tcPr>
          <w:p w:rsidR="00424E0E" w:rsidRPr="008F5618" w:rsidRDefault="00424E0E" w:rsidP="00DF26B6">
            <w:pPr>
              <w:spacing w:after="0"/>
              <w:jc w:val="center"/>
              <w:rPr>
                <w:sz w:val="20"/>
                <w:szCs w:val="20"/>
              </w:rPr>
            </w:pPr>
            <w:r w:rsidRPr="008F5618">
              <w:rPr>
                <w:sz w:val="20"/>
                <w:szCs w:val="20"/>
              </w:rPr>
              <w:t>9,814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rsidR="00424E0E" w:rsidRPr="008F5618" w:rsidRDefault="00424E0E" w:rsidP="00DF26B6">
            <w:pPr>
              <w:spacing w:after="0"/>
              <w:jc w:val="center"/>
              <w:rPr>
                <w:sz w:val="20"/>
                <w:szCs w:val="20"/>
              </w:rPr>
            </w:pPr>
            <w:r w:rsidRPr="008F5618">
              <w:rPr>
                <w:sz w:val="20"/>
                <w:szCs w:val="20"/>
              </w:rPr>
              <w:t>188</w:t>
            </w:r>
          </w:p>
        </w:tc>
        <w:tc>
          <w:tcPr>
            <w:tcW w:w="892" w:type="dxa"/>
            <w:vAlign w:val="bottom"/>
          </w:tcPr>
          <w:p w:rsidR="00424E0E" w:rsidRPr="008F5618" w:rsidRDefault="00424E0E" w:rsidP="00DF26B6">
            <w:pPr>
              <w:spacing w:after="0"/>
              <w:jc w:val="center"/>
              <w:rPr>
                <w:sz w:val="20"/>
                <w:szCs w:val="20"/>
              </w:rPr>
            </w:pPr>
            <w:r w:rsidRPr="008F5618">
              <w:rPr>
                <w:sz w:val="20"/>
                <w:szCs w:val="20"/>
              </w:rPr>
              <w:t>5,673</w:t>
            </w:r>
          </w:p>
        </w:tc>
        <w:tc>
          <w:tcPr>
            <w:tcW w:w="854" w:type="dxa"/>
            <w:vAlign w:val="bottom"/>
          </w:tcPr>
          <w:p w:rsidR="00424E0E" w:rsidRPr="008F5618" w:rsidRDefault="00424E0E" w:rsidP="00DF26B6">
            <w:pPr>
              <w:spacing w:after="0"/>
              <w:jc w:val="center"/>
              <w:rPr>
                <w:sz w:val="20"/>
                <w:szCs w:val="20"/>
              </w:rPr>
            </w:pPr>
            <w:r w:rsidRPr="008F5618">
              <w:rPr>
                <w:sz w:val="20"/>
                <w:szCs w:val="20"/>
              </w:rPr>
              <w:t>217</w:t>
            </w:r>
          </w:p>
        </w:tc>
        <w:tc>
          <w:tcPr>
            <w:tcW w:w="892" w:type="dxa"/>
            <w:vAlign w:val="bottom"/>
          </w:tcPr>
          <w:p w:rsidR="00424E0E" w:rsidRPr="008F5618" w:rsidRDefault="00424E0E" w:rsidP="00DF26B6">
            <w:pPr>
              <w:spacing w:after="0"/>
              <w:jc w:val="center"/>
              <w:rPr>
                <w:sz w:val="20"/>
                <w:szCs w:val="20"/>
              </w:rPr>
            </w:pPr>
            <w:r w:rsidRPr="008F5618">
              <w:rPr>
                <w:sz w:val="20"/>
                <w:szCs w:val="20"/>
              </w:rPr>
              <w:t>7</w:t>
            </w:r>
          </w:p>
        </w:tc>
        <w:tc>
          <w:tcPr>
            <w:tcW w:w="854" w:type="dxa"/>
            <w:vAlign w:val="bottom"/>
          </w:tcPr>
          <w:p w:rsidR="00424E0E" w:rsidRPr="008F5618" w:rsidRDefault="00424E0E" w:rsidP="00DF26B6">
            <w:pPr>
              <w:spacing w:after="0"/>
              <w:jc w:val="center"/>
              <w:rPr>
                <w:sz w:val="20"/>
                <w:szCs w:val="20"/>
              </w:rPr>
            </w:pPr>
            <w:r w:rsidRPr="008F5618">
              <w:rPr>
                <w:sz w:val="20"/>
                <w:szCs w:val="20"/>
              </w:rPr>
              <w:t>202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6,099</w:t>
            </w:r>
          </w:p>
        </w:tc>
        <w:tc>
          <w:tcPr>
            <w:tcW w:w="1183" w:type="dxa"/>
            <w:vAlign w:val="bottom"/>
          </w:tcPr>
          <w:p w:rsidR="00424E0E" w:rsidRPr="008F5618" w:rsidRDefault="00424E0E" w:rsidP="00DF26B6">
            <w:pPr>
              <w:spacing w:after="0"/>
              <w:jc w:val="center"/>
              <w:rPr>
                <w:sz w:val="20"/>
                <w:szCs w:val="20"/>
              </w:rPr>
            </w:pPr>
            <w:r w:rsidRPr="008F5618">
              <w:rPr>
                <w:sz w:val="20"/>
                <w:szCs w:val="20"/>
              </w:rPr>
              <w:t>2,567</w:t>
            </w:r>
          </w:p>
        </w:tc>
        <w:tc>
          <w:tcPr>
            <w:tcW w:w="890" w:type="dxa"/>
            <w:vAlign w:val="bottom"/>
          </w:tcPr>
          <w:p w:rsidR="00424E0E" w:rsidRPr="008F5618" w:rsidRDefault="00424E0E" w:rsidP="00DF26B6">
            <w:pPr>
              <w:spacing w:after="0"/>
              <w:jc w:val="center"/>
              <w:rPr>
                <w:sz w:val="20"/>
                <w:szCs w:val="20"/>
              </w:rPr>
            </w:pPr>
            <w:r w:rsidRPr="008F5618">
              <w:rPr>
                <w:sz w:val="20"/>
                <w:szCs w:val="20"/>
              </w:rPr>
              <w:t>8,666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rsidR="00424E0E" w:rsidRPr="008F5618" w:rsidRDefault="00424E0E" w:rsidP="00DF26B6">
            <w:pPr>
              <w:spacing w:after="0"/>
              <w:jc w:val="center"/>
              <w:rPr>
                <w:sz w:val="20"/>
                <w:szCs w:val="20"/>
              </w:rPr>
            </w:pPr>
            <w:r w:rsidRPr="008F5618">
              <w:rPr>
                <w:sz w:val="20"/>
                <w:szCs w:val="20"/>
              </w:rPr>
              <w:t>231</w:t>
            </w:r>
          </w:p>
        </w:tc>
        <w:tc>
          <w:tcPr>
            <w:tcW w:w="892" w:type="dxa"/>
            <w:vAlign w:val="bottom"/>
          </w:tcPr>
          <w:p w:rsidR="00424E0E" w:rsidRPr="008F5618" w:rsidRDefault="00424E0E" w:rsidP="00DF26B6">
            <w:pPr>
              <w:spacing w:after="0"/>
              <w:jc w:val="center"/>
              <w:rPr>
                <w:sz w:val="20"/>
                <w:szCs w:val="20"/>
              </w:rPr>
            </w:pPr>
            <w:r w:rsidRPr="008F5618">
              <w:rPr>
                <w:sz w:val="20"/>
                <w:szCs w:val="20"/>
              </w:rPr>
              <w:t>4,563</w:t>
            </w:r>
          </w:p>
        </w:tc>
        <w:tc>
          <w:tcPr>
            <w:tcW w:w="854" w:type="dxa"/>
            <w:vAlign w:val="bottom"/>
          </w:tcPr>
          <w:p w:rsidR="00424E0E" w:rsidRPr="008F5618" w:rsidRDefault="00424E0E" w:rsidP="00DF26B6">
            <w:pPr>
              <w:spacing w:after="0"/>
              <w:jc w:val="center"/>
              <w:rPr>
                <w:sz w:val="20"/>
                <w:szCs w:val="20"/>
              </w:rPr>
            </w:pPr>
            <w:r w:rsidRPr="008F5618">
              <w:rPr>
                <w:sz w:val="20"/>
                <w:szCs w:val="20"/>
              </w:rPr>
              <w:t>1,047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277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5,887</w:t>
            </w:r>
          </w:p>
        </w:tc>
        <w:tc>
          <w:tcPr>
            <w:tcW w:w="1183" w:type="dxa"/>
            <w:vAlign w:val="bottom"/>
          </w:tcPr>
          <w:p w:rsidR="00424E0E" w:rsidRPr="008F5618" w:rsidRDefault="00424E0E" w:rsidP="00DF26B6">
            <w:pPr>
              <w:spacing w:after="0"/>
              <w:jc w:val="center"/>
              <w:rPr>
                <w:sz w:val="20"/>
                <w:szCs w:val="20"/>
              </w:rPr>
            </w:pPr>
            <w:r w:rsidRPr="008F5618">
              <w:rPr>
                <w:sz w:val="20"/>
                <w:szCs w:val="20"/>
              </w:rPr>
              <w:t>5,173</w:t>
            </w:r>
          </w:p>
        </w:tc>
        <w:tc>
          <w:tcPr>
            <w:tcW w:w="890" w:type="dxa"/>
            <w:vAlign w:val="bottom"/>
          </w:tcPr>
          <w:p w:rsidR="00424E0E" w:rsidRPr="008F5618" w:rsidRDefault="00424E0E" w:rsidP="00DF26B6">
            <w:pPr>
              <w:spacing w:after="0"/>
              <w:jc w:val="center"/>
              <w:rPr>
                <w:sz w:val="20"/>
                <w:szCs w:val="20"/>
              </w:rPr>
            </w:pPr>
            <w:r w:rsidRPr="008F5618">
              <w:rPr>
                <w:sz w:val="20"/>
                <w:szCs w:val="20"/>
              </w:rPr>
              <w:t>11,060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rsidR="00424E0E" w:rsidRPr="008F5618" w:rsidRDefault="00424E0E" w:rsidP="00DF26B6">
            <w:pPr>
              <w:spacing w:after="0"/>
              <w:jc w:val="center"/>
              <w:rPr>
                <w:sz w:val="20"/>
                <w:szCs w:val="20"/>
              </w:rPr>
            </w:pPr>
            <w:r w:rsidRPr="008F5618">
              <w:rPr>
                <w:sz w:val="20"/>
                <w:szCs w:val="20"/>
              </w:rPr>
              <w:t>156</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248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93</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4,945</w:t>
            </w:r>
          </w:p>
        </w:tc>
        <w:tc>
          <w:tcPr>
            <w:tcW w:w="1183" w:type="dxa"/>
            <w:vAlign w:val="bottom"/>
          </w:tcPr>
          <w:p w:rsidR="00424E0E" w:rsidRPr="008F5618" w:rsidRDefault="00424E0E" w:rsidP="00DF26B6">
            <w:pPr>
              <w:spacing w:after="0"/>
              <w:jc w:val="center"/>
              <w:rPr>
                <w:sz w:val="20"/>
                <w:szCs w:val="20"/>
              </w:rPr>
            </w:pPr>
            <w:r w:rsidRPr="008F5618">
              <w:rPr>
                <w:sz w:val="20"/>
                <w:szCs w:val="20"/>
              </w:rPr>
              <w:t>2,181</w:t>
            </w:r>
          </w:p>
        </w:tc>
        <w:tc>
          <w:tcPr>
            <w:tcW w:w="890" w:type="dxa"/>
            <w:vAlign w:val="bottom"/>
          </w:tcPr>
          <w:p w:rsidR="00424E0E" w:rsidRPr="008F5618" w:rsidRDefault="00424E0E" w:rsidP="00DF26B6">
            <w:pPr>
              <w:spacing w:after="0"/>
              <w:jc w:val="center"/>
              <w:rPr>
                <w:sz w:val="20"/>
                <w:szCs w:val="20"/>
              </w:rPr>
            </w:pPr>
            <w:r w:rsidRPr="008F5618">
              <w:rPr>
                <w:sz w:val="20"/>
                <w:szCs w:val="20"/>
              </w:rPr>
              <w:t>7,126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rsidR="00424E0E" w:rsidRPr="008F5618" w:rsidRDefault="00424E0E" w:rsidP="00DF26B6">
            <w:pPr>
              <w:spacing w:after="0"/>
              <w:jc w:val="center"/>
              <w:rPr>
                <w:sz w:val="20"/>
                <w:szCs w:val="20"/>
              </w:rPr>
            </w:pPr>
            <w:r w:rsidRPr="008F5618">
              <w:rPr>
                <w:sz w:val="20"/>
                <w:szCs w:val="20"/>
              </w:rPr>
              <w:t>96</w:t>
            </w:r>
          </w:p>
        </w:tc>
        <w:tc>
          <w:tcPr>
            <w:tcW w:w="892" w:type="dxa"/>
            <w:vAlign w:val="bottom"/>
          </w:tcPr>
          <w:p w:rsidR="00424E0E" w:rsidRPr="008F5618" w:rsidRDefault="00424E0E" w:rsidP="00DF26B6">
            <w:pPr>
              <w:spacing w:after="0"/>
              <w:jc w:val="center"/>
              <w:rPr>
                <w:sz w:val="20"/>
                <w:szCs w:val="20"/>
              </w:rPr>
            </w:pPr>
            <w:r w:rsidRPr="008F5618">
              <w:rPr>
                <w:sz w:val="20"/>
                <w:szCs w:val="20"/>
              </w:rPr>
              <w:t>2,149</w:t>
            </w:r>
          </w:p>
        </w:tc>
        <w:tc>
          <w:tcPr>
            <w:tcW w:w="854" w:type="dxa"/>
            <w:vAlign w:val="bottom"/>
          </w:tcPr>
          <w:p w:rsidR="00424E0E" w:rsidRPr="008F5618" w:rsidRDefault="00424E0E" w:rsidP="00DF26B6">
            <w:pPr>
              <w:spacing w:after="0"/>
              <w:jc w:val="center"/>
              <w:rPr>
                <w:sz w:val="20"/>
                <w:szCs w:val="20"/>
              </w:rPr>
            </w:pPr>
            <w:r w:rsidRPr="008F5618">
              <w:rPr>
                <w:sz w:val="20"/>
                <w:szCs w:val="20"/>
              </w:rPr>
              <w:t>582</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132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2,863</w:t>
            </w:r>
          </w:p>
        </w:tc>
        <w:tc>
          <w:tcPr>
            <w:tcW w:w="1183" w:type="dxa"/>
            <w:vAlign w:val="bottom"/>
          </w:tcPr>
          <w:p w:rsidR="00424E0E" w:rsidRPr="008F5618" w:rsidRDefault="00424E0E" w:rsidP="00DF26B6">
            <w:pPr>
              <w:spacing w:after="0"/>
              <w:jc w:val="center"/>
              <w:rPr>
                <w:sz w:val="20"/>
                <w:szCs w:val="20"/>
              </w:rPr>
            </w:pPr>
            <w:r w:rsidRPr="008F5618">
              <w:rPr>
                <w:sz w:val="20"/>
                <w:szCs w:val="20"/>
              </w:rPr>
              <w:t>1,610</w:t>
            </w:r>
          </w:p>
        </w:tc>
        <w:tc>
          <w:tcPr>
            <w:tcW w:w="890" w:type="dxa"/>
            <w:vAlign w:val="bottom"/>
          </w:tcPr>
          <w:p w:rsidR="00424E0E" w:rsidRPr="008F5618" w:rsidRDefault="00424E0E" w:rsidP="00DF26B6">
            <w:pPr>
              <w:spacing w:after="0"/>
              <w:jc w:val="center"/>
              <w:rPr>
                <w:sz w:val="20"/>
                <w:szCs w:val="20"/>
              </w:rPr>
            </w:pPr>
            <w:r w:rsidRPr="008F5618">
              <w:rPr>
                <w:sz w:val="20"/>
                <w:szCs w:val="20"/>
              </w:rPr>
              <w:t>4,473</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2011</w:t>
            </w:r>
          </w:p>
        </w:tc>
        <w:tc>
          <w:tcPr>
            <w:tcW w:w="907" w:type="dxa"/>
            <w:vAlign w:val="bottom"/>
          </w:tcPr>
          <w:p w:rsidR="00424E0E" w:rsidRPr="008F5618" w:rsidRDefault="00424E0E" w:rsidP="00DF26B6">
            <w:pPr>
              <w:spacing w:after="0"/>
              <w:jc w:val="center"/>
              <w:rPr>
                <w:sz w:val="20"/>
                <w:szCs w:val="20"/>
              </w:rPr>
            </w:pPr>
            <w:r w:rsidRPr="008F5618">
              <w:rPr>
                <w:sz w:val="20"/>
                <w:szCs w:val="20"/>
              </w:rPr>
              <w:t>52</w:t>
            </w:r>
          </w:p>
        </w:tc>
        <w:tc>
          <w:tcPr>
            <w:tcW w:w="892" w:type="dxa"/>
            <w:vAlign w:val="bottom"/>
          </w:tcPr>
          <w:p w:rsidR="00424E0E" w:rsidRPr="008F5618" w:rsidRDefault="00424E0E" w:rsidP="00DF26B6">
            <w:pPr>
              <w:spacing w:after="0"/>
              <w:jc w:val="center"/>
              <w:rPr>
                <w:sz w:val="20"/>
                <w:szCs w:val="20"/>
              </w:rPr>
            </w:pPr>
            <w:r w:rsidRPr="008F5618">
              <w:rPr>
                <w:sz w:val="20"/>
                <w:szCs w:val="20"/>
              </w:rPr>
              <w:t>2,610</w:t>
            </w:r>
          </w:p>
        </w:tc>
        <w:tc>
          <w:tcPr>
            <w:tcW w:w="854" w:type="dxa"/>
            <w:vAlign w:val="bottom"/>
          </w:tcPr>
          <w:p w:rsidR="00424E0E" w:rsidRPr="008F5618" w:rsidRDefault="00424E0E" w:rsidP="00DF26B6">
            <w:pPr>
              <w:spacing w:after="0"/>
              <w:jc w:val="center"/>
              <w:rPr>
                <w:sz w:val="20"/>
                <w:szCs w:val="20"/>
              </w:rPr>
            </w:pPr>
            <w:r w:rsidRPr="008F5618">
              <w:rPr>
                <w:sz w:val="20"/>
                <w:szCs w:val="20"/>
              </w:rPr>
              <w:t>6,238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79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8,927</w:t>
            </w:r>
          </w:p>
        </w:tc>
        <w:tc>
          <w:tcPr>
            <w:tcW w:w="1183" w:type="dxa"/>
            <w:vAlign w:val="bottom"/>
          </w:tcPr>
          <w:p w:rsidR="00424E0E" w:rsidRPr="008F5618" w:rsidRDefault="00424E0E" w:rsidP="00DF26B6">
            <w:pPr>
              <w:spacing w:after="0"/>
              <w:jc w:val="center"/>
              <w:rPr>
                <w:sz w:val="20"/>
                <w:szCs w:val="20"/>
              </w:rPr>
            </w:pPr>
            <w:r w:rsidRPr="008F5618">
              <w:rPr>
                <w:sz w:val="20"/>
                <w:szCs w:val="20"/>
              </w:rPr>
              <w:t>1,908</w:t>
            </w:r>
          </w:p>
        </w:tc>
        <w:tc>
          <w:tcPr>
            <w:tcW w:w="890" w:type="dxa"/>
            <w:vAlign w:val="bottom"/>
          </w:tcPr>
          <w:p w:rsidR="00424E0E" w:rsidRPr="008F5618" w:rsidRDefault="00424E0E" w:rsidP="00DF26B6">
            <w:pPr>
              <w:spacing w:after="0"/>
              <w:jc w:val="center"/>
              <w:rPr>
                <w:sz w:val="20"/>
                <w:szCs w:val="20"/>
              </w:rPr>
            </w:pPr>
            <w:r w:rsidRPr="008F5618">
              <w:rPr>
                <w:sz w:val="20"/>
                <w:szCs w:val="20"/>
              </w:rPr>
              <w:t>10,835</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2012</w:t>
            </w:r>
          </w:p>
        </w:tc>
        <w:tc>
          <w:tcPr>
            <w:tcW w:w="907" w:type="dxa"/>
            <w:vAlign w:val="bottom"/>
          </w:tcPr>
          <w:p w:rsidR="00424E0E" w:rsidRPr="008F5618" w:rsidRDefault="00424E0E" w:rsidP="00DF26B6">
            <w:pPr>
              <w:spacing w:after="0"/>
              <w:jc w:val="center"/>
              <w:rPr>
                <w:sz w:val="20"/>
                <w:szCs w:val="20"/>
              </w:rPr>
            </w:pPr>
            <w:r w:rsidRPr="008F5618">
              <w:rPr>
                <w:sz w:val="20"/>
                <w:szCs w:val="20"/>
              </w:rPr>
              <w:t>117</w:t>
            </w:r>
          </w:p>
        </w:tc>
        <w:tc>
          <w:tcPr>
            <w:tcW w:w="892" w:type="dxa"/>
            <w:vAlign w:val="bottom"/>
          </w:tcPr>
          <w:p w:rsidR="00424E0E" w:rsidRPr="008F5618" w:rsidRDefault="00424E0E" w:rsidP="00DF26B6">
            <w:pPr>
              <w:spacing w:after="0"/>
              <w:jc w:val="center"/>
              <w:rPr>
                <w:sz w:val="20"/>
                <w:szCs w:val="20"/>
              </w:rPr>
            </w:pPr>
            <w:r w:rsidRPr="008F5618">
              <w:rPr>
                <w:sz w:val="20"/>
                <w:szCs w:val="20"/>
              </w:rPr>
              <w:t>2,884</w:t>
            </w:r>
          </w:p>
        </w:tc>
        <w:tc>
          <w:tcPr>
            <w:tcW w:w="854" w:type="dxa"/>
            <w:vAlign w:val="bottom"/>
          </w:tcPr>
          <w:p w:rsidR="00424E0E" w:rsidRPr="008F5618" w:rsidRDefault="00424E0E" w:rsidP="00DF26B6">
            <w:pPr>
              <w:spacing w:after="0"/>
              <w:jc w:val="center"/>
              <w:rPr>
                <w:sz w:val="20"/>
                <w:szCs w:val="20"/>
              </w:rPr>
            </w:pPr>
            <w:r w:rsidRPr="008F5618">
              <w:rPr>
                <w:sz w:val="20"/>
                <w:szCs w:val="20"/>
              </w:rPr>
              <w:t>903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3,938</w:t>
            </w:r>
          </w:p>
        </w:tc>
        <w:tc>
          <w:tcPr>
            <w:tcW w:w="1183" w:type="dxa"/>
            <w:vAlign w:val="bottom"/>
          </w:tcPr>
          <w:p w:rsidR="00424E0E" w:rsidRPr="008F5618" w:rsidRDefault="00424E0E" w:rsidP="00DF26B6">
            <w:pPr>
              <w:spacing w:after="0"/>
              <w:jc w:val="center"/>
              <w:rPr>
                <w:sz w:val="20"/>
                <w:szCs w:val="20"/>
              </w:rPr>
            </w:pPr>
            <w:r w:rsidRPr="008F5618">
              <w:rPr>
                <w:sz w:val="20"/>
                <w:szCs w:val="20"/>
              </w:rPr>
              <w:t>2,282</w:t>
            </w:r>
          </w:p>
        </w:tc>
        <w:tc>
          <w:tcPr>
            <w:tcW w:w="890" w:type="dxa"/>
            <w:vAlign w:val="bottom"/>
          </w:tcPr>
          <w:p w:rsidR="00424E0E" w:rsidRPr="008F5618" w:rsidRDefault="00424E0E" w:rsidP="00DF26B6">
            <w:pPr>
              <w:spacing w:after="0"/>
              <w:jc w:val="center"/>
              <w:rPr>
                <w:sz w:val="20"/>
                <w:szCs w:val="20"/>
              </w:rPr>
            </w:pPr>
            <w:r w:rsidRPr="008F5618">
              <w:rPr>
                <w:sz w:val="20"/>
                <w:szCs w:val="20"/>
              </w:rPr>
              <w:t>6,220</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2013</w:t>
            </w:r>
          </w:p>
        </w:tc>
        <w:tc>
          <w:tcPr>
            <w:tcW w:w="907" w:type="dxa"/>
            <w:vAlign w:val="bottom"/>
          </w:tcPr>
          <w:p w:rsidR="00424E0E" w:rsidRPr="008F5618" w:rsidRDefault="00424E0E" w:rsidP="00DF26B6">
            <w:pPr>
              <w:spacing w:after="0"/>
              <w:jc w:val="center"/>
              <w:rPr>
                <w:sz w:val="20"/>
                <w:szCs w:val="20"/>
              </w:rPr>
            </w:pPr>
            <w:r w:rsidRPr="008F5618">
              <w:rPr>
                <w:sz w:val="20"/>
                <w:szCs w:val="20"/>
              </w:rPr>
              <w:t>122</w:t>
            </w:r>
          </w:p>
        </w:tc>
        <w:tc>
          <w:tcPr>
            <w:tcW w:w="892" w:type="dxa"/>
            <w:vAlign w:val="bottom"/>
          </w:tcPr>
          <w:p w:rsidR="00424E0E" w:rsidRPr="008F5618" w:rsidRDefault="00424E0E" w:rsidP="00DF26B6">
            <w:pPr>
              <w:spacing w:after="0"/>
              <w:jc w:val="center"/>
              <w:rPr>
                <w:sz w:val="20"/>
                <w:szCs w:val="20"/>
              </w:rPr>
            </w:pPr>
            <w:r w:rsidRPr="008F5618">
              <w:rPr>
                <w:sz w:val="20"/>
                <w:szCs w:val="20"/>
              </w:rPr>
              <w:t>3,426</w:t>
            </w:r>
          </w:p>
        </w:tc>
        <w:tc>
          <w:tcPr>
            <w:tcW w:w="854" w:type="dxa"/>
            <w:vAlign w:val="bottom"/>
          </w:tcPr>
          <w:p w:rsidR="00424E0E" w:rsidRPr="008F5618" w:rsidRDefault="00424E0E" w:rsidP="00DF26B6">
            <w:pPr>
              <w:spacing w:after="0"/>
              <w:jc w:val="center"/>
              <w:rPr>
                <w:sz w:val="20"/>
                <w:szCs w:val="20"/>
              </w:rPr>
            </w:pPr>
            <w:r w:rsidRPr="008F5618">
              <w:rPr>
                <w:sz w:val="20"/>
                <w:szCs w:val="20"/>
              </w:rPr>
              <w:t>2,069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241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5,736</w:t>
            </w:r>
          </w:p>
        </w:tc>
        <w:tc>
          <w:tcPr>
            <w:tcW w:w="1183" w:type="dxa"/>
            <w:vAlign w:val="bottom"/>
          </w:tcPr>
          <w:p w:rsidR="00424E0E" w:rsidRPr="008F5618" w:rsidRDefault="00424E0E" w:rsidP="00DF26B6">
            <w:pPr>
              <w:spacing w:after="0"/>
              <w:jc w:val="center"/>
              <w:rPr>
                <w:sz w:val="20"/>
                <w:szCs w:val="20"/>
              </w:rPr>
            </w:pPr>
            <w:r w:rsidRPr="008F5618">
              <w:rPr>
                <w:sz w:val="20"/>
                <w:szCs w:val="20"/>
              </w:rPr>
              <w:t>1,573</w:t>
            </w:r>
          </w:p>
        </w:tc>
        <w:tc>
          <w:tcPr>
            <w:tcW w:w="890" w:type="dxa"/>
            <w:vAlign w:val="bottom"/>
          </w:tcPr>
          <w:p w:rsidR="00424E0E" w:rsidRPr="008F5618" w:rsidRDefault="00424E0E" w:rsidP="00DF26B6">
            <w:pPr>
              <w:spacing w:after="0"/>
              <w:jc w:val="center"/>
              <w:rPr>
                <w:sz w:val="20"/>
                <w:szCs w:val="20"/>
              </w:rPr>
            </w:pPr>
            <w:r w:rsidRPr="008F5618">
              <w:rPr>
                <w:sz w:val="20"/>
                <w:szCs w:val="20"/>
              </w:rPr>
              <w:t>7,309</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2014</w:t>
            </w:r>
          </w:p>
        </w:tc>
        <w:tc>
          <w:tcPr>
            <w:tcW w:w="907" w:type="dxa"/>
            <w:vAlign w:val="bottom"/>
          </w:tcPr>
          <w:p w:rsidR="00424E0E" w:rsidRPr="008F5618" w:rsidRDefault="00424E0E" w:rsidP="00DF26B6">
            <w:pPr>
              <w:spacing w:after="0"/>
              <w:jc w:val="center"/>
              <w:rPr>
                <w:sz w:val="20"/>
                <w:szCs w:val="20"/>
              </w:rPr>
            </w:pPr>
            <w:r w:rsidRPr="008F5618">
              <w:rPr>
                <w:sz w:val="20"/>
                <w:szCs w:val="20"/>
              </w:rPr>
              <w:t>103</w:t>
            </w:r>
          </w:p>
        </w:tc>
        <w:tc>
          <w:tcPr>
            <w:tcW w:w="892" w:type="dxa"/>
            <w:vAlign w:val="bottom"/>
          </w:tcPr>
          <w:p w:rsidR="00424E0E" w:rsidRPr="008F5618" w:rsidRDefault="00424E0E" w:rsidP="00DF26B6">
            <w:pPr>
              <w:spacing w:after="0"/>
              <w:jc w:val="center"/>
              <w:rPr>
                <w:sz w:val="20"/>
                <w:szCs w:val="20"/>
              </w:rPr>
            </w:pPr>
            <w:r w:rsidRPr="008F5618">
              <w:rPr>
                <w:sz w:val="20"/>
                <w:szCs w:val="20"/>
              </w:rPr>
              <w:t>4,927</w:t>
            </w:r>
          </w:p>
        </w:tc>
        <w:tc>
          <w:tcPr>
            <w:tcW w:w="854" w:type="dxa"/>
            <w:vAlign w:val="bottom"/>
          </w:tcPr>
          <w:p w:rsidR="00424E0E" w:rsidRPr="008F5618" w:rsidRDefault="00424E0E" w:rsidP="00DF26B6">
            <w:pPr>
              <w:spacing w:after="0"/>
              <w:jc w:val="center"/>
              <w:rPr>
                <w:sz w:val="20"/>
                <w:szCs w:val="20"/>
              </w:rPr>
            </w:pPr>
            <w:r w:rsidRPr="008F5618">
              <w:rPr>
                <w:sz w:val="20"/>
                <w:szCs w:val="20"/>
              </w:rPr>
              <w:t>2,397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407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7,731</w:t>
            </w:r>
          </w:p>
        </w:tc>
        <w:tc>
          <w:tcPr>
            <w:tcW w:w="1183" w:type="dxa"/>
            <w:vAlign w:val="bottom"/>
          </w:tcPr>
          <w:p w:rsidR="00424E0E" w:rsidRPr="008F5618" w:rsidRDefault="00424E0E" w:rsidP="00DF26B6">
            <w:pPr>
              <w:spacing w:after="0"/>
              <w:jc w:val="center"/>
              <w:rPr>
                <w:sz w:val="20"/>
                <w:szCs w:val="20"/>
              </w:rPr>
            </w:pPr>
            <w:r w:rsidRPr="008F5618">
              <w:rPr>
                <w:sz w:val="20"/>
                <w:szCs w:val="20"/>
              </w:rPr>
              <w:t>3,025</w:t>
            </w:r>
          </w:p>
        </w:tc>
        <w:tc>
          <w:tcPr>
            <w:tcW w:w="890" w:type="dxa"/>
            <w:vAlign w:val="bottom"/>
          </w:tcPr>
          <w:p w:rsidR="00424E0E" w:rsidRPr="008F5618" w:rsidRDefault="00424E0E" w:rsidP="00DF26B6">
            <w:pPr>
              <w:spacing w:after="0"/>
              <w:jc w:val="center"/>
              <w:rPr>
                <w:sz w:val="20"/>
                <w:szCs w:val="20"/>
              </w:rPr>
            </w:pPr>
            <w:r w:rsidRPr="008F5618">
              <w:rPr>
                <w:sz w:val="20"/>
                <w:szCs w:val="20"/>
              </w:rPr>
              <w:t>10,756</w:t>
            </w:r>
          </w:p>
        </w:tc>
      </w:tr>
      <w:tr w:rsidR="00424E0E" w:rsidTr="00DF26B6">
        <w:trPr>
          <w:trHeight w:hRule="exact" w:val="331"/>
        </w:trPr>
        <w:tc>
          <w:tcPr>
            <w:tcW w:w="905" w:type="dxa"/>
            <w:vAlign w:val="center"/>
          </w:tcPr>
          <w:p w:rsidR="00424E0E" w:rsidRPr="008F5618" w:rsidRDefault="00424E0E" w:rsidP="00DF26B6">
            <w:pPr>
              <w:spacing w:after="0"/>
              <w:jc w:val="left"/>
              <w:rPr>
                <w:sz w:val="20"/>
                <w:szCs w:val="20"/>
              </w:rPr>
            </w:pPr>
            <w:r w:rsidRPr="008F5618">
              <w:rPr>
                <w:sz w:val="20"/>
                <w:szCs w:val="20"/>
              </w:rPr>
              <w:t>2015</w:t>
            </w:r>
          </w:p>
        </w:tc>
        <w:tc>
          <w:tcPr>
            <w:tcW w:w="907" w:type="dxa"/>
            <w:vAlign w:val="center"/>
          </w:tcPr>
          <w:p w:rsidR="00424E0E" w:rsidRPr="008F5618" w:rsidRDefault="00424E0E" w:rsidP="00DF26B6">
            <w:pPr>
              <w:spacing w:after="0"/>
              <w:jc w:val="center"/>
              <w:rPr>
                <w:sz w:val="20"/>
                <w:szCs w:val="20"/>
              </w:rPr>
            </w:pPr>
            <w:r w:rsidRPr="008F5618">
              <w:rPr>
                <w:sz w:val="20"/>
                <w:szCs w:val="20"/>
              </w:rPr>
              <w:t>71</w:t>
            </w:r>
          </w:p>
        </w:tc>
        <w:tc>
          <w:tcPr>
            <w:tcW w:w="892" w:type="dxa"/>
            <w:vAlign w:val="center"/>
          </w:tcPr>
          <w:p w:rsidR="00424E0E" w:rsidRPr="003208B7" w:rsidRDefault="00424E0E" w:rsidP="00DF26B6">
            <w:pPr>
              <w:spacing w:after="0"/>
              <w:jc w:val="center"/>
              <w:rPr>
                <w:sz w:val="20"/>
                <w:szCs w:val="20"/>
              </w:rPr>
            </w:pPr>
            <w:r w:rsidRPr="003208B7">
              <w:rPr>
                <w:sz w:val="20"/>
                <w:szCs w:val="20"/>
              </w:rPr>
              <w:t>3,078</w:t>
            </w:r>
          </w:p>
        </w:tc>
        <w:tc>
          <w:tcPr>
            <w:tcW w:w="854" w:type="dxa"/>
            <w:vAlign w:val="center"/>
          </w:tcPr>
          <w:p w:rsidR="00424E0E" w:rsidRPr="003208B7" w:rsidRDefault="00424E0E" w:rsidP="00DF26B6">
            <w:pPr>
              <w:spacing w:after="0"/>
              <w:jc w:val="center"/>
              <w:rPr>
                <w:sz w:val="20"/>
                <w:szCs w:val="20"/>
              </w:rPr>
            </w:pPr>
            <w:r w:rsidRPr="003208B7">
              <w:rPr>
                <w:sz w:val="20"/>
                <w:szCs w:val="20"/>
              </w:rPr>
              <w:t>380</w:t>
            </w:r>
          </w:p>
        </w:tc>
        <w:tc>
          <w:tcPr>
            <w:tcW w:w="892" w:type="dxa"/>
            <w:vAlign w:val="center"/>
          </w:tcPr>
          <w:p w:rsidR="00424E0E" w:rsidRPr="003208B7" w:rsidRDefault="00424E0E" w:rsidP="00DF26B6">
            <w:pPr>
              <w:spacing w:after="0"/>
              <w:jc w:val="center"/>
              <w:rPr>
                <w:sz w:val="20"/>
                <w:szCs w:val="20"/>
              </w:rPr>
            </w:pPr>
            <w:r w:rsidRPr="003208B7">
              <w:rPr>
                <w:sz w:val="20"/>
                <w:szCs w:val="20"/>
              </w:rPr>
              <w:t>0</w:t>
            </w:r>
          </w:p>
        </w:tc>
        <w:tc>
          <w:tcPr>
            <w:tcW w:w="854" w:type="dxa"/>
            <w:vAlign w:val="center"/>
          </w:tcPr>
          <w:p w:rsidR="00424E0E" w:rsidRPr="003208B7" w:rsidRDefault="00424E0E" w:rsidP="00DF26B6">
            <w:pPr>
              <w:spacing w:after="0"/>
              <w:jc w:val="center"/>
              <w:rPr>
                <w:sz w:val="20"/>
                <w:szCs w:val="20"/>
              </w:rPr>
            </w:pPr>
            <w:r w:rsidRPr="003208B7">
              <w:rPr>
                <w:sz w:val="20"/>
                <w:szCs w:val="20"/>
              </w:rPr>
              <w:t>118</w:t>
            </w:r>
          </w:p>
        </w:tc>
        <w:tc>
          <w:tcPr>
            <w:tcW w:w="1283" w:type="dxa"/>
            <w:vAlign w:val="center"/>
          </w:tcPr>
          <w:p w:rsidR="00424E0E" w:rsidRPr="003208B7" w:rsidRDefault="00424E0E" w:rsidP="00DF26B6">
            <w:pPr>
              <w:spacing w:after="0"/>
              <w:jc w:val="center"/>
              <w:rPr>
                <w:sz w:val="20"/>
                <w:szCs w:val="20"/>
              </w:rPr>
            </w:pPr>
            <w:r w:rsidRPr="003208B7">
              <w:rPr>
                <w:sz w:val="20"/>
                <w:szCs w:val="20"/>
              </w:rPr>
              <w:t>0</w:t>
            </w:r>
          </w:p>
        </w:tc>
        <w:tc>
          <w:tcPr>
            <w:tcW w:w="916" w:type="dxa"/>
            <w:vAlign w:val="center"/>
          </w:tcPr>
          <w:p w:rsidR="00424E0E" w:rsidRPr="003208B7" w:rsidRDefault="00424E0E" w:rsidP="00DF26B6">
            <w:pPr>
              <w:spacing w:after="0"/>
              <w:jc w:val="center"/>
              <w:rPr>
                <w:sz w:val="20"/>
                <w:szCs w:val="20"/>
              </w:rPr>
            </w:pPr>
            <w:r w:rsidRPr="003208B7">
              <w:rPr>
                <w:sz w:val="20"/>
                <w:szCs w:val="20"/>
              </w:rPr>
              <w:t>3,576</w:t>
            </w:r>
          </w:p>
        </w:tc>
        <w:tc>
          <w:tcPr>
            <w:tcW w:w="1183" w:type="dxa"/>
            <w:vAlign w:val="center"/>
          </w:tcPr>
          <w:p w:rsidR="00424E0E" w:rsidRPr="003208B7" w:rsidRDefault="00424E0E" w:rsidP="00DF26B6">
            <w:pPr>
              <w:spacing w:after="0"/>
              <w:jc w:val="center"/>
              <w:rPr>
                <w:sz w:val="20"/>
                <w:szCs w:val="20"/>
              </w:rPr>
            </w:pPr>
            <w:r w:rsidRPr="003208B7">
              <w:rPr>
                <w:sz w:val="20"/>
                <w:szCs w:val="20"/>
              </w:rPr>
              <w:t>3,281</w:t>
            </w:r>
          </w:p>
        </w:tc>
        <w:tc>
          <w:tcPr>
            <w:tcW w:w="890" w:type="dxa"/>
            <w:vAlign w:val="center"/>
          </w:tcPr>
          <w:p w:rsidR="00424E0E" w:rsidRPr="003208B7" w:rsidRDefault="00424E0E" w:rsidP="00DF26B6">
            <w:pPr>
              <w:spacing w:after="0"/>
              <w:jc w:val="center"/>
              <w:rPr>
                <w:sz w:val="20"/>
                <w:szCs w:val="20"/>
              </w:rPr>
            </w:pPr>
            <w:r w:rsidRPr="003208B7">
              <w:rPr>
                <w:sz w:val="20"/>
                <w:szCs w:val="20"/>
              </w:rPr>
              <w:t>6,857</w:t>
            </w:r>
          </w:p>
        </w:tc>
      </w:tr>
      <w:tr w:rsidR="00424E0E" w:rsidTr="00DF26B6">
        <w:trPr>
          <w:trHeight w:hRule="exact" w:val="302"/>
        </w:trPr>
        <w:tc>
          <w:tcPr>
            <w:tcW w:w="905" w:type="dxa"/>
            <w:tcBorders>
              <w:top w:val="single" w:sz="4" w:space="0" w:color="auto"/>
              <w:bottom w:val="single" w:sz="4" w:space="0" w:color="auto"/>
            </w:tcBorders>
            <w:vAlign w:val="center"/>
          </w:tcPr>
          <w:p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rsidR="00424E0E" w:rsidRDefault="00424E0E" w:rsidP="00424E0E"/>
    <w:p w:rsidR="00424E0E" w:rsidRDefault="00424E0E" w:rsidP="00424E0E">
      <w:pPr>
        <w:spacing w:after="0"/>
        <w:jc w:val="left"/>
      </w:pPr>
      <w:r>
        <w:br w:type="page"/>
      </w:r>
    </w:p>
    <w:p w:rsidR="00424E0E" w:rsidRDefault="00094A79" w:rsidP="00094A79">
      <w:pPr>
        <w:pStyle w:val="Caption"/>
      </w:pPr>
      <w:bookmarkStart w:id="105" w:name="_Toc516752359"/>
      <w:proofErr w:type="gramStart"/>
      <w:r>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5</w:t>
      </w:r>
      <w:r w:rsidR="008667D6">
        <w:rPr>
          <w:noProof/>
        </w:rPr>
        <w:fldChar w:fldCharType="end"/>
      </w:r>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5"/>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rsidTr="00DF26B6">
        <w:trPr>
          <w:trHeight w:val="259"/>
          <w:jc w:val="center"/>
        </w:trPr>
        <w:tc>
          <w:tcPr>
            <w:tcW w:w="340" w:type="pct"/>
            <w:vMerge w:val="restart"/>
            <w:tcBorders>
              <w:top w:val="single" w:sz="4" w:space="0" w:color="auto"/>
            </w:tcBorders>
            <w:vAlign w:val="bottom"/>
          </w:tcPr>
          <w:p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rsidR="00424E0E" w:rsidRPr="00035B2E" w:rsidRDefault="00424E0E" w:rsidP="00DF26B6">
            <w:pPr>
              <w:spacing w:after="0"/>
              <w:jc w:val="center"/>
              <w:rPr>
                <w:sz w:val="18"/>
                <w:szCs w:val="18"/>
              </w:rPr>
            </w:pPr>
            <w:r>
              <w:rPr>
                <w:sz w:val="18"/>
                <w:szCs w:val="18"/>
              </w:rPr>
              <w:t>Fishery</w:t>
            </w:r>
          </w:p>
          <w:p w:rsidR="00424E0E" w:rsidRPr="00035B2E" w:rsidRDefault="00424E0E" w:rsidP="00DF26B6">
            <w:pPr>
              <w:spacing w:after="0"/>
              <w:jc w:val="center"/>
              <w:rPr>
                <w:sz w:val="18"/>
                <w:szCs w:val="18"/>
              </w:rPr>
            </w:pPr>
            <w:r>
              <w:rPr>
                <w:sz w:val="18"/>
                <w:szCs w:val="18"/>
              </w:rPr>
              <w:t>Sampling</w:t>
            </w:r>
          </w:p>
          <w:p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rsidTr="00DF26B6">
        <w:trPr>
          <w:trHeight w:val="259"/>
          <w:jc w:val="center"/>
        </w:trPr>
        <w:tc>
          <w:tcPr>
            <w:tcW w:w="340" w:type="pct"/>
            <w:vMerge/>
            <w:vAlign w:val="bottom"/>
          </w:tcPr>
          <w:p w:rsidR="00424E0E" w:rsidRPr="00035B2E" w:rsidRDefault="00424E0E" w:rsidP="00DF26B6">
            <w:pPr>
              <w:spacing w:after="0"/>
              <w:jc w:val="left"/>
              <w:rPr>
                <w:sz w:val="18"/>
                <w:szCs w:val="18"/>
              </w:rPr>
            </w:pPr>
          </w:p>
        </w:tc>
        <w:tc>
          <w:tcPr>
            <w:tcW w:w="477" w:type="pct"/>
            <w:vMerge/>
            <w:vAlign w:val="bottom"/>
          </w:tcPr>
          <w:p w:rsidR="00424E0E" w:rsidRPr="00035B2E" w:rsidRDefault="00424E0E" w:rsidP="00DF26B6">
            <w:pPr>
              <w:spacing w:after="0"/>
              <w:jc w:val="center"/>
              <w:rPr>
                <w:sz w:val="18"/>
                <w:szCs w:val="18"/>
              </w:rPr>
            </w:pPr>
          </w:p>
        </w:tc>
        <w:tc>
          <w:tcPr>
            <w:tcW w:w="1886" w:type="pct"/>
            <w:gridSpan w:val="5"/>
            <w:shd w:val="clear" w:color="auto" w:fill="auto"/>
            <w:vAlign w:val="bottom"/>
          </w:tcPr>
          <w:p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Harvest</w:t>
            </w:r>
          </w:p>
        </w:tc>
        <w:tc>
          <w:tcPr>
            <w:tcW w:w="570" w:type="pct"/>
            <w:vAlign w:val="bottom"/>
          </w:tcPr>
          <w:p w:rsidR="00424E0E" w:rsidRPr="00035B2E" w:rsidRDefault="00424E0E" w:rsidP="00DF26B6">
            <w:pPr>
              <w:spacing w:after="0"/>
              <w:jc w:val="center"/>
              <w:rPr>
                <w:sz w:val="18"/>
                <w:szCs w:val="18"/>
              </w:rPr>
            </w:pPr>
          </w:p>
        </w:tc>
        <w:tc>
          <w:tcPr>
            <w:tcW w:w="371"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Return</w:t>
            </w:r>
          </w:p>
        </w:tc>
      </w:tr>
      <w:tr w:rsidR="00424E0E" w:rsidTr="00DF26B6">
        <w:trPr>
          <w:trHeight w:val="259"/>
          <w:jc w:val="center"/>
        </w:trPr>
        <w:tc>
          <w:tcPr>
            <w:tcW w:w="340" w:type="pct"/>
            <w:vMerge/>
            <w:tcBorders>
              <w:bottom w:val="single" w:sz="4" w:space="0" w:color="auto"/>
            </w:tcBorders>
            <w:vAlign w:val="bottom"/>
          </w:tcPr>
          <w:p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570"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rsidR="00424E0E" w:rsidRPr="00035B2E" w:rsidRDefault="00424E0E" w:rsidP="00DF26B6">
            <w:pPr>
              <w:spacing w:after="0"/>
              <w:jc w:val="center"/>
              <w:rPr>
                <w:sz w:val="18"/>
                <w:szCs w:val="18"/>
              </w:rPr>
            </w:pPr>
          </w:p>
        </w:tc>
      </w:tr>
      <w:tr w:rsidR="00424E0E" w:rsidTr="00DF26B6">
        <w:trPr>
          <w:trHeight w:val="259"/>
          <w:jc w:val="center"/>
        </w:trPr>
        <w:tc>
          <w:tcPr>
            <w:tcW w:w="340" w:type="pct"/>
            <w:tcBorders>
              <w:top w:val="single" w:sz="4" w:space="0" w:color="auto"/>
            </w:tcBorders>
            <w:vAlign w:val="bottom"/>
          </w:tcPr>
          <w:p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1983</w:t>
            </w:r>
          </w:p>
        </w:tc>
        <w:tc>
          <w:tcPr>
            <w:tcW w:w="477" w:type="pct"/>
            <w:vAlign w:val="bottom"/>
          </w:tcPr>
          <w:p w:rsidR="00424E0E" w:rsidRPr="008F5618" w:rsidRDefault="00424E0E" w:rsidP="00DF26B6">
            <w:pPr>
              <w:spacing w:after="0"/>
              <w:jc w:val="center"/>
              <w:rPr>
                <w:sz w:val="18"/>
                <w:szCs w:val="18"/>
              </w:rPr>
            </w:pPr>
            <w:r w:rsidRPr="008F5618">
              <w:rPr>
                <w:sz w:val="18"/>
                <w:szCs w:val="18"/>
              </w:rPr>
              <w:t>185</w:t>
            </w:r>
          </w:p>
        </w:tc>
        <w:tc>
          <w:tcPr>
            <w:tcW w:w="376" w:type="pct"/>
            <w:vAlign w:val="bottom"/>
          </w:tcPr>
          <w:p w:rsidR="00424E0E" w:rsidRPr="008F5618" w:rsidRDefault="00424E0E" w:rsidP="00DF26B6">
            <w:pPr>
              <w:spacing w:after="0"/>
              <w:jc w:val="center"/>
              <w:rPr>
                <w:sz w:val="18"/>
                <w:szCs w:val="18"/>
              </w:rPr>
            </w:pPr>
            <w:r w:rsidRPr="008F5618">
              <w:rPr>
                <w:sz w:val="18"/>
                <w:szCs w:val="18"/>
              </w:rPr>
              <w:t>1,374</w:t>
            </w:r>
          </w:p>
        </w:tc>
        <w:tc>
          <w:tcPr>
            <w:tcW w:w="376" w:type="pct"/>
            <w:vAlign w:val="bottom"/>
          </w:tcPr>
          <w:p w:rsidR="00424E0E" w:rsidRPr="008F5618" w:rsidRDefault="00424E0E" w:rsidP="00DF26B6">
            <w:pPr>
              <w:spacing w:after="0"/>
              <w:jc w:val="center"/>
              <w:rPr>
                <w:sz w:val="18"/>
                <w:szCs w:val="18"/>
              </w:rPr>
            </w:pPr>
            <w:r w:rsidRPr="008F5618">
              <w:rPr>
                <w:sz w:val="18"/>
                <w:szCs w:val="18"/>
              </w:rPr>
              <w:t>424</w:t>
            </w:r>
          </w:p>
        </w:tc>
        <w:tc>
          <w:tcPr>
            <w:tcW w:w="378" w:type="pct"/>
            <w:vAlign w:val="bottom"/>
          </w:tcPr>
          <w:p w:rsidR="00424E0E" w:rsidRPr="008F5618" w:rsidRDefault="00424E0E" w:rsidP="00DF26B6">
            <w:pPr>
              <w:spacing w:after="0"/>
              <w:jc w:val="center"/>
              <w:rPr>
                <w:sz w:val="18"/>
                <w:szCs w:val="18"/>
              </w:rPr>
            </w:pPr>
            <w:r w:rsidRPr="008F5618">
              <w:rPr>
                <w:sz w:val="18"/>
                <w:szCs w:val="18"/>
              </w:rPr>
              <w:t>277</w:t>
            </w:r>
          </w:p>
        </w:tc>
        <w:tc>
          <w:tcPr>
            <w:tcW w:w="378" w:type="pct"/>
            <w:vAlign w:val="bottom"/>
          </w:tcPr>
          <w:p w:rsidR="00424E0E" w:rsidRPr="008F5618" w:rsidRDefault="00424E0E" w:rsidP="00DF26B6">
            <w:pPr>
              <w:spacing w:after="0"/>
              <w:jc w:val="center"/>
              <w:rPr>
                <w:sz w:val="18"/>
                <w:szCs w:val="18"/>
              </w:rPr>
            </w:pPr>
            <w:r w:rsidRPr="008F5618">
              <w:rPr>
                <w:sz w:val="18"/>
                <w:szCs w:val="18"/>
              </w:rPr>
              <w:t>49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214</w:t>
            </w:r>
          </w:p>
        </w:tc>
        <w:tc>
          <w:tcPr>
            <w:tcW w:w="328" w:type="pct"/>
            <w:vAlign w:val="bottom"/>
          </w:tcPr>
          <w:p w:rsidR="00424E0E" w:rsidRPr="008F5618" w:rsidRDefault="00424E0E" w:rsidP="00DF26B6">
            <w:pPr>
              <w:spacing w:after="0"/>
              <w:jc w:val="center"/>
              <w:rPr>
                <w:sz w:val="18"/>
                <w:szCs w:val="18"/>
              </w:rPr>
            </w:pPr>
            <w:r w:rsidRPr="008F5618">
              <w:rPr>
                <w:sz w:val="18"/>
                <w:szCs w:val="18"/>
              </w:rPr>
              <w:t>50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rsidR="00424E0E" w:rsidRPr="008F5618" w:rsidRDefault="00424E0E" w:rsidP="00DF26B6">
            <w:pPr>
              <w:spacing w:after="0"/>
              <w:jc w:val="center"/>
              <w:rPr>
                <w:sz w:val="18"/>
                <w:szCs w:val="18"/>
              </w:rPr>
            </w:pPr>
            <w:r w:rsidRPr="008F5618">
              <w:rPr>
                <w:sz w:val="18"/>
                <w:szCs w:val="18"/>
              </w:rPr>
              <w:t>1,487</w:t>
            </w:r>
          </w:p>
        </w:tc>
        <w:tc>
          <w:tcPr>
            <w:tcW w:w="371" w:type="pct"/>
            <w:vAlign w:val="bottom"/>
          </w:tcPr>
          <w:p w:rsidR="00424E0E" w:rsidRPr="008F5618" w:rsidRDefault="00424E0E" w:rsidP="00DF26B6">
            <w:pPr>
              <w:spacing w:after="0"/>
              <w:jc w:val="center"/>
              <w:rPr>
                <w:sz w:val="18"/>
                <w:szCs w:val="18"/>
              </w:rPr>
            </w:pPr>
            <w:r w:rsidRPr="008F5618">
              <w:rPr>
                <w:sz w:val="18"/>
                <w:szCs w:val="18"/>
              </w:rPr>
              <w:t>3,875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1984</w:t>
            </w:r>
          </w:p>
        </w:tc>
        <w:tc>
          <w:tcPr>
            <w:tcW w:w="477" w:type="pct"/>
            <w:vAlign w:val="bottom"/>
          </w:tcPr>
          <w:p w:rsidR="00424E0E" w:rsidRPr="008F5618" w:rsidRDefault="00424E0E" w:rsidP="00DF26B6">
            <w:pPr>
              <w:spacing w:after="0"/>
              <w:jc w:val="center"/>
              <w:rPr>
                <w:sz w:val="18"/>
                <w:szCs w:val="18"/>
              </w:rPr>
            </w:pPr>
            <w:r w:rsidRPr="008F5618">
              <w:rPr>
                <w:sz w:val="18"/>
                <w:szCs w:val="18"/>
              </w:rPr>
              <w:t>151</w:t>
            </w:r>
          </w:p>
        </w:tc>
        <w:tc>
          <w:tcPr>
            <w:tcW w:w="376" w:type="pct"/>
            <w:vAlign w:val="bottom"/>
          </w:tcPr>
          <w:p w:rsidR="00424E0E" w:rsidRPr="008F5618" w:rsidRDefault="00424E0E" w:rsidP="00DF26B6">
            <w:pPr>
              <w:spacing w:after="0"/>
              <w:jc w:val="center"/>
              <w:rPr>
                <w:sz w:val="18"/>
                <w:szCs w:val="18"/>
              </w:rPr>
            </w:pPr>
            <w:r w:rsidRPr="008F5618">
              <w:rPr>
                <w:sz w:val="18"/>
                <w:szCs w:val="18"/>
              </w:rPr>
              <w:t>1,266</w:t>
            </w:r>
          </w:p>
        </w:tc>
        <w:tc>
          <w:tcPr>
            <w:tcW w:w="376" w:type="pct"/>
            <w:vAlign w:val="bottom"/>
          </w:tcPr>
          <w:p w:rsidR="00424E0E" w:rsidRPr="008F5618" w:rsidRDefault="00424E0E" w:rsidP="00DF26B6">
            <w:pPr>
              <w:spacing w:after="0"/>
              <w:jc w:val="center"/>
              <w:rPr>
                <w:sz w:val="18"/>
                <w:szCs w:val="18"/>
              </w:rPr>
            </w:pPr>
            <w:r w:rsidRPr="008F5618">
              <w:rPr>
                <w:sz w:val="18"/>
                <w:szCs w:val="18"/>
              </w:rPr>
              <w:t>504</w:t>
            </w:r>
          </w:p>
        </w:tc>
        <w:tc>
          <w:tcPr>
            <w:tcW w:w="378"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331</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rsidR="00424E0E" w:rsidRPr="008F5618" w:rsidRDefault="00424E0E" w:rsidP="00DF26B6">
            <w:pPr>
              <w:spacing w:after="0"/>
              <w:jc w:val="center"/>
              <w:rPr>
                <w:sz w:val="18"/>
                <w:szCs w:val="18"/>
              </w:rPr>
            </w:pPr>
            <w:r w:rsidRPr="008F5618">
              <w:rPr>
                <w:sz w:val="18"/>
                <w:szCs w:val="18"/>
              </w:rPr>
              <w:t>1,407</w:t>
            </w:r>
          </w:p>
        </w:tc>
        <w:tc>
          <w:tcPr>
            <w:tcW w:w="371" w:type="pct"/>
            <w:vAlign w:val="bottom"/>
          </w:tcPr>
          <w:p w:rsidR="00424E0E" w:rsidRPr="008F5618" w:rsidRDefault="00424E0E" w:rsidP="00DF26B6">
            <w:pPr>
              <w:spacing w:after="0"/>
              <w:jc w:val="center"/>
              <w:rPr>
                <w:sz w:val="18"/>
                <w:szCs w:val="18"/>
              </w:rPr>
            </w:pPr>
            <w:r w:rsidRPr="008F5618">
              <w:rPr>
                <w:sz w:val="18"/>
                <w:szCs w:val="18"/>
              </w:rPr>
              <w:t>4,024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1985</w:t>
            </w:r>
          </w:p>
        </w:tc>
        <w:tc>
          <w:tcPr>
            <w:tcW w:w="477" w:type="pct"/>
            <w:vAlign w:val="bottom"/>
          </w:tcPr>
          <w:p w:rsidR="00424E0E" w:rsidRPr="008F5618" w:rsidRDefault="00424E0E" w:rsidP="00DF26B6">
            <w:pPr>
              <w:spacing w:after="0"/>
              <w:jc w:val="center"/>
              <w:rPr>
                <w:sz w:val="18"/>
                <w:szCs w:val="18"/>
              </w:rPr>
            </w:pPr>
            <w:r w:rsidRPr="008F5618">
              <w:rPr>
                <w:sz w:val="18"/>
                <w:szCs w:val="18"/>
              </w:rPr>
              <w:t>213</w:t>
            </w:r>
          </w:p>
        </w:tc>
        <w:tc>
          <w:tcPr>
            <w:tcW w:w="376" w:type="pct"/>
            <w:vAlign w:val="bottom"/>
          </w:tcPr>
          <w:p w:rsidR="00424E0E" w:rsidRPr="008F5618" w:rsidRDefault="00424E0E" w:rsidP="00DF26B6">
            <w:pPr>
              <w:spacing w:after="0"/>
              <w:jc w:val="center"/>
              <w:rPr>
                <w:sz w:val="18"/>
                <w:szCs w:val="18"/>
              </w:rPr>
            </w:pPr>
            <w:r w:rsidRPr="008F5618">
              <w:rPr>
                <w:sz w:val="18"/>
                <w:szCs w:val="18"/>
              </w:rPr>
              <w:t>868</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137</w:t>
            </w:r>
          </w:p>
        </w:tc>
        <w:tc>
          <w:tcPr>
            <w:tcW w:w="378" w:type="pct"/>
            <w:vAlign w:val="bottom"/>
          </w:tcPr>
          <w:p w:rsidR="00424E0E" w:rsidRPr="008F5618" w:rsidRDefault="00424E0E" w:rsidP="00DF26B6">
            <w:pPr>
              <w:spacing w:after="0"/>
              <w:jc w:val="center"/>
              <w:rPr>
                <w:sz w:val="18"/>
                <w:szCs w:val="18"/>
              </w:rPr>
            </w:pPr>
            <w:r w:rsidRPr="008F5618">
              <w:rPr>
                <w:sz w:val="18"/>
                <w:szCs w:val="18"/>
              </w:rPr>
              <w:t>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201</w:t>
            </w:r>
          </w:p>
        </w:tc>
        <w:tc>
          <w:tcPr>
            <w:tcW w:w="328" w:type="pct"/>
            <w:vAlign w:val="bottom"/>
          </w:tcPr>
          <w:p w:rsidR="00424E0E" w:rsidRPr="008F5618" w:rsidRDefault="00424E0E" w:rsidP="00DF26B6">
            <w:pPr>
              <w:spacing w:after="0"/>
              <w:jc w:val="center"/>
              <w:rPr>
                <w:sz w:val="18"/>
                <w:szCs w:val="18"/>
              </w:rPr>
            </w:pPr>
            <w:r w:rsidRPr="008F5618">
              <w:rPr>
                <w:sz w:val="18"/>
                <w:szCs w:val="18"/>
              </w:rPr>
              <w:t>39</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rsidR="00424E0E" w:rsidRPr="008F5618" w:rsidRDefault="00424E0E" w:rsidP="00DF26B6">
            <w:pPr>
              <w:spacing w:after="0"/>
              <w:jc w:val="center"/>
              <w:rPr>
                <w:sz w:val="18"/>
                <w:szCs w:val="18"/>
              </w:rPr>
            </w:pPr>
            <w:r w:rsidRPr="008F5618">
              <w:rPr>
                <w:sz w:val="18"/>
                <w:szCs w:val="18"/>
              </w:rPr>
              <w:t>903</w:t>
            </w:r>
          </w:p>
        </w:tc>
        <w:tc>
          <w:tcPr>
            <w:tcW w:w="371" w:type="pct"/>
            <w:vAlign w:val="bottom"/>
          </w:tcPr>
          <w:p w:rsidR="00424E0E" w:rsidRPr="008F5618" w:rsidRDefault="00424E0E" w:rsidP="00DF26B6">
            <w:pPr>
              <w:spacing w:after="0"/>
              <w:jc w:val="center"/>
              <w:rPr>
                <w:sz w:val="18"/>
                <w:szCs w:val="18"/>
              </w:rPr>
            </w:pPr>
            <w:r w:rsidRPr="008F5618">
              <w:rPr>
                <w:sz w:val="18"/>
                <w:szCs w:val="18"/>
              </w:rPr>
              <w:t>2,440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1986</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1,598</w:t>
            </w:r>
          </w:p>
        </w:tc>
        <w:tc>
          <w:tcPr>
            <w:tcW w:w="376" w:type="pct"/>
            <w:vAlign w:val="bottom"/>
          </w:tcPr>
          <w:p w:rsidR="00424E0E" w:rsidRPr="008F5618" w:rsidRDefault="00424E0E" w:rsidP="00DF26B6">
            <w:pPr>
              <w:spacing w:after="0"/>
              <w:jc w:val="center"/>
              <w:rPr>
                <w:sz w:val="18"/>
                <w:szCs w:val="18"/>
              </w:rPr>
            </w:pPr>
            <w:r w:rsidRPr="008F5618">
              <w:rPr>
                <w:sz w:val="18"/>
                <w:szCs w:val="18"/>
              </w:rPr>
              <w:t>493</w:t>
            </w:r>
          </w:p>
        </w:tc>
        <w:tc>
          <w:tcPr>
            <w:tcW w:w="378" w:type="pct"/>
            <w:vAlign w:val="bottom"/>
          </w:tcPr>
          <w:p w:rsidR="00424E0E" w:rsidRPr="008F5618" w:rsidRDefault="00424E0E" w:rsidP="00DF26B6">
            <w:pPr>
              <w:spacing w:after="0"/>
              <w:jc w:val="center"/>
              <w:rPr>
                <w:sz w:val="18"/>
                <w:szCs w:val="18"/>
              </w:rPr>
            </w:pPr>
            <w:r w:rsidRPr="008F5618">
              <w:rPr>
                <w:sz w:val="18"/>
                <w:szCs w:val="18"/>
              </w:rPr>
              <w:t>213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16</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rsidR="00424E0E" w:rsidRPr="008F5618" w:rsidRDefault="00424E0E" w:rsidP="00DF26B6">
            <w:pPr>
              <w:spacing w:after="0"/>
              <w:jc w:val="center"/>
              <w:rPr>
                <w:sz w:val="18"/>
                <w:szCs w:val="18"/>
              </w:rPr>
            </w:pPr>
            <w:r w:rsidRPr="008F5618">
              <w:rPr>
                <w:sz w:val="18"/>
                <w:szCs w:val="18"/>
              </w:rPr>
              <w:t>1,782</w:t>
            </w:r>
          </w:p>
        </w:tc>
        <w:tc>
          <w:tcPr>
            <w:tcW w:w="371" w:type="pct"/>
            <w:vAlign w:val="bottom"/>
          </w:tcPr>
          <w:p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1987</w:t>
            </w:r>
          </w:p>
        </w:tc>
        <w:tc>
          <w:tcPr>
            <w:tcW w:w="477" w:type="pct"/>
            <w:vAlign w:val="bottom"/>
          </w:tcPr>
          <w:p w:rsidR="00424E0E" w:rsidRPr="008F5618" w:rsidRDefault="00424E0E" w:rsidP="00DF26B6">
            <w:pPr>
              <w:spacing w:after="0"/>
              <w:jc w:val="center"/>
              <w:rPr>
                <w:sz w:val="18"/>
                <w:szCs w:val="18"/>
              </w:rPr>
            </w:pPr>
            <w:r w:rsidRPr="008F5618">
              <w:rPr>
                <w:sz w:val="18"/>
                <w:szCs w:val="18"/>
              </w:rPr>
              <w:t>99</w:t>
            </w:r>
          </w:p>
        </w:tc>
        <w:tc>
          <w:tcPr>
            <w:tcW w:w="376" w:type="pct"/>
            <w:vAlign w:val="bottom"/>
          </w:tcPr>
          <w:p w:rsidR="00424E0E" w:rsidRPr="008F5618" w:rsidRDefault="00424E0E" w:rsidP="00DF26B6">
            <w:pPr>
              <w:spacing w:after="0"/>
              <w:jc w:val="center"/>
              <w:rPr>
                <w:sz w:val="18"/>
                <w:szCs w:val="18"/>
              </w:rPr>
            </w:pPr>
            <w:r w:rsidRPr="008F5618">
              <w:rPr>
                <w:sz w:val="18"/>
                <w:szCs w:val="18"/>
              </w:rPr>
              <w:t>657</w:t>
            </w:r>
          </w:p>
        </w:tc>
        <w:tc>
          <w:tcPr>
            <w:tcW w:w="376" w:type="pct"/>
            <w:vAlign w:val="bottom"/>
          </w:tcPr>
          <w:p w:rsidR="00424E0E" w:rsidRPr="008F5618" w:rsidRDefault="00424E0E" w:rsidP="00DF26B6">
            <w:pPr>
              <w:spacing w:after="0"/>
              <w:jc w:val="center"/>
              <w:rPr>
                <w:sz w:val="18"/>
                <w:szCs w:val="18"/>
              </w:rPr>
            </w:pPr>
            <w:r w:rsidRPr="008F5618">
              <w:rPr>
                <w:sz w:val="18"/>
                <w:szCs w:val="18"/>
              </w:rPr>
              <w:t>82</w:t>
            </w:r>
          </w:p>
        </w:tc>
        <w:tc>
          <w:tcPr>
            <w:tcW w:w="378"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w:t>
            </w:r>
          </w:p>
        </w:tc>
        <w:tc>
          <w:tcPr>
            <w:tcW w:w="378" w:type="pct"/>
            <w:vAlign w:val="bottom"/>
          </w:tcPr>
          <w:p w:rsidR="00424E0E" w:rsidRPr="008F5618" w:rsidRDefault="00424E0E" w:rsidP="00DF26B6">
            <w:pPr>
              <w:spacing w:after="0"/>
              <w:jc w:val="center"/>
              <w:rPr>
                <w:sz w:val="18"/>
                <w:szCs w:val="18"/>
              </w:rPr>
            </w:pPr>
            <w:r w:rsidRPr="008F5618">
              <w:rPr>
                <w:sz w:val="18"/>
                <w:szCs w:val="18"/>
              </w:rPr>
              <w:t>28</w:t>
            </w:r>
          </w:p>
        </w:tc>
        <w:tc>
          <w:tcPr>
            <w:tcW w:w="302" w:type="pct"/>
            <w:vAlign w:val="bottom"/>
          </w:tcPr>
          <w:p w:rsidR="00424E0E" w:rsidRPr="008F5618" w:rsidRDefault="00424E0E" w:rsidP="00DF26B6">
            <w:pPr>
              <w:spacing w:after="0"/>
              <w:jc w:val="center"/>
              <w:rPr>
                <w:sz w:val="18"/>
                <w:szCs w:val="18"/>
              </w:rPr>
            </w:pPr>
            <w:r w:rsidRPr="008F5618">
              <w:rPr>
                <w:sz w:val="18"/>
                <w:szCs w:val="18"/>
              </w:rPr>
              <w:t>155</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rsidR="00424E0E" w:rsidRPr="008F5618" w:rsidRDefault="00424E0E" w:rsidP="00DF26B6">
            <w:pPr>
              <w:spacing w:after="0"/>
              <w:jc w:val="center"/>
              <w:rPr>
                <w:sz w:val="18"/>
                <w:szCs w:val="18"/>
              </w:rPr>
            </w:pPr>
            <w:r w:rsidRPr="008F5618">
              <w:rPr>
                <w:sz w:val="18"/>
                <w:szCs w:val="18"/>
              </w:rPr>
              <w:t>1,117</w:t>
            </w:r>
          </w:p>
        </w:tc>
        <w:tc>
          <w:tcPr>
            <w:tcW w:w="371" w:type="pct"/>
            <w:vAlign w:val="bottom"/>
          </w:tcPr>
          <w:p w:rsidR="00424E0E" w:rsidRPr="008F5618" w:rsidRDefault="00424E0E" w:rsidP="00DF26B6">
            <w:pPr>
              <w:spacing w:after="0"/>
              <w:jc w:val="center"/>
              <w:rPr>
                <w:sz w:val="18"/>
                <w:szCs w:val="18"/>
              </w:rPr>
            </w:pPr>
            <w:r w:rsidRPr="008F5618">
              <w:rPr>
                <w:sz w:val="18"/>
                <w:szCs w:val="18"/>
              </w:rPr>
              <w:t>2,244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1988</w:t>
            </w:r>
          </w:p>
        </w:tc>
        <w:tc>
          <w:tcPr>
            <w:tcW w:w="477" w:type="pct"/>
            <w:vAlign w:val="bottom"/>
          </w:tcPr>
          <w:p w:rsidR="00424E0E" w:rsidRPr="008F5618" w:rsidRDefault="00424E0E" w:rsidP="00DF26B6">
            <w:pPr>
              <w:spacing w:after="0"/>
              <w:jc w:val="center"/>
              <w:rPr>
                <w:sz w:val="18"/>
                <w:szCs w:val="18"/>
              </w:rPr>
            </w:pPr>
            <w:r w:rsidRPr="008F5618">
              <w:rPr>
                <w:sz w:val="18"/>
                <w:szCs w:val="18"/>
              </w:rPr>
              <w:t>41</w:t>
            </w:r>
          </w:p>
        </w:tc>
        <w:tc>
          <w:tcPr>
            <w:tcW w:w="376" w:type="pct"/>
            <w:vAlign w:val="bottom"/>
          </w:tcPr>
          <w:p w:rsidR="00424E0E" w:rsidRPr="008F5618" w:rsidRDefault="00424E0E" w:rsidP="00DF26B6">
            <w:pPr>
              <w:spacing w:after="0"/>
              <w:jc w:val="center"/>
              <w:rPr>
                <w:sz w:val="18"/>
                <w:szCs w:val="18"/>
              </w:rPr>
            </w:pPr>
            <w:r w:rsidRPr="008F5618">
              <w:rPr>
                <w:sz w:val="18"/>
                <w:szCs w:val="18"/>
              </w:rPr>
              <w:t>406</w:t>
            </w:r>
          </w:p>
        </w:tc>
        <w:tc>
          <w:tcPr>
            <w:tcW w:w="376" w:type="pct"/>
            <w:vAlign w:val="bottom"/>
          </w:tcPr>
          <w:p w:rsidR="00424E0E" w:rsidRPr="008F5618" w:rsidRDefault="00424E0E" w:rsidP="00DF26B6">
            <w:pPr>
              <w:spacing w:after="0"/>
              <w:jc w:val="center"/>
              <w:rPr>
                <w:sz w:val="18"/>
                <w:szCs w:val="18"/>
              </w:rPr>
            </w:pPr>
            <w:r w:rsidRPr="008F5618">
              <w:rPr>
                <w:sz w:val="18"/>
                <w:szCs w:val="18"/>
              </w:rPr>
              <w:t>207</w:t>
            </w:r>
          </w:p>
        </w:tc>
        <w:tc>
          <w:tcPr>
            <w:tcW w:w="378" w:type="pct"/>
            <w:vAlign w:val="bottom"/>
          </w:tcPr>
          <w:p w:rsidR="00424E0E" w:rsidRPr="008F5618" w:rsidRDefault="00424E0E" w:rsidP="00DF26B6">
            <w:pPr>
              <w:spacing w:after="0"/>
              <w:jc w:val="center"/>
              <w:rPr>
                <w:sz w:val="18"/>
                <w:szCs w:val="18"/>
              </w:rPr>
            </w:pPr>
            <w:r w:rsidRPr="008F5618">
              <w:rPr>
                <w:sz w:val="18"/>
                <w:szCs w:val="18"/>
              </w:rPr>
              <w:t>78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242</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960</w:t>
            </w:r>
          </w:p>
        </w:tc>
        <w:tc>
          <w:tcPr>
            <w:tcW w:w="570" w:type="pct"/>
            <w:vAlign w:val="bottom"/>
          </w:tcPr>
          <w:p w:rsidR="00424E0E" w:rsidRPr="008F5618" w:rsidRDefault="00424E0E" w:rsidP="00DF26B6">
            <w:pPr>
              <w:spacing w:after="0"/>
              <w:jc w:val="center"/>
              <w:rPr>
                <w:sz w:val="18"/>
                <w:szCs w:val="18"/>
              </w:rPr>
            </w:pPr>
            <w:r w:rsidRPr="008F5618">
              <w:rPr>
                <w:sz w:val="18"/>
                <w:szCs w:val="18"/>
              </w:rPr>
              <w:t>513</w:t>
            </w:r>
          </w:p>
        </w:tc>
        <w:tc>
          <w:tcPr>
            <w:tcW w:w="371" w:type="pct"/>
            <w:vAlign w:val="bottom"/>
          </w:tcPr>
          <w:p w:rsidR="00424E0E" w:rsidRPr="008F5618" w:rsidRDefault="00424E0E" w:rsidP="00DF26B6">
            <w:pPr>
              <w:spacing w:after="0"/>
              <w:jc w:val="center"/>
              <w:rPr>
                <w:sz w:val="18"/>
                <w:szCs w:val="18"/>
              </w:rPr>
            </w:pPr>
            <w:r w:rsidRPr="008F5618">
              <w:rPr>
                <w:sz w:val="18"/>
                <w:szCs w:val="18"/>
              </w:rPr>
              <w:t>1,473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1989</w:t>
            </w:r>
          </w:p>
        </w:tc>
        <w:tc>
          <w:tcPr>
            <w:tcW w:w="477" w:type="pct"/>
            <w:vAlign w:val="bottom"/>
          </w:tcPr>
          <w:p w:rsidR="00424E0E" w:rsidRPr="008F5618" w:rsidRDefault="00424E0E" w:rsidP="00DF26B6">
            <w:pPr>
              <w:spacing w:after="0"/>
              <w:jc w:val="center"/>
              <w:rPr>
                <w:sz w:val="18"/>
                <w:szCs w:val="18"/>
              </w:rPr>
            </w:pPr>
            <w:r w:rsidRPr="008F5618">
              <w:rPr>
                <w:sz w:val="18"/>
                <w:szCs w:val="18"/>
              </w:rPr>
              <w:t>91</w:t>
            </w:r>
          </w:p>
        </w:tc>
        <w:tc>
          <w:tcPr>
            <w:tcW w:w="376" w:type="pct"/>
            <w:vAlign w:val="bottom"/>
          </w:tcPr>
          <w:p w:rsidR="00424E0E" w:rsidRPr="008F5618" w:rsidRDefault="00424E0E" w:rsidP="00DF26B6">
            <w:pPr>
              <w:spacing w:after="0"/>
              <w:jc w:val="center"/>
              <w:rPr>
                <w:sz w:val="18"/>
                <w:szCs w:val="18"/>
              </w:rPr>
            </w:pPr>
            <w:r w:rsidRPr="008F5618">
              <w:rPr>
                <w:sz w:val="18"/>
                <w:szCs w:val="18"/>
              </w:rPr>
              <w:t>1,217</w:t>
            </w:r>
          </w:p>
        </w:tc>
        <w:tc>
          <w:tcPr>
            <w:tcW w:w="376" w:type="pct"/>
            <w:vAlign w:val="bottom"/>
          </w:tcPr>
          <w:p w:rsidR="00424E0E" w:rsidRPr="008F5618" w:rsidRDefault="00424E0E" w:rsidP="00DF26B6">
            <w:pPr>
              <w:spacing w:after="0"/>
              <w:jc w:val="center"/>
              <w:rPr>
                <w:sz w:val="18"/>
                <w:szCs w:val="18"/>
              </w:rPr>
            </w:pPr>
            <w:r w:rsidRPr="008F5618">
              <w:rPr>
                <w:sz w:val="18"/>
                <w:szCs w:val="18"/>
              </w:rPr>
              <w:t>320</w:t>
            </w:r>
          </w:p>
        </w:tc>
        <w:tc>
          <w:tcPr>
            <w:tcW w:w="378" w:type="pct"/>
            <w:vAlign w:val="bottom"/>
          </w:tcPr>
          <w:p w:rsidR="00424E0E" w:rsidRPr="008F5618" w:rsidRDefault="00424E0E" w:rsidP="00DF26B6">
            <w:pPr>
              <w:spacing w:after="0"/>
              <w:jc w:val="center"/>
              <w:rPr>
                <w:sz w:val="18"/>
                <w:szCs w:val="18"/>
              </w:rPr>
            </w:pPr>
            <w:r w:rsidRPr="008F5618">
              <w:rPr>
                <w:sz w:val="18"/>
                <w:szCs w:val="18"/>
              </w:rPr>
              <w:t>247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62</w:t>
            </w:r>
          </w:p>
        </w:tc>
        <w:tc>
          <w:tcPr>
            <w:tcW w:w="302" w:type="pct"/>
            <w:vAlign w:val="bottom"/>
          </w:tcPr>
          <w:p w:rsidR="00424E0E" w:rsidRPr="008F5618" w:rsidRDefault="00424E0E" w:rsidP="00DF26B6">
            <w:pPr>
              <w:spacing w:after="0"/>
              <w:jc w:val="center"/>
              <w:rPr>
                <w:sz w:val="18"/>
                <w:szCs w:val="18"/>
              </w:rPr>
            </w:pPr>
            <w:r w:rsidRPr="008F5618">
              <w:rPr>
                <w:sz w:val="18"/>
                <w:szCs w:val="18"/>
              </w:rPr>
              <w:t>106</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rsidR="00424E0E" w:rsidRPr="008F5618" w:rsidRDefault="00424E0E" w:rsidP="00DF26B6">
            <w:pPr>
              <w:spacing w:after="0"/>
              <w:jc w:val="center"/>
              <w:rPr>
                <w:sz w:val="18"/>
                <w:szCs w:val="18"/>
              </w:rPr>
            </w:pPr>
            <w:r w:rsidRPr="008F5618">
              <w:rPr>
                <w:sz w:val="18"/>
                <w:szCs w:val="18"/>
              </w:rPr>
              <w:t>433</w:t>
            </w:r>
          </w:p>
        </w:tc>
        <w:tc>
          <w:tcPr>
            <w:tcW w:w="371" w:type="pct"/>
            <w:vAlign w:val="bottom"/>
          </w:tcPr>
          <w:p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1990</w:t>
            </w:r>
          </w:p>
        </w:tc>
        <w:tc>
          <w:tcPr>
            <w:tcW w:w="477" w:type="pct"/>
            <w:vAlign w:val="bottom"/>
          </w:tcPr>
          <w:p w:rsidR="00424E0E" w:rsidRPr="008F5618" w:rsidRDefault="00424E0E" w:rsidP="00DF26B6">
            <w:pPr>
              <w:spacing w:after="0"/>
              <w:jc w:val="center"/>
              <w:rPr>
                <w:sz w:val="18"/>
                <w:szCs w:val="18"/>
              </w:rPr>
            </w:pPr>
            <w:r w:rsidRPr="008F5618">
              <w:rPr>
                <w:sz w:val="18"/>
                <w:szCs w:val="18"/>
              </w:rPr>
              <w:t>263</w:t>
            </w:r>
          </w:p>
        </w:tc>
        <w:tc>
          <w:tcPr>
            <w:tcW w:w="376" w:type="pct"/>
            <w:vAlign w:val="bottom"/>
          </w:tcPr>
          <w:p w:rsidR="00424E0E" w:rsidRPr="008F5618" w:rsidRDefault="00424E0E" w:rsidP="00DF26B6">
            <w:pPr>
              <w:spacing w:after="0"/>
              <w:jc w:val="center"/>
              <w:rPr>
                <w:sz w:val="18"/>
                <w:szCs w:val="18"/>
              </w:rPr>
            </w:pPr>
            <w:r w:rsidRPr="008F5618">
              <w:rPr>
                <w:sz w:val="18"/>
                <w:szCs w:val="18"/>
              </w:rPr>
              <w:t>1,803</w:t>
            </w:r>
          </w:p>
        </w:tc>
        <w:tc>
          <w:tcPr>
            <w:tcW w:w="376" w:type="pct"/>
            <w:vAlign w:val="bottom"/>
          </w:tcPr>
          <w:p w:rsidR="00424E0E" w:rsidRPr="008F5618" w:rsidRDefault="00424E0E" w:rsidP="00DF26B6">
            <w:pPr>
              <w:spacing w:after="0"/>
              <w:jc w:val="center"/>
              <w:rPr>
                <w:sz w:val="18"/>
                <w:szCs w:val="18"/>
              </w:rPr>
            </w:pPr>
            <w:r w:rsidRPr="008F5618">
              <w:rPr>
                <w:sz w:val="18"/>
                <w:szCs w:val="18"/>
              </w:rPr>
              <w:t>566</w:t>
            </w:r>
          </w:p>
        </w:tc>
        <w:tc>
          <w:tcPr>
            <w:tcW w:w="378" w:type="pct"/>
            <w:vAlign w:val="bottom"/>
          </w:tcPr>
          <w:p w:rsidR="00424E0E" w:rsidRPr="008F5618" w:rsidRDefault="00424E0E" w:rsidP="00DF26B6">
            <w:pPr>
              <w:spacing w:after="0"/>
              <w:jc w:val="center"/>
              <w:rPr>
                <w:sz w:val="18"/>
                <w:szCs w:val="18"/>
              </w:rPr>
            </w:pPr>
            <w:r w:rsidRPr="008F5618">
              <w:rPr>
                <w:sz w:val="18"/>
                <w:szCs w:val="18"/>
              </w:rPr>
              <w:t>637</w:t>
            </w:r>
          </w:p>
        </w:tc>
        <w:tc>
          <w:tcPr>
            <w:tcW w:w="378" w:type="pct"/>
            <w:vAlign w:val="bottom"/>
          </w:tcPr>
          <w:p w:rsidR="00424E0E" w:rsidRPr="008F5618" w:rsidRDefault="00424E0E" w:rsidP="00DF26B6">
            <w:pPr>
              <w:spacing w:after="0"/>
              <w:jc w:val="center"/>
              <w:rPr>
                <w:sz w:val="18"/>
                <w:szCs w:val="18"/>
              </w:rPr>
            </w:pPr>
            <w:r w:rsidRPr="008F5618">
              <w:rPr>
                <w:sz w:val="18"/>
                <w:szCs w:val="18"/>
              </w:rPr>
              <w:t>23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840</w:t>
            </w:r>
          </w:p>
        </w:tc>
        <w:tc>
          <w:tcPr>
            <w:tcW w:w="328" w:type="pct"/>
            <w:vAlign w:val="bottom"/>
          </w:tcPr>
          <w:p w:rsidR="00424E0E" w:rsidRPr="008F5618" w:rsidRDefault="00424E0E" w:rsidP="00DF26B6">
            <w:pPr>
              <w:spacing w:after="0"/>
              <w:jc w:val="center"/>
              <w:rPr>
                <w:sz w:val="18"/>
                <w:szCs w:val="18"/>
              </w:rPr>
            </w:pPr>
            <w:r w:rsidRPr="008F5618">
              <w:rPr>
                <w:sz w:val="18"/>
                <w:szCs w:val="18"/>
              </w:rPr>
              <w:t>54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rsidR="00424E0E" w:rsidRPr="008F5618" w:rsidRDefault="00424E0E" w:rsidP="00DF26B6">
            <w:pPr>
              <w:spacing w:after="0"/>
              <w:jc w:val="center"/>
              <w:rPr>
                <w:sz w:val="18"/>
                <w:szCs w:val="18"/>
              </w:rPr>
            </w:pPr>
            <w:r w:rsidRPr="008F5618">
              <w:rPr>
                <w:sz w:val="18"/>
                <w:szCs w:val="18"/>
              </w:rPr>
              <w:t>870</w:t>
            </w:r>
          </w:p>
        </w:tc>
        <w:tc>
          <w:tcPr>
            <w:tcW w:w="371" w:type="pct"/>
            <w:vAlign w:val="bottom"/>
          </w:tcPr>
          <w:p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1991</w:t>
            </w:r>
          </w:p>
        </w:tc>
        <w:tc>
          <w:tcPr>
            <w:tcW w:w="477" w:type="pct"/>
            <w:vAlign w:val="bottom"/>
          </w:tcPr>
          <w:p w:rsidR="00424E0E" w:rsidRPr="008F5618" w:rsidRDefault="00424E0E" w:rsidP="00DF26B6">
            <w:pPr>
              <w:spacing w:after="0"/>
              <w:jc w:val="center"/>
              <w:rPr>
                <w:sz w:val="18"/>
                <w:szCs w:val="18"/>
              </w:rPr>
            </w:pPr>
            <w:r w:rsidRPr="008F5618">
              <w:rPr>
                <w:sz w:val="18"/>
                <w:szCs w:val="18"/>
              </w:rPr>
              <w:t>399</w:t>
            </w:r>
          </w:p>
        </w:tc>
        <w:tc>
          <w:tcPr>
            <w:tcW w:w="376" w:type="pct"/>
            <w:vAlign w:val="bottom"/>
          </w:tcPr>
          <w:p w:rsidR="00424E0E" w:rsidRPr="008F5618" w:rsidRDefault="00424E0E" w:rsidP="00DF26B6">
            <w:pPr>
              <w:spacing w:after="0"/>
              <w:jc w:val="center"/>
              <w:rPr>
                <w:sz w:val="18"/>
                <w:szCs w:val="18"/>
              </w:rPr>
            </w:pPr>
            <w:r w:rsidRPr="008F5618">
              <w:rPr>
                <w:sz w:val="18"/>
                <w:szCs w:val="18"/>
              </w:rPr>
              <w:t>2,103</w:t>
            </w:r>
          </w:p>
        </w:tc>
        <w:tc>
          <w:tcPr>
            <w:tcW w:w="376" w:type="pct"/>
            <w:vAlign w:val="bottom"/>
          </w:tcPr>
          <w:p w:rsidR="00424E0E" w:rsidRPr="008F5618" w:rsidRDefault="00424E0E" w:rsidP="00DF26B6">
            <w:pPr>
              <w:spacing w:after="0"/>
              <w:jc w:val="center"/>
              <w:rPr>
                <w:sz w:val="18"/>
                <w:szCs w:val="18"/>
              </w:rPr>
            </w:pPr>
            <w:r w:rsidRPr="008F5618">
              <w:rPr>
                <w:sz w:val="18"/>
                <w:szCs w:val="18"/>
              </w:rPr>
              <w:t>190</w:t>
            </w:r>
          </w:p>
        </w:tc>
        <w:tc>
          <w:tcPr>
            <w:tcW w:w="378" w:type="pct"/>
            <w:vAlign w:val="bottom"/>
          </w:tcPr>
          <w:p w:rsidR="00424E0E" w:rsidRPr="008F5618" w:rsidRDefault="00424E0E" w:rsidP="00DF26B6">
            <w:pPr>
              <w:spacing w:after="0"/>
              <w:jc w:val="center"/>
              <w:rPr>
                <w:sz w:val="18"/>
                <w:szCs w:val="18"/>
              </w:rPr>
            </w:pPr>
            <w:r w:rsidRPr="008F5618">
              <w:rPr>
                <w:sz w:val="18"/>
                <w:szCs w:val="18"/>
              </w:rPr>
              <w:t>941</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38</w:t>
            </w:r>
          </w:p>
        </w:tc>
        <w:tc>
          <w:tcPr>
            <w:tcW w:w="302" w:type="pct"/>
            <w:vAlign w:val="bottom"/>
          </w:tcPr>
          <w:p w:rsidR="00424E0E" w:rsidRPr="008F5618" w:rsidRDefault="00424E0E" w:rsidP="00DF26B6">
            <w:pPr>
              <w:spacing w:after="0"/>
              <w:jc w:val="center"/>
              <w:rPr>
                <w:sz w:val="18"/>
                <w:szCs w:val="18"/>
              </w:rPr>
            </w:pPr>
            <w:r w:rsidRPr="008F5618">
              <w:rPr>
                <w:sz w:val="18"/>
                <w:szCs w:val="18"/>
              </w:rPr>
              <w:t>614</w:t>
            </w:r>
          </w:p>
        </w:tc>
        <w:tc>
          <w:tcPr>
            <w:tcW w:w="328" w:type="pct"/>
            <w:vAlign w:val="bottom"/>
          </w:tcPr>
          <w:p w:rsidR="00424E0E" w:rsidRPr="008F5618" w:rsidRDefault="00424E0E" w:rsidP="00DF26B6">
            <w:pPr>
              <w:spacing w:after="0"/>
              <w:jc w:val="center"/>
              <w:rPr>
                <w:sz w:val="18"/>
                <w:szCs w:val="18"/>
              </w:rPr>
            </w:pPr>
            <w:r w:rsidRPr="008F5618">
              <w:rPr>
                <w:sz w:val="18"/>
                <w:szCs w:val="18"/>
              </w:rPr>
              <w:t>44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rsidR="00424E0E" w:rsidRPr="008F5618" w:rsidRDefault="00424E0E" w:rsidP="00DF26B6">
            <w:pPr>
              <w:spacing w:after="0"/>
              <w:jc w:val="center"/>
              <w:rPr>
                <w:sz w:val="18"/>
                <w:szCs w:val="18"/>
              </w:rPr>
            </w:pPr>
            <w:r w:rsidRPr="008F5618">
              <w:rPr>
                <w:sz w:val="18"/>
                <w:szCs w:val="18"/>
              </w:rPr>
              <w:t>1,836</w:t>
            </w:r>
          </w:p>
        </w:tc>
        <w:tc>
          <w:tcPr>
            <w:tcW w:w="371" w:type="pct"/>
            <w:vAlign w:val="bottom"/>
          </w:tcPr>
          <w:p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1992</w:t>
            </w:r>
          </w:p>
        </w:tc>
        <w:tc>
          <w:tcPr>
            <w:tcW w:w="477" w:type="pct"/>
            <w:vAlign w:val="bottom"/>
          </w:tcPr>
          <w:p w:rsidR="00424E0E" w:rsidRPr="008F5618" w:rsidRDefault="00424E0E" w:rsidP="00DF26B6">
            <w:pPr>
              <w:spacing w:after="0"/>
              <w:jc w:val="center"/>
              <w:rPr>
                <w:sz w:val="18"/>
                <w:szCs w:val="18"/>
              </w:rPr>
            </w:pPr>
            <w:r w:rsidRPr="008F5618">
              <w:rPr>
                <w:sz w:val="18"/>
                <w:szCs w:val="18"/>
              </w:rPr>
              <w:t>497</w:t>
            </w:r>
          </w:p>
        </w:tc>
        <w:tc>
          <w:tcPr>
            <w:tcW w:w="376" w:type="pct"/>
            <w:vAlign w:val="bottom"/>
          </w:tcPr>
          <w:p w:rsidR="00424E0E" w:rsidRPr="008F5618" w:rsidRDefault="00424E0E" w:rsidP="00DF26B6">
            <w:pPr>
              <w:spacing w:after="0"/>
              <w:jc w:val="center"/>
              <w:rPr>
                <w:sz w:val="18"/>
                <w:szCs w:val="18"/>
              </w:rPr>
            </w:pPr>
            <w:r w:rsidRPr="008F5618">
              <w:rPr>
                <w:sz w:val="18"/>
                <w:szCs w:val="18"/>
              </w:rPr>
              <w:t>1,854</w:t>
            </w:r>
          </w:p>
        </w:tc>
        <w:tc>
          <w:tcPr>
            <w:tcW w:w="376" w:type="pct"/>
            <w:vAlign w:val="bottom"/>
          </w:tcPr>
          <w:p w:rsidR="00424E0E" w:rsidRPr="008F5618" w:rsidRDefault="00424E0E" w:rsidP="00DF26B6">
            <w:pPr>
              <w:spacing w:after="0"/>
              <w:jc w:val="center"/>
              <w:rPr>
                <w:sz w:val="18"/>
                <w:szCs w:val="18"/>
              </w:rPr>
            </w:pPr>
            <w:r w:rsidRPr="008F5618">
              <w:rPr>
                <w:sz w:val="18"/>
                <w:szCs w:val="18"/>
              </w:rPr>
              <w:t>676</w:t>
            </w:r>
          </w:p>
        </w:tc>
        <w:tc>
          <w:tcPr>
            <w:tcW w:w="378" w:type="pct"/>
            <w:vAlign w:val="bottom"/>
          </w:tcPr>
          <w:p w:rsidR="00424E0E" w:rsidRPr="008F5618" w:rsidRDefault="00424E0E" w:rsidP="00DF26B6">
            <w:pPr>
              <w:spacing w:after="0"/>
              <w:jc w:val="center"/>
              <w:rPr>
                <w:sz w:val="18"/>
                <w:szCs w:val="18"/>
              </w:rPr>
            </w:pPr>
            <w:r w:rsidRPr="008F5618">
              <w:rPr>
                <w:sz w:val="18"/>
                <w:szCs w:val="18"/>
              </w:rPr>
              <w:t>600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40</w:t>
            </w:r>
          </w:p>
        </w:tc>
        <w:tc>
          <w:tcPr>
            <w:tcW w:w="302" w:type="pct"/>
            <w:vAlign w:val="bottom"/>
          </w:tcPr>
          <w:p w:rsidR="00424E0E" w:rsidRPr="008F5618" w:rsidRDefault="00424E0E" w:rsidP="00DF26B6">
            <w:pPr>
              <w:spacing w:after="0"/>
              <w:jc w:val="center"/>
              <w:rPr>
                <w:sz w:val="18"/>
                <w:szCs w:val="18"/>
              </w:rPr>
            </w:pPr>
            <w:r w:rsidRPr="008F5618">
              <w:rPr>
                <w:sz w:val="18"/>
                <w:szCs w:val="18"/>
              </w:rPr>
              <w:t>289</w:t>
            </w:r>
          </w:p>
        </w:tc>
        <w:tc>
          <w:tcPr>
            <w:tcW w:w="328" w:type="pct"/>
            <w:vAlign w:val="bottom"/>
          </w:tcPr>
          <w:p w:rsidR="00424E0E" w:rsidRPr="008F5618" w:rsidRDefault="00424E0E" w:rsidP="00DF26B6">
            <w:pPr>
              <w:spacing w:after="0"/>
              <w:jc w:val="center"/>
              <w:rPr>
                <w:sz w:val="18"/>
                <w:szCs w:val="18"/>
              </w:rPr>
            </w:pPr>
            <w:r w:rsidRPr="008F5618">
              <w:rPr>
                <w:sz w:val="18"/>
                <w:szCs w:val="18"/>
              </w:rPr>
              <w:t>10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rsidR="00424E0E" w:rsidRPr="008F5618" w:rsidRDefault="00424E0E" w:rsidP="00DF26B6">
            <w:pPr>
              <w:spacing w:after="0"/>
              <w:jc w:val="center"/>
              <w:rPr>
                <w:sz w:val="18"/>
                <w:szCs w:val="18"/>
              </w:rPr>
            </w:pPr>
            <w:r w:rsidRPr="008F5618">
              <w:rPr>
                <w:sz w:val="18"/>
                <w:szCs w:val="18"/>
              </w:rPr>
              <w:t>1,426</w:t>
            </w:r>
          </w:p>
        </w:tc>
        <w:tc>
          <w:tcPr>
            <w:tcW w:w="371" w:type="pct"/>
            <w:vAlign w:val="bottom"/>
          </w:tcPr>
          <w:p w:rsidR="00424E0E" w:rsidRPr="008F5618" w:rsidRDefault="00424E0E" w:rsidP="00DF26B6">
            <w:pPr>
              <w:spacing w:after="0"/>
              <w:jc w:val="center"/>
              <w:rPr>
                <w:sz w:val="18"/>
                <w:szCs w:val="18"/>
              </w:rPr>
            </w:pPr>
            <w:r w:rsidRPr="008F5618">
              <w:rPr>
                <w:sz w:val="18"/>
                <w:szCs w:val="18"/>
              </w:rPr>
              <w:t>4,895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1993</w:t>
            </w:r>
          </w:p>
        </w:tc>
        <w:tc>
          <w:tcPr>
            <w:tcW w:w="477" w:type="pct"/>
            <w:vAlign w:val="bottom"/>
          </w:tcPr>
          <w:p w:rsidR="00424E0E" w:rsidRPr="008F5618" w:rsidRDefault="00424E0E" w:rsidP="00DF26B6">
            <w:pPr>
              <w:spacing w:after="0"/>
              <w:jc w:val="center"/>
              <w:rPr>
                <w:sz w:val="18"/>
                <w:szCs w:val="18"/>
              </w:rPr>
            </w:pPr>
            <w:r w:rsidRPr="008F5618">
              <w:rPr>
                <w:sz w:val="18"/>
                <w:szCs w:val="18"/>
              </w:rPr>
              <w:t>155</w:t>
            </w:r>
          </w:p>
        </w:tc>
        <w:tc>
          <w:tcPr>
            <w:tcW w:w="376" w:type="pct"/>
            <w:vAlign w:val="bottom"/>
          </w:tcPr>
          <w:p w:rsidR="00424E0E" w:rsidRPr="008F5618" w:rsidRDefault="00424E0E" w:rsidP="00DF26B6">
            <w:pPr>
              <w:spacing w:after="0"/>
              <w:jc w:val="center"/>
              <w:rPr>
                <w:sz w:val="18"/>
                <w:szCs w:val="18"/>
              </w:rPr>
            </w:pPr>
            <w:r w:rsidRPr="008F5618">
              <w:rPr>
                <w:sz w:val="18"/>
                <w:szCs w:val="18"/>
              </w:rPr>
              <w:t>2,227</w:t>
            </w:r>
          </w:p>
        </w:tc>
        <w:tc>
          <w:tcPr>
            <w:tcW w:w="376" w:type="pct"/>
            <w:vAlign w:val="bottom"/>
          </w:tcPr>
          <w:p w:rsidR="00424E0E" w:rsidRPr="008F5618" w:rsidRDefault="00424E0E" w:rsidP="00DF26B6">
            <w:pPr>
              <w:spacing w:after="0"/>
              <w:jc w:val="center"/>
              <w:rPr>
                <w:sz w:val="18"/>
                <w:szCs w:val="18"/>
              </w:rPr>
            </w:pPr>
            <w:r w:rsidRPr="008F5618">
              <w:rPr>
                <w:sz w:val="18"/>
                <w:szCs w:val="18"/>
              </w:rPr>
              <w:t>269</w:t>
            </w:r>
          </w:p>
        </w:tc>
        <w:tc>
          <w:tcPr>
            <w:tcW w:w="378" w:type="pct"/>
            <w:vAlign w:val="bottom"/>
          </w:tcPr>
          <w:p w:rsidR="00424E0E" w:rsidRPr="008F5618" w:rsidRDefault="00424E0E" w:rsidP="00DF26B6">
            <w:pPr>
              <w:spacing w:after="0"/>
              <w:jc w:val="center"/>
              <w:rPr>
                <w:sz w:val="18"/>
                <w:szCs w:val="18"/>
              </w:rPr>
            </w:pPr>
            <w:r w:rsidRPr="008F5618">
              <w:rPr>
                <w:sz w:val="18"/>
                <w:szCs w:val="18"/>
              </w:rPr>
              <w:t>666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207</w:t>
            </w:r>
          </w:p>
        </w:tc>
        <w:tc>
          <w:tcPr>
            <w:tcW w:w="328" w:type="pct"/>
            <w:vAlign w:val="bottom"/>
          </w:tcPr>
          <w:p w:rsidR="00424E0E" w:rsidRPr="008F5618" w:rsidRDefault="00424E0E" w:rsidP="00DF26B6">
            <w:pPr>
              <w:spacing w:after="0"/>
              <w:jc w:val="center"/>
              <w:rPr>
                <w:sz w:val="18"/>
                <w:szCs w:val="18"/>
              </w:rPr>
            </w:pPr>
            <w:r w:rsidRPr="008F5618">
              <w:rPr>
                <w:sz w:val="18"/>
                <w:szCs w:val="18"/>
              </w:rPr>
              <w:t>41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rsidR="00424E0E" w:rsidRPr="008F5618" w:rsidRDefault="00424E0E" w:rsidP="00DF26B6">
            <w:pPr>
              <w:spacing w:after="0"/>
              <w:jc w:val="center"/>
              <w:rPr>
                <w:sz w:val="18"/>
                <w:szCs w:val="18"/>
              </w:rPr>
            </w:pPr>
            <w:r w:rsidRPr="008F5618">
              <w:rPr>
                <w:sz w:val="18"/>
                <w:szCs w:val="18"/>
              </w:rPr>
              <w:t>832</w:t>
            </w:r>
          </w:p>
        </w:tc>
        <w:tc>
          <w:tcPr>
            <w:tcW w:w="371" w:type="pct"/>
            <w:vAlign w:val="bottom"/>
          </w:tcPr>
          <w:p w:rsidR="00424E0E" w:rsidRPr="008F5618" w:rsidRDefault="00424E0E" w:rsidP="00DF26B6">
            <w:pPr>
              <w:spacing w:after="0"/>
              <w:jc w:val="center"/>
              <w:rPr>
                <w:sz w:val="18"/>
                <w:szCs w:val="18"/>
              </w:rPr>
            </w:pPr>
            <w:r w:rsidRPr="008F5618">
              <w:rPr>
                <w:sz w:val="18"/>
                <w:szCs w:val="18"/>
              </w:rPr>
              <w:t>4,242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1994</w:t>
            </w:r>
          </w:p>
        </w:tc>
        <w:tc>
          <w:tcPr>
            <w:tcW w:w="477" w:type="pct"/>
            <w:vAlign w:val="bottom"/>
          </w:tcPr>
          <w:p w:rsidR="00424E0E" w:rsidRPr="008F5618" w:rsidRDefault="00424E0E" w:rsidP="00DF26B6">
            <w:pPr>
              <w:spacing w:after="0"/>
              <w:jc w:val="center"/>
              <w:rPr>
                <w:sz w:val="18"/>
                <w:szCs w:val="18"/>
              </w:rPr>
            </w:pPr>
            <w:r w:rsidRPr="008F5618">
              <w:rPr>
                <w:sz w:val="18"/>
                <w:szCs w:val="18"/>
              </w:rPr>
              <w:t>838</w:t>
            </w:r>
          </w:p>
        </w:tc>
        <w:tc>
          <w:tcPr>
            <w:tcW w:w="376" w:type="pct"/>
            <w:vAlign w:val="bottom"/>
          </w:tcPr>
          <w:p w:rsidR="00424E0E" w:rsidRPr="008F5618" w:rsidRDefault="00424E0E" w:rsidP="00DF26B6">
            <w:pPr>
              <w:spacing w:after="0"/>
              <w:jc w:val="center"/>
              <w:rPr>
                <w:sz w:val="18"/>
                <w:szCs w:val="18"/>
              </w:rPr>
            </w:pPr>
            <w:r w:rsidRPr="008F5618">
              <w:rPr>
                <w:sz w:val="18"/>
                <w:szCs w:val="18"/>
              </w:rPr>
              <w:t>4,333</w:t>
            </w:r>
          </w:p>
        </w:tc>
        <w:tc>
          <w:tcPr>
            <w:tcW w:w="376" w:type="pct"/>
            <w:vAlign w:val="bottom"/>
          </w:tcPr>
          <w:p w:rsidR="00424E0E" w:rsidRPr="008F5618" w:rsidRDefault="00424E0E" w:rsidP="00DF26B6">
            <w:pPr>
              <w:spacing w:after="0"/>
              <w:jc w:val="center"/>
              <w:rPr>
                <w:sz w:val="18"/>
                <w:szCs w:val="18"/>
              </w:rPr>
            </w:pPr>
            <w:r w:rsidRPr="008F5618">
              <w:rPr>
                <w:sz w:val="18"/>
                <w:szCs w:val="18"/>
              </w:rPr>
              <w:t>1,123</w:t>
            </w:r>
          </w:p>
        </w:tc>
        <w:tc>
          <w:tcPr>
            <w:tcW w:w="378" w:type="pct"/>
            <w:vAlign w:val="bottom"/>
          </w:tcPr>
          <w:p w:rsidR="00424E0E" w:rsidRPr="008F5618" w:rsidRDefault="00424E0E" w:rsidP="00DF26B6">
            <w:pPr>
              <w:spacing w:after="0"/>
              <w:jc w:val="center"/>
              <w:rPr>
                <w:sz w:val="18"/>
                <w:szCs w:val="18"/>
              </w:rPr>
            </w:pPr>
            <w:r w:rsidRPr="008F5618">
              <w:rPr>
                <w:sz w:val="18"/>
                <w:szCs w:val="18"/>
              </w:rPr>
              <w:t>1,450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694</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13</w:t>
            </w:r>
          </w:p>
        </w:tc>
        <w:tc>
          <w:tcPr>
            <w:tcW w:w="407" w:type="pct"/>
            <w:vAlign w:val="center"/>
          </w:tcPr>
          <w:p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rsidR="00424E0E" w:rsidRPr="008F5618" w:rsidRDefault="00424E0E" w:rsidP="00DF26B6">
            <w:pPr>
              <w:spacing w:after="0"/>
              <w:jc w:val="center"/>
              <w:rPr>
                <w:sz w:val="18"/>
                <w:szCs w:val="18"/>
              </w:rPr>
            </w:pPr>
            <w:r w:rsidRPr="008F5618">
              <w:rPr>
                <w:sz w:val="18"/>
                <w:szCs w:val="18"/>
              </w:rPr>
              <w:t>1,753</w:t>
            </w:r>
          </w:p>
        </w:tc>
        <w:tc>
          <w:tcPr>
            <w:tcW w:w="371" w:type="pct"/>
            <w:vAlign w:val="bottom"/>
          </w:tcPr>
          <w:p w:rsidR="00424E0E" w:rsidRPr="008F5618" w:rsidRDefault="00424E0E" w:rsidP="00DF26B6">
            <w:pPr>
              <w:spacing w:after="0"/>
              <w:jc w:val="center"/>
              <w:rPr>
                <w:sz w:val="18"/>
                <w:szCs w:val="18"/>
              </w:rPr>
            </w:pPr>
            <w:r w:rsidRPr="008F5618">
              <w:rPr>
                <w:sz w:val="18"/>
                <w:szCs w:val="18"/>
              </w:rPr>
              <w:t>9,464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1995</w:t>
            </w:r>
          </w:p>
        </w:tc>
        <w:tc>
          <w:tcPr>
            <w:tcW w:w="477" w:type="pct"/>
            <w:vAlign w:val="bottom"/>
          </w:tcPr>
          <w:p w:rsidR="00424E0E" w:rsidRPr="008F5618" w:rsidRDefault="00424E0E" w:rsidP="00DF26B6">
            <w:pPr>
              <w:spacing w:after="0"/>
              <w:jc w:val="center"/>
              <w:rPr>
                <w:sz w:val="18"/>
                <w:szCs w:val="18"/>
              </w:rPr>
            </w:pPr>
            <w:r w:rsidRPr="008F5618">
              <w:rPr>
                <w:sz w:val="18"/>
                <w:szCs w:val="18"/>
              </w:rPr>
              <w:t>432</w:t>
            </w:r>
          </w:p>
        </w:tc>
        <w:tc>
          <w:tcPr>
            <w:tcW w:w="376" w:type="pct"/>
            <w:vAlign w:val="bottom"/>
          </w:tcPr>
          <w:p w:rsidR="00424E0E" w:rsidRPr="008F5618" w:rsidRDefault="00424E0E" w:rsidP="00DF26B6">
            <w:pPr>
              <w:spacing w:after="0"/>
              <w:jc w:val="center"/>
              <w:rPr>
                <w:sz w:val="18"/>
                <w:szCs w:val="18"/>
              </w:rPr>
            </w:pPr>
            <w:r w:rsidRPr="008F5618">
              <w:rPr>
                <w:sz w:val="18"/>
                <w:szCs w:val="18"/>
              </w:rPr>
              <w:t>2,018</w:t>
            </w:r>
          </w:p>
        </w:tc>
        <w:tc>
          <w:tcPr>
            <w:tcW w:w="376" w:type="pct"/>
            <w:vAlign w:val="bottom"/>
          </w:tcPr>
          <w:p w:rsidR="00424E0E" w:rsidRPr="008F5618" w:rsidRDefault="00424E0E" w:rsidP="00DF26B6">
            <w:pPr>
              <w:spacing w:after="0"/>
              <w:jc w:val="center"/>
              <w:rPr>
                <w:sz w:val="18"/>
                <w:szCs w:val="18"/>
              </w:rPr>
            </w:pPr>
            <w:r w:rsidRPr="008F5618">
              <w:rPr>
                <w:sz w:val="18"/>
                <w:szCs w:val="18"/>
              </w:rPr>
              <w:t>947</w:t>
            </w:r>
          </w:p>
        </w:tc>
        <w:tc>
          <w:tcPr>
            <w:tcW w:w="378" w:type="pct"/>
            <w:vAlign w:val="bottom"/>
          </w:tcPr>
          <w:p w:rsidR="00424E0E" w:rsidRPr="008F5618" w:rsidRDefault="00424E0E" w:rsidP="00DF26B6">
            <w:pPr>
              <w:spacing w:after="0"/>
              <w:jc w:val="center"/>
              <w:rPr>
                <w:sz w:val="18"/>
                <w:szCs w:val="18"/>
              </w:rPr>
            </w:pPr>
            <w:r w:rsidRPr="008F5618">
              <w:rPr>
                <w:sz w:val="18"/>
                <w:szCs w:val="18"/>
              </w:rPr>
              <w:t>1,588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98</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11</w:t>
            </w:r>
          </w:p>
        </w:tc>
        <w:tc>
          <w:tcPr>
            <w:tcW w:w="407" w:type="pct"/>
            <w:vAlign w:val="center"/>
          </w:tcPr>
          <w:p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rsidR="00424E0E" w:rsidRPr="008F5618" w:rsidRDefault="00424E0E" w:rsidP="00DF26B6">
            <w:pPr>
              <w:spacing w:after="0"/>
              <w:jc w:val="center"/>
              <w:rPr>
                <w:sz w:val="18"/>
                <w:szCs w:val="18"/>
              </w:rPr>
            </w:pPr>
            <w:r w:rsidRPr="008F5618">
              <w:rPr>
                <w:sz w:val="18"/>
                <w:szCs w:val="18"/>
              </w:rPr>
              <w:t>1,781</w:t>
            </w:r>
          </w:p>
        </w:tc>
        <w:tc>
          <w:tcPr>
            <w:tcW w:w="371" w:type="pct"/>
            <w:vAlign w:val="bottom"/>
          </w:tcPr>
          <w:p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1996</w:t>
            </w:r>
          </w:p>
        </w:tc>
        <w:tc>
          <w:tcPr>
            <w:tcW w:w="477" w:type="pct"/>
            <w:vAlign w:val="bottom"/>
          </w:tcPr>
          <w:p w:rsidR="00424E0E" w:rsidRPr="008F5618" w:rsidRDefault="00424E0E" w:rsidP="00DF26B6">
            <w:pPr>
              <w:spacing w:after="0"/>
              <w:jc w:val="center"/>
              <w:rPr>
                <w:sz w:val="18"/>
                <w:szCs w:val="18"/>
              </w:rPr>
            </w:pPr>
            <w:r w:rsidRPr="008F5618">
              <w:rPr>
                <w:sz w:val="18"/>
                <w:szCs w:val="18"/>
              </w:rPr>
              <w:t>502</w:t>
            </w:r>
          </w:p>
        </w:tc>
        <w:tc>
          <w:tcPr>
            <w:tcW w:w="376" w:type="pct"/>
            <w:vAlign w:val="bottom"/>
          </w:tcPr>
          <w:p w:rsidR="00424E0E" w:rsidRPr="008F5618" w:rsidRDefault="00424E0E" w:rsidP="00DF26B6">
            <w:pPr>
              <w:spacing w:after="0"/>
              <w:jc w:val="center"/>
              <w:rPr>
                <w:sz w:val="18"/>
                <w:szCs w:val="18"/>
              </w:rPr>
            </w:pPr>
            <w:r w:rsidRPr="008F5618">
              <w:rPr>
                <w:sz w:val="18"/>
                <w:szCs w:val="18"/>
              </w:rPr>
              <w:t>1,585</w:t>
            </w:r>
          </w:p>
        </w:tc>
        <w:tc>
          <w:tcPr>
            <w:tcW w:w="376" w:type="pct"/>
            <w:vAlign w:val="bottom"/>
          </w:tcPr>
          <w:p w:rsidR="00424E0E" w:rsidRPr="008F5618" w:rsidRDefault="00424E0E" w:rsidP="00DF26B6">
            <w:pPr>
              <w:spacing w:after="0"/>
              <w:jc w:val="center"/>
              <w:rPr>
                <w:sz w:val="18"/>
                <w:szCs w:val="18"/>
              </w:rPr>
            </w:pPr>
            <w:r w:rsidRPr="008F5618">
              <w:rPr>
                <w:sz w:val="18"/>
                <w:szCs w:val="18"/>
              </w:rPr>
              <w:t>623</w:t>
            </w:r>
          </w:p>
        </w:tc>
        <w:tc>
          <w:tcPr>
            <w:tcW w:w="378" w:type="pct"/>
            <w:vAlign w:val="bottom"/>
          </w:tcPr>
          <w:p w:rsidR="00424E0E" w:rsidRPr="008F5618" w:rsidRDefault="00424E0E" w:rsidP="00DF26B6">
            <w:pPr>
              <w:spacing w:after="0"/>
              <w:jc w:val="center"/>
              <w:rPr>
                <w:sz w:val="18"/>
                <w:szCs w:val="18"/>
              </w:rPr>
            </w:pPr>
            <w:r w:rsidRPr="008F5618">
              <w:rPr>
                <w:sz w:val="18"/>
                <w:szCs w:val="18"/>
              </w:rPr>
              <w:t>487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125</w:t>
            </w:r>
          </w:p>
        </w:tc>
        <w:tc>
          <w:tcPr>
            <w:tcW w:w="302" w:type="pct"/>
            <w:vAlign w:val="bottom"/>
          </w:tcPr>
          <w:p w:rsidR="00424E0E" w:rsidRPr="008F5618" w:rsidRDefault="00424E0E" w:rsidP="00DF26B6">
            <w:pPr>
              <w:spacing w:after="0"/>
              <w:jc w:val="center"/>
              <w:rPr>
                <w:sz w:val="18"/>
                <w:szCs w:val="18"/>
              </w:rPr>
            </w:pPr>
            <w:r w:rsidRPr="008F5618">
              <w:rPr>
                <w:sz w:val="18"/>
                <w:szCs w:val="18"/>
              </w:rPr>
              <w:t>125</w:t>
            </w:r>
          </w:p>
        </w:tc>
        <w:tc>
          <w:tcPr>
            <w:tcW w:w="328" w:type="pct"/>
            <w:vAlign w:val="bottom"/>
          </w:tcPr>
          <w:p w:rsidR="00424E0E" w:rsidRPr="008F5618" w:rsidRDefault="00424E0E" w:rsidP="00DF26B6">
            <w:pPr>
              <w:spacing w:after="0"/>
              <w:jc w:val="center"/>
              <w:rPr>
                <w:sz w:val="18"/>
                <w:szCs w:val="18"/>
              </w:rPr>
            </w:pPr>
            <w:r w:rsidRPr="008F5618">
              <w:rPr>
                <w:sz w:val="18"/>
                <w:szCs w:val="18"/>
              </w:rPr>
              <w:t>38</w:t>
            </w:r>
          </w:p>
        </w:tc>
        <w:tc>
          <w:tcPr>
            <w:tcW w:w="319" w:type="pct"/>
            <w:vAlign w:val="bottom"/>
          </w:tcPr>
          <w:p w:rsidR="00424E0E" w:rsidRPr="008F5618" w:rsidRDefault="00424E0E" w:rsidP="00DF26B6">
            <w:pPr>
              <w:spacing w:after="0"/>
              <w:jc w:val="center"/>
              <w:rPr>
                <w:sz w:val="18"/>
                <w:szCs w:val="18"/>
              </w:rPr>
            </w:pPr>
            <w:r w:rsidRPr="008F5618">
              <w:rPr>
                <w:sz w:val="18"/>
                <w:szCs w:val="18"/>
              </w:rPr>
              <w:t>14</w:t>
            </w:r>
          </w:p>
        </w:tc>
        <w:tc>
          <w:tcPr>
            <w:tcW w:w="407" w:type="pct"/>
            <w:vAlign w:val="center"/>
          </w:tcPr>
          <w:p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rsidR="00424E0E" w:rsidRPr="008F5618" w:rsidRDefault="00424E0E" w:rsidP="00DF26B6">
            <w:pPr>
              <w:spacing w:after="0"/>
              <w:jc w:val="center"/>
              <w:rPr>
                <w:sz w:val="18"/>
                <w:szCs w:val="18"/>
              </w:rPr>
            </w:pPr>
            <w:r w:rsidRPr="008F5618">
              <w:rPr>
                <w:sz w:val="18"/>
                <w:szCs w:val="18"/>
              </w:rPr>
              <w:t>950</w:t>
            </w:r>
          </w:p>
        </w:tc>
        <w:tc>
          <w:tcPr>
            <w:tcW w:w="371" w:type="pct"/>
            <w:vAlign w:val="bottom"/>
          </w:tcPr>
          <w:p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1997</w:t>
            </w:r>
          </w:p>
        </w:tc>
        <w:tc>
          <w:tcPr>
            <w:tcW w:w="477" w:type="pct"/>
            <w:vAlign w:val="bottom"/>
          </w:tcPr>
          <w:p w:rsidR="00424E0E" w:rsidRPr="008F5618" w:rsidRDefault="00424E0E" w:rsidP="00DF26B6">
            <w:pPr>
              <w:spacing w:after="0"/>
              <w:jc w:val="center"/>
              <w:rPr>
                <w:sz w:val="18"/>
                <w:szCs w:val="18"/>
              </w:rPr>
            </w:pPr>
            <w:r w:rsidRPr="008F5618">
              <w:rPr>
                <w:sz w:val="18"/>
                <w:szCs w:val="18"/>
              </w:rPr>
              <w:t>480</w:t>
            </w:r>
          </w:p>
        </w:tc>
        <w:tc>
          <w:tcPr>
            <w:tcW w:w="376" w:type="pct"/>
            <w:vAlign w:val="bottom"/>
          </w:tcPr>
          <w:p w:rsidR="00424E0E" w:rsidRPr="008F5618" w:rsidRDefault="00424E0E" w:rsidP="00DF26B6">
            <w:pPr>
              <w:spacing w:after="0"/>
              <w:jc w:val="center"/>
              <w:rPr>
                <w:sz w:val="18"/>
                <w:szCs w:val="18"/>
              </w:rPr>
            </w:pPr>
            <w:r w:rsidRPr="008F5618">
              <w:rPr>
                <w:sz w:val="18"/>
                <w:szCs w:val="18"/>
              </w:rPr>
              <w:t>1,321</w:t>
            </w:r>
          </w:p>
        </w:tc>
        <w:tc>
          <w:tcPr>
            <w:tcW w:w="376" w:type="pct"/>
            <w:vAlign w:val="bottom"/>
          </w:tcPr>
          <w:p w:rsidR="00424E0E" w:rsidRPr="008F5618" w:rsidRDefault="00424E0E" w:rsidP="00DF26B6">
            <w:pPr>
              <w:spacing w:after="0"/>
              <w:jc w:val="center"/>
              <w:rPr>
                <w:sz w:val="18"/>
                <w:szCs w:val="18"/>
              </w:rPr>
            </w:pPr>
            <w:r w:rsidRPr="008F5618">
              <w:rPr>
                <w:sz w:val="18"/>
                <w:szCs w:val="18"/>
              </w:rPr>
              <w:t>108</w:t>
            </w:r>
          </w:p>
        </w:tc>
        <w:tc>
          <w:tcPr>
            <w:tcW w:w="378" w:type="pct"/>
            <w:vAlign w:val="bottom"/>
          </w:tcPr>
          <w:p w:rsidR="00424E0E" w:rsidRPr="008F5618" w:rsidRDefault="00424E0E" w:rsidP="00DF26B6">
            <w:pPr>
              <w:spacing w:after="0"/>
              <w:jc w:val="center"/>
              <w:rPr>
                <w:sz w:val="18"/>
                <w:szCs w:val="18"/>
              </w:rPr>
            </w:pPr>
            <w:r w:rsidRPr="008F5618">
              <w:rPr>
                <w:sz w:val="18"/>
                <w:szCs w:val="18"/>
              </w:rPr>
              <w:t>397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rsidR="00424E0E" w:rsidRPr="008F5618" w:rsidRDefault="00424E0E" w:rsidP="00DF26B6">
            <w:pPr>
              <w:spacing w:after="0"/>
              <w:jc w:val="center"/>
              <w:rPr>
                <w:sz w:val="18"/>
                <w:szCs w:val="18"/>
              </w:rPr>
            </w:pPr>
            <w:r w:rsidRPr="008F5618">
              <w:rPr>
                <w:sz w:val="18"/>
                <w:szCs w:val="18"/>
              </w:rPr>
              <w:t>732</w:t>
            </w:r>
          </w:p>
        </w:tc>
        <w:tc>
          <w:tcPr>
            <w:tcW w:w="371" w:type="pct"/>
            <w:vAlign w:val="bottom"/>
          </w:tcPr>
          <w:p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1998</w:t>
            </w:r>
          </w:p>
        </w:tc>
        <w:tc>
          <w:tcPr>
            <w:tcW w:w="477" w:type="pct"/>
            <w:vAlign w:val="bottom"/>
          </w:tcPr>
          <w:p w:rsidR="00424E0E" w:rsidRPr="008F5618" w:rsidRDefault="00424E0E" w:rsidP="00DF26B6">
            <w:pPr>
              <w:spacing w:after="0"/>
              <w:jc w:val="center"/>
              <w:rPr>
                <w:sz w:val="18"/>
                <w:szCs w:val="18"/>
              </w:rPr>
            </w:pPr>
            <w:r w:rsidRPr="008F5618">
              <w:rPr>
                <w:sz w:val="18"/>
                <w:szCs w:val="18"/>
              </w:rPr>
              <w:t>668</w:t>
            </w:r>
          </w:p>
        </w:tc>
        <w:tc>
          <w:tcPr>
            <w:tcW w:w="376" w:type="pct"/>
            <w:vAlign w:val="bottom"/>
          </w:tcPr>
          <w:p w:rsidR="00424E0E" w:rsidRPr="008F5618" w:rsidRDefault="00424E0E" w:rsidP="00DF26B6">
            <w:pPr>
              <w:spacing w:after="0"/>
              <w:jc w:val="center"/>
              <w:rPr>
                <w:sz w:val="18"/>
                <w:szCs w:val="18"/>
              </w:rPr>
            </w:pPr>
            <w:r w:rsidRPr="008F5618">
              <w:rPr>
                <w:sz w:val="18"/>
                <w:szCs w:val="18"/>
              </w:rPr>
              <w:t>1,771</w:t>
            </w:r>
          </w:p>
        </w:tc>
        <w:tc>
          <w:tcPr>
            <w:tcW w:w="376"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980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150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15</w:t>
            </w:r>
          </w:p>
        </w:tc>
        <w:tc>
          <w:tcPr>
            <w:tcW w:w="407" w:type="pct"/>
            <w:vAlign w:val="center"/>
          </w:tcPr>
          <w:p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rsidR="00424E0E" w:rsidRPr="008F5618" w:rsidRDefault="00424E0E" w:rsidP="00DF26B6">
            <w:pPr>
              <w:spacing w:after="0"/>
              <w:jc w:val="center"/>
              <w:rPr>
                <w:sz w:val="18"/>
                <w:szCs w:val="18"/>
              </w:rPr>
            </w:pPr>
            <w:r w:rsidRPr="008F5618">
              <w:rPr>
                <w:sz w:val="18"/>
                <w:szCs w:val="18"/>
              </w:rPr>
              <w:t>983</w:t>
            </w:r>
          </w:p>
        </w:tc>
        <w:tc>
          <w:tcPr>
            <w:tcW w:w="371" w:type="pct"/>
            <w:vAlign w:val="bottom"/>
          </w:tcPr>
          <w:p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1999</w:t>
            </w:r>
          </w:p>
        </w:tc>
        <w:tc>
          <w:tcPr>
            <w:tcW w:w="477" w:type="pct"/>
            <w:vAlign w:val="bottom"/>
          </w:tcPr>
          <w:p w:rsidR="00424E0E" w:rsidRPr="008F5618" w:rsidRDefault="00424E0E" w:rsidP="00DF26B6">
            <w:pPr>
              <w:spacing w:after="0"/>
              <w:jc w:val="center"/>
              <w:rPr>
                <w:sz w:val="18"/>
                <w:szCs w:val="18"/>
              </w:rPr>
            </w:pPr>
            <w:r w:rsidRPr="008F5618">
              <w:rPr>
                <w:sz w:val="18"/>
                <w:szCs w:val="18"/>
              </w:rPr>
              <w:t>623</w:t>
            </w:r>
          </w:p>
        </w:tc>
        <w:tc>
          <w:tcPr>
            <w:tcW w:w="376" w:type="pct"/>
            <w:vAlign w:val="bottom"/>
          </w:tcPr>
          <w:p w:rsidR="00424E0E" w:rsidRPr="008F5618" w:rsidRDefault="00424E0E" w:rsidP="00DF26B6">
            <w:pPr>
              <w:spacing w:after="0"/>
              <w:jc w:val="center"/>
              <w:rPr>
                <w:sz w:val="18"/>
                <w:szCs w:val="18"/>
              </w:rPr>
            </w:pPr>
            <w:r w:rsidRPr="008F5618">
              <w:rPr>
                <w:sz w:val="18"/>
                <w:szCs w:val="18"/>
              </w:rPr>
              <w:t>1,757</w:t>
            </w:r>
          </w:p>
        </w:tc>
        <w:tc>
          <w:tcPr>
            <w:tcW w:w="376" w:type="pct"/>
            <w:vAlign w:val="bottom"/>
          </w:tcPr>
          <w:p w:rsidR="00424E0E" w:rsidRPr="008F5618" w:rsidRDefault="00424E0E" w:rsidP="00DF26B6">
            <w:pPr>
              <w:spacing w:after="0"/>
              <w:jc w:val="center"/>
              <w:rPr>
                <w:sz w:val="18"/>
                <w:szCs w:val="18"/>
              </w:rPr>
            </w:pPr>
            <w:r w:rsidRPr="008F5618">
              <w:rPr>
                <w:sz w:val="18"/>
                <w:szCs w:val="18"/>
              </w:rPr>
              <w:t>283</w:t>
            </w:r>
          </w:p>
        </w:tc>
        <w:tc>
          <w:tcPr>
            <w:tcW w:w="378" w:type="pct"/>
            <w:vAlign w:val="bottom"/>
          </w:tcPr>
          <w:p w:rsidR="00424E0E" w:rsidRPr="008F5618" w:rsidRDefault="00424E0E" w:rsidP="00DF26B6">
            <w:pPr>
              <w:spacing w:after="0"/>
              <w:jc w:val="center"/>
              <w:rPr>
                <w:sz w:val="18"/>
                <w:szCs w:val="18"/>
              </w:rPr>
            </w:pPr>
            <w:r w:rsidRPr="008F5618">
              <w:rPr>
                <w:sz w:val="18"/>
                <w:szCs w:val="18"/>
              </w:rPr>
              <w:t>726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30</w:t>
            </w:r>
          </w:p>
        </w:tc>
        <w:tc>
          <w:tcPr>
            <w:tcW w:w="407" w:type="pct"/>
            <w:vAlign w:val="center"/>
          </w:tcPr>
          <w:p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rsidR="00424E0E" w:rsidRPr="008F5618" w:rsidRDefault="00424E0E" w:rsidP="00DF26B6">
            <w:pPr>
              <w:spacing w:after="0"/>
              <w:jc w:val="center"/>
              <w:rPr>
                <w:sz w:val="18"/>
                <w:szCs w:val="18"/>
              </w:rPr>
            </w:pPr>
            <w:r w:rsidRPr="008F5618">
              <w:rPr>
                <w:sz w:val="18"/>
                <w:szCs w:val="18"/>
              </w:rPr>
              <w:t>1,246</w:t>
            </w:r>
          </w:p>
        </w:tc>
        <w:tc>
          <w:tcPr>
            <w:tcW w:w="371" w:type="pct"/>
            <w:vAlign w:val="bottom"/>
          </w:tcPr>
          <w:p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2000</w:t>
            </w:r>
          </w:p>
        </w:tc>
        <w:tc>
          <w:tcPr>
            <w:tcW w:w="477" w:type="pct"/>
            <w:vAlign w:val="bottom"/>
          </w:tcPr>
          <w:p w:rsidR="00424E0E" w:rsidRPr="008F5618" w:rsidRDefault="00424E0E" w:rsidP="00DF26B6">
            <w:pPr>
              <w:spacing w:after="0"/>
              <w:jc w:val="center"/>
              <w:rPr>
                <w:sz w:val="18"/>
                <w:szCs w:val="18"/>
              </w:rPr>
            </w:pPr>
            <w:r w:rsidRPr="008F5618">
              <w:rPr>
                <w:sz w:val="18"/>
                <w:szCs w:val="18"/>
              </w:rPr>
              <w:t>161</w:t>
            </w:r>
          </w:p>
        </w:tc>
        <w:tc>
          <w:tcPr>
            <w:tcW w:w="376" w:type="pct"/>
            <w:vAlign w:val="bottom"/>
          </w:tcPr>
          <w:p w:rsidR="00424E0E" w:rsidRPr="008F5618" w:rsidRDefault="00424E0E" w:rsidP="00DF26B6">
            <w:pPr>
              <w:spacing w:after="0"/>
              <w:jc w:val="center"/>
              <w:rPr>
                <w:sz w:val="18"/>
                <w:szCs w:val="18"/>
              </w:rPr>
            </w:pPr>
            <w:r w:rsidRPr="008F5618">
              <w:rPr>
                <w:sz w:val="18"/>
                <w:szCs w:val="18"/>
              </w:rPr>
              <w:t>489</w:t>
            </w:r>
          </w:p>
        </w:tc>
        <w:tc>
          <w:tcPr>
            <w:tcW w:w="376" w:type="pct"/>
            <w:vAlign w:val="bottom"/>
          </w:tcPr>
          <w:p w:rsidR="00424E0E" w:rsidRPr="008F5618" w:rsidRDefault="00424E0E" w:rsidP="00DF26B6">
            <w:pPr>
              <w:spacing w:after="0"/>
              <w:jc w:val="center"/>
              <w:rPr>
                <w:sz w:val="18"/>
                <w:szCs w:val="18"/>
              </w:rPr>
            </w:pPr>
            <w:r w:rsidRPr="008F5618">
              <w:rPr>
                <w:sz w:val="18"/>
                <w:szCs w:val="18"/>
              </w:rPr>
              <w:t>45</w:t>
            </w:r>
          </w:p>
        </w:tc>
        <w:tc>
          <w:tcPr>
            <w:tcW w:w="378" w:type="pct"/>
            <w:vAlign w:val="bottom"/>
          </w:tcPr>
          <w:p w:rsidR="00424E0E" w:rsidRPr="008F5618" w:rsidRDefault="00424E0E" w:rsidP="00DF26B6">
            <w:pPr>
              <w:spacing w:after="0"/>
              <w:jc w:val="center"/>
              <w:rPr>
                <w:sz w:val="18"/>
                <w:szCs w:val="18"/>
              </w:rPr>
            </w:pPr>
            <w:r w:rsidRPr="008F5618">
              <w:rPr>
                <w:sz w:val="18"/>
                <w:szCs w:val="18"/>
              </w:rPr>
              <w:t>116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97</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747</w:t>
            </w:r>
          </w:p>
        </w:tc>
        <w:tc>
          <w:tcPr>
            <w:tcW w:w="570" w:type="pct"/>
            <w:vAlign w:val="bottom"/>
          </w:tcPr>
          <w:p w:rsidR="00424E0E" w:rsidRPr="008F5618" w:rsidRDefault="00424E0E" w:rsidP="00DF26B6">
            <w:pPr>
              <w:spacing w:after="0"/>
              <w:jc w:val="center"/>
              <w:rPr>
                <w:sz w:val="18"/>
                <w:szCs w:val="18"/>
              </w:rPr>
            </w:pPr>
            <w:r w:rsidRPr="008F5618">
              <w:rPr>
                <w:sz w:val="18"/>
                <w:szCs w:val="18"/>
              </w:rPr>
              <w:t>600</w:t>
            </w:r>
          </w:p>
        </w:tc>
        <w:tc>
          <w:tcPr>
            <w:tcW w:w="371" w:type="pct"/>
            <w:vAlign w:val="bottom"/>
          </w:tcPr>
          <w:p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2001</w:t>
            </w:r>
          </w:p>
        </w:tc>
        <w:tc>
          <w:tcPr>
            <w:tcW w:w="477" w:type="pct"/>
            <w:vAlign w:val="bottom"/>
          </w:tcPr>
          <w:p w:rsidR="00424E0E" w:rsidRPr="008F5618" w:rsidRDefault="00424E0E" w:rsidP="00DF26B6">
            <w:pPr>
              <w:spacing w:after="0"/>
              <w:jc w:val="center"/>
              <w:rPr>
                <w:sz w:val="18"/>
                <w:szCs w:val="18"/>
              </w:rPr>
            </w:pPr>
            <w:r w:rsidRPr="008F5618">
              <w:rPr>
                <w:sz w:val="18"/>
                <w:szCs w:val="18"/>
              </w:rPr>
              <w:t>314</w:t>
            </w:r>
          </w:p>
        </w:tc>
        <w:tc>
          <w:tcPr>
            <w:tcW w:w="376" w:type="pct"/>
            <w:vAlign w:val="bottom"/>
          </w:tcPr>
          <w:p w:rsidR="00424E0E" w:rsidRPr="008F5618" w:rsidRDefault="00424E0E" w:rsidP="00DF26B6">
            <w:pPr>
              <w:spacing w:after="0"/>
              <w:jc w:val="center"/>
              <w:rPr>
                <w:sz w:val="18"/>
                <w:szCs w:val="18"/>
              </w:rPr>
            </w:pPr>
            <w:r w:rsidRPr="008F5618">
              <w:rPr>
                <w:sz w:val="18"/>
                <w:szCs w:val="18"/>
              </w:rPr>
              <w:t>696</w:t>
            </w:r>
          </w:p>
        </w:tc>
        <w:tc>
          <w:tcPr>
            <w:tcW w:w="376" w:type="pct"/>
            <w:vAlign w:val="bottom"/>
          </w:tcPr>
          <w:p w:rsidR="00424E0E" w:rsidRPr="008F5618" w:rsidRDefault="00424E0E" w:rsidP="00DF26B6">
            <w:pPr>
              <w:spacing w:after="0"/>
              <w:jc w:val="center"/>
              <w:rPr>
                <w:sz w:val="18"/>
                <w:szCs w:val="18"/>
              </w:rPr>
            </w:pPr>
            <w:r w:rsidRPr="008F5618">
              <w:rPr>
                <w:sz w:val="18"/>
                <w:szCs w:val="18"/>
              </w:rPr>
              <w:t>454</w:t>
            </w:r>
          </w:p>
        </w:tc>
        <w:tc>
          <w:tcPr>
            <w:tcW w:w="378" w:type="pct"/>
            <w:vAlign w:val="bottom"/>
          </w:tcPr>
          <w:p w:rsidR="00424E0E" w:rsidRPr="008F5618" w:rsidRDefault="00424E0E" w:rsidP="00DF26B6">
            <w:pPr>
              <w:spacing w:after="0"/>
              <w:jc w:val="center"/>
              <w:rPr>
                <w:sz w:val="18"/>
                <w:szCs w:val="18"/>
              </w:rPr>
            </w:pPr>
            <w:r w:rsidRPr="008F5618">
              <w:rPr>
                <w:sz w:val="18"/>
                <w:szCs w:val="18"/>
              </w:rPr>
              <w:t>324</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58</w:t>
            </w:r>
          </w:p>
        </w:tc>
        <w:tc>
          <w:tcPr>
            <w:tcW w:w="302" w:type="pct"/>
            <w:vAlign w:val="bottom"/>
          </w:tcPr>
          <w:p w:rsidR="00424E0E" w:rsidRPr="008F5618" w:rsidRDefault="00424E0E" w:rsidP="00DF26B6">
            <w:pPr>
              <w:spacing w:after="0"/>
              <w:jc w:val="center"/>
              <w:rPr>
                <w:sz w:val="18"/>
                <w:szCs w:val="18"/>
              </w:rPr>
            </w:pPr>
            <w:r w:rsidRPr="008F5618">
              <w:rPr>
                <w:sz w:val="18"/>
                <w:szCs w:val="18"/>
              </w:rPr>
              <w:t>7</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rsidR="00424E0E" w:rsidRPr="008F5618" w:rsidRDefault="00424E0E" w:rsidP="00DF26B6">
            <w:pPr>
              <w:spacing w:after="0"/>
              <w:jc w:val="center"/>
              <w:rPr>
                <w:sz w:val="18"/>
                <w:szCs w:val="18"/>
              </w:rPr>
            </w:pPr>
            <w:r w:rsidRPr="008F5618">
              <w:rPr>
                <w:sz w:val="18"/>
                <w:szCs w:val="18"/>
              </w:rPr>
              <w:t>1,580</w:t>
            </w:r>
          </w:p>
        </w:tc>
        <w:tc>
          <w:tcPr>
            <w:tcW w:w="371" w:type="pct"/>
            <w:vAlign w:val="bottom"/>
          </w:tcPr>
          <w:p w:rsidR="00424E0E" w:rsidRPr="008F5618" w:rsidRDefault="00424E0E" w:rsidP="00DF26B6">
            <w:pPr>
              <w:spacing w:after="0"/>
              <w:jc w:val="center"/>
              <w:rPr>
                <w:sz w:val="18"/>
                <w:szCs w:val="18"/>
              </w:rPr>
            </w:pPr>
            <w:r w:rsidRPr="008F5618">
              <w:rPr>
                <w:sz w:val="18"/>
                <w:szCs w:val="18"/>
              </w:rPr>
              <w:t>3,119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2002</w:t>
            </w:r>
          </w:p>
        </w:tc>
        <w:tc>
          <w:tcPr>
            <w:tcW w:w="477" w:type="pct"/>
            <w:vAlign w:val="bottom"/>
          </w:tcPr>
          <w:p w:rsidR="00424E0E" w:rsidRPr="008F5618" w:rsidRDefault="00424E0E" w:rsidP="00DF26B6">
            <w:pPr>
              <w:spacing w:after="0"/>
              <w:jc w:val="center"/>
              <w:rPr>
                <w:sz w:val="18"/>
                <w:szCs w:val="18"/>
              </w:rPr>
            </w:pPr>
            <w:r w:rsidRPr="008F5618">
              <w:rPr>
                <w:sz w:val="18"/>
                <w:szCs w:val="18"/>
              </w:rPr>
              <w:t>434</w:t>
            </w:r>
          </w:p>
        </w:tc>
        <w:tc>
          <w:tcPr>
            <w:tcW w:w="376" w:type="pct"/>
            <w:vAlign w:val="bottom"/>
          </w:tcPr>
          <w:p w:rsidR="00424E0E" w:rsidRPr="008F5618" w:rsidRDefault="00424E0E" w:rsidP="00DF26B6">
            <w:pPr>
              <w:spacing w:after="0"/>
              <w:jc w:val="center"/>
              <w:rPr>
                <w:sz w:val="18"/>
                <w:szCs w:val="18"/>
              </w:rPr>
            </w:pPr>
            <w:r w:rsidRPr="008F5618">
              <w:rPr>
                <w:sz w:val="18"/>
                <w:szCs w:val="18"/>
              </w:rPr>
              <w:t>892</w:t>
            </w:r>
          </w:p>
        </w:tc>
        <w:tc>
          <w:tcPr>
            <w:tcW w:w="376" w:type="pct"/>
            <w:vAlign w:val="bottom"/>
          </w:tcPr>
          <w:p w:rsidR="00424E0E" w:rsidRPr="008F5618" w:rsidRDefault="00424E0E" w:rsidP="00DF26B6">
            <w:pPr>
              <w:spacing w:after="0"/>
              <w:jc w:val="center"/>
              <w:rPr>
                <w:sz w:val="18"/>
                <w:szCs w:val="18"/>
              </w:rPr>
            </w:pPr>
            <w:r w:rsidRPr="008F5618">
              <w:rPr>
                <w:sz w:val="18"/>
                <w:szCs w:val="18"/>
              </w:rPr>
              <w:t>451</w:t>
            </w:r>
          </w:p>
        </w:tc>
        <w:tc>
          <w:tcPr>
            <w:tcW w:w="378" w:type="pct"/>
            <w:vAlign w:val="bottom"/>
          </w:tcPr>
          <w:p w:rsidR="00424E0E" w:rsidRPr="008F5618" w:rsidRDefault="00424E0E" w:rsidP="00DF26B6">
            <w:pPr>
              <w:spacing w:after="0"/>
              <w:jc w:val="center"/>
              <w:rPr>
                <w:sz w:val="18"/>
                <w:szCs w:val="18"/>
              </w:rPr>
            </w:pPr>
            <w:r w:rsidRPr="008F5618">
              <w:rPr>
                <w:sz w:val="18"/>
                <w:szCs w:val="18"/>
              </w:rPr>
              <w:t>555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91</w:t>
            </w:r>
          </w:p>
        </w:tc>
        <w:tc>
          <w:tcPr>
            <w:tcW w:w="302" w:type="pct"/>
            <w:vAlign w:val="bottom"/>
          </w:tcPr>
          <w:p w:rsidR="00424E0E" w:rsidRPr="008F5618" w:rsidRDefault="00424E0E" w:rsidP="00DF26B6">
            <w:pPr>
              <w:spacing w:after="0"/>
              <w:jc w:val="center"/>
              <w:rPr>
                <w:sz w:val="18"/>
                <w:szCs w:val="18"/>
              </w:rPr>
            </w:pPr>
            <w:r w:rsidRPr="008F5618">
              <w:rPr>
                <w:sz w:val="18"/>
                <w:szCs w:val="18"/>
              </w:rPr>
              <w:t>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61</w:t>
            </w:r>
          </w:p>
        </w:tc>
        <w:tc>
          <w:tcPr>
            <w:tcW w:w="407" w:type="pct"/>
            <w:vAlign w:val="center"/>
          </w:tcPr>
          <w:p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rsidR="00424E0E" w:rsidRPr="008F5618" w:rsidRDefault="00424E0E" w:rsidP="00DF26B6">
            <w:pPr>
              <w:spacing w:after="0"/>
              <w:jc w:val="center"/>
              <w:rPr>
                <w:sz w:val="18"/>
                <w:szCs w:val="18"/>
              </w:rPr>
            </w:pPr>
            <w:r w:rsidRPr="008F5618">
              <w:rPr>
                <w:sz w:val="18"/>
                <w:szCs w:val="18"/>
              </w:rPr>
              <w:t>3,291</w:t>
            </w:r>
          </w:p>
        </w:tc>
        <w:tc>
          <w:tcPr>
            <w:tcW w:w="371" w:type="pct"/>
            <w:vAlign w:val="bottom"/>
          </w:tcPr>
          <w:p w:rsidR="00424E0E" w:rsidRPr="008F5618" w:rsidRDefault="00424E0E" w:rsidP="00DF26B6">
            <w:pPr>
              <w:spacing w:after="0"/>
              <w:jc w:val="center"/>
              <w:rPr>
                <w:sz w:val="18"/>
                <w:szCs w:val="18"/>
              </w:rPr>
            </w:pPr>
            <w:r w:rsidRPr="008F5618">
              <w:rPr>
                <w:sz w:val="18"/>
                <w:szCs w:val="18"/>
              </w:rPr>
              <w:t>5,406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2003</w:t>
            </w:r>
          </w:p>
        </w:tc>
        <w:tc>
          <w:tcPr>
            <w:tcW w:w="477" w:type="pct"/>
            <w:vAlign w:val="bottom"/>
          </w:tcPr>
          <w:p w:rsidR="00424E0E" w:rsidRPr="008F5618" w:rsidRDefault="00424E0E" w:rsidP="00DF26B6">
            <w:pPr>
              <w:spacing w:after="0"/>
              <w:jc w:val="center"/>
              <w:rPr>
                <w:sz w:val="18"/>
                <w:szCs w:val="18"/>
              </w:rPr>
            </w:pPr>
            <w:r w:rsidRPr="008F5618">
              <w:rPr>
                <w:sz w:val="18"/>
                <w:szCs w:val="18"/>
              </w:rPr>
              <w:t>335</w:t>
            </w:r>
          </w:p>
        </w:tc>
        <w:tc>
          <w:tcPr>
            <w:tcW w:w="376" w:type="pct"/>
            <w:vAlign w:val="bottom"/>
          </w:tcPr>
          <w:p w:rsidR="00424E0E" w:rsidRPr="008F5618" w:rsidRDefault="00424E0E" w:rsidP="00DF26B6">
            <w:pPr>
              <w:spacing w:after="0"/>
              <w:jc w:val="center"/>
              <w:rPr>
                <w:sz w:val="18"/>
                <w:szCs w:val="18"/>
              </w:rPr>
            </w:pPr>
            <w:r w:rsidRPr="008F5618">
              <w:rPr>
                <w:sz w:val="18"/>
                <w:szCs w:val="18"/>
              </w:rPr>
              <w:t>894</w:t>
            </w:r>
          </w:p>
        </w:tc>
        <w:tc>
          <w:tcPr>
            <w:tcW w:w="376" w:type="pct"/>
            <w:vAlign w:val="bottom"/>
          </w:tcPr>
          <w:p w:rsidR="00424E0E" w:rsidRPr="008F5618" w:rsidRDefault="00424E0E" w:rsidP="00DF26B6">
            <w:pPr>
              <w:spacing w:after="0"/>
              <w:jc w:val="center"/>
              <w:rPr>
                <w:sz w:val="18"/>
                <w:szCs w:val="18"/>
              </w:rPr>
            </w:pPr>
            <w:r w:rsidRPr="008F5618">
              <w:rPr>
                <w:sz w:val="18"/>
                <w:szCs w:val="18"/>
              </w:rPr>
              <w:t>354</w:t>
            </w:r>
          </w:p>
        </w:tc>
        <w:tc>
          <w:tcPr>
            <w:tcW w:w="378" w:type="pct"/>
            <w:vAlign w:val="bottom"/>
          </w:tcPr>
          <w:p w:rsidR="00424E0E" w:rsidRPr="008F5618" w:rsidRDefault="00424E0E" w:rsidP="00DF26B6">
            <w:pPr>
              <w:spacing w:after="0"/>
              <w:jc w:val="center"/>
              <w:rPr>
                <w:sz w:val="18"/>
                <w:szCs w:val="18"/>
              </w:rPr>
            </w:pPr>
            <w:r w:rsidRPr="008F5618">
              <w:rPr>
                <w:sz w:val="18"/>
                <w:szCs w:val="18"/>
              </w:rPr>
              <w:t>690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106</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31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rsidR="00424E0E" w:rsidRPr="008F5618" w:rsidRDefault="00424E0E" w:rsidP="00DF26B6">
            <w:pPr>
              <w:spacing w:after="0"/>
              <w:jc w:val="center"/>
              <w:rPr>
                <w:sz w:val="18"/>
                <w:szCs w:val="18"/>
              </w:rPr>
            </w:pPr>
            <w:r w:rsidRPr="008F5618">
              <w:rPr>
                <w:sz w:val="18"/>
                <w:szCs w:val="18"/>
              </w:rPr>
              <w:t>1,510</w:t>
            </w:r>
          </w:p>
        </w:tc>
        <w:tc>
          <w:tcPr>
            <w:tcW w:w="371" w:type="pct"/>
            <w:vAlign w:val="bottom"/>
          </w:tcPr>
          <w:p w:rsidR="00424E0E" w:rsidRPr="008F5618" w:rsidRDefault="00424E0E" w:rsidP="00DF26B6">
            <w:pPr>
              <w:spacing w:after="0"/>
              <w:jc w:val="center"/>
              <w:rPr>
                <w:sz w:val="18"/>
                <w:szCs w:val="18"/>
              </w:rPr>
            </w:pPr>
            <w:r w:rsidRPr="008F5618">
              <w:rPr>
                <w:sz w:val="18"/>
                <w:szCs w:val="18"/>
              </w:rPr>
              <w:t>3,676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2004</w:t>
            </w:r>
          </w:p>
        </w:tc>
        <w:tc>
          <w:tcPr>
            <w:tcW w:w="477" w:type="pct"/>
            <w:vAlign w:val="bottom"/>
          </w:tcPr>
          <w:p w:rsidR="00424E0E" w:rsidRPr="008F5618" w:rsidRDefault="00424E0E" w:rsidP="00DF26B6">
            <w:pPr>
              <w:spacing w:after="0"/>
              <w:jc w:val="center"/>
              <w:rPr>
                <w:sz w:val="18"/>
                <w:szCs w:val="18"/>
              </w:rPr>
            </w:pPr>
            <w:r w:rsidRPr="008F5618">
              <w:rPr>
                <w:sz w:val="18"/>
                <w:szCs w:val="18"/>
              </w:rPr>
              <w:t>244</w:t>
            </w:r>
          </w:p>
        </w:tc>
        <w:tc>
          <w:tcPr>
            <w:tcW w:w="376" w:type="pct"/>
            <w:vAlign w:val="bottom"/>
          </w:tcPr>
          <w:p w:rsidR="00424E0E" w:rsidRPr="008F5618" w:rsidRDefault="00424E0E" w:rsidP="00DF26B6">
            <w:pPr>
              <w:spacing w:after="0"/>
              <w:jc w:val="center"/>
              <w:rPr>
                <w:sz w:val="18"/>
                <w:szCs w:val="18"/>
              </w:rPr>
            </w:pPr>
            <w:r w:rsidRPr="008F5618">
              <w:rPr>
                <w:sz w:val="18"/>
                <w:szCs w:val="18"/>
              </w:rPr>
              <w:t>1,017</w:t>
            </w:r>
          </w:p>
        </w:tc>
        <w:tc>
          <w:tcPr>
            <w:tcW w:w="376" w:type="pct"/>
            <w:vAlign w:val="bottom"/>
          </w:tcPr>
          <w:p w:rsidR="00424E0E" w:rsidRPr="008F5618" w:rsidRDefault="00424E0E" w:rsidP="00DF26B6">
            <w:pPr>
              <w:spacing w:after="0"/>
              <w:jc w:val="center"/>
              <w:rPr>
                <w:sz w:val="18"/>
                <w:szCs w:val="18"/>
              </w:rPr>
            </w:pPr>
            <w:r w:rsidRPr="008F5618">
              <w:rPr>
                <w:sz w:val="18"/>
                <w:szCs w:val="18"/>
              </w:rPr>
              <w:t>196</w:t>
            </w:r>
          </w:p>
        </w:tc>
        <w:tc>
          <w:tcPr>
            <w:tcW w:w="378" w:type="pct"/>
            <w:vAlign w:val="bottom"/>
          </w:tcPr>
          <w:p w:rsidR="00424E0E" w:rsidRPr="008F5618" w:rsidRDefault="00424E0E" w:rsidP="00DF26B6">
            <w:pPr>
              <w:spacing w:after="0"/>
              <w:jc w:val="center"/>
              <w:rPr>
                <w:sz w:val="18"/>
                <w:szCs w:val="18"/>
              </w:rPr>
            </w:pPr>
            <w:r w:rsidRPr="008F5618">
              <w:rPr>
                <w:sz w:val="18"/>
                <w:szCs w:val="18"/>
              </w:rPr>
              <w:t>243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60</w:t>
            </w:r>
          </w:p>
        </w:tc>
        <w:tc>
          <w:tcPr>
            <w:tcW w:w="302" w:type="pct"/>
            <w:vAlign w:val="bottom"/>
          </w:tcPr>
          <w:p w:rsidR="00424E0E" w:rsidRPr="008F5618" w:rsidRDefault="00424E0E" w:rsidP="00DF26B6">
            <w:pPr>
              <w:spacing w:after="0"/>
              <w:jc w:val="center"/>
              <w:rPr>
                <w:sz w:val="18"/>
                <w:szCs w:val="18"/>
              </w:rPr>
            </w:pPr>
            <w:r w:rsidRPr="008F5618">
              <w:rPr>
                <w:sz w:val="18"/>
                <w:szCs w:val="18"/>
              </w:rPr>
              <w:t>48</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69</w:t>
            </w:r>
          </w:p>
        </w:tc>
        <w:tc>
          <w:tcPr>
            <w:tcW w:w="407" w:type="pct"/>
            <w:vAlign w:val="center"/>
          </w:tcPr>
          <w:p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rsidR="00424E0E" w:rsidRPr="008F5618" w:rsidRDefault="00424E0E" w:rsidP="00DF26B6">
            <w:pPr>
              <w:spacing w:after="0"/>
              <w:jc w:val="center"/>
              <w:rPr>
                <w:sz w:val="18"/>
                <w:szCs w:val="18"/>
              </w:rPr>
            </w:pPr>
            <w:r w:rsidRPr="008F5618">
              <w:rPr>
                <w:sz w:val="18"/>
                <w:szCs w:val="18"/>
              </w:rPr>
              <w:t>840</w:t>
            </w:r>
          </w:p>
        </w:tc>
        <w:tc>
          <w:tcPr>
            <w:tcW w:w="371" w:type="pct"/>
            <w:vAlign w:val="bottom"/>
          </w:tcPr>
          <w:p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2005</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1,163</w:t>
            </w:r>
          </w:p>
        </w:tc>
        <w:tc>
          <w:tcPr>
            <w:tcW w:w="376" w:type="pct"/>
            <w:vAlign w:val="bottom"/>
          </w:tcPr>
          <w:p w:rsidR="00424E0E" w:rsidRPr="008F5618" w:rsidRDefault="00424E0E" w:rsidP="00DF26B6">
            <w:pPr>
              <w:spacing w:after="0"/>
              <w:jc w:val="center"/>
              <w:rPr>
                <w:sz w:val="18"/>
                <w:szCs w:val="18"/>
              </w:rPr>
            </w:pPr>
            <w:r w:rsidRPr="008F5618">
              <w:rPr>
                <w:sz w:val="18"/>
                <w:szCs w:val="18"/>
              </w:rPr>
              <w:t>122</w:t>
            </w:r>
          </w:p>
        </w:tc>
        <w:tc>
          <w:tcPr>
            <w:tcW w:w="378" w:type="pct"/>
            <w:vAlign w:val="bottom"/>
          </w:tcPr>
          <w:p w:rsidR="00424E0E" w:rsidRPr="008F5618" w:rsidRDefault="00424E0E" w:rsidP="00DF26B6">
            <w:pPr>
              <w:spacing w:after="0"/>
              <w:jc w:val="center"/>
              <w:rPr>
                <w:sz w:val="18"/>
                <w:szCs w:val="18"/>
              </w:rPr>
            </w:pPr>
            <w:r w:rsidRPr="008F5618">
              <w:rPr>
                <w:sz w:val="18"/>
                <w:szCs w:val="18"/>
              </w:rPr>
              <w:t>532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59</w:t>
            </w:r>
          </w:p>
        </w:tc>
        <w:tc>
          <w:tcPr>
            <w:tcW w:w="302" w:type="pct"/>
            <w:vAlign w:val="bottom"/>
          </w:tcPr>
          <w:p w:rsidR="00424E0E" w:rsidRPr="008F5618" w:rsidRDefault="00424E0E" w:rsidP="00DF26B6">
            <w:pPr>
              <w:spacing w:after="0"/>
              <w:jc w:val="center"/>
              <w:rPr>
                <w:sz w:val="18"/>
                <w:szCs w:val="18"/>
              </w:rPr>
            </w:pPr>
            <w:r w:rsidRPr="008F5618">
              <w:rPr>
                <w:sz w:val="18"/>
                <w:szCs w:val="18"/>
              </w:rPr>
              <w:t>36</w:t>
            </w:r>
          </w:p>
        </w:tc>
        <w:tc>
          <w:tcPr>
            <w:tcW w:w="328" w:type="pct"/>
            <w:vAlign w:val="bottom"/>
          </w:tcPr>
          <w:p w:rsidR="00424E0E" w:rsidRPr="008F5618" w:rsidRDefault="00424E0E" w:rsidP="00DF26B6">
            <w:pPr>
              <w:spacing w:after="0"/>
              <w:jc w:val="center"/>
              <w:rPr>
                <w:sz w:val="18"/>
                <w:szCs w:val="18"/>
              </w:rPr>
            </w:pPr>
            <w:r w:rsidRPr="008F5618">
              <w:rPr>
                <w:sz w:val="18"/>
                <w:szCs w:val="18"/>
              </w:rPr>
              <w:t>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rsidR="00424E0E" w:rsidRPr="008F5618" w:rsidRDefault="00424E0E" w:rsidP="00DF26B6">
            <w:pPr>
              <w:spacing w:after="0"/>
              <w:jc w:val="center"/>
              <w:rPr>
                <w:sz w:val="18"/>
                <w:szCs w:val="18"/>
              </w:rPr>
            </w:pPr>
            <w:r w:rsidRPr="008F5618">
              <w:rPr>
                <w:sz w:val="18"/>
                <w:szCs w:val="18"/>
              </w:rPr>
              <w:t>1,732</w:t>
            </w:r>
          </w:p>
        </w:tc>
        <w:tc>
          <w:tcPr>
            <w:tcW w:w="371" w:type="pct"/>
            <w:vAlign w:val="bottom"/>
          </w:tcPr>
          <w:p w:rsidR="00424E0E" w:rsidRPr="008F5618" w:rsidRDefault="00424E0E" w:rsidP="00DF26B6">
            <w:pPr>
              <w:spacing w:after="0"/>
              <w:jc w:val="center"/>
              <w:rPr>
                <w:sz w:val="18"/>
                <w:szCs w:val="18"/>
              </w:rPr>
            </w:pPr>
            <w:r w:rsidRPr="008F5618">
              <w:rPr>
                <w:sz w:val="18"/>
                <w:szCs w:val="18"/>
              </w:rPr>
              <w:t>3,652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2006</w:t>
            </w:r>
          </w:p>
        </w:tc>
        <w:tc>
          <w:tcPr>
            <w:tcW w:w="477" w:type="pct"/>
            <w:vAlign w:val="bottom"/>
          </w:tcPr>
          <w:p w:rsidR="00424E0E" w:rsidRPr="008F5618" w:rsidRDefault="00424E0E" w:rsidP="00DF26B6">
            <w:pPr>
              <w:spacing w:after="0"/>
              <w:jc w:val="center"/>
              <w:rPr>
                <w:sz w:val="18"/>
                <w:szCs w:val="18"/>
              </w:rPr>
            </w:pPr>
            <w:r w:rsidRPr="008F5618">
              <w:rPr>
                <w:sz w:val="18"/>
                <w:szCs w:val="18"/>
              </w:rPr>
              <w:t>169</w:t>
            </w:r>
          </w:p>
        </w:tc>
        <w:tc>
          <w:tcPr>
            <w:tcW w:w="376" w:type="pct"/>
            <w:vAlign w:val="bottom"/>
          </w:tcPr>
          <w:p w:rsidR="00424E0E" w:rsidRPr="008F5618" w:rsidRDefault="00424E0E" w:rsidP="00DF26B6">
            <w:pPr>
              <w:spacing w:after="0"/>
              <w:jc w:val="center"/>
              <w:rPr>
                <w:sz w:val="18"/>
                <w:szCs w:val="18"/>
              </w:rPr>
            </w:pPr>
            <w:r w:rsidRPr="008F5618">
              <w:rPr>
                <w:sz w:val="18"/>
                <w:szCs w:val="18"/>
              </w:rPr>
              <w:t>703</w:t>
            </w:r>
          </w:p>
        </w:tc>
        <w:tc>
          <w:tcPr>
            <w:tcW w:w="376" w:type="pct"/>
            <w:vAlign w:val="bottom"/>
          </w:tcPr>
          <w:p w:rsidR="00424E0E" w:rsidRPr="008F5618" w:rsidRDefault="00424E0E" w:rsidP="00DF26B6">
            <w:pPr>
              <w:spacing w:after="0"/>
              <w:jc w:val="center"/>
              <w:rPr>
                <w:sz w:val="18"/>
                <w:szCs w:val="18"/>
              </w:rPr>
            </w:pPr>
            <w:r w:rsidRPr="008F5618">
              <w:rPr>
                <w:sz w:val="18"/>
                <w:szCs w:val="18"/>
              </w:rPr>
              <w:t>64</w:t>
            </w:r>
          </w:p>
        </w:tc>
        <w:tc>
          <w:tcPr>
            <w:tcW w:w="378" w:type="pct"/>
            <w:vAlign w:val="bottom"/>
          </w:tcPr>
          <w:p w:rsidR="00424E0E" w:rsidRPr="008F5618" w:rsidRDefault="00424E0E" w:rsidP="00DF26B6">
            <w:pPr>
              <w:spacing w:after="0"/>
              <w:jc w:val="center"/>
              <w:rPr>
                <w:sz w:val="18"/>
                <w:szCs w:val="18"/>
              </w:rPr>
            </w:pPr>
            <w:r w:rsidRPr="008F5618">
              <w:rPr>
                <w:sz w:val="18"/>
                <w:szCs w:val="18"/>
              </w:rPr>
              <w:t>170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w:t>
            </w:r>
          </w:p>
        </w:tc>
        <w:tc>
          <w:tcPr>
            <w:tcW w:w="302" w:type="pct"/>
            <w:vAlign w:val="bottom"/>
          </w:tcPr>
          <w:p w:rsidR="00424E0E" w:rsidRPr="008F5618" w:rsidRDefault="00424E0E" w:rsidP="00DF26B6">
            <w:pPr>
              <w:spacing w:after="0"/>
              <w:jc w:val="center"/>
              <w:rPr>
                <w:sz w:val="18"/>
                <w:szCs w:val="18"/>
              </w:rPr>
            </w:pPr>
            <w:r w:rsidRPr="008F5618">
              <w:rPr>
                <w:sz w:val="18"/>
                <w:szCs w:val="18"/>
              </w:rPr>
              <w:t>34</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58</w:t>
            </w:r>
          </w:p>
        </w:tc>
        <w:tc>
          <w:tcPr>
            <w:tcW w:w="407" w:type="pct"/>
            <w:vAlign w:val="center"/>
          </w:tcPr>
          <w:p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rsidR="00424E0E" w:rsidRPr="008F5618" w:rsidRDefault="00424E0E" w:rsidP="00DF26B6">
            <w:pPr>
              <w:spacing w:after="0"/>
              <w:jc w:val="center"/>
              <w:rPr>
                <w:sz w:val="18"/>
                <w:szCs w:val="18"/>
              </w:rPr>
            </w:pPr>
            <w:r w:rsidRPr="008F5618">
              <w:rPr>
                <w:sz w:val="18"/>
                <w:szCs w:val="18"/>
              </w:rPr>
              <w:t>891</w:t>
            </w:r>
          </w:p>
        </w:tc>
        <w:tc>
          <w:tcPr>
            <w:tcW w:w="371" w:type="pct"/>
            <w:vAlign w:val="bottom"/>
          </w:tcPr>
          <w:p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2007</w:t>
            </w:r>
          </w:p>
        </w:tc>
        <w:tc>
          <w:tcPr>
            <w:tcW w:w="477" w:type="pct"/>
            <w:vAlign w:val="bottom"/>
          </w:tcPr>
          <w:p w:rsidR="00424E0E" w:rsidRPr="008F5618" w:rsidRDefault="00424E0E" w:rsidP="00DF26B6">
            <w:pPr>
              <w:spacing w:after="0"/>
              <w:jc w:val="center"/>
              <w:rPr>
                <w:sz w:val="18"/>
                <w:szCs w:val="18"/>
              </w:rPr>
            </w:pPr>
            <w:r w:rsidRPr="008F5618">
              <w:rPr>
                <w:sz w:val="18"/>
                <w:szCs w:val="18"/>
              </w:rPr>
              <w:t>294</w:t>
            </w:r>
          </w:p>
        </w:tc>
        <w:tc>
          <w:tcPr>
            <w:tcW w:w="376" w:type="pct"/>
            <w:vAlign w:val="bottom"/>
          </w:tcPr>
          <w:p w:rsidR="00424E0E" w:rsidRPr="008F5618" w:rsidRDefault="00424E0E" w:rsidP="00DF26B6">
            <w:pPr>
              <w:spacing w:after="0"/>
              <w:jc w:val="center"/>
              <w:rPr>
                <w:sz w:val="18"/>
                <w:szCs w:val="18"/>
              </w:rPr>
            </w:pPr>
            <w:r w:rsidRPr="008F5618">
              <w:rPr>
                <w:sz w:val="18"/>
                <w:szCs w:val="18"/>
              </w:rPr>
              <w:t>1,262</w:t>
            </w:r>
          </w:p>
        </w:tc>
        <w:tc>
          <w:tcPr>
            <w:tcW w:w="376" w:type="pct"/>
            <w:vAlign w:val="bottom"/>
          </w:tcPr>
          <w:p w:rsidR="00424E0E" w:rsidRPr="008F5618" w:rsidRDefault="00424E0E" w:rsidP="00DF26B6">
            <w:pPr>
              <w:spacing w:after="0"/>
              <w:jc w:val="center"/>
              <w:rPr>
                <w:sz w:val="18"/>
                <w:szCs w:val="18"/>
              </w:rPr>
            </w:pPr>
            <w:r w:rsidRPr="008F5618">
              <w:rPr>
                <w:sz w:val="18"/>
                <w:szCs w:val="18"/>
              </w:rPr>
              <w:t>175</w:t>
            </w:r>
          </w:p>
        </w:tc>
        <w:tc>
          <w:tcPr>
            <w:tcW w:w="378" w:type="pct"/>
            <w:vAlign w:val="bottom"/>
          </w:tcPr>
          <w:p w:rsidR="00424E0E" w:rsidRPr="008F5618" w:rsidRDefault="00424E0E" w:rsidP="00DF26B6">
            <w:pPr>
              <w:spacing w:after="0"/>
              <w:jc w:val="center"/>
              <w:rPr>
                <w:sz w:val="18"/>
                <w:szCs w:val="18"/>
              </w:rPr>
            </w:pPr>
            <w:r w:rsidRPr="008F5618">
              <w:rPr>
                <w:sz w:val="18"/>
                <w:szCs w:val="18"/>
              </w:rPr>
              <w:t>300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74</w:t>
            </w:r>
          </w:p>
        </w:tc>
        <w:tc>
          <w:tcPr>
            <w:tcW w:w="302" w:type="pct"/>
            <w:vAlign w:val="bottom"/>
          </w:tcPr>
          <w:p w:rsidR="00424E0E" w:rsidRPr="008F5618" w:rsidRDefault="00424E0E" w:rsidP="00DF26B6">
            <w:pPr>
              <w:spacing w:after="0"/>
              <w:jc w:val="center"/>
              <w:rPr>
                <w:sz w:val="18"/>
                <w:szCs w:val="18"/>
              </w:rPr>
            </w:pPr>
            <w:r w:rsidRPr="008F5618">
              <w:rPr>
                <w:sz w:val="18"/>
                <w:szCs w:val="18"/>
              </w:rPr>
              <w:t>57</w:t>
            </w:r>
          </w:p>
        </w:tc>
        <w:tc>
          <w:tcPr>
            <w:tcW w:w="328" w:type="pct"/>
            <w:vAlign w:val="bottom"/>
          </w:tcPr>
          <w:p w:rsidR="00424E0E" w:rsidRPr="008F5618" w:rsidRDefault="00424E0E" w:rsidP="00DF26B6">
            <w:pPr>
              <w:spacing w:after="0"/>
              <w:jc w:val="center"/>
              <w:rPr>
                <w:sz w:val="18"/>
                <w:szCs w:val="18"/>
              </w:rPr>
            </w:pPr>
            <w:r w:rsidRPr="008F5618">
              <w:rPr>
                <w:sz w:val="18"/>
                <w:szCs w:val="18"/>
              </w:rPr>
              <w:t>11</w:t>
            </w:r>
          </w:p>
        </w:tc>
        <w:tc>
          <w:tcPr>
            <w:tcW w:w="319" w:type="pct"/>
            <w:vAlign w:val="bottom"/>
          </w:tcPr>
          <w:p w:rsidR="00424E0E" w:rsidRPr="008F5618" w:rsidRDefault="00424E0E" w:rsidP="00DF26B6">
            <w:pPr>
              <w:spacing w:after="0"/>
              <w:jc w:val="center"/>
              <w:rPr>
                <w:sz w:val="18"/>
                <w:szCs w:val="18"/>
              </w:rPr>
            </w:pPr>
            <w:r w:rsidRPr="008F5618">
              <w:rPr>
                <w:sz w:val="18"/>
                <w:szCs w:val="18"/>
              </w:rPr>
              <w:t>186</w:t>
            </w:r>
          </w:p>
        </w:tc>
        <w:tc>
          <w:tcPr>
            <w:tcW w:w="407" w:type="pct"/>
            <w:vAlign w:val="center"/>
          </w:tcPr>
          <w:p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rsidR="00424E0E" w:rsidRPr="008F5618" w:rsidRDefault="00424E0E" w:rsidP="00DF26B6">
            <w:pPr>
              <w:spacing w:after="0"/>
              <w:jc w:val="center"/>
              <w:rPr>
                <w:sz w:val="18"/>
                <w:szCs w:val="18"/>
              </w:rPr>
            </w:pPr>
            <w:r w:rsidRPr="008F5618">
              <w:rPr>
                <w:sz w:val="18"/>
                <w:szCs w:val="18"/>
              </w:rPr>
              <w:t>1,244</w:t>
            </w:r>
          </w:p>
        </w:tc>
        <w:tc>
          <w:tcPr>
            <w:tcW w:w="371" w:type="pct"/>
            <w:vAlign w:val="bottom"/>
          </w:tcPr>
          <w:p w:rsidR="00424E0E" w:rsidRPr="008F5618" w:rsidRDefault="00424E0E" w:rsidP="00DF26B6">
            <w:pPr>
              <w:spacing w:after="0"/>
              <w:jc w:val="center"/>
              <w:rPr>
                <w:sz w:val="18"/>
                <w:szCs w:val="18"/>
              </w:rPr>
            </w:pPr>
            <w:r w:rsidRPr="008F5618">
              <w:rPr>
                <w:sz w:val="18"/>
                <w:szCs w:val="18"/>
              </w:rPr>
              <w:t>3,309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2008</w:t>
            </w:r>
          </w:p>
        </w:tc>
        <w:tc>
          <w:tcPr>
            <w:tcW w:w="477" w:type="pct"/>
            <w:vAlign w:val="bottom"/>
          </w:tcPr>
          <w:p w:rsidR="00424E0E" w:rsidRPr="008F5618" w:rsidRDefault="00424E0E" w:rsidP="00DF26B6">
            <w:pPr>
              <w:spacing w:after="0"/>
              <w:jc w:val="center"/>
              <w:rPr>
                <w:sz w:val="18"/>
                <w:szCs w:val="18"/>
              </w:rPr>
            </w:pPr>
            <w:r w:rsidRPr="008F5618">
              <w:rPr>
                <w:sz w:val="18"/>
                <w:szCs w:val="18"/>
              </w:rPr>
              <w:t>302</w:t>
            </w:r>
          </w:p>
        </w:tc>
        <w:tc>
          <w:tcPr>
            <w:tcW w:w="376" w:type="pct"/>
            <w:vAlign w:val="bottom"/>
          </w:tcPr>
          <w:p w:rsidR="00424E0E" w:rsidRPr="008F5618" w:rsidRDefault="00424E0E" w:rsidP="00DF26B6">
            <w:pPr>
              <w:spacing w:after="0"/>
              <w:jc w:val="center"/>
              <w:rPr>
                <w:sz w:val="18"/>
                <w:szCs w:val="18"/>
              </w:rPr>
            </w:pPr>
            <w:r w:rsidRPr="008F5618">
              <w:rPr>
                <w:sz w:val="18"/>
                <w:szCs w:val="18"/>
              </w:rPr>
              <w:t>716</w:t>
            </w:r>
          </w:p>
        </w:tc>
        <w:tc>
          <w:tcPr>
            <w:tcW w:w="376" w:type="pct"/>
            <w:vAlign w:val="bottom"/>
          </w:tcPr>
          <w:p w:rsidR="00424E0E" w:rsidRPr="008F5618" w:rsidRDefault="00424E0E" w:rsidP="00DF26B6">
            <w:pPr>
              <w:spacing w:after="0"/>
              <w:jc w:val="center"/>
              <w:rPr>
                <w:sz w:val="18"/>
                <w:szCs w:val="18"/>
              </w:rPr>
            </w:pPr>
            <w:r w:rsidRPr="008F5618">
              <w:rPr>
                <w:sz w:val="18"/>
                <w:szCs w:val="18"/>
              </w:rPr>
              <w:t>244</w:t>
            </w:r>
          </w:p>
        </w:tc>
        <w:tc>
          <w:tcPr>
            <w:tcW w:w="378" w:type="pct"/>
            <w:vAlign w:val="bottom"/>
          </w:tcPr>
          <w:p w:rsidR="00424E0E" w:rsidRPr="008F5618" w:rsidRDefault="00424E0E" w:rsidP="00DF26B6">
            <w:pPr>
              <w:spacing w:after="0"/>
              <w:jc w:val="center"/>
              <w:rPr>
                <w:sz w:val="18"/>
                <w:szCs w:val="18"/>
              </w:rPr>
            </w:pPr>
            <w:r w:rsidRPr="008F5618">
              <w:rPr>
                <w:sz w:val="18"/>
                <w:szCs w:val="18"/>
              </w:rPr>
              <w:t>779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33</w:t>
            </w:r>
          </w:p>
        </w:tc>
        <w:tc>
          <w:tcPr>
            <w:tcW w:w="302" w:type="pct"/>
            <w:vAlign w:val="bottom"/>
          </w:tcPr>
          <w:p w:rsidR="00424E0E" w:rsidRPr="008F5618" w:rsidRDefault="00424E0E" w:rsidP="00DF26B6">
            <w:pPr>
              <w:spacing w:after="0"/>
              <w:jc w:val="center"/>
              <w:rPr>
                <w:sz w:val="18"/>
                <w:szCs w:val="18"/>
              </w:rPr>
            </w:pPr>
            <w:r w:rsidRPr="008F5618">
              <w:rPr>
                <w:sz w:val="18"/>
                <w:szCs w:val="18"/>
              </w:rPr>
              <w:t>59</w:t>
            </w:r>
          </w:p>
        </w:tc>
        <w:tc>
          <w:tcPr>
            <w:tcW w:w="328" w:type="pct"/>
            <w:vAlign w:val="bottom"/>
          </w:tcPr>
          <w:p w:rsidR="00424E0E" w:rsidRPr="008F5618" w:rsidRDefault="00424E0E" w:rsidP="00DF26B6">
            <w:pPr>
              <w:spacing w:after="0"/>
              <w:jc w:val="center"/>
              <w:rPr>
                <w:sz w:val="18"/>
                <w:szCs w:val="18"/>
              </w:rPr>
            </w:pPr>
            <w:r w:rsidRPr="008F5618">
              <w:rPr>
                <w:sz w:val="18"/>
                <w:szCs w:val="18"/>
              </w:rPr>
              <w:t>12</w:t>
            </w:r>
          </w:p>
        </w:tc>
        <w:tc>
          <w:tcPr>
            <w:tcW w:w="319" w:type="pct"/>
            <w:vAlign w:val="bottom"/>
          </w:tcPr>
          <w:p w:rsidR="00424E0E" w:rsidRPr="008F5618" w:rsidRDefault="00424E0E" w:rsidP="00DF26B6">
            <w:pPr>
              <w:spacing w:after="0"/>
              <w:jc w:val="center"/>
              <w:rPr>
                <w:sz w:val="18"/>
                <w:szCs w:val="18"/>
              </w:rPr>
            </w:pPr>
            <w:r w:rsidRPr="008F5618">
              <w:rPr>
                <w:sz w:val="18"/>
                <w:szCs w:val="18"/>
              </w:rPr>
              <w:t>192</w:t>
            </w:r>
          </w:p>
        </w:tc>
        <w:tc>
          <w:tcPr>
            <w:tcW w:w="407" w:type="pct"/>
            <w:vAlign w:val="center"/>
          </w:tcPr>
          <w:p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rsidR="00424E0E" w:rsidRPr="008F5618" w:rsidRDefault="00424E0E" w:rsidP="00DF26B6">
            <w:pPr>
              <w:spacing w:after="0"/>
              <w:jc w:val="center"/>
              <w:rPr>
                <w:sz w:val="18"/>
                <w:szCs w:val="18"/>
              </w:rPr>
            </w:pPr>
            <w:r w:rsidRPr="008F5618">
              <w:rPr>
                <w:sz w:val="18"/>
                <w:szCs w:val="18"/>
              </w:rPr>
              <w:t>1,741</w:t>
            </w:r>
          </w:p>
        </w:tc>
        <w:tc>
          <w:tcPr>
            <w:tcW w:w="371" w:type="pct"/>
            <w:vAlign w:val="bottom"/>
          </w:tcPr>
          <w:p w:rsidR="00424E0E" w:rsidRPr="008F5618" w:rsidRDefault="00424E0E" w:rsidP="00DF26B6">
            <w:pPr>
              <w:spacing w:after="0"/>
              <w:jc w:val="center"/>
              <w:rPr>
                <w:sz w:val="18"/>
                <w:szCs w:val="18"/>
              </w:rPr>
            </w:pPr>
            <w:r w:rsidRPr="008F5618">
              <w:rPr>
                <w:sz w:val="18"/>
                <w:szCs w:val="18"/>
              </w:rPr>
              <w:t>3,776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2009</w:t>
            </w:r>
          </w:p>
        </w:tc>
        <w:tc>
          <w:tcPr>
            <w:tcW w:w="477" w:type="pct"/>
            <w:vAlign w:val="bottom"/>
          </w:tcPr>
          <w:p w:rsidR="00424E0E" w:rsidRPr="008F5618" w:rsidRDefault="00424E0E" w:rsidP="00DF26B6">
            <w:pPr>
              <w:spacing w:after="0"/>
              <w:jc w:val="center"/>
              <w:rPr>
                <w:sz w:val="18"/>
                <w:szCs w:val="18"/>
              </w:rPr>
            </w:pPr>
            <w:r w:rsidRPr="008F5618">
              <w:rPr>
                <w:sz w:val="18"/>
                <w:szCs w:val="18"/>
              </w:rPr>
              <w:t>253</w:t>
            </w:r>
          </w:p>
        </w:tc>
        <w:tc>
          <w:tcPr>
            <w:tcW w:w="376" w:type="pct"/>
            <w:vAlign w:val="bottom"/>
          </w:tcPr>
          <w:p w:rsidR="00424E0E" w:rsidRPr="008F5618" w:rsidRDefault="00424E0E" w:rsidP="00DF26B6">
            <w:pPr>
              <w:spacing w:after="0"/>
              <w:jc w:val="center"/>
              <w:rPr>
                <w:sz w:val="18"/>
                <w:szCs w:val="18"/>
              </w:rPr>
            </w:pPr>
            <w:r w:rsidRPr="008F5618">
              <w:rPr>
                <w:sz w:val="18"/>
                <w:szCs w:val="18"/>
              </w:rPr>
              <w:t>1,049</w:t>
            </w:r>
          </w:p>
        </w:tc>
        <w:tc>
          <w:tcPr>
            <w:tcW w:w="376" w:type="pct"/>
            <w:vAlign w:val="bottom"/>
          </w:tcPr>
          <w:p w:rsidR="00424E0E" w:rsidRPr="008F5618" w:rsidRDefault="00424E0E" w:rsidP="00DF26B6">
            <w:pPr>
              <w:spacing w:after="0"/>
              <w:jc w:val="center"/>
              <w:rPr>
                <w:sz w:val="18"/>
                <w:szCs w:val="18"/>
              </w:rPr>
            </w:pPr>
            <w:r w:rsidRPr="008F5618">
              <w:rPr>
                <w:sz w:val="18"/>
                <w:szCs w:val="18"/>
              </w:rPr>
              <w:t>268</w:t>
            </w:r>
          </w:p>
        </w:tc>
        <w:tc>
          <w:tcPr>
            <w:tcW w:w="378" w:type="pct"/>
            <w:vAlign w:val="bottom"/>
          </w:tcPr>
          <w:p w:rsidR="00424E0E" w:rsidRPr="008F5618" w:rsidRDefault="00424E0E" w:rsidP="00DF26B6">
            <w:pPr>
              <w:spacing w:after="0"/>
              <w:jc w:val="center"/>
              <w:rPr>
                <w:sz w:val="18"/>
                <w:szCs w:val="18"/>
              </w:rPr>
            </w:pPr>
            <w:r w:rsidRPr="008F5618">
              <w:rPr>
                <w:sz w:val="18"/>
                <w:szCs w:val="18"/>
              </w:rPr>
              <w:t>483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02" w:type="pct"/>
            <w:vAlign w:val="bottom"/>
          </w:tcPr>
          <w:p w:rsidR="00424E0E" w:rsidRPr="008F5618" w:rsidRDefault="00424E0E" w:rsidP="00DF26B6">
            <w:pPr>
              <w:spacing w:after="0"/>
              <w:jc w:val="center"/>
              <w:rPr>
                <w:sz w:val="18"/>
                <w:szCs w:val="18"/>
              </w:rPr>
            </w:pPr>
            <w:r w:rsidRPr="008F5618">
              <w:rPr>
                <w:sz w:val="18"/>
                <w:szCs w:val="18"/>
              </w:rPr>
              <w:t>265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19</w:t>
            </w:r>
          </w:p>
        </w:tc>
        <w:tc>
          <w:tcPr>
            <w:tcW w:w="407" w:type="pct"/>
            <w:vAlign w:val="center"/>
          </w:tcPr>
          <w:p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rsidR="00424E0E" w:rsidRPr="008F5618" w:rsidRDefault="00424E0E" w:rsidP="00DF26B6">
            <w:pPr>
              <w:spacing w:after="0"/>
              <w:jc w:val="center"/>
              <w:rPr>
                <w:sz w:val="18"/>
                <w:szCs w:val="18"/>
              </w:rPr>
            </w:pPr>
            <w:r w:rsidRPr="008F5618">
              <w:rPr>
                <w:sz w:val="18"/>
                <w:szCs w:val="18"/>
              </w:rPr>
              <w:t>2,281</w:t>
            </w:r>
          </w:p>
        </w:tc>
        <w:tc>
          <w:tcPr>
            <w:tcW w:w="371" w:type="pct"/>
            <w:vAlign w:val="bottom"/>
          </w:tcPr>
          <w:p w:rsidR="00424E0E" w:rsidRPr="008F5618" w:rsidRDefault="00424E0E" w:rsidP="00DF26B6">
            <w:pPr>
              <w:spacing w:after="0"/>
              <w:jc w:val="center"/>
              <w:rPr>
                <w:sz w:val="18"/>
                <w:szCs w:val="18"/>
              </w:rPr>
            </w:pPr>
            <w:r w:rsidRPr="008F5618">
              <w:rPr>
                <w:sz w:val="18"/>
                <w:szCs w:val="18"/>
              </w:rPr>
              <w:t>4,383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2010</w:t>
            </w:r>
          </w:p>
        </w:tc>
        <w:tc>
          <w:tcPr>
            <w:tcW w:w="477" w:type="pct"/>
            <w:vAlign w:val="bottom"/>
          </w:tcPr>
          <w:p w:rsidR="00424E0E" w:rsidRPr="008F5618" w:rsidRDefault="00424E0E" w:rsidP="00DF26B6">
            <w:pPr>
              <w:spacing w:after="0"/>
              <w:jc w:val="center"/>
              <w:rPr>
                <w:sz w:val="18"/>
                <w:szCs w:val="18"/>
              </w:rPr>
            </w:pPr>
            <w:r w:rsidRPr="008F5618">
              <w:rPr>
                <w:sz w:val="18"/>
                <w:szCs w:val="18"/>
              </w:rPr>
              <w:t>632</w:t>
            </w:r>
          </w:p>
        </w:tc>
        <w:tc>
          <w:tcPr>
            <w:tcW w:w="376" w:type="pct"/>
            <w:vAlign w:val="bottom"/>
          </w:tcPr>
          <w:p w:rsidR="00424E0E" w:rsidRPr="008F5618" w:rsidRDefault="00424E0E" w:rsidP="00DF26B6">
            <w:pPr>
              <w:spacing w:after="0"/>
              <w:jc w:val="center"/>
              <w:rPr>
                <w:sz w:val="18"/>
                <w:szCs w:val="18"/>
              </w:rPr>
            </w:pPr>
            <w:r w:rsidRPr="008F5618">
              <w:rPr>
                <w:sz w:val="18"/>
                <w:szCs w:val="18"/>
              </w:rPr>
              <w:t>1,205</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692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36</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101</w:t>
            </w:r>
          </w:p>
        </w:tc>
        <w:tc>
          <w:tcPr>
            <w:tcW w:w="407" w:type="pct"/>
            <w:vAlign w:val="center"/>
          </w:tcPr>
          <w:p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rsidR="00424E0E" w:rsidRPr="008F5618" w:rsidRDefault="00424E0E" w:rsidP="00DF26B6">
            <w:pPr>
              <w:spacing w:after="0"/>
              <w:jc w:val="center"/>
              <w:rPr>
                <w:sz w:val="18"/>
                <w:szCs w:val="18"/>
              </w:rPr>
            </w:pPr>
            <w:r w:rsidRPr="008F5618">
              <w:rPr>
                <w:sz w:val="18"/>
                <w:szCs w:val="18"/>
              </w:rPr>
              <w:t>2,878</w:t>
            </w:r>
          </w:p>
        </w:tc>
        <w:tc>
          <w:tcPr>
            <w:tcW w:w="371" w:type="pct"/>
            <w:vAlign w:val="bottom"/>
          </w:tcPr>
          <w:p w:rsidR="00424E0E" w:rsidRPr="008F5618" w:rsidRDefault="00424E0E" w:rsidP="00DF26B6">
            <w:pPr>
              <w:spacing w:after="0"/>
              <w:jc w:val="center"/>
              <w:rPr>
                <w:sz w:val="18"/>
                <w:szCs w:val="18"/>
              </w:rPr>
            </w:pPr>
            <w:r w:rsidRPr="008F5618">
              <w:rPr>
                <w:sz w:val="18"/>
                <w:szCs w:val="18"/>
              </w:rPr>
              <w:t>5,417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2011</w:t>
            </w:r>
          </w:p>
        </w:tc>
        <w:tc>
          <w:tcPr>
            <w:tcW w:w="477" w:type="pct"/>
            <w:vAlign w:val="bottom"/>
          </w:tcPr>
          <w:p w:rsidR="00424E0E" w:rsidRPr="008F5618" w:rsidRDefault="00424E0E" w:rsidP="00DF26B6">
            <w:pPr>
              <w:spacing w:after="0"/>
              <w:jc w:val="center"/>
              <w:rPr>
                <w:sz w:val="18"/>
                <w:szCs w:val="18"/>
              </w:rPr>
            </w:pPr>
            <w:r w:rsidRPr="008F5618">
              <w:rPr>
                <w:sz w:val="18"/>
                <w:szCs w:val="18"/>
              </w:rPr>
              <w:t>376</w:t>
            </w:r>
          </w:p>
        </w:tc>
        <w:tc>
          <w:tcPr>
            <w:tcW w:w="376" w:type="pct"/>
            <w:vAlign w:val="bottom"/>
          </w:tcPr>
          <w:p w:rsidR="00424E0E" w:rsidRPr="008F5618" w:rsidRDefault="00424E0E" w:rsidP="00DF26B6">
            <w:pPr>
              <w:spacing w:after="0"/>
              <w:jc w:val="center"/>
              <w:rPr>
                <w:sz w:val="18"/>
                <w:szCs w:val="18"/>
              </w:rPr>
            </w:pPr>
            <w:r w:rsidRPr="008F5618">
              <w:rPr>
                <w:sz w:val="18"/>
                <w:szCs w:val="18"/>
              </w:rPr>
              <w:t>778</w:t>
            </w:r>
          </w:p>
        </w:tc>
        <w:tc>
          <w:tcPr>
            <w:tcW w:w="376"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417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25</w:t>
            </w:r>
          </w:p>
        </w:tc>
        <w:tc>
          <w:tcPr>
            <w:tcW w:w="302" w:type="pct"/>
            <w:vAlign w:val="bottom"/>
          </w:tcPr>
          <w:p w:rsidR="00424E0E" w:rsidRPr="008F5618" w:rsidRDefault="00424E0E" w:rsidP="00DF26B6">
            <w:pPr>
              <w:spacing w:after="0"/>
              <w:jc w:val="center"/>
              <w:rPr>
                <w:sz w:val="18"/>
                <w:szCs w:val="18"/>
              </w:rPr>
            </w:pPr>
            <w:r w:rsidRPr="008F5618">
              <w:rPr>
                <w:sz w:val="18"/>
                <w:szCs w:val="18"/>
              </w:rPr>
              <w:t>189</w:t>
            </w:r>
          </w:p>
        </w:tc>
        <w:tc>
          <w:tcPr>
            <w:tcW w:w="328" w:type="pct"/>
            <w:vAlign w:val="bottom"/>
          </w:tcPr>
          <w:p w:rsidR="00424E0E" w:rsidRPr="008F5618" w:rsidRDefault="00424E0E" w:rsidP="00DF26B6">
            <w:pPr>
              <w:spacing w:after="0"/>
              <w:jc w:val="center"/>
              <w:rPr>
                <w:sz w:val="18"/>
                <w:szCs w:val="18"/>
              </w:rPr>
            </w:pPr>
            <w:r w:rsidRPr="008F5618">
              <w:rPr>
                <w:sz w:val="18"/>
                <w:szCs w:val="18"/>
              </w:rPr>
              <w:t>4</w:t>
            </w:r>
          </w:p>
        </w:tc>
        <w:tc>
          <w:tcPr>
            <w:tcW w:w="319" w:type="pct"/>
            <w:vAlign w:val="bottom"/>
          </w:tcPr>
          <w:p w:rsidR="00424E0E" w:rsidRPr="008F5618" w:rsidRDefault="00424E0E" w:rsidP="00DF26B6">
            <w:pPr>
              <w:spacing w:after="0"/>
              <w:jc w:val="center"/>
              <w:rPr>
                <w:sz w:val="18"/>
                <w:szCs w:val="18"/>
              </w:rPr>
            </w:pPr>
            <w:r w:rsidRPr="008F5618">
              <w:rPr>
                <w:sz w:val="18"/>
                <w:szCs w:val="18"/>
              </w:rPr>
              <w:t>239</w:t>
            </w:r>
          </w:p>
        </w:tc>
        <w:tc>
          <w:tcPr>
            <w:tcW w:w="407" w:type="pct"/>
            <w:vAlign w:val="center"/>
          </w:tcPr>
          <w:p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rsidR="00424E0E" w:rsidRPr="008F5618" w:rsidRDefault="00424E0E" w:rsidP="00DF26B6">
            <w:pPr>
              <w:spacing w:after="0"/>
              <w:jc w:val="center"/>
              <w:rPr>
                <w:sz w:val="18"/>
                <w:szCs w:val="18"/>
              </w:rPr>
            </w:pPr>
            <w:r w:rsidRPr="008F5618">
              <w:rPr>
                <w:sz w:val="18"/>
                <w:szCs w:val="18"/>
              </w:rPr>
              <w:t>2,137</w:t>
            </w:r>
          </w:p>
        </w:tc>
        <w:tc>
          <w:tcPr>
            <w:tcW w:w="371" w:type="pct"/>
            <w:vAlign w:val="bottom"/>
          </w:tcPr>
          <w:p w:rsidR="00424E0E" w:rsidRPr="008F5618" w:rsidRDefault="00424E0E" w:rsidP="00DF26B6">
            <w:pPr>
              <w:spacing w:after="0"/>
              <w:jc w:val="center"/>
              <w:rPr>
                <w:sz w:val="18"/>
                <w:szCs w:val="18"/>
              </w:rPr>
            </w:pPr>
            <w:r w:rsidRPr="008F5618">
              <w:rPr>
                <w:sz w:val="18"/>
                <w:szCs w:val="18"/>
              </w:rPr>
              <w:t>3,937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2012</w:t>
            </w:r>
          </w:p>
        </w:tc>
        <w:tc>
          <w:tcPr>
            <w:tcW w:w="477" w:type="pct"/>
            <w:vAlign w:val="bottom"/>
          </w:tcPr>
          <w:p w:rsidR="00424E0E" w:rsidRPr="008F5618" w:rsidRDefault="00424E0E" w:rsidP="00DF26B6">
            <w:pPr>
              <w:spacing w:after="0"/>
              <w:jc w:val="center"/>
              <w:rPr>
                <w:sz w:val="18"/>
                <w:szCs w:val="18"/>
              </w:rPr>
            </w:pPr>
            <w:r w:rsidRPr="008F5618">
              <w:rPr>
                <w:sz w:val="18"/>
                <w:szCs w:val="18"/>
              </w:rPr>
              <w:t>542</w:t>
            </w:r>
          </w:p>
        </w:tc>
        <w:tc>
          <w:tcPr>
            <w:tcW w:w="376" w:type="pct"/>
            <w:vAlign w:val="bottom"/>
          </w:tcPr>
          <w:p w:rsidR="00424E0E" w:rsidRPr="008F5618" w:rsidRDefault="00424E0E" w:rsidP="00DF26B6">
            <w:pPr>
              <w:spacing w:after="0"/>
              <w:jc w:val="center"/>
              <w:rPr>
                <w:sz w:val="18"/>
                <w:szCs w:val="18"/>
              </w:rPr>
            </w:pPr>
            <w:r w:rsidRPr="008F5618">
              <w:rPr>
                <w:sz w:val="18"/>
                <w:szCs w:val="18"/>
              </w:rPr>
              <w:t>821</w:t>
            </w:r>
          </w:p>
        </w:tc>
        <w:tc>
          <w:tcPr>
            <w:tcW w:w="376" w:type="pct"/>
            <w:vAlign w:val="bottom"/>
          </w:tcPr>
          <w:p w:rsidR="00424E0E" w:rsidRPr="008F5618" w:rsidRDefault="00424E0E" w:rsidP="00DF26B6">
            <w:pPr>
              <w:spacing w:after="0"/>
              <w:jc w:val="center"/>
              <w:rPr>
                <w:sz w:val="18"/>
                <w:szCs w:val="18"/>
              </w:rPr>
            </w:pPr>
            <w:r w:rsidRPr="008F5618">
              <w:rPr>
                <w:sz w:val="18"/>
                <w:szCs w:val="18"/>
              </w:rPr>
              <w:t>348</w:t>
            </w:r>
          </w:p>
        </w:tc>
        <w:tc>
          <w:tcPr>
            <w:tcW w:w="378" w:type="pct"/>
            <w:vAlign w:val="bottom"/>
          </w:tcPr>
          <w:p w:rsidR="00424E0E" w:rsidRPr="008F5618" w:rsidRDefault="00424E0E" w:rsidP="00DF26B6">
            <w:pPr>
              <w:spacing w:after="0"/>
              <w:jc w:val="center"/>
              <w:rPr>
                <w:sz w:val="18"/>
                <w:szCs w:val="18"/>
              </w:rPr>
            </w:pPr>
            <w:r w:rsidRPr="008F5618">
              <w:rPr>
                <w:sz w:val="18"/>
                <w:szCs w:val="18"/>
              </w:rPr>
              <w:t>703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41</w:t>
            </w:r>
          </w:p>
        </w:tc>
        <w:tc>
          <w:tcPr>
            <w:tcW w:w="302" w:type="pct"/>
            <w:vAlign w:val="bottom"/>
          </w:tcPr>
          <w:p w:rsidR="00424E0E" w:rsidRPr="008F5618" w:rsidRDefault="00424E0E" w:rsidP="00DF26B6">
            <w:pPr>
              <w:spacing w:after="0"/>
              <w:jc w:val="center"/>
              <w:rPr>
                <w:sz w:val="18"/>
                <w:szCs w:val="18"/>
              </w:rPr>
            </w:pPr>
            <w:r w:rsidRPr="008F5618">
              <w:rPr>
                <w:sz w:val="18"/>
                <w:szCs w:val="18"/>
              </w:rPr>
              <w:t>169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173</w:t>
            </w:r>
          </w:p>
        </w:tc>
        <w:tc>
          <w:tcPr>
            <w:tcW w:w="407" w:type="pct"/>
            <w:vAlign w:val="center"/>
          </w:tcPr>
          <w:p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rsidR="00424E0E" w:rsidRPr="008F5618" w:rsidRDefault="00424E0E" w:rsidP="00DF26B6">
            <w:pPr>
              <w:spacing w:after="0"/>
              <w:jc w:val="center"/>
              <w:rPr>
                <w:sz w:val="18"/>
                <w:szCs w:val="18"/>
              </w:rPr>
            </w:pPr>
            <w:r w:rsidRPr="008F5618">
              <w:rPr>
                <w:sz w:val="18"/>
                <w:szCs w:val="18"/>
              </w:rPr>
              <w:t>1,908</w:t>
            </w:r>
          </w:p>
        </w:tc>
        <w:tc>
          <w:tcPr>
            <w:tcW w:w="371" w:type="pct"/>
            <w:vAlign w:val="bottom"/>
          </w:tcPr>
          <w:p w:rsidR="00424E0E" w:rsidRPr="008F5618" w:rsidRDefault="00424E0E" w:rsidP="00DF26B6">
            <w:pPr>
              <w:spacing w:after="0"/>
              <w:jc w:val="center"/>
              <w:rPr>
                <w:sz w:val="18"/>
                <w:szCs w:val="18"/>
              </w:rPr>
            </w:pPr>
            <w:r w:rsidRPr="008F5618">
              <w:rPr>
                <w:sz w:val="18"/>
                <w:szCs w:val="18"/>
              </w:rPr>
              <w:t>4,163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2013</w:t>
            </w:r>
          </w:p>
        </w:tc>
        <w:tc>
          <w:tcPr>
            <w:tcW w:w="477" w:type="pct"/>
            <w:vAlign w:val="bottom"/>
          </w:tcPr>
          <w:p w:rsidR="00424E0E" w:rsidRPr="008F5618" w:rsidRDefault="00424E0E" w:rsidP="00DF26B6">
            <w:pPr>
              <w:spacing w:after="0"/>
              <w:jc w:val="center"/>
              <w:rPr>
                <w:sz w:val="18"/>
                <w:szCs w:val="18"/>
              </w:rPr>
            </w:pPr>
            <w:r w:rsidRPr="008F5618">
              <w:rPr>
                <w:sz w:val="18"/>
                <w:szCs w:val="18"/>
              </w:rPr>
              <w:t>552</w:t>
            </w:r>
          </w:p>
        </w:tc>
        <w:tc>
          <w:tcPr>
            <w:tcW w:w="376" w:type="pct"/>
            <w:vAlign w:val="bottom"/>
          </w:tcPr>
          <w:p w:rsidR="00424E0E" w:rsidRPr="008F5618" w:rsidRDefault="00424E0E" w:rsidP="00DF26B6">
            <w:pPr>
              <w:spacing w:after="0"/>
              <w:jc w:val="center"/>
              <w:rPr>
                <w:sz w:val="18"/>
                <w:szCs w:val="18"/>
              </w:rPr>
            </w:pPr>
            <w:r w:rsidRPr="008F5618">
              <w:rPr>
                <w:sz w:val="18"/>
                <w:szCs w:val="18"/>
              </w:rPr>
              <w:t>1,754</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8" w:type="pct"/>
            <w:vAlign w:val="bottom"/>
          </w:tcPr>
          <w:p w:rsidR="00424E0E" w:rsidRPr="008F5618" w:rsidRDefault="00424E0E" w:rsidP="00DF26B6">
            <w:pPr>
              <w:spacing w:after="0"/>
              <w:jc w:val="center"/>
              <w:rPr>
                <w:sz w:val="18"/>
                <w:szCs w:val="18"/>
              </w:rPr>
            </w:pPr>
            <w:r w:rsidRPr="008F5618">
              <w:rPr>
                <w:sz w:val="18"/>
                <w:szCs w:val="18"/>
              </w:rPr>
              <w:t>793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108</w:t>
            </w:r>
          </w:p>
        </w:tc>
        <w:tc>
          <w:tcPr>
            <w:tcW w:w="302" w:type="pct"/>
            <w:vAlign w:val="bottom"/>
          </w:tcPr>
          <w:p w:rsidR="00424E0E" w:rsidRPr="008F5618" w:rsidRDefault="00424E0E" w:rsidP="00DF26B6">
            <w:pPr>
              <w:spacing w:after="0"/>
              <w:jc w:val="center"/>
              <w:rPr>
                <w:sz w:val="18"/>
                <w:szCs w:val="18"/>
              </w:rPr>
            </w:pPr>
            <w:r w:rsidRPr="008F5618">
              <w:rPr>
                <w:sz w:val="18"/>
                <w:szCs w:val="18"/>
              </w:rPr>
              <w:t>283</w:t>
            </w:r>
          </w:p>
        </w:tc>
        <w:tc>
          <w:tcPr>
            <w:tcW w:w="328" w:type="pct"/>
            <w:vAlign w:val="bottom"/>
          </w:tcPr>
          <w:p w:rsidR="00424E0E" w:rsidRPr="008F5618" w:rsidRDefault="00424E0E" w:rsidP="00DF26B6">
            <w:pPr>
              <w:spacing w:after="0"/>
              <w:jc w:val="center"/>
              <w:rPr>
                <w:sz w:val="18"/>
                <w:szCs w:val="18"/>
              </w:rPr>
            </w:pPr>
            <w:r w:rsidRPr="008F5618">
              <w:rPr>
                <w:sz w:val="18"/>
                <w:szCs w:val="18"/>
              </w:rPr>
              <w:t>32</w:t>
            </w:r>
          </w:p>
        </w:tc>
        <w:tc>
          <w:tcPr>
            <w:tcW w:w="319" w:type="pct"/>
            <w:vAlign w:val="bottom"/>
          </w:tcPr>
          <w:p w:rsidR="00424E0E" w:rsidRPr="008F5618" w:rsidRDefault="00424E0E" w:rsidP="00DF26B6">
            <w:pPr>
              <w:spacing w:after="0"/>
              <w:jc w:val="center"/>
              <w:rPr>
                <w:sz w:val="18"/>
                <w:szCs w:val="18"/>
              </w:rPr>
            </w:pPr>
            <w:r w:rsidRPr="008F5618">
              <w:rPr>
                <w:sz w:val="18"/>
                <w:szCs w:val="18"/>
              </w:rPr>
              <w:t>121</w:t>
            </w:r>
          </w:p>
        </w:tc>
        <w:tc>
          <w:tcPr>
            <w:tcW w:w="407" w:type="pct"/>
            <w:vAlign w:val="center"/>
          </w:tcPr>
          <w:p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rsidR="00424E0E" w:rsidRPr="008F5618" w:rsidRDefault="00424E0E" w:rsidP="00DF26B6">
            <w:pPr>
              <w:spacing w:after="0"/>
              <w:jc w:val="center"/>
              <w:rPr>
                <w:sz w:val="18"/>
                <w:szCs w:val="18"/>
              </w:rPr>
            </w:pPr>
            <w:r w:rsidRPr="008F5618">
              <w:rPr>
                <w:sz w:val="18"/>
                <w:szCs w:val="18"/>
              </w:rPr>
              <w:t>3,048</w:t>
            </w:r>
          </w:p>
        </w:tc>
        <w:tc>
          <w:tcPr>
            <w:tcW w:w="371" w:type="pct"/>
            <w:vAlign w:val="bottom"/>
          </w:tcPr>
          <w:p w:rsidR="00424E0E" w:rsidRPr="008F5618" w:rsidRDefault="00424E0E" w:rsidP="00DF26B6">
            <w:pPr>
              <w:spacing w:after="0"/>
              <w:jc w:val="center"/>
              <w:rPr>
                <w:sz w:val="18"/>
                <w:szCs w:val="18"/>
              </w:rPr>
            </w:pPr>
            <w:r w:rsidRPr="008F5618">
              <w:rPr>
                <w:sz w:val="18"/>
                <w:szCs w:val="18"/>
              </w:rPr>
              <w:t>6,906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2014</w:t>
            </w:r>
          </w:p>
        </w:tc>
        <w:tc>
          <w:tcPr>
            <w:tcW w:w="477" w:type="pct"/>
            <w:vAlign w:val="bottom"/>
          </w:tcPr>
          <w:p w:rsidR="00424E0E" w:rsidRPr="008F5618" w:rsidRDefault="00424E0E" w:rsidP="00DF26B6">
            <w:pPr>
              <w:spacing w:after="0"/>
              <w:jc w:val="center"/>
              <w:rPr>
                <w:sz w:val="18"/>
                <w:szCs w:val="18"/>
              </w:rPr>
            </w:pPr>
            <w:r w:rsidRPr="008F5618">
              <w:rPr>
                <w:sz w:val="18"/>
                <w:szCs w:val="18"/>
              </w:rPr>
              <w:t>566</w:t>
            </w:r>
          </w:p>
        </w:tc>
        <w:tc>
          <w:tcPr>
            <w:tcW w:w="376" w:type="pct"/>
            <w:vAlign w:val="bottom"/>
          </w:tcPr>
          <w:p w:rsidR="00424E0E" w:rsidRPr="008F5618" w:rsidRDefault="00424E0E" w:rsidP="00DF26B6">
            <w:pPr>
              <w:spacing w:after="0"/>
              <w:jc w:val="center"/>
              <w:rPr>
                <w:sz w:val="18"/>
                <w:szCs w:val="18"/>
              </w:rPr>
            </w:pPr>
            <w:r w:rsidRPr="008F5618">
              <w:rPr>
                <w:sz w:val="18"/>
                <w:szCs w:val="18"/>
              </w:rPr>
              <w:t>1,873</w:t>
            </w:r>
          </w:p>
        </w:tc>
        <w:tc>
          <w:tcPr>
            <w:tcW w:w="376" w:type="pct"/>
            <w:vAlign w:val="bottom"/>
          </w:tcPr>
          <w:p w:rsidR="00424E0E" w:rsidRPr="008F5618" w:rsidRDefault="00424E0E" w:rsidP="00DF26B6">
            <w:pPr>
              <w:spacing w:after="0"/>
              <w:jc w:val="center"/>
              <w:rPr>
                <w:sz w:val="18"/>
                <w:szCs w:val="18"/>
              </w:rPr>
            </w:pPr>
            <w:r w:rsidRPr="008F5618">
              <w:rPr>
                <w:sz w:val="18"/>
                <w:szCs w:val="18"/>
              </w:rPr>
              <w:t>399</w:t>
            </w:r>
          </w:p>
        </w:tc>
        <w:tc>
          <w:tcPr>
            <w:tcW w:w="378" w:type="pct"/>
            <w:vAlign w:val="bottom"/>
          </w:tcPr>
          <w:p w:rsidR="00424E0E" w:rsidRPr="008F5618" w:rsidRDefault="00424E0E" w:rsidP="00DF26B6">
            <w:pPr>
              <w:spacing w:after="0"/>
              <w:jc w:val="center"/>
              <w:rPr>
                <w:sz w:val="18"/>
                <w:szCs w:val="18"/>
              </w:rPr>
            </w:pPr>
            <w:r w:rsidRPr="008F5618">
              <w:rPr>
                <w:sz w:val="18"/>
                <w:szCs w:val="18"/>
              </w:rPr>
              <w:t>798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121</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188</w:t>
            </w:r>
          </w:p>
        </w:tc>
        <w:tc>
          <w:tcPr>
            <w:tcW w:w="407" w:type="pct"/>
            <w:vAlign w:val="center"/>
          </w:tcPr>
          <w:p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rsidR="00424E0E" w:rsidRPr="008F5618" w:rsidRDefault="00424E0E" w:rsidP="00DF26B6">
            <w:pPr>
              <w:spacing w:after="0"/>
              <w:jc w:val="center"/>
              <w:rPr>
                <w:sz w:val="18"/>
                <w:szCs w:val="18"/>
              </w:rPr>
            </w:pPr>
            <w:r w:rsidRPr="008F5618">
              <w:rPr>
                <w:sz w:val="18"/>
                <w:szCs w:val="18"/>
              </w:rPr>
              <w:t>4,110</w:t>
            </w:r>
          </w:p>
        </w:tc>
        <w:tc>
          <w:tcPr>
            <w:tcW w:w="371" w:type="pct"/>
            <w:vAlign w:val="bottom"/>
          </w:tcPr>
          <w:p w:rsidR="00424E0E" w:rsidRPr="008F5618" w:rsidRDefault="00424E0E" w:rsidP="00DF26B6">
            <w:pPr>
              <w:spacing w:after="0"/>
              <w:jc w:val="center"/>
              <w:rPr>
                <w:sz w:val="18"/>
                <w:szCs w:val="18"/>
              </w:rPr>
            </w:pPr>
            <w:r w:rsidRPr="008F5618">
              <w:rPr>
                <w:sz w:val="18"/>
                <w:szCs w:val="18"/>
              </w:rPr>
              <w:t>7,707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2015</w:t>
            </w:r>
          </w:p>
        </w:tc>
        <w:tc>
          <w:tcPr>
            <w:tcW w:w="477" w:type="pct"/>
            <w:vAlign w:val="bottom"/>
          </w:tcPr>
          <w:p w:rsidR="00424E0E" w:rsidRPr="008F5618" w:rsidRDefault="00424E0E" w:rsidP="00DF26B6">
            <w:pPr>
              <w:spacing w:after="0"/>
              <w:jc w:val="center"/>
              <w:rPr>
                <w:sz w:val="18"/>
                <w:szCs w:val="18"/>
              </w:rPr>
            </w:pPr>
            <w:r w:rsidRPr="008F5618">
              <w:rPr>
                <w:sz w:val="18"/>
                <w:szCs w:val="18"/>
              </w:rPr>
              <w:t>203</w:t>
            </w:r>
          </w:p>
        </w:tc>
        <w:tc>
          <w:tcPr>
            <w:tcW w:w="376" w:type="pct"/>
            <w:vAlign w:val="bottom"/>
          </w:tcPr>
          <w:p w:rsidR="00424E0E" w:rsidRPr="008F5618" w:rsidRDefault="00424E0E" w:rsidP="00DF26B6">
            <w:pPr>
              <w:spacing w:after="0"/>
              <w:jc w:val="center"/>
              <w:rPr>
                <w:sz w:val="18"/>
                <w:szCs w:val="18"/>
              </w:rPr>
            </w:pPr>
            <w:r w:rsidRPr="008F5618">
              <w:rPr>
                <w:sz w:val="18"/>
                <w:szCs w:val="18"/>
              </w:rPr>
              <w:t>470</w:t>
            </w:r>
          </w:p>
        </w:tc>
        <w:tc>
          <w:tcPr>
            <w:tcW w:w="376" w:type="pct"/>
            <w:vAlign w:val="bottom"/>
          </w:tcPr>
          <w:p w:rsidR="00424E0E" w:rsidRPr="008F5618" w:rsidRDefault="00424E0E" w:rsidP="00DF26B6">
            <w:pPr>
              <w:spacing w:after="0"/>
              <w:jc w:val="center"/>
              <w:rPr>
                <w:sz w:val="18"/>
                <w:szCs w:val="18"/>
              </w:rPr>
            </w:pPr>
            <w:r w:rsidRPr="008F5618">
              <w:rPr>
                <w:sz w:val="18"/>
                <w:szCs w:val="18"/>
              </w:rPr>
              <w:t>112</w:t>
            </w:r>
          </w:p>
        </w:tc>
        <w:tc>
          <w:tcPr>
            <w:tcW w:w="378" w:type="pct"/>
            <w:vAlign w:val="bottom"/>
          </w:tcPr>
          <w:p w:rsidR="00424E0E" w:rsidRPr="008F5618" w:rsidRDefault="00424E0E" w:rsidP="00DF26B6">
            <w:pPr>
              <w:spacing w:after="0"/>
              <w:jc w:val="center"/>
              <w:rPr>
                <w:sz w:val="18"/>
                <w:szCs w:val="18"/>
              </w:rPr>
            </w:pPr>
            <w:r w:rsidRPr="008F5618">
              <w:rPr>
                <w:sz w:val="18"/>
                <w:szCs w:val="18"/>
              </w:rPr>
              <w:t>272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24</w:t>
            </w:r>
          </w:p>
        </w:tc>
        <w:tc>
          <w:tcPr>
            <w:tcW w:w="302" w:type="pct"/>
            <w:vAlign w:val="bottom"/>
          </w:tcPr>
          <w:p w:rsidR="00424E0E" w:rsidRPr="008F5618" w:rsidRDefault="00424E0E" w:rsidP="00DF26B6">
            <w:pPr>
              <w:spacing w:after="0"/>
              <w:jc w:val="center"/>
              <w:rPr>
                <w:sz w:val="18"/>
                <w:szCs w:val="18"/>
              </w:rPr>
            </w:pPr>
            <w:r w:rsidRPr="008F5618">
              <w:rPr>
                <w:sz w:val="18"/>
                <w:szCs w:val="18"/>
              </w:rPr>
              <w:t>102</w:t>
            </w:r>
          </w:p>
        </w:tc>
        <w:tc>
          <w:tcPr>
            <w:tcW w:w="328" w:type="pct"/>
            <w:vAlign w:val="bottom"/>
          </w:tcPr>
          <w:p w:rsidR="00424E0E" w:rsidRPr="008F5618" w:rsidRDefault="00424E0E" w:rsidP="00DF26B6">
            <w:pPr>
              <w:spacing w:after="0"/>
              <w:jc w:val="center"/>
              <w:rPr>
                <w:sz w:val="18"/>
                <w:szCs w:val="18"/>
              </w:rPr>
            </w:pPr>
            <w:r w:rsidRPr="008F5618">
              <w:rPr>
                <w:sz w:val="18"/>
                <w:szCs w:val="18"/>
              </w:rPr>
              <w:t>6</w:t>
            </w:r>
          </w:p>
        </w:tc>
        <w:tc>
          <w:tcPr>
            <w:tcW w:w="319" w:type="pct"/>
            <w:vAlign w:val="bottom"/>
          </w:tcPr>
          <w:p w:rsidR="00424E0E" w:rsidRPr="008F5618" w:rsidRDefault="00424E0E" w:rsidP="00DF26B6">
            <w:pPr>
              <w:spacing w:after="0"/>
              <w:jc w:val="center"/>
              <w:rPr>
                <w:sz w:val="18"/>
                <w:szCs w:val="18"/>
              </w:rPr>
            </w:pPr>
            <w:r w:rsidRPr="008F5618">
              <w:rPr>
                <w:sz w:val="18"/>
                <w:szCs w:val="18"/>
              </w:rPr>
              <w:t>12</w:t>
            </w:r>
          </w:p>
        </w:tc>
        <w:tc>
          <w:tcPr>
            <w:tcW w:w="407" w:type="pct"/>
            <w:vAlign w:val="bottom"/>
          </w:tcPr>
          <w:p w:rsidR="00424E0E" w:rsidRDefault="00424E0E" w:rsidP="00DF26B6">
            <w:pPr>
              <w:spacing w:after="0"/>
              <w:jc w:val="center"/>
              <w:rPr>
                <w:color w:val="000000"/>
                <w:sz w:val="18"/>
                <w:szCs w:val="18"/>
              </w:rPr>
            </w:pPr>
            <w:r>
              <w:rPr>
                <w:color w:val="000000"/>
                <w:sz w:val="18"/>
                <w:szCs w:val="18"/>
              </w:rPr>
              <w:t>998</w:t>
            </w:r>
          </w:p>
        </w:tc>
        <w:tc>
          <w:tcPr>
            <w:tcW w:w="570" w:type="pct"/>
            <w:vAlign w:val="bottom"/>
          </w:tcPr>
          <w:p w:rsidR="00424E0E" w:rsidRPr="008F5618" w:rsidRDefault="00424E0E" w:rsidP="00DF26B6">
            <w:pPr>
              <w:spacing w:after="0"/>
              <w:jc w:val="center"/>
              <w:rPr>
                <w:sz w:val="18"/>
                <w:szCs w:val="18"/>
              </w:rPr>
            </w:pPr>
            <w:r w:rsidRPr="008F5618">
              <w:rPr>
                <w:sz w:val="18"/>
                <w:szCs w:val="18"/>
              </w:rPr>
              <w:t>956</w:t>
            </w:r>
          </w:p>
        </w:tc>
        <w:tc>
          <w:tcPr>
            <w:tcW w:w="371" w:type="pct"/>
            <w:vAlign w:val="bottom"/>
          </w:tcPr>
          <w:p w:rsidR="00424E0E" w:rsidRPr="008F5618" w:rsidRDefault="00424E0E" w:rsidP="00DF26B6">
            <w:pPr>
              <w:spacing w:after="0"/>
              <w:jc w:val="center"/>
              <w:rPr>
                <w:sz w:val="18"/>
                <w:szCs w:val="18"/>
              </w:rPr>
            </w:pPr>
            <w:r w:rsidRPr="008F5618">
              <w:rPr>
                <w:sz w:val="18"/>
                <w:szCs w:val="18"/>
              </w:rPr>
              <w:t>1,954</w:t>
            </w:r>
          </w:p>
        </w:tc>
      </w:tr>
      <w:tr w:rsidR="00424E0E" w:rsidTr="00DF26B6">
        <w:trPr>
          <w:trHeight w:hRule="exac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2016</w:t>
            </w:r>
          </w:p>
        </w:tc>
        <w:tc>
          <w:tcPr>
            <w:tcW w:w="477" w:type="pct"/>
            <w:vAlign w:val="bottom"/>
          </w:tcPr>
          <w:p w:rsidR="00424E0E" w:rsidRPr="008F5618" w:rsidRDefault="00424E0E" w:rsidP="00DF26B6">
            <w:pPr>
              <w:spacing w:after="0"/>
              <w:jc w:val="center"/>
              <w:rPr>
                <w:sz w:val="18"/>
                <w:szCs w:val="18"/>
              </w:rPr>
            </w:pPr>
            <w:r w:rsidRPr="008F5618">
              <w:rPr>
                <w:sz w:val="18"/>
                <w:szCs w:val="18"/>
              </w:rPr>
              <w:t>123</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6" w:type="pct"/>
            <w:vAlign w:val="bottom"/>
          </w:tcPr>
          <w:p w:rsidR="00424E0E" w:rsidRPr="008F5618" w:rsidRDefault="00424E0E" w:rsidP="00DF26B6">
            <w:pPr>
              <w:spacing w:after="0"/>
              <w:jc w:val="center"/>
              <w:rPr>
                <w:sz w:val="18"/>
                <w:szCs w:val="18"/>
              </w:rPr>
            </w:pPr>
            <w:r w:rsidRPr="008F5618">
              <w:rPr>
                <w:sz w:val="18"/>
                <w:szCs w:val="18"/>
              </w:rPr>
              <w:t>150</w:t>
            </w:r>
          </w:p>
        </w:tc>
        <w:tc>
          <w:tcPr>
            <w:tcW w:w="378" w:type="pct"/>
            <w:vAlign w:val="bottom"/>
          </w:tcPr>
          <w:p w:rsidR="00424E0E" w:rsidRPr="008F5618" w:rsidRDefault="00424E0E" w:rsidP="00DF26B6">
            <w:pPr>
              <w:spacing w:after="0"/>
              <w:jc w:val="center"/>
              <w:rPr>
                <w:sz w:val="18"/>
                <w:szCs w:val="18"/>
              </w:rPr>
            </w:pPr>
            <w:r w:rsidRPr="008F5618">
              <w:rPr>
                <w:sz w:val="18"/>
                <w:szCs w:val="18"/>
              </w:rPr>
              <w:t>429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90</w:t>
            </w:r>
          </w:p>
        </w:tc>
        <w:tc>
          <w:tcPr>
            <w:tcW w:w="302" w:type="pct"/>
            <w:vAlign w:val="bottom"/>
          </w:tcPr>
          <w:p w:rsidR="00424E0E" w:rsidRPr="008F5618" w:rsidRDefault="00424E0E" w:rsidP="00DF26B6">
            <w:pPr>
              <w:spacing w:after="0"/>
              <w:jc w:val="center"/>
              <w:rPr>
                <w:sz w:val="18"/>
                <w:szCs w:val="18"/>
              </w:rPr>
            </w:pPr>
            <w:r w:rsidRPr="008F5618">
              <w:rPr>
                <w:sz w:val="18"/>
                <w:szCs w:val="18"/>
              </w:rPr>
              <w:t>39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43</w:t>
            </w:r>
          </w:p>
        </w:tc>
        <w:tc>
          <w:tcPr>
            <w:tcW w:w="407" w:type="pct"/>
            <w:vAlign w:val="bottom"/>
          </w:tcPr>
          <w:p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rsidR="00424E0E" w:rsidRPr="008F5618" w:rsidRDefault="00424E0E" w:rsidP="00DF26B6">
            <w:pPr>
              <w:spacing w:after="0"/>
              <w:jc w:val="center"/>
              <w:rPr>
                <w:sz w:val="18"/>
                <w:szCs w:val="18"/>
              </w:rPr>
            </w:pPr>
            <w:r w:rsidRPr="008F5618">
              <w:rPr>
                <w:sz w:val="18"/>
                <w:szCs w:val="18"/>
              </w:rPr>
              <w:t>948</w:t>
            </w:r>
          </w:p>
        </w:tc>
        <w:tc>
          <w:tcPr>
            <w:tcW w:w="371" w:type="pct"/>
            <w:vAlign w:val="bottom"/>
          </w:tcPr>
          <w:p w:rsidR="00424E0E" w:rsidRPr="008F5618" w:rsidRDefault="00424E0E" w:rsidP="00DF26B6">
            <w:pPr>
              <w:spacing w:after="0"/>
              <w:jc w:val="center"/>
              <w:rPr>
                <w:sz w:val="18"/>
                <w:szCs w:val="18"/>
              </w:rPr>
            </w:pPr>
            <w:r w:rsidRPr="008F5618">
              <w:rPr>
                <w:sz w:val="18"/>
                <w:szCs w:val="18"/>
              </w:rPr>
              <w:t>2,466</w:t>
            </w:r>
          </w:p>
        </w:tc>
      </w:tr>
      <w:tr w:rsidR="00424E0E" w:rsidTr="00DF26B6">
        <w:trPr>
          <w:trHeight w:hRule="exact" w:val="331"/>
          <w:jc w:val="center"/>
        </w:trPr>
        <w:tc>
          <w:tcPr>
            <w:tcW w:w="340" w:type="pct"/>
            <w:tcBorders>
              <w:bottom w:val="single" w:sz="4" w:space="0" w:color="auto"/>
            </w:tcBorders>
            <w:shd w:val="clear" w:color="auto" w:fill="auto"/>
            <w:vAlign w:val="center"/>
          </w:tcPr>
          <w:p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424E0E" w:rsidRDefault="00424E0E" w:rsidP="00DF26B6">
            <w:pPr>
              <w:spacing w:after="0"/>
              <w:jc w:val="center"/>
              <w:rPr>
                <w:sz w:val="18"/>
                <w:szCs w:val="18"/>
              </w:rPr>
            </w:pPr>
            <w:r>
              <w:rPr>
                <w:sz w:val="18"/>
                <w:szCs w:val="18"/>
              </w:rPr>
              <w:t>2,425</w:t>
            </w:r>
          </w:p>
        </w:tc>
      </w:tr>
      <w:tr w:rsidR="00424E0E"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4,059</w:t>
            </w:r>
          </w:p>
        </w:tc>
      </w:tr>
    </w:tbl>
    <w:p w:rsidR="00424E0E" w:rsidRDefault="00424E0E" w:rsidP="00424E0E"/>
    <w:p w:rsidR="00424E0E" w:rsidRDefault="00424E0E" w:rsidP="00424E0E">
      <w:pPr>
        <w:pStyle w:val="Cover-ReptTitle"/>
      </w:pPr>
      <w:r>
        <w:br w:type="page"/>
      </w:r>
    </w:p>
    <w:p w:rsidR="00424E0E" w:rsidRDefault="00565BD9" w:rsidP="00565BD9">
      <w:pPr>
        <w:pStyle w:val="Caption"/>
      </w:pPr>
      <w:bookmarkStart w:id="106" w:name="_Toc516752360"/>
      <w:r>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6</w:t>
      </w:r>
      <w:r w:rsidR="008667D6">
        <w:rPr>
          <w:noProof/>
        </w:rPr>
        <w:fldChar w:fldCharType="end"/>
      </w:r>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06"/>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rsidTr="00DF26B6">
        <w:trPr>
          <w:trHeight w:val="259"/>
        </w:trPr>
        <w:tc>
          <w:tcPr>
            <w:tcW w:w="616" w:type="pct"/>
            <w:tcBorders>
              <w:top w:val="single" w:sz="4" w:space="0" w:color="auto"/>
            </w:tcBorders>
            <w:vAlign w:val="bottom"/>
          </w:tcPr>
          <w:p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rsidTr="00DF26B6">
        <w:trPr>
          <w:trHeight w:val="259"/>
        </w:trPr>
        <w:tc>
          <w:tcPr>
            <w:tcW w:w="616" w:type="pct"/>
            <w:vAlign w:val="bottom"/>
          </w:tcPr>
          <w:p w:rsidR="00424E0E" w:rsidRPr="00510EFC" w:rsidRDefault="00424E0E" w:rsidP="00DF26B6">
            <w:pPr>
              <w:tabs>
                <w:tab w:val="left" w:pos="1267"/>
              </w:tabs>
              <w:spacing w:after="0"/>
              <w:jc w:val="left"/>
              <w:rPr>
                <w:sz w:val="20"/>
                <w:szCs w:val="20"/>
              </w:rPr>
            </w:pPr>
          </w:p>
        </w:tc>
        <w:tc>
          <w:tcPr>
            <w:tcW w:w="530" w:type="pct"/>
          </w:tcPr>
          <w:p w:rsidR="00424E0E" w:rsidRPr="00510EFC" w:rsidRDefault="00424E0E" w:rsidP="00DF26B6">
            <w:pPr>
              <w:tabs>
                <w:tab w:val="left" w:pos="1267"/>
              </w:tabs>
              <w:spacing w:after="0"/>
              <w:jc w:val="left"/>
              <w:rPr>
                <w:sz w:val="20"/>
                <w:szCs w:val="20"/>
              </w:rPr>
            </w:pPr>
          </w:p>
        </w:tc>
        <w:tc>
          <w:tcPr>
            <w:tcW w:w="472" w:type="pct"/>
            <w:vAlign w:val="bottom"/>
          </w:tcPr>
          <w:p w:rsidR="00424E0E" w:rsidRPr="00510EFC" w:rsidRDefault="00424E0E" w:rsidP="00DF26B6">
            <w:pPr>
              <w:tabs>
                <w:tab w:val="left" w:pos="1267"/>
              </w:tabs>
              <w:spacing w:after="0"/>
              <w:jc w:val="center"/>
              <w:rPr>
                <w:sz w:val="20"/>
                <w:szCs w:val="20"/>
              </w:rPr>
            </w:pPr>
          </w:p>
        </w:tc>
        <w:tc>
          <w:tcPr>
            <w:tcW w:w="475" w:type="pct"/>
            <w:vAlign w:val="bottom"/>
          </w:tcPr>
          <w:p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rsidR="00424E0E" w:rsidRPr="00510EFC" w:rsidRDefault="00424E0E" w:rsidP="00DF26B6">
            <w:pPr>
              <w:tabs>
                <w:tab w:val="left" w:pos="1267"/>
              </w:tabs>
              <w:spacing w:after="0"/>
              <w:jc w:val="center"/>
              <w:rPr>
                <w:sz w:val="20"/>
                <w:szCs w:val="20"/>
              </w:rPr>
            </w:pPr>
          </w:p>
        </w:tc>
        <w:tc>
          <w:tcPr>
            <w:tcW w:w="607"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rsidR="00424E0E" w:rsidRPr="00510EFC" w:rsidRDefault="00424E0E" w:rsidP="00DF26B6">
            <w:pPr>
              <w:tabs>
                <w:tab w:val="left" w:pos="1267"/>
              </w:tabs>
              <w:spacing w:after="0"/>
              <w:jc w:val="center"/>
              <w:rPr>
                <w:sz w:val="20"/>
                <w:szCs w:val="20"/>
              </w:rPr>
            </w:pPr>
          </w:p>
        </w:tc>
        <w:tc>
          <w:tcPr>
            <w:tcW w:w="449"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r>
      <w:tr w:rsidR="00424E0E" w:rsidTr="00DF26B6">
        <w:trPr>
          <w:trHeight w:val="259"/>
        </w:trPr>
        <w:tc>
          <w:tcPr>
            <w:tcW w:w="616" w:type="pct"/>
            <w:tcBorders>
              <w:bottom w:val="single" w:sz="4" w:space="0" w:color="auto"/>
            </w:tcBorders>
            <w:vAlign w:val="bottom"/>
          </w:tcPr>
          <w:p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rsidTr="00DF26B6">
        <w:trPr>
          <w:trHeight w:val="259"/>
        </w:trPr>
        <w:tc>
          <w:tcPr>
            <w:tcW w:w="616" w:type="pct"/>
            <w:tcBorders>
              <w:top w:val="single" w:sz="4" w:space="0" w:color="auto"/>
            </w:tcBorders>
            <w:vAlign w:val="bottom"/>
          </w:tcPr>
          <w:p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3,643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39,450</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4,033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56,808</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3,685</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72,196</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5,439</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rsidR="00424E0E" w:rsidRPr="00510EFC" w:rsidRDefault="00424E0E" w:rsidP="00DF26B6">
            <w:pPr>
              <w:spacing w:after="0"/>
              <w:jc w:val="center"/>
              <w:rPr>
                <w:sz w:val="20"/>
                <w:szCs w:val="20"/>
              </w:rPr>
            </w:pPr>
            <w:r w:rsidRPr="00510EFC">
              <w:rPr>
                <w:sz w:val="20"/>
                <w:szCs w:val="20"/>
              </w:rPr>
              <w:t>41,713</w:t>
            </w:r>
          </w:p>
        </w:tc>
        <w:tc>
          <w:tcPr>
            <w:tcW w:w="472" w:type="pct"/>
            <w:vAlign w:val="bottom"/>
          </w:tcPr>
          <w:p w:rsidR="00424E0E" w:rsidRPr="00510EFC" w:rsidRDefault="00424E0E" w:rsidP="00DF26B6">
            <w:pPr>
              <w:spacing w:after="0"/>
              <w:jc w:val="center"/>
              <w:rPr>
                <w:sz w:val="20"/>
                <w:szCs w:val="20"/>
              </w:rPr>
            </w:pPr>
            <w:r w:rsidRPr="00510EFC">
              <w:rPr>
                <w:sz w:val="20"/>
                <w:szCs w:val="20"/>
              </w:rPr>
              <w:t>2,283</w:t>
            </w:r>
          </w:p>
        </w:tc>
        <w:tc>
          <w:tcPr>
            <w:tcW w:w="475" w:type="pct"/>
            <w:vAlign w:val="bottom"/>
          </w:tcPr>
          <w:p w:rsidR="00424E0E" w:rsidRPr="00510EFC" w:rsidRDefault="00424E0E" w:rsidP="00DF26B6">
            <w:pPr>
              <w:spacing w:after="0"/>
              <w:jc w:val="center"/>
              <w:rPr>
                <w:sz w:val="20"/>
                <w:szCs w:val="20"/>
              </w:rPr>
            </w:pPr>
            <w:r w:rsidRPr="00510EFC">
              <w:rPr>
                <w:sz w:val="20"/>
                <w:szCs w:val="20"/>
              </w:rPr>
              <w:t>79,013</w:t>
            </w:r>
          </w:p>
        </w:tc>
        <w:tc>
          <w:tcPr>
            <w:tcW w:w="489" w:type="pct"/>
            <w:vAlign w:val="bottom"/>
          </w:tcPr>
          <w:p w:rsidR="00424E0E" w:rsidRPr="00510EFC" w:rsidRDefault="00424E0E" w:rsidP="00DF26B6">
            <w:pPr>
              <w:spacing w:after="0"/>
              <w:jc w:val="center"/>
              <w:rPr>
                <w:sz w:val="20"/>
                <w:szCs w:val="20"/>
              </w:rPr>
            </w:pPr>
            <w:r w:rsidRPr="00510EFC">
              <w:rPr>
                <w:sz w:val="20"/>
                <w:szCs w:val="20"/>
              </w:rPr>
              <w:t>431</w:t>
            </w:r>
          </w:p>
        </w:tc>
        <w:tc>
          <w:tcPr>
            <w:tcW w:w="599" w:type="pct"/>
            <w:vAlign w:val="bottom"/>
          </w:tcPr>
          <w:p w:rsidR="00424E0E" w:rsidRPr="00510EFC" w:rsidRDefault="00424E0E" w:rsidP="00DF26B6">
            <w:pPr>
              <w:spacing w:after="0"/>
              <w:jc w:val="center"/>
              <w:rPr>
                <w:sz w:val="20"/>
                <w:szCs w:val="20"/>
              </w:rPr>
            </w:pPr>
            <w:r w:rsidRPr="00510EFC">
              <w:rPr>
                <w:sz w:val="20"/>
                <w:szCs w:val="20"/>
              </w:rPr>
              <w:t>5,629</w:t>
            </w:r>
          </w:p>
        </w:tc>
        <w:tc>
          <w:tcPr>
            <w:tcW w:w="607" w:type="pct"/>
            <w:vAlign w:val="bottom"/>
          </w:tcPr>
          <w:p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rsidR="00424E0E" w:rsidRPr="00510EFC" w:rsidRDefault="00424E0E" w:rsidP="00DF26B6">
            <w:pPr>
              <w:spacing w:after="0"/>
              <w:jc w:val="center"/>
              <w:rPr>
                <w:sz w:val="20"/>
                <w:szCs w:val="20"/>
              </w:rPr>
            </w:pPr>
            <w:r w:rsidRPr="00510EFC">
              <w:rPr>
                <w:sz w:val="20"/>
                <w:szCs w:val="20"/>
              </w:rPr>
              <w:t>83,729</w:t>
            </w:r>
          </w:p>
        </w:tc>
        <w:tc>
          <w:tcPr>
            <w:tcW w:w="449" w:type="pct"/>
            <w:vAlign w:val="bottom"/>
          </w:tcPr>
          <w:p w:rsidR="00424E0E" w:rsidRPr="00510EFC" w:rsidRDefault="00424E0E" w:rsidP="00DF26B6">
            <w:pPr>
              <w:spacing w:after="0"/>
              <w:jc w:val="center"/>
              <w:rPr>
                <w:sz w:val="20"/>
                <w:szCs w:val="20"/>
              </w:rPr>
            </w:pPr>
            <w:r w:rsidRPr="00510EFC">
              <w:rPr>
                <w:sz w:val="20"/>
                <w:szCs w:val="20"/>
              </w:rPr>
              <w:t>212,798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rsidR="00424E0E" w:rsidRPr="00510EFC" w:rsidRDefault="00424E0E" w:rsidP="00DF26B6">
            <w:pPr>
              <w:spacing w:after="0"/>
              <w:jc w:val="center"/>
              <w:rPr>
                <w:sz w:val="20"/>
                <w:szCs w:val="20"/>
              </w:rPr>
            </w:pPr>
            <w:r w:rsidRPr="00510EFC">
              <w:rPr>
                <w:sz w:val="20"/>
                <w:szCs w:val="20"/>
              </w:rPr>
              <w:t>78,371</w:t>
            </w:r>
          </w:p>
        </w:tc>
        <w:tc>
          <w:tcPr>
            <w:tcW w:w="472" w:type="pct"/>
            <w:vAlign w:val="bottom"/>
          </w:tcPr>
          <w:p w:rsidR="00424E0E" w:rsidRPr="00510EFC" w:rsidRDefault="00424E0E" w:rsidP="00DF26B6">
            <w:pPr>
              <w:spacing w:after="0"/>
              <w:jc w:val="center"/>
              <w:rPr>
                <w:sz w:val="20"/>
                <w:szCs w:val="20"/>
              </w:rPr>
            </w:pPr>
            <w:r w:rsidRPr="00510EFC">
              <w:rPr>
                <w:sz w:val="20"/>
                <w:szCs w:val="20"/>
              </w:rPr>
              <w:t>3,430</w:t>
            </w:r>
          </w:p>
        </w:tc>
        <w:tc>
          <w:tcPr>
            <w:tcW w:w="475" w:type="pct"/>
            <w:vAlign w:val="bottom"/>
          </w:tcPr>
          <w:p w:rsidR="00424E0E" w:rsidRPr="00510EFC" w:rsidRDefault="00424E0E" w:rsidP="00DF26B6">
            <w:pPr>
              <w:spacing w:after="0"/>
              <w:jc w:val="center"/>
              <w:rPr>
                <w:sz w:val="20"/>
                <w:szCs w:val="20"/>
              </w:rPr>
            </w:pPr>
            <w:r w:rsidRPr="00510EFC">
              <w:rPr>
                <w:sz w:val="20"/>
                <w:szCs w:val="20"/>
              </w:rPr>
              <w:t>40,308</w:t>
            </w:r>
          </w:p>
        </w:tc>
        <w:tc>
          <w:tcPr>
            <w:tcW w:w="489" w:type="pct"/>
            <w:vAlign w:val="bottom"/>
          </w:tcPr>
          <w:p w:rsidR="00424E0E" w:rsidRPr="00510EFC" w:rsidRDefault="00424E0E" w:rsidP="00DF26B6">
            <w:pPr>
              <w:spacing w:after="0"/>
              <w:jc w:val="center"/>
              <w:rPr>
                <w:sz w:val="20"/>
                <w:szCs w:val="20"/>
              </w:rPr>
            </w:pPr>
            <w:r w:rsidRPr="00510EFC">
              <w:rPr>
                <w:sz w:val="20"/>
                <w:szCs w:val="20"/>
              </w:rPr>
              <w:t>3,222</w:t>
            </w:r>
          </w:p>
        </w:tc>
        <w:tc>
          <w:tcPr>
            <w:tcW w:w="599" w:type="pct"/>
            <w:vAlign w:val="bottom"/>
          </w:tcPr>
          <w:p w:rsidR="00424E0E" w:rsidRPr="00510EFC" w:rsidRDefault="00424E0E" w:rsidP="00DF26B6">
            <w:pPr>
              <w:spacing w:after="0"/>
              <w:jc w:val="center"/>
              <w:rPr>
                <w:sz w:val="20"/>
                <w:szCs w:val="20"/>
              </w:rPr>
            </w:pPr>
            <w:r w:rsidRPr="00510EFC">
              <w:rPr>
                <w:sz w:val="20"/>
                <w:szCs w:val="20"/>
              </w:rPr>
              <w:t>4,659</w:t>
            </w:r>
          </w:p>
        </w:tc>
        <w:tc>
          <w:tcPr>
            <w:tcW w:w="607" w:type="pct"/>
            <w:vAlign w:val="bottom"/>
          </w:tcPr>
          <w:p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rsidR="00424E0E" w:rsidRPr="00510EFC" w:rsidRDefault="00424E0E" w:rsidP="00DF26B6">
            <w:pPr>
              <w:spacing w:after="0"/>
              <w:jc w:val="center"/>
              <w:rPr>
                <w:sz w:val="20"/>
                <w:szCs w:val="20"/>
              </w:rPr>
            </w:pPr>
            <w:r w:rsidRPr="00510EFC">
              <w:rPr>
                <w:sz w:val="20"/>
                <w:szCs w:val="20"/>
              </w:rPr>
              <w:t>249,320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rsidR="00424E0E" w:rsidRPr="00510EFC" w:rsidRDefault="00424E0E" w:rsidP="00DF26B6">
            <w:pPr>
              <w:spacing w:after="0"/>
              <w:jc w:val="center"/>
              <w:rPr>
                <w:sz w:val="20"/>
                <w:szCs w:val="20"/>
              </w:rPr>
            </w:pPr>
            <w:r w:rsidRPr="00510EFC">
              <w:rPr>
                <w:sz w:val="20"/>
                <w:szCs w:val="20"/>
              </w:rPr>
              <w:t>97,039</w:t>
            </w:r>
          </w:p>
        </w:tc>
        <w:tc>
          <w:tcPr>
            <w:tcW w:w="472" w:type="pct"/>
            <w:vAlign w:val="bottom"/>
          </w:tcPr>
          <w:p w:rsidR="00424E0E" w:rsidRPr="00510EFC" w:rsidRDefault="00424E0E" w:rsidP="00DF26B6">
            <w:pPr>
              <w:spacing w:after="0"/>
              <w:jc w:val="center"/>
              <w:rPr>
                <w:sz w:val="20"/>
                <w:szCs w:val="20"/>
              </w:rPr>
            </w:pPr>
            <w:r w:rsidRPr="00510EFC">
              <w:rPr>
                <w:sz w:val="20"/>
                <w:szCs w:val="20"/>
              </w:rPr>
              <w:t>26,352</w:t>
            </w:r>
          </w:p>
        </w:tc>
        <w:tc>
          <w:tcPr>
            <w:tcW w:w="475" w:type="pct"/>
            <w:vAlign w:val="bottom"/>
          </w:tcPr>
          <w:p w:rsidR="00424E0E" w:rsidRPr="00510EFC" w:rsidRDefault="00424E0E" w:rsidP="00DF26B6">
            <w:pPr>
              <w:spacing w:after="0"/>
              <w:jc w:val="center"/>
              <w:rPr>
                <w:sz w:val="20"/>
                <w:szCs w:val="20"/>
              </w:rPr>
            </w:pPr>
            <w:r w:rsidRPr="00510EFC">
              <w:rPr>
                <w:sz w:val="20"/>
                <w:szCs w:val="20"/>
              </w:rPr>
              <w:t>86,198</w:t>
            </w:r>
          </w:p>
        </w:tc>
        <w:tc>
          <w:tcPr>
            <w:tcW w:w="489" w:type="pct"/>
            <w:vAlign w:val="bottom"/>
          </w:tcPr>
          <w:p w:rsidR="00424E0E" w:rsidRPr="00510EFC" w:rsidRDefault="00424E0E" w:rsidP="00DF26B6">
            <w:pPr>
              <w:spacing w:after="0"/>
              <w:jc w:val="center"/>
              <w:rPr>
                <w:sz w:val="20"/>
                <w:szCs w:val="20"/>
              </w:rPr>
            </w:pPr>
            <w:r w:rsidRPr="00510EFC">
              <w:rPr>
                <w:sz w:val="20"/>
                <w:szCs w:val="20"/>
              </w:rPr>
              <w:t>19,018</w:t>
            </w:r>
          </w:p>
        </w:tc>
        <w:tc>
          <w:tcPr>
            <w:tcW w:w="599" w:type="pct"/>
            <w:vAlign w:val="bottom"/>
          </w:tcPr>
          <w:p w:rsidR="00424E0E" w:rsidRPr="00510EFC" w:rsidRDefault="00424E0E" w:rsidP="00DF26B6">
            <w:pPr>
              <w:spacing w:after="0"/>
              <w:jc w:val="center"/>
              <w:rPr>
                <w:sz w:val="20"/>
                <w:szCs w:val="20"/>
              </w:rPr>
            </w:pPr>
            <w:r w:rsidRPr="00510EFC">
              <w:rPr>
                <w:sz w:val="20"/>
                <w:szCs w:val="20"/>
              </w:rPr>
              <w:t>14,786</w:t>
            </w:r>
          </w:p>
        </w:tc>
        <w:tc>
          <w:tcPr>
            <w:tcW w:w="607" w:type="pct"/>
            <w:vAlign w:val="bottom"/>
          </w:tcPr>
          <w:p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rsidR="00424E0E" w:rsidRPr="00510EFC" w:rsidRDefault="00424E0E" w:rsidP="00DF26B6">
            <w:pPr>
              <w:spacing w:after="0"/>
              <w:jc w:val="center"/>
              <w:rPr>
                <w:sz w:val="20"/>
                <w:szCs w:val="20"/>
              </w:rPr>
            </w:pPr>
            <w:r w:rsidRPr="00510EFC">
              <w:rPr>
                <w:sz w:val="20"/>
                <w:szCs w:val="20"/>
              </w:rPr>
              <w:t>96,343</w:t>
            </w:r>
          </w:p>
        </w:tc>
        <w:tc>
          <w:tcPr>
            <w:tcW w:w="449" w:type="pct"/>
            <w:vAlign w:val="bottom"/>
          </w:tcPr>
          <w:p w:rsidR="00424E0E" w:rsidRPr="00510EFC" w:rsidRDefault="00424E0E" w:rsidP="00DF26B6">
            <w:pPr>
              <w:spacing w:after="0"/>
              <w:jc w:val="center"/>
              <w:rPr>
                <w:sz w:val="20"/>
                <w:szCs w:val="20"/>
              </w:rPr>
            </w:pPr>
            <w:r w:rsidRPr="00510EFC">
              <w:rPr>
                <w:sz w:val="20"/>
                <w:szCs w:val="20"/>
              </w:rPr>
              <w:t>339,736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rsidR="00424E0E" w:rsidRPr="00510EFC" w:rsidRDefault="00424E0E" w:rsidP="00DF26B6">
            <w:pPr>
              <w:spacing w:after="0"/>
              <w:jc w:val="center"/>
              <w:rPr>
                <w:sz w:val="20"/>
                <w:szCs w:val="20"/>
              </w:rPr>
            </w:pPr>
            <w:r w:rsidRPr="00510EFC">
              <w:rPr>
                <w:sz w:val="20"/>
                <w:szCs w:val="20"/>
              </w:rPr>
              <w:t>45,041</w:t>
            </w:r>
          </w:p>
        </w:tc>
        <w:tc>
          <w:tcPr>
            <w:tcW w:w="472" w:type="pct"/>
            <w:vAlign w:val="bottom"/>
          </w:tcPr>
          <w:p w:rsidR="00424E0E" w:rsidRPr="00510EFC" w:rsidRDefault="00424E0E" w:rsidP="00DF26B6">
            <w:pPr>
              <w:spacing w:after="0"/>
              <w:jc w:val="center"/>
              <w:rPr>
                <w:sz w:val="20"/>
                <w:szCs w:val="20"/>
              </w:rPr>
            </w:pPr>
            <w:r w:rsidRPr="00510EFC">
              <w:rPr>
                <w:sz w:val="20"/>
                <w:szCs w:val="20"/>
              </w:rPr>
              <w:t>1,853</w:t>
            </w:r>
          </w:p>
        </w:tc>
        <w:tc>
          <w:tcPr>
            <w:tcW w:w="475" w:type="pct"/>
            <w:vAlign w:val="bottom"/>
          </w:tcPr>
          <w:p w:rsidR="00424E0E" w:rsidRPr="00510EFC" w:rsidRDefault="00424E0E" w:rsidP="00DF26B6">
            <w:pPr>
              <w:spacing w:after="0"/>
              <w:jc w:val="center"/>
              <w:rPr>
                <w:sz w:val="20"/>
                <w:szCs w:val="20"/>
              </w:rPr>
            </w:pPr>
            <w:r w:rsidRPr="00510EFC">
              <w:rPr>
                <w:sz w:val="20"/>
                <w:szCs w:val="20"/>
              </w:rPr>
              <w:t>56,820</w:t>
            </w:r>
          </w:p>
        </w:tc>
        <w:tc>
          <w:tcPr>
            <w:tcW w:w="489" w:type="pct"/>
            <w:vAlign w:val="bottom"/>
          </w:tcPr>
          <w:p w:rsidR="00424E0E" w:rsidRPr="00510EFC" w:rsidRDefault="00424E0E" w:rsidP="00DF26B6">
            <w:pPr>
              <w:spacing w:after="0"/>
              <w:jc w:val="center"/>
              <w:rPr>
                <w:sz w:val="20"/>
                <w:szCs w:val="20"/>
              </w:rPr>
            </w:pPr>
            <w:r w:rsidRPr="00510EFC">
              <w:rPr>
                <w:sz w:val="20"/>
                <w:szCs w:val="20"/>
              </w:rPr>
              <w:t>7,857</w:t>
            </w:r>
          </w:p>
        </w:tc>
        <w:tc>
          <w:tcPr>
            <w:tcW w:w="599" w:type="pct"/>
            <w:vAlign w:val="bottom"/>
          </w:tcPr>
          <w:p w:rsidR="00424E0E" w:rsidRPr="00510EFC" w:rsidRDefault="00424E0E" w:rsidP="00DF26B6">
            <w:pPr>
              <w:spacing w:after="0"/>
              <w:jc w:val="center"/>
              <w:rPr>
                <w:sz w:val="20"/>
                <w:szCs w:val="20"/>
              </w:rPr>
            </w:pPr>
            <w:r w:rsidRPr="00510EFC">
              <w:rPr>
                <w:sz w:val="20"/>
                <w:szCs w:val="20"/>
              </w:rPr>
              <w:t>13,835</w:t>
            </w:r>
          </w:p>
        </w:tc>
        <w:tc>
          <w:tcPr>
            <w:tcW w:w="607" w:type="pct"/>
            <w:vAlign w:val="bottom"/>
          </w:tcPr>
          <w:p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rsidR="00424E0E" w:rsidRPr="00510EFC" w:rsidRDefault="00424E0E" w:rsidP="00DF26B6">
            <w:pPr>
              <w:spacing w:after="0"/>
              <w:jc w:val="center"/>
              <w:rPr>
                <w:sz w:val="20"/>
                <w:szCs w:val="20"/>
              </w:rPr>
            </w:pPr>
            <w:r w:rsidRPr="00510EFC">
              <w:rPr>
                <w:sz w:val="20"/>
                <w:szCs w:val="20"/>
              </w:rPr>
              <w:t>55,710</w:t>
            </w:r>
          </w:p>
        </w:tc>
        <w:tc>
          <w:tcPr>
            <w:tcW w:w="449" w:type="pct"/>
            <w:vAlign w:val="bottom"/>
          </w:tcPr>
          <w:p w:rsidR="00424E0E" w:rsidRPr="00510EFC" w:rsidRDefault="00424E0E" w:rsidP="00DF26B6">
            <w:pPr>
              <w:spacing w:after="0"/>
              <w:jc w:val="center"/>
              <w:rPr>
                <w:sz w:val="20"/>
                <w:szCs w:val="20"/>
              </w:rPr>
            </w:pPr>
            <w:r w:rsidRPr="00510EFC">
              <w:rPr>
                <w:sz w:val="20"/>
                <w:szCs w:val="20"/>
              </w:rPr>
              <w:t>181,116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rsidR="00424E0E" w:rsidRPr="00510EFC" w:rsidRDefault="00424E0E" w:rsidP="00DF26B6">
            <w:pPr>
              <w:spacing w:after="0"/>
              <w:jc w:val="center"/>
              <w:rPr>
                <w:sz w:val="20"/>
                <w:szCs w:val="20"/>
              </w:rPr>
            </w:pPr>
            <w:r w:rsidRPr="00510EFC">
              <w:rPr>
                <w:sz w:val="20"/>
                <w:szCs w:val="20"/>
              </w:rPr>
              <w:t>24,779</w:t>
            </w:r>
          </w:p>
        </w:tc>
        <w:tc>
          <w:tcPr>
            <w:tcW w:w="472" w:type="pct"/>
            <w:vAlign w:val="bottom"/>
          </w:tcPr>
          <w:p w:rsidR="00424E0E" w:rsidRPr="00510EFC" w:rsidRDefault="00424E0E" w:rsidP="00DF26B6">
            <w:pPr>
              <w:spacing w:after="0"/>
              <w:jc w:val="center"/>
              <w:rPr>
                <w:sz w:val="20"/>
                <w:szCs w:val="20"/>
              </w:rPr>
            </w:pPr>
            <w:r w:rsidRPr="00510EFC">
              <w:rPr>
                <w:sz w:val="20"/>
                <w:szCs w:val="20"/>
              </w:rPr>
              <w:t>220</w:t>
            </w:r>
          </w:p>
        </w:tc>
        <w:tc>
          <w:tcPr>
            <w:tcW w:w="475" w:type="pct"/>
            <w:vAlign w:val="bottom"/>
          </w:tcPr>
          <w:p w:rsidR="00424E0E" w:rsidRPr="00510EFC" w:rsidRDefault="00424E0E" w:rsidP="00DF26B6">
            <w:pPr>
              <w:spacing w:after="0"/>
              <w:jc w:val="center"/>
              <w:rPr>
                <w:sz w:val="20"/>
                <w:szCs w:val="20"/>
              </w:rPr>
            </w:pPr>
            <w:r w:rsidRPr="00510EFC">
              <w:rPr>
                <w:sz w:val="20"/>
                <w:szCs w:val="20"/>
              </w:rPr>
              <w:t>17,069</w:t>
            </w:r>
          </w:p>
        </w:tc>
        <w:tc>
          <w:tcPr>
            <w:tcW w:w="489" w:type="pct"/>
            <w:vAlign w:val="bottom"/>
          </w:tcPr>
          <w:p w:rsidR="00424E0E" w:rsidRPr="00510EFC" w:rsidRDefault="00424E0E" w:rsidP="00DF26B6">
            <w:pPr>
              <w:spacing w:after="0"/>
              <w:jc w:val="center"/>
              <w:rPr>
                <w:sz w:val="20"/>
                <w:szCs w:val="20"/>
              </w:rPr>
            </w:pPr>
            <w:r w:rsidRPr="00510EFC">
              <w:rPr>
                <w:sz w:val="20"/>
                <w:szCs w:val="20"/>
              </w:rPr>
              <w:t>2,461</w:t>
            </w:r>
          </w:p>
        </w:tc>
        <w:tc>
          <w:tcPr>
            <w:tcW w:w="599" w:type="pct"/>
            <w:vAlign w:val="bottom"/>
          </w:tcPr>
          <w:p w:rsidR="00424E0E" w:rsidRPr="00510EFC" w:rsidRDefault="00424E0E" w:rsidP="00DF26B6">
            <w:pPr>
              <w:spacing w:after="0"/>
              <w:jc w:val="center"/>
              <w:rPr>
                <w:sz w:val="20"/>
                <w:szCs w:val="20"/>
              </w:rPr>
            </w:pPr>
            <w:r w:rsidRPr="00510EFC">
              <w:rPr>
                <w:sz w:val="20"/>
                <w:szCs w:val="20"/>
              </w:rPr>
              <w:t>5,119</w:t>
            </w:r>
          </w:p>
        </w:tc>
        <w:tc>
          <w:tcPr>
            <w:tcW w:w="607" w:type="pct"/>
            <w:vAlign w:val="bottom"/>
          </w:tcPr>
          <w:p w:rsidR="00424E0E" w:rsidRPr="00510EFC" w:rsidRDefault="00424E0E" w:rsidP="00DF26B6">
            <w:pPr>
              <w:spacing w:after="0"/>
              <w:jc w:val="center"/>
              <w:rPr>
                <w:sz w:val="20"/>
                <w:szCs w:val="20"/>
              </w:rPr>
            </w:pPr>
            <w:r w:rsidRPr="00510EFC">
              <w:rPr>
                <w:sz w:val="20"/>
                <w:szCs w:val="20"/>
              </w:rPr>
              <w:t>49,648</w:t>
            </w:r>
          </w:p>
        </w:tc>
        <w:tc>
          <w:tcPr>
            <w:tcW w:w="764" w:type="pct"/>
            <w:vAlign w:val="bottom"/>
          </w:tcPr>
          <w:p w:rsidR="00424E0E" w:rsidRPr="00510EFC" w:rsidRDefault="00424E0E" w:rsidP="00DF26B6">
            <w:pPr>
              <w:spacing w:after="0"/>
              <w:jc w:val="center"/>
              <w:rPr>
                <w:sz w:val="20"/>
                <w:szCs w:val="20"/>
              </w:rPr>
            </w:pPr>
            <w:r w:rsidRPr="00510EFC">
              <w:rPr>
                <w:sz w:val="20"/>
                <w:szCs w:val="20"/>
              </w:rPr>
              <w:t>44,635</w:t>
            </w:r>
          </w:p>
        </w:tc>
        <w:tc>
          <w:tcPr>
            <w:tcW w:w="449" w:type="pct"/>
            <w:vAlign w:val="bottom"/>
          </w:tcPr>
          <w:p w:rsidR="00424E0E" w:rsidRPr="00510EFC" w:rsidRDefault="00424E0E" w:rsidP="00DF26B6">
            <w:pPr>
              <w:spacing w:after="0"/>
              <w:jc w:val="center"/>
              <w:rPr>
                <w:sz w:val="20"/>
                <w:szCs w:val="20"/>
              </w:rPr>
            </w:pPr>
            <w:r w:rsidRPr="00510EFC">
              <w:rPr>
                <w:sz w:val="20"/>
                <w:szCs w:val="20"/>
              </w:rPr>
              <w:t>94,283</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rsidR="00424E0E" w:rsidRPr="00510EFC" w:rsidRDefault="00424E0E" w:rsidP="00DF26B6">
            <w:pPr>
              <w:spacing w:after="0"/>
              <w:jc w:val="center"/>
              <w:rPr>
                <w:sz w:val="20"/>
                <w:szCs w:val="20"/>
              </w:rPr>
            </w:pPr>
            <w:r w:rsidRPr="00510EFC">
              <w:rPr>
                <w:sz w:val="20"/>
                <w:szCs w:val="20"/>
              </w:rPr>
              <w:t>8,822</w:t>
            </w:r>
          </w:p>
        </w:tc>
        <w:tc>
          <w:tcPr>
            <w:tcW w:w="472" w:type="pct"/>
            <w:vAlign w:val="bottom"/>
          </w:tcPr>
          <w:p w:rsidR="00424E0E" w:rsidRPr="00510EFC" w:rsidRDefault="00424E0E" w:rsidP="00DF26B6">
            <w:pPr>
              <w:spacing w:after="0"/>
              <w:jc w:val="center"/>
              <w:rPr>
                <w:sz w:val="20"/>
                <w:szCs w:val="20"/>
              </w:rPr>
            </w:pPr>
            <w:r w:rsidRPr="00510EFC">
              <w:rPr>
                <w:sz w:val="20"/>
                <w:szCs w:val="20"/>
              </w:rPr>
              <w:t>550</w:t>
            </w:r>
          </w:p>
        </w:tc>
        <w:tc>
          <w:tcPr>
            <w:tcW w:w="475" w:type="pct"/>
            <w:vAlign w:val="bottom"/>
          </w:tcPr>
          <w:p w:rsidR="00424E0E" w:rsidRPr="00510EFC" w:rsidRDefault="00424E0E" w:rsidP="00DF26B6">
            <w:pPr>
              <w:spacing w:after="0"/>
              <w:jc w:val="center"/>
              <w:rPr>
                <w:sz w:val="20"/>
                <w:szCs w:val="20"/>
              </w:rPr>
            </w:pPr>
            <w:r w:rsidRPr="00510EFC">
              <w:rPr>
                <w:sz w:val="20"/>
                <w:szCs w:val="20"/>
              </w:rPr>
              <w:t>1,489</w:t>
            </w:r>
          </w:p>
        </w:tc>
        <w:tc>
          <w:tcPr>
            <w:tcW w:w="489" w:type="pct"/>
            <w:vAlign w:val="bottom"/>
          </w:tcPr>
          <w:p w:rsidR="00424E0E" w:rsidRPr="00510EFC" w:rsidRDefault="00424E0E" w:rsidP="00DF26B6">
            <w:pPr>
              <w:spacing w:after="0"/>
              <w:jc w:val="center"/>
              <w:rPr>
                <w:sz w:val="20"/>
                <w:szCs w:val="20"/>
              </w:rPr>
            </w:pPr>
            <w:r w:rsidRPr="00510EFC">
              <w:rPr>
                <w:sz w:val="20"/>
                <w:szCs w:val="20"/>
              </w:rPr>
              <w:t>4,963</w:t>
            </w:r>
          </w:p>
        </w:tc>
        <w:tc>
          <w:tcPr>
            <w:tcW w:w="599" w:type="pct"/>
            <w:vAlign w:val="bottom"/>
          </w:tcPr>
          <w:p w:rsidR="00424E0E" w:rsidRPr="00510EFC" w:rsidRDefault="00424E0E" w:rsidP="00DF26B6">
            <w:pPr>
              <w:spacing w:after="0"/>
              <w:jc w:val="center"/>
              <w:rPr>
                <w:sz w:val="20"/>
                <w:szCs w:val="20"/>
              </w:rPr>
            </w:pPr>
            <w:r w:rsidRPr="00510EFC">
              <w:rPr>
                <w:sz w:val="20"/>
                <w:szCs w:val="20"/>
              </w:rPr>
              <w:t>2,717</w:t>
            </w:r>
          </w:p>
        </w:tc>
        <w:tc>
          <w:tcPr>
            <w:tcW w:w="607" w:type="pct"/>
            <w:vAlign w:val="bottom"/>
          </w:tcPr>
          <w:p w:rsidR="00424E0E" w:rsidRPr="00510EFC" w:rsidRDefault="00424E0E" w:rsidP="00DF26B6">
            <w:pPr>
              <w:spacing w:after="0"/>
              <w:jc w:val="center"/>
              <w:rPr>
                <w:sz w:val="20"/>
                <w:szCs w:val="20"/>
              </w:rPr>
            </w:pPr>
            <w:r w:rsidRPr="00510EFC">
              <w:rPr>
                <w:sz w:val="20"/>
                <w:szCs w:val="20"/>
              </w:rPr>
              <w:t>18,541</w:t>
            </w:r>
          </w:p>
        </w:tc>
        <w:tc>
          <w:tcPr>
            <w:tcW w:w="764" w:type="pct"/>
            <w:vAlign w:val="bottom"/>
          </w:tcPr>
          <w:p w:rsidR="00424E0E" w:rsidRPr="00510EFC" w:rsidRDefault="00424E0E" w:rsidP="00DF26B6">
            <w:pPr>
              <w:spacing w:after="0"/>
              <w:jc w:val="center"/>
              <w:rPr>
                <w:sz w:val="20"/>
                <w:szCs w:val="20"/>
              </w:rPr>
            </w:pPr>
            <w:r w:rsidRPr="00510EFC">
              <w:rPr>
                <w:sz w:val="20"/>
                <w:szCs w:val="20"/>
              </w:rPr>
              <w:t>32,345</w:t>
            </w:r>
          </w:p>
        </w:tc>
        <w:tc>
          <w:tcPr>
            <w:tcW w:w="449" w:type="pct"/>
            <w:vAlign w:val="bottom"/>
          </w:tcPr>
          <w:p w:rsidR="00424E0E" w:rsidRPr="00510EFC" w:rsidRDefault="00424E0E" w:rsidP="00DF26B6">
            <w:pPr>
              <w:spacing w:after="0"/>
              <w:jc w:val="center"/>
              <w:rPr>
                <w:sz w:val="20"/>
                <w:szCs w:val="20"/>
              </w:rPr>
            </w:pPr>
            <w:r w:rsidRPr="00510EFC">
              <w:rPr>
                <w:sz w:val="20"/>
                <w:szCs w:val="20"/>
              </w:rPr>
              <w:t>50,886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rsidR="00424E0E" w:rsidRPr="00510EFC" w:rsidRDefault="00424E0E" w:rsidP="00DF26B6">
            <w:pPr>
              <w:spacing w:after="0"/>
              <w:jc w:val="center"/>
              <w:rPr>
                <w:sz w:val="20"/>
                <w:szCs w:val="20"/>
              </w:rPr>
            </w:pPr>
            <w:r w:rsidRPr="00510EFC">
              <w:rPr>
                <w:sz w:val="20"/>
                <w:szCs w:val="20"/>
              </w:rPr>
              <w:t>28,827</w:t>
            </w:r>
          </w:p>
        </w:tc>
        <w:tc>
          <w:tcPr>
            <w:tcW w:w="472" w:type="pct"/>
            <w:vAlign w:val="bottom"/>
          </w:tcPr>
          <w:p w:rsidR="00424E0E" w:rsidRPr="00510EFC" w:rsidRDefault="00424E0E" w:rsidP="00DF26B6">
            <w:pPr>
              <w:spacing w:after="0"/>
              <w:jc w:val="center"/>
              <w:rPr>
                <w:sz w:val="20"/>
                <w:szCs w:val="20"/>
              </w:rPr>
            </w:pPr>
            <w:r w:rsidRPr="00510EFC">
              <w:rPr>
                <w:sz w:val="20"/>
                <w:szCs w:val="20"/>
              </w:rPr>
              <w:t>742</w:t>
            </w:r>
          </w:p>
        </w:tc>
        <w:tc>
          <w:tcPr>
            <w:tcW w:w="475" w:type="pct"/>
            <w:vAlign w:val="bottom"/>
          </w:tcPr>
          <w:p w:rsidR="00424E0E" w:rsidRPr="00510EFC" w:rsidRDefault="00424E0E" w:rsidP="00DF26B6">
            <w:pPr>
              <w:spacing w:after="0"/>
              <w:jc w:val="center"/>
              <w:rPr>
                <w:sz w:val="20"/>
                <w:szCs w:val="20"/>
              </w:rPr>
            </w:pPr>
            <w:r w:rsidRPr="00510EFC">
              <w:rPr>
                <w:sz w:val="20"/>
                <w:szCs w:val="20"/>
              </w:rPr>
              <w:t>19,371</w:t>
            </w:r>
          </w:p>
        </w:tc>
        <w:tc>
          <w:tcPr>
            <w:tcW w:w="489" w:type="pct"/>
            <w:vAlign w:val="bottom"/>
          </w:tcPr>
          <w:p w:rsidR="00424E0E" w:rsidRPr="00510EFC" w:rsidRDefault="00424E0E" w:rsidP="00DF26B6">
            <w:pPr>
              <w:spacing w:after="0"/>
              <w:jc w:val="center"/>
              <w:rPr>
                <w:sz w:val="20"/>
                <w:szCs w:val="20"/>
              </w:rPr>
            </w:pPr>
            <w:r w:rsidRPr="00510EFC">
              <w:rPr>
                <w:sz w:val="20"/>
                <w:szCs w:val="20"/>
              </w:rPr>
              <w:t>4,427</w:t>
            </w:r>
          </w:p>
        </w:tc>
        <w:tc>
          <w:tcPr>
            <w:tcW w:w="599" w:type="pct"/>
            <w:vAlign w:val="bottom"/>
          </w:tcPr>
          <w:p w:rsidR="00424E0E" w:rsidRPr="00510EFC" w:rsidRDefault="00424E0E" w:rsidP="00DF26B6">
            <w:pPr>
              <w:spacing w:after="0"/>
              <w:jc w:val="center"/>
              <w:rPr>
                <w:sz w:val="20"/>
                <w:szCs w:val="20"/>
              </w:rPr>
            </w:pPr>
            <w:r w:rsidRPr="00510EFC">
              <w:rPr>
                <w:sz w:val="20"/>
                <w:szCs w:val="20"/>
              </w:rPr>
              <w:t>5,176</w:t>
            </w:r>
          </w:p>
        </w:tc>
        <w:tc>
          <w:tcPr>
            <w:tcW w:w="607" w:type="pct"/>
            <w:vAlign w:val="bottom"/>
          </w:tcPr>
          <w:p w:rsidR="00424E0E" w:rsidRPr="00510EFC" w:rsidRDefault="00424E0E" w:rsidP="00DF26B6">
            <w:pPr>
              <w:spacing w:after="0"/>
              <w:jc w:val="center"/>
              <w:rPr>
                <w:sz w:val="20"/>
                <w:szCs w:val="20"/>
              </w:rPr>
            </w:pPr>
            <w:r w:rsidRPr="00510EFC">
              <w:rPr>
                <w:sz w:val="20"/>
                <w:szCs w:val="20"/>
              </w:rPr>
              <w:t>58,543</w:t>
            </w:r>
          </w:p>
        </w:tc>
        <w:tc>
          <w:tcPr>
            <w:tcW w:w="764" w:type="pct"/>
            <w:vAlign w:val="bottom"/>
          </w:tcPr>
          <w:p w:rsidR="00424E0E" w:rsidRPr="00510EFC" w:rsidRDefault="00424E0E" w:rsidP="00DF26B6">
            <w:pPr>
              <w:spacing w:after="0"/>
              <w:jc w:val="center"/>
              <w:rPr>
                <w:sz w:val="20"/>
                <w:szCs w:val="20"/>
              </w:rPr>
            </w:pPr>
            <w:r w:rsidRPr="00510EFC">
              <w:rPr>
                <w:sz w:val="20"/>
                <w:szCs w:val="20"/>
              </w:rPr>
              <w:t>61,382</w:t>
            </w:r>
          </w:p>
        </w:tc>
        <w:tc>
          <w:tcPr>
            <w:tcW w:w="449" w:type="pct"/>
            <w:vAlign w:val="bottom"/>
          </w:tcPr>
          <w:p w:rsidR="00424E0E" w:rsidRPr="00510EFC" w:rsidRDefault="00424E0E" w:rsidP="00DF26B6">
            <w:pPr>
              <w:spacing w:after="0"/>
              <w:jc w:val="center"/>
              <w:rPr>
                <w:sz w:val="20"/>
                <w:szCs w:val="20"/>
              </w:rPr>
            </w:pPr>
            <w:r w:rsidRPr="00510EFC">
              <w:rPr>
                <w:sz w:val="20"/>
                <w:szCs w:val="20"/>
              </w:rPr>
              <w:t>119,925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rsidR="00424E0E" w:rsidRPr="00510EFC" w:rsidRDefault="00424E0E" w:rsidP="00DF26B6">
            <w:pPr>
              <w:spacing w:after="0"/>
              <w:jc w:val="center"/>
              <w:rPr>
                <w:sz w:val="20"/>
                <w:szCs w:val="20"/>
              </w:rPr>
            </w:pPr>
            <w:r w:rsidRPr="00510EFC">
              <w:rPr>
                <w:sz w:val="20"/>
                <w:szCs w:val="20"/>
              </w:rPr>
              <w:t>36,231</w:t>
            </w:r>
          </w:p>
        </w:tc>
        <w:tc>
          <w:tcPr>
            <w:tcW w:w="472" w:type="pct"/>
            <w:vAlign w:val="bottom"/>
          </w:tcPr>
          <w:p w:rsidR="00424E0E" w:rsidRPr="00510EFC" w:rsidRDefault="00424E0E" w:rsidP="00DF26B6">
            <w:pPr>
              <w:spacing w:after="0"/>
              <w:jc w:val="center"/>
              <w:rPr>
                <w:sz w:val="20"/>
                <w:szCs w:val="20"/>
              </w:rPr>
            </w:pPr>
            <w:r w:rsidRPr="00510EFC">
              <w:rPr>
                <w:sz w:val="20"/>
                <w:szCs w:val="20"/>
              </w:rPr>
              <w:t>2,881</w:t>
            </w:r>
          </w:p>
        </w:tc>
        <w:tc>
          <w:tcPr>
            <w:tcW w:w="475" w:type="pct"/>
            <w:vAlign w:val="bottom"/>
          </w:tcPr>
          <w:p w:rsidR="00424E0E" w:rsidRPr="00510EFC" w:rsidRDefault="00424E0E" w:rsidP="00DF26B6">
            <w:pPr>
              <w:spacing w:after="0"/>
              <w:jc w:val="center"/>
              <w:rPr>
                <w:sz w:val="20"/>
                <w:szCs w:val="20"/>
              </w:rPr>
            </w:pPr>
            <w:r w:rsidRPr="00510EFC">
              <w:rPr>
                <w:sz w:val="20"/>
                <w:szCs w:val="20"/>
              </w:rPr>
              <w:t>7,507</w:t>
            </w:r>
          </w:p>
        </w:tc>
        <w:tc>
          <w:tcPr>
            <w:tcW w:w="489" w:type="pct"/>
            <w:vAlign w:val="bottom"/>
          </w:tcPr>
          <w:p w:rsidR="00424E0E" w:rsidRPr="00510EFC" w:rsidRDefault="00424E0E" w:rsidP="00DF26B6">
            <w:pPr>
              <w:spacing w:after="0"/>
              <w:jc w:val="center"/>
              <w:rPr>
                <w:sz w:val="20"/>
                <w:szCs w:val="20"/>
              </w:rPr>
            </w:pPr>
            <w:r w:rsidRPr="00510EFC">
              <w:rPr>
                <w:sz w:val="20"/>
                <w:szCs w:val="20"/>
              </w:rPr>
              <w:t>4,170</w:t>
            </w:r>
          </w:p>
        </w:tc>
        <w:tc>
          <w:tcPr>
            <w:tcW w:w="599" w:type="pct"/>
            <w:vAlign w:val="bottom"/>
          </w:tcPr>
          <w:p w:rsidR="00424E0E" w:rsidRPr="00510EFC" w:rsidRDefault="00424E0E" w:rsidP="00DF26B6">
            <w:pPr>
              <w:spacing w:after="0"/>
              <w:jc w:val="center"/>
              <w:rPr>
                <w:sz w:val="20"/>
                <w:szCs w:val="20"/>
              </w:rPr>
            </w:pPr>
            <w:r w:rsidRPr="00510EFC">
              <w:rPr>
                <w:sz w:val="20"/>
                <w:szCs w:val="20"/>
              </w:rPr>
              <w:t>5,619</w:t>
            </w:r>
          </w:p>
        </w:tc>
        <w:tc>
          <w:tcPr>
            <w:tcW w:w="607" w:type="pct"/>
            <w:vAlign w:val="bottom"/>
          </w:tcPr>
          <w:p w:rsidR="00424E0E" w:rsidRPr="00510EFC" w:rsidRDefault="00424E0E" w:rsidP="00DF26B6">
            <w:pPr>
              <w:spacing w:after="0"/>
              <w:jc w:val="center"/>
              <w:rPr>
                <w:sz w:val="20"/>
                <w:szCs w:val="20"/>
              </w:rPr>
            </w:pPr>
            <w:r w:rsidRPr="00510EFC">
              <w:rPr>
                <w:sz w:val="20"/>
                <w:szCs w:val="20"/>
              </w:rPr>
              <w:t>56,408</w:t>
            </w:r>
          </w:p>
        </w:tc>
        <w:tc>
          <w:tcPr>
            <w:tcW w:w="764" w:type="pct"/>
            <w:vAlign w:val="bottom"/>
          </w:tcPr>
          <w:p w:rsidR="00424E0E" w:rsidRPr="00510EFC" w:rsidRDefault="00424E0E" w:rsidP="00DF26B6">
            <w:pPr>
              <w:spacing w:after="0"/>
              <w:jc w:val="center"/>
              <w:rPr>
                <w:sz w:val="20"/>
                <w:szCs w:val="20"/>
              </w:rPr>
            </w:pPr>
            <w:r w:rsidRPr="00510EFC">
              <w:rPr>
                <w:sz w:val="20"/>
                <w:szCs w:val="20"/>
              </w:rPr>
              <w:t>60,768</w:t>
            </w:r>
          </w:p>
        </w:tc>
        <w:tc>
          <w:tcPr>
            <w:tcW w:w="449" w:type="pct"/>
            <w:vAlign w:val="bottom"/>
          </w:tcPr>
          <w:p w:rsidR="00424E0E" w:rsidRPr="00510EFC" w:rsidRDefault="00424E0E" w:rsidP="00DF26B6">
            <w:pPr>
              <w:spacing w:after="0"/>
              <w:jc w:val="center"/>
              <w:rPr>
                <w:sz w:val="20"/>
                <w:szCs w:val="20"/>
              </w:rPr>
            </w:pPr>
            <w:r w:rsidRPr="00510EFC">
              <w:rPr>
                <w:sz w:val="20"/>
                <w:szCs w:val="20"/>
              </w:rPr>
              <w:t>117,176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rsidR="00424E0E" w:rsidRPr="00510EFC" w:rsidRDefault="00424E0E" w:rsidP="00DF26B6">
            <w:pPr>
              <w:spacing w:after="0"/>
              <w:jc w:val="center"/>
              <w:rPr>
                <w:sz w:val="20"/>
                <w:szCs w:val="20"/>
              </w:rPr>
            </w:pPr>
            <w:r w:rsidRPr="00510EFC">
              <w:rPr>
                <w:sz w:val="20"/>
                <w:szCs w:val="20"/>
              </w:rPr>
              <w:t>21,236</w:t>
            </w:r>
          </w:p>
        </w:tc>
        <w:tc>
          <w:tcPr>
            <w:tcW w:w="472" w:type="pct"/>
            <w:vAlign w:val="bottom"/>
          </w:tcPr>
          <w:p w:rsidR="00424E0E" w:rsidRPr="00510EFC" w:rsidRDefault="00424E0E" w:rsidP="00DF26B6">
            <w:pPr>
              <w:spacing w:after="0"/>
              <w:jc w:val="center"/>
              <w:rPr>
                <w:sz w:val="20"/>
                <w:szCs w:val="20"/>
              </w:rPr>
            </w:pPr>
            <w:r w:rsidRPr="00510EFC">
              <w:rPr>
                <w:sz w:val="20"/>
                <w:szCs w:val="20"/>
              </w:rPr>
              <w:t>2,132</w:t>
            </w:r>
          </w:p>
        </w:tc>
        <w:tc>
          <w:tcPr>
            <w:tcW w:w="475" w:type="pct"/>
            <w:vAlign w:val="bottom"/>
          </w:tcPr>
          <w:p w:rsidR="00424E0E" w:rsidRPr="00510EFC" w:rsidRDefault="00424E0E" w:rsidP="00DF26B6">
            <w:pPr>
              <w:spacing w:after="0"/>
              <w:jc w:val="center"/>
              <w:rPr>
                <w:sz w:val="20"/>
                <w:szCs w:val="20"/>
              </w:rPr>
            </w:pPr>
            <w:r w:rsidRPr="00510EFC">
              <w:rPr>
                <w:sz w:val="20"/>
                <w:szCs w:val="20"/>
              </w:rPr>
              <w:t>11,466</w:t>
            </w:r>
          </w:p>
        </w:tc>
        <w:tc>
          <w:tcPr>
            <w:tcW w:w="489" w:type="pct"/>
            <w:vAlign w:val="bottom"/>
          </w:tcPr>
          <w:p w:rsidR="00424E0E" w:rsidRPr="00510EFC" w:rsidRDefault="00424E0E" w:rsidP="00DF26B6">
            <w:pPr>
              <w:spacing w:after="0"/>
              <w:jc w:val="center"/>
              <w:rPr>
                <w:sz w:val="20"/>
                <w:szCs w:val="20"/>
              </w:rPr>
            </w:pPr>
            <w:r w:rsidRPr="00510EFC">
              <w:rPr>
                <w:sz w:val="20"/>
                <w:szCs w:val="20"/>
              </w:rPr>
              <w:t>4,137</w:t>
            </w:r>
          </w:p>
        </w:tc>
        <w:tc>
          <w:tcPr>
            <w:tcW w:w="599" w:type="pct"/>
            <w:vAlign w:val="bottom"/>
          </w:tcPr>
          <w:p w:rsidR="00424E0E" w:rsidRPr="00510EFC" w:rsidRDefault="00424E0E" w:rsidP="00DF26B6">
            <w:pPr>
              <w:spacing w:after="0"/>
              <w:jc w:val="center"/>
              <w:rPr>
                <w:sz w:val="20"/>
                <w:szCs w:val="20"/>
              </w:rPr>
            </w:pPr>
            <w:r w:rsidRPr="00510EFC">
              <w:rPr>
                <w:sz w:val="20"/>
                <w:szCs w:val="20"/>
              </w:rPr>
              <w:t>5,478</w:t>
            </w:r>
          </w:p>
        </w:tc>
        <w:tc>
          <w:tcPr>
            <w:tcW w:w="607" w:type="pct"/>
            <w:vAlign w:val="bottom"/>
          </w:tcPr>
          <w:p w:rsidR="00424E0E" w:rsidRPr="00510EFC" w:rsidRDefault="00424E0E" w:rsidP="00DF26B6">
            <w:pPr>
              <w:spacing w:after="0"/>
              <w:jc w:val="center"/>
              <w:rPr>
                <w:sz w:val="20"/>
                <w:szCs w:val="20"/>
              </w:rPr>
            </w:pPr>
            <w:r w:rsidRPr="00510EFC">
              <w:rPr>
                <w:sz w:val="20"/>
                <w:szCs w:val="20"/>
              </w:rPr>
              <w:t>44,449</w:t>
            </w:r>
          </w:p>
        </w:tc>
        <w:tc>
          <w:tcPr>
            <w:tcW w:w="764" w:type="pct"/>
            <w:vAlign w:val="bottom"/>
          </w:tcPr>
          <w:p w:rsidR="00424E0E" w:rsidRPr="00510EFC" w:rsidRDefault="00424E0E" w:rsidP="00DF26B6">
            <w:pPr>
              <w:spacing w:after="0"/>
              <w:jc w:val="center"/>
              <w:rPr>
                <w:sz w:val="20"/>
                <w:szCs w:val="20"/>
              </w:rPr>
            </w:pPr>
            <w:r w:rsidRPr="00510EFC">
              <w:rPr>
                <w:sz w:val="20"/>
                <w:szCs w:val="20"/>
              </w:rPr>
              <w:t>64,700</w:t>
            </w:r>
          </w:p>
        </w:tc>
        <w:tc>
          <w:tcPr>
            <w:tcW w:w="449" w:type="pct"/>
            <w:vAlign w:val="bottom"/>
          </w:tcPr>
          <w:p w:rsidR="00424E0E" w:rsidRPr="00510EFC" w:rsidRDefault="00424E0E" w:rsidP="00DF26B6">
            <w:pPr>
              <w:spacing w:after="0"/>
              <w:jc w:val="center"/>
              <w:rPr>
                <w:sz w:val="20"/>
                <w:szCs w:val="20"/>
              </w:rPr>
            </w:pPr>
            <w:r w:rsidRPr="00510EFC">
              <w:rPr>
                <w:sz w:val="20"/>
                <w:szCs w:val="20"/>
              </w:rPr>
              <w:t>109,149</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rsidR="00424E0E" w:rsidRPr="00510EFC" w:rsidRDefault="00424E0E" w:rsidP="00DF26B6">
            <w:pPr>
              <w:spacing w:after="0"/>
              <w:jc w:val="center"/>
              <w:rPr>
                <w:sz w:val="20"/>
                <w:szCs w:val="20"/>
              </w:rPr>
            </w:pPr>
            <w:r w:rsidRPr="00510EFC">
              <w:rPr>
                <w:sz w:val="20"/>
                <w:szCs w:val="20"/>
              </w:rPr>
              <w:t>38,326</w:t>
            </w:r>
          </w:p>
        </w:tc>
        <w:tc>
          <w:tcPr>
            <w:tcW w:w="472" w:type="pct"/>
            <w:vAlign w:val="bottom"/>
          </w:tcPr>
          <w:p w:rsidR="00424E0E" w:rsidRPr="00510EFC" w:rsidRDefault="00424E0E" w:rsidP="00DF26B6">
            <w:pPr>
              <w:spacing w:after="0"/>
              <w:jc w:val="center"/>
              <w:rPr>
                <w:sz w:val="20"/>
                <w:szCs w:val="20"/>
              </w:rPr>
            </w:pPr>
            <w:r w:rsidRPr="00510EFC">
              <w:rPr>
                <w:sz w:val="20"/>
                <w:szCs w:val="20"/>
              </w:rPr>
              <w:t>2,065</w:t>
            </w:r>
          </w:p>
        </w:tc>
        <w:tc>
          <w:tcPr>
            <w:tcW w:w="475" w:type="pct"/>
            <w:vAlign w:val="bottom"/>
          </w:tcPr>
          <w:p w:rsidR="00424E0E" w:rsidRPr="00510EFC" w:rsidRDefault="00424E0E" w:rsidP="00DF26B6">
            <w:pPr>
              <w:spacing w:after="0"/>
              <w:jc w:val="center"/>
              <w:rPr>
                <w:sz w:val="20"/>
                <w:szCs w:val="20"/>
              </w:rPr>
            </w:pPr>
            <w:r w:rsidRPr="00510EFC">
              <w:rPr>
                <w:sz w:val="20"/>
                <w:szCs w:val="20"/>
              </w:rPr>
              <w:t>11,777</w:t>
            </w:r>
          </w:p>
        </w:tc>
        <w:tc>
          <w:tcPr>
            <w:tcW w:w="489" w:type="pct"/>
            <w:vAlign w:val="bottom"/>
          </w:tcPr>
          <w:p w:rsidR="00424E0E" w:rsidRPr="00510EFC" w:rsidRDefault="00424E0E" w:rsidP="00DF26B6">
            <w:pPr>
              <w:spacing w:after="0"/>
              <w:jc w:val="center"/>
              <w:rPr>
                <w:sz w:val="20"/>
                <w:szCs w:val="20"/>
              </w:rPr>
            </w:pPr>
            <w:r w:rsidRPr="00510EFC">
              <w:rPr>
                <w:sz w:val="20"/>
                <w:szCs w:val="20"/>
              </w:rPr>
              <w:t>3,094</w:t>
            </w:r>
          </w:p>
        </w:tc>
        <w:tc>
          <w:tcPr>
            <w:tcW w:w="599" w:type="pct"/>
            <w:vAlign w:val="bottom"/>
          </w:tcPr>
          <w:p w:rsidR="00424E0E" w:rsidRPr="00510EFC" w:rsidRDefault="00424E0E" w:rsidP="00DF26B6">
            <w:pPr>
              <w:spacing w:after="0"/>
              <w:jc w:val="center"/>
              <w:rPr>
                <w:sz w:val="20"/>
                <w:szCs w:val="20"/>
              </w:rPr>
            </w:pPr>
            <w:r w:rsidRPr="00510EFC">
              <w:rPr>
                <w:sz w:val="20"/>
                <w:szCs w:val="20"/>
              </w:rPr>
              <w:t>3,121</w:t>
            </w:r>
          </w:p>
        </w:tc>
        <w:tc>
          <w:tcPr>
            <w:tcW w:w="607" w:type="pct"/>
            <w:vAlign w:val="bottom"/>
          </w:tcPr>
          <w:p w:rsidR="00424E0E" w:rsidRPr="00510EFC" w:rsidRDefault="00424E0E" w:rsidP="00DF26B6">
            <w:pPr>
              <w:spacing w:after="0"/>
              <w:jc w:val="center"/>
              <w:rPr>
                <w:sz w:val="20"/>
                <w:szCs w:val="20"/>
              </w:rPr>
            </w:pPr>
            <w:r w:rsidRPr="00510EFC">
              <w:rPr>
                <w:sz w:val="20"/>
                <w:szCs w:val="20"/>
              </w:rPr>
              <w:t>58,383</w:t>
            </w:r>
          </w:p>
        </w:tc>
        <w:tc>
          <w:tcPr>
            <w:tcW w:w="764" w:type="pct"/>
            <w:vAlign w:val="bottom"/>
          </w:tcPr>
          <w:p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rsidR="00424E0E" w:rsidRPr="00510EFC" w:rsidRDefault="00424E0E" w:rsidP="00DF26B6">
            <w:pPr>
              <w:spacing w:after="0"/>
              <w:jc w:val="center"/>
              <w:rPr>
                <w:sz w:val="20"/>
                <w:szCs w:val="20"/>
              </w:rPr>
            </w:pPr>
            <w:r w:rsidRPr="00510EFC">
              <w:rPr>
                <w:sz w:val="20"/>
                <w:szCs w:val="20"/>
              </w:rPr>
              <w:t>162,777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rsidR="00424E0E" w:rsidRPr="00510EFC" w:rsidRDefault="00424E0E" w:rsidP="00DF26B6">
            <w:pPr>
              <w:spacing w:after="0"/>
              <w:jc w:val="center"/>
              <w:rPr>
                <w:sz w:val="20"/>
                <w:szCs w:val="20"/>
              </w:rPr>
            </w:pPr>
            <w:r w:rsidRPr="00510EFC">
              <w:rPr>
                <w:sz w:val="20"/>
                <w:szCs w:val="20"/>
              </w:rPr>
              <w:t>39,053</w:t>
            </w:r>
          </w:p>
        </w:tc>
        <w:tc>
          <w:tcPr>
            <w:tcW w:w="472" w:type="pct"/>
            <w:vAlign w:val="bottom"/>
          </w:tcPr>
          <w:p w:rsidR="00424E0E" w:rsidRPr="00510EFC" w:rsidRDefault="00424E0E" w:rsidP="00DF26B6">
            <w:pPr>
              <w:spacing w:after="0"/>
              <w:jc w:val="center"/>
              <w:rPr>
                <w:sz w:val="20"/>
                <w:szCs w:val="20"/>
              </w:rPr>
            </w:pPr>
            <w:r w:rsidRPr="00510EFC">
              <w:rPr>
                <w:sz w:val="20"/>
                <w:szCs w:val="20"/>
              </w:rPr>
              <w:t>3,456</w:t>
            </w:r>
          </w:p>
        </w:tc>
        <w:tc>
          <w:tcPr>
            <w:tcW w:w="475" w:type="pct"/>
            <w:vAlign w:val="bottom"/>
          </w:tcPr>
          <w:p w:rsidR="00424E0E" w:rsidRPr="00510EFC" w:rsidRDefault="00424E0E" w:rsidP="00DF26B6">
            <w:pPr>
              <w:spacing w:after="0"/>
              <w:jc w:val="center"/>
              <w:rPr>
                <w:sz w:val="20"/>
                <w:szCs w:val="20"/>
              </w:rPr>
            </w:pPr>
            <w:r w:rsidRPr="00510EFC">
              <w:rPr>
                <w:sz w:val="20"/>
                <w:szCs w:val="20"/>
              </w:rPr>
              <w:t>30,894</w:t>
            </w:r>
          </w:p>
        </w:tc>
        <w:tc>
          <w:tcPr>
            <w:tcW w:w="489" w:type="pct"/>
            <w:vAlign w:val="bottom"/>
          </w:tcPr>
          <w:p w:rsidR="00424E0E" w:rsidRPr="00510EFC" w:rsidRDefault="00424E0E" w:rsidP="00DF26B6">
            <w:pPr>
              <w:spacing w:after="0"/>
              <w:jc w:val="center"/>
              <w:rPr>
                <w:sz w:val="20"/>
                <w:szCs w:val="20"/>
              </w:rPr>
            </w:pPr>
            <w:r w:rsidRPr="00510EFC">
              <w:rPr>
                <w:sz w:val="20"/>
                <w:szCs w:val="20"/>
              </w:rPr>
              <w:t>6,642</w:t>
            </w:r>
          </w:p>
        </w:tc>
        <w:tc>
          <w:tcPr>
            <w:tcW w:w="599" w:type="pct"/>
            <w:vAlign w:val="bottom"/>
          </w:tcPr>
          <w:p w:rsidR="00424E0E" w:rsidRPr="00510EFC" w:rsidRDefault="00424E0E" w:rsidP="00DF26B6">
            <w:pPr>
              <w:spacing w:after="0"/>
              <w:jc w:val="center"/>
              <w:rPr>
                <w:sz w:val="20"/>
                <w:szCs w:val="20"/>
              </w:rPr>
            </w:pPr>
            <w:r w:rsidRPr="00510EFC">
              <w:rPr>
                <w:sz w:val="20"/>
                <w:szCs w:val="20"/>
              </w:rPr>
              <w:t>3,870</w:t>
            </w:r>
          </w:p>
        </w:tc>
        <w:tc>
          <w:tcPr>
            <w:tcW w:w="607" w:type="pct"/>
            <w:vAlign w:val="bottom"/>
          </w:tcPr>
          <w:p w:rsidR="00424E0E" w:rsidRPr="00510EFC" w:rsidRDefault="00424E0E" w:rsidP="00DF26B6">
            <w:pPr>
              <w:spacing w:after="0"/>
              <w:jc w:val="center"/>
              <w:rPr>
                <w:sz w:val="20"/>
                <w:szCs w:val="20"/>
              </w:rPr>
            </w:pPr>
            <w:r w:rsidRPr="00510EFC">
              <w:rPr>
                <w:sz w:val="20"/>
                <w:szCs w:val="20"/>
              </w:rPr>
              <w:t>83,915</w:t>
            </w:r>
          </w:p>
        </w:tc>
        <w:tc>
          <w:tcPr>
            <w:tcW w:w="764" w:type="pct"/>
            <w:vAlign w:val="bottom"/>
          </w:tcPr>
          <w:p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rsidR="00424E0E" w:rsidRPr="00510EFC" w:rsidRDefault="00424E0E" w:rsidP="00DF26B6">
            <w:pPr>
              <w:spacing w:after="0"/>
              <w:jc w:val="center"/>
              <w:rPr>
                <w:sz w:val="20"/>
                <w:szCs w:val="20"/>
              </w:rPr>
            </w:pPr>
            <w:r w:rsidRPr="00510EFC">
              <w:rPr>
                <w:sz w:val="20"/>
                <w:szCs w:val="20"/>
              </w:rPr>
              <w:t>303,275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rsidR="00424E0E" w:rsidRPr="00510EFC" w:rsidRDefault="00424E0E" w:rsidP="00DF26B6">
            <w:pPr>
              <w:spacing w:after="0"/>
              <w:jc w:val="center"/>
              <w:rPr>
                <w:sz w:val="20"/>
                <w:szCs w:val="20"/>
              </w:rPr>
            </w:pPr>
            <w:r w:rsidRPr="00510EFC">
              <w:rPr>
                <w:sz w:val="20"/>
                <w:szCs w:val="20"/>
              </w:rPr>
              <w:t>36,433</w:t>
            </w:r>
          </w:p>
        </w:tc>
        <w:tc>
          <w:tcPr>
            <w:tcW w:w="472" w:type="pct"/>
            <w:vAlign w:val="bottom"/>
          </w:tcPr>
          <w:p w:rsidR="00424E0E" w:rsidRPr="00510EFC" w:rsidRDefault="00424E0E" w:rsidP="00DF26B6">
            <w:pPr>
              <w:spacing w:after="0"/>
              <w:jc w:val="center"/>
              <w:rPr>
                <w:sz w:val="20"/>
                <w:szCs w:val="20"/>
              </w:rPr>
            </w:pPr>
            <w:r w:rsidRPr="00510EFC">
              <w:rPr>
                <w:sz w:val="20"/>
                <w:szCs w:val="20"/>
              </w:rPr>
              <w:t>3,646</w:t>
            </w:r>
          </w:p>
        </w:tc>
        <w:tc>
          <w:tcPr>
            <w:tcW w:w="475" w:type="pct"/>
            <w:vAlign w:val="bottom"/>
          </w:tcPr>
          <w:p w:rsidR="00424E0E" w:rsidRPr="00510EFC" w:rsidRDefault="00424E0E" w:rsidP="00DF26B6">
            <w:pPr>
              <w:spacing w:after="0"/>
              <w:jc w:val="center"/>
              <w:rPr>
                <w:sz w:val="20"/>
                <w:szCs w:val="20"/>
              </w:rPr>
            </w:pPr>
            <w:r w:rsidRPr="00510EFC">
              <w:rPr>
                <w:sz w:val="20"/>
                <w:szCs w:val="20"/>
              </w:rPr>
              <w:t>27,694</w:t>
            </w:r>
          </w:p>
        </w:tc>
        <w:tc>
          <w:tcPr>
            <w:tcW w:w="489" w:type="pct"/>
            <w:vAlign w:val="bottom"/>
          </w:tcPr>
          <w:p w:rsidR="00424E0E" w:rsidRPr="00510EFC" w:rsidRDefault="00424E0E" w:rsidP="00DF26B6">
            <w:pPr>
              <w:spacing w:after="0"/>
              <w:jc w:val="center"/>
              <w:rPr>
                <w:sz w:val="20"/>
                <w:szCs w:val="20"/>
              </w:rPr>
            </w:pPr>
            <w:r w:rsidRPr="00510EFC">
              <w:rPr>
                <w:sz w:val="20"/>
                <w:szCs w:val="20"/>
              </w:rPr>
              <w:t>10,503</w:t>
            </w:r>
          </w:p>
        </w:tc>
        <w:tc>
          <w:tcPr>
            <w:tcW w:w="599" w:type="pct"/>
            <w:vAlign w:val="bottom"/>
          </w:tcPr>
          <w:p w:rsidR="00424E0E" w:rsidRPr="00510EFC" w:rsidRDefault="00424E0E" w:rsidP="00DF26B6">
            <w:pPr>
              <w:spacing w:after="0"/>
              <w:jc w:val="center"/>
              <w:rPr>
                <w:sz w:val="20"/>
                <w:szCs w:val="20"/>
              </w:rPr>
            </w:pPr>
            <w:r w:rsidRPr="00510EFC">
              <w:rPr>
                <w:sz w:val="20"/>
                <w:szCs w:val="20"/>
              </w:rPr>
              <w:t>3,702</w:t>
            </w:r>
          </w:p>
        </w:tc>
        <w:tc>
          <w:tcPr>
            <w:tcW w:w="607" w:type="pct"/>
            <w:vAlign w:val="bottom"/>
          </w:tcPr>
          <w:p w:rsidR="00424E0E" w:rsidRPr="00510EFC" w:rsidRDefault="00424E0E" w:rsidP="00DF26B6">
            <w:pPr>
              <w:spacing w:after="0"/>
              <w:jc w:val="center"/>
              <w:rPr>
                <w:sz w:val="20"/>
                <w:szCs w:val="20"/>
              </w:rPr>
            </w:pPr>
            <w:r w:rsidRPr="00510EFC">
              <w:rPr>
                <w:sz w:val="20"/>
                <w:szCs w:val="20"/>
              </w:rPr>
              <w:t>81,978</w:t>
            </w:r>
          </w:p>
        </w:tc>
        <w:tc>
          <w:tcPr>
            <w:tcW w:w="764" w:type="pct"/>
            <w:vAlign w:val="bottom"/>
          </w:tcPr>
          <w:p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rsidR="00424E0E" w:rsidRPr="00510EFC" w:rsidRDefault="00424E0E" w:rsidP="00DF26B6">
            <w:pPr>
              <w:spacing w:after="0"/>
              <w:jc w:val="center"/>
              <w:rPr>
                <w:sz w:val="20"/>
                <w:szCs w:val="20"/>
              </w:rPr>
            </w:pPr>
            <w:r w:rsidRPr="00510EFC">
              <w:rPr>
                <w:sz w:val="20"/>
                <w:szCs w:val="20"/>
              </w:rPr>
              <w:t>265,090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rsidR="00424E0E" w:rsidRPr="00510EFC" w:rsidRDefault="00424E0E" w:rsidP="00DF26B6">
            <w:pPr>
              <w:spacing w:after="0"/>
              <w:jc w:val="center"/>
              <w:rPr>
                <w:sz w:val="20"/>
                <w:szCs w:val="20"/>
              </w:rPr>
            </w:pPr>
            <w:r w:rsidRPr="00510EFC">
              <w:rPr>
                <w:sz w:val="20"/>
                <w:szCs w:val="20"/>
              </w:rPr>
              <w:t>62,002</w:t>
            </w:r>
          </w:p>
        </w:tc>
        <w:tc>
          <w:tcPr>
            <w:tcW w:w="472" w:type="pct"/>
            <w:vAlign w:val="bottom"/>
          </w:tcPr>
          <w:p w:rsidR="00424E0E" w:rsidRPr="00510EFC" w:rsidRDefault="00424E0E" w:rsidP="00DF26B6">
            <w:pPr>
              <w:spacing w:after="0"/>
              <w:jc w:val="center"/>
              <w:rPr>
                <w:sz w:val="20"/>
                <w:szCs w:val="20"/>
              </w:rPr>
            </w:pPr>
            <w:r w:rsidRPr="00510EFC">
              <w:rPr>
                <w:sz w:val="20"/>
                <w:szCs w:val="20"/>
              </w:rPr>
              <w:t>5,335</w:t>
            </w:r>
          </w:p>
        </w:tc>
        <w:tc>
          <w:tcPr>
            <w:tcW w:w="475" w:type="pct"/>
            <w:vAlign w:val="bottom"/>
          </w:tcPr>
          <w:p w:rsidR="00424E0E" w:rsidRPr="00510EFC" w:rsidRDefault="00424E0E" w:rsidP="00DF26B6">
            <w:pPr>
              <w:spacing w:after="0"/>
              <w:jc w:val="center"/>
              <w:rPr>
                <w:sz w:val="20"/>
                <w:szCs w:val="20"/>
              </w:rPr>
            </w:pPr>
            <w:r w:rsidRPr="00510EFC">
              <w:rPr>
                <w:sz w:val="20"/>
                <w:szCs w:val="20"/>
              </w:rPr>
              <w:t>30,961</w:t>
            </w:r>
          </w:p>
        </w:tc>
        <w:tc>
          <w:tcPr>
            <w:tcW w:w="489" w:type="pct"/>
            <w:vAlign w:val="bottom"/>
          </w:tcPr>
          <w:p w:rsidR="00424E0E" w:rsidRPr="00510EFC" w:rsidRDefault="00424E0E" w:rsidP="00DF26B6">
            <w:pPr>
              <w:spacing w:after="0"/>
              <w:jc w:val="center"/>
              <w:rPr>
                <w:sz w:val="20"/>
                <w:szCs w:val="20"/>
              </w:rPr>
            </w:pPr>
            <w:r w:rsidRPr="00510EFC">
              <w:rPr>
                <w:sz w:val="20"/>
                <w:szCs w:val="20"/>
              </w:rPr>
              <w:t>14,108</w:t>
            </w:r>
          </w:p>
        </w:tc>
        <w:tc>
          <w:tcPr>
            <w:tcW w:w="599" w:type="pct"/>
            <w:vAlign w:val="bottom"/>
          </w:tcPr>
          <w:p w:rsidR="00424E0E" w:rsidRPr="00510EFC" w:rsidRDefault="00424E0E" w:rsidP="00DF26B6">
            <w:pPr>
              <w:spacing w:after="0"/>
              <w:jc w:val="center"/>
              <w:rPr>
                <w:sz w:val="20"/>
                <w:szCs w:val="20"/>
              </w:rPr>
            </w:pPr>
            <w:r w:rsidRPr="00510EFC">
              <w:rPr>
                <w:sz w:val="20"/>
                <w:szCs w:val="20"/>
              </w:rPr>
              <w:t>9,804</w:t>
            </w:r>
          </w:p>
        </w:tc>
        <w:tc>
          <w:tcPr>
            <w:tcW w:w="607" w:type="pct"/>
            <w:vAlign w:val="bottom"/>
          </w:tcPr>
          <w:p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rsidR="00424E0E" w:rsidRPr="00510EFC" w:rsidRDefault="00424E0E" w:rsidP="00DF26B6">
            <w:pPr>
              <w:spacing w:after="0"/>
              <w:jc w:val="center"/>
              <w:rPr>
                <w:sz w:val="20"/>
                <w:szCs w:val="20"/>
              </w:rPr>
            </w:pPr>
            <w:r w:rsidRPr="00510EFC">
              <w:rPr>
                <w:sz w:val="20"/>
                <w:szCs w:val="20"/>
              </w:rPr>
              <w:t>251,537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rsidR="00424E0E" w:rsidRPr="00510EFC" w:rsidRDefault="00424E0E" w:rsidP="00DF26B6">
            <w:pPr>
              <w:spacing w:after="0"/>
              <w:jc w:val="center"/>
              <w:rPr>
                <w:sz w:val="20"/>
                <w:szCs w:val="20"/>
              </w:rPr>
            </w:pPr>
            <w:r w:rsidRPr="00510EFC">
              <w:rPr>
                <w:sz w:val="20"/>
                <w:szCs w:val="20"/>
              </w:rPr>
              <w:t>46,521</w:t>
            </w:r>
          </w:p>
        </w:tc>
        <w:tc>
          <w:tcPr>
            <w:tcW w:w="472" w:type="pct"/>
            <w:vAlign w:val="bottom"/>
          </w:tcPr>
          <w:p w:rsidR="00424E0E" w:rsidRPr="00510EFC" w:rsidRDefault="00424E0E" w:rsidP="00DF26B6">
            <w:pPr>
              <w:spacing w:after="0"/>
              <w:jc w:val="center"/>
              <w:rPr>
                <w:sz w:val="20"/>
                <w:szCs w:val="20"/>
              </w:rPr>
            </w:pPr>
            <w:r w:rsidRPr="00510EFC">
              <w:rPr>
                <w:sz w:val="20"/>
                <w:szCs w:val="20"/>
              </w:rPr>
              <w:t>4,325</w:t>
            </w:r>
          </w:p>
        </w:tc>
        <w:tc>
          <w:tcPr>
            <w:tcW w:w="475" w:type="pct"/>
            <w:vAlign w:val="bottom"/>
          </w:tcPr>
          <w:p w:rsidR="00424E0E" w:rsidRPr="00510EFC" w:rsidRDefault="00424E0E" w:rsidP="00DF26B6">
            <w:pPr>
              <w:spacing w:after="0"/>
              <w:jc w:val="center"/>
              <w:rPr>
                <w:sz w:val="20"/>
                <w:szCs w:val="20"/>
              </w:rPr>
            </w:pPr>
            <w:r w:rsidRPr="00510EFC">
              <w:rPr>
                <w:sz w:val="20"/>
                <w:szCs w:val="20"/>
              </w:rPr>
              <w:t>23,546</w:t>
            </w:r>
          </w:p>
        </w:tc>
        <w:tc>
          <w:tcPr>
            <w:tcW w:w="489" w:type="pct"/>
            <w:vAlign w:val="bottom"/>
          </w:tcPr>
          <w:p w:rsidR="00424E0E" w:rsidRPr="00510EFC" w:rsidRDefault="00424E0E" w:rsidP="00DF26B6">
            <w:pPr>
              <w:spacing w:after="0"/>
              <w:jc w:val="center"/>
              <w:rPr>
                <w:sz w:val="20"/>
                <w:szCs w:val="20"/>
              </w:rPr>
            </w:pPr>
            <w:r w:rsidRPr="00510EFC">
              <w:rPr>
                <w:sz w:val="20"/>
                <w:szCs w:val="20"/>
              </w:rPr>
              <w:t>4,654</w:t>
            </w:r>
          </w:p>
        </w:tc>
        <w:tc>
          <w:tcPr>
            <w:tcW w:w="599" w:type="pct"/>
            <w:vAlign w:val="bottom"/>
          </w:tcPr>
          <w:p w:rsidR="00424E0E" w:rsidRPr="00510EFC" w:rsidRDefault="00424E0E" w:rsidP="00DF26B6">
            <w:pPr>
              <w:spacing w:after="0"/>
              <w:jc w:val="center"/>
              <w:rPr>
                <w:sz w:val="20"/>
                <w:szCs w:val="20"/>
              </w:rPr>
            </w:pPr>
            <w:r w:rsidRPr="00510EFC">
              <w:rPr>
                <w:sz w:val="20"/>
                <w:szCs w:val="20"/>
              </w:rPr>
              <w:t>8,393</w:t>
            </w:r>
          </w:p>
        </w:tc>
        <w:tc>
          <w:tcPr>
            <w:tcW w:w="607" w:type="pct"/>
            <w:vAlign w:val="bottom"/>
          </w:tcPr>
          <w:p w:rsidR="00424E0E" w:rsidRPr="00510EFC" w:rsidRDefault="00424E0E" w:rsidP="00DF26B6">
            <w:pPr>
              <w:spacing w:after="0"/>
              <w:jc w:val="center"/>
              <w:rPr>
                <w:sz w:val="20"/>
                <w:szCs w:val="20"/>
              </w:rPr>
            </w:pPr>
            <w:r w:rsidRPr="00510EFC">
              <w:rPr>
                <w:sz w:val="20"/>
                <w:szCs w:val="20"/>
              </w:rPr>
              <w:t>87,439</w:t>
            </w:r>
          </w:p>
        </w:tc>
        <w:tc>
          <w:tcPr>
            <w:tcW w:w="764" w:type="pct"/>
            <w:vAlign w:val="bottom"/>
          </w:tcPr>
          <w:p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rsidR="00424E0E" w:rsidRPr="00510EFC" w:rsidRDefault="00424E0E" w:rsidP="00DF26B6">
            <w:pPr>
              <w:spacing w:after="0"/>
              <w:jc w:val="center"/>
              <w:rPr>
                <w:sz w:val="20"/>
                <w:szCs w:val="20"/>
              </w:rPr>
            </w:pPr>
            <w:r w:rsidRPr="00510EFC">
              <w:rPr>
                <w:sz w:val="20"/>
                <w:szCs w:val="20"/>
              </w:rPr>
              <w:t>222,997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rsidR="00424E0E" w:rsidRPr="00510EFC" w:rsidRDefault="00424E0E" w:rsidP="00DF26B6">
            <w:pPr>
              <w:spacing w:after="0"/>
              <w:jc w:val="center"/>
              <w:rPr>
                <w:sz w:val="20"/>
                <w:szCs w:val="20"/>
              </w:rPr>
            </w:pPr>
            <w:r w:rsidRPr="00510EFC">
              <w:rPr>
                <w:sz w:val="20"/>
                <w:szCs w:val="20"/>
              </w:rPr>
              <w:t>49,394</w:t>
            </w:r>
          </w:p>
        </w:tc>
        <w:tc>
          <w:tcPr>
            <w:tcW w:w="472" w:type="pct"/>
            <w:vAlign w:val="bottom"/>
          </w:tcPr>
          <w:p w:rsidR="00424E0E" w:rsidRPr="00510EFC" w:rsidRDefault="00424E0E" w:rsidP="00DF26B6">
            <w:pPr>
              <w:spacing w:after="0"/>
              <w:jc w:val="center"/>
              <w:rPr>
                <w:sz w:val="20"/>
                <w:szCs w:val="20"/>
              </w:rPr>
            </w:pPr>
            <w:r w:rsidRPr="00510EFC">
              <w:rPr>
                <w:sz w:val="20"/>
                <w:szCs w:val="20"/>
              </w:rPr>
              <w:t>613</w:t>
            </w:r>
          </w:p>
        </w:tc>
        <w:tc>
          <w:tcPr>
            <w:tcW w:w="475" w:type="pct"/>
            <w:vAlign w:val="bottom"/>
          </w:tcPr>
          <w:p w:rsidR="00424E0E" w:rsidRPr="00510EFC" w:rsidRDefault="00424E0E" w:rsidP="00DF26B6">
            <w:pPr>
              <w:spacing w:after="0"/>
              <w:jc w:val="center"/>
              <w:rPr>
                <w:sz w:val="20"/>
                <w:szCs w:val="20"/>
              </w:rPr>
            </w:pPr>
            <w:r w:rsidRPr="00510EFC">
              <w:rPr>
                <w:sz w:val="20"/>
                <w:szCs w:val="20"/>
              </w:rPr>
              <w:t>37,879</w:t>
            </w:r>
          </w:p>
        </w:tc>
        <w:tc>
          <w:tcPr>
            <w:tcW w:w="489" w:type="pct"/>
            <w:vAlign w:val="bottom"/>
          </w:tcPr>
          <w:p w:rsidR="00424E0E" w:rsidRPr="00510EFC" w:rsidRDefault="00424E0E" w:rsidP="00DF26B6">
            <w:pPr>
              <w:spacing w:after="0"/>
              <w:jc w:val="center"/>
              <w:rPr>
                <w:sz w:val="20"/>
                <w:szCs w:val="20"/>
              </w:rPr>
            </w:pPr>
            <w:r w:rsidRPr="00510EFC">
              <w:rPr>
                <w:sz w:val="20"/>
                <w:szCs w:val="20"/>
              </w:rPr>
              <w:t>4,621</w:t>
            </w:r>
          </w:p>
        </w:tc>
        <w:tc>
          <w:tcPr>
            <w:tcW w:w="599" w:type="pct"/>
            <w:vAlign w:val="bottom"/>
          </w:tcPr>
          <w:p w:rsidR="00424E0E" w:rsidRPr="00510EFC" w:rsidRDefault="00424E0E" w:rsidP="00DF26B6">
            <w:pPr>
              <w:spacing w:after="0"/>
              <w:jc w:val="center"/>
              <w:rPr>
                <w:sz w:val="20"/>
                <w:szCs w:val="20"/>
              </w:rPr>
            </w:pPr>
            <w:r w:rsidRPr="00510EFC">
              <w:rPr>
                <w:sz w:val="20"/>
                <w:szCs w:val="20"/>
              </w:rPr>
              <w:t>11,803</w:t>
            </w:r>
          </w:p>
        </w:tc>
        <w:tc>
          <w:tcPr>
            <w:tcW w:w="607" w:type="pct"/>
            <w:vAlign w:val="bottom"/>
          </w:tcPr>
          <w:p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rsidR="00424E0E" w:rsidRPr="00510EFC" w:rsidRDefault="00424E0E" w:rsidP="00DF26B6">
            <w:pPr>
              <w:spacing w:after="0"/>
              <w:jc w:val="center"/>
              <w:rPr>
                <w:sz w:val="20"/>
                <w:szCs w:val="20"/>
              </w:rPr>
            </w:pPr>
            <w:r w:rsidRPr="00510EFC">
              <w:rPr>
                <w:sz w:val="20"/>
                <w:szCs w:val="20"/>
              </w:rPr>
              <w:t>226,694</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rsidR="00424E0E" w:rsidRPr="00510EFC" w:rsidRDefault="00424E0E" w:rsidP="00DF26B6">
            <w:pPr>
              <w:spacing w:after="0"/>
              <w:jc w:val="center"/>
              <w:rPr>
                <w:sz w:val="20"/>
                <w:szCs w:val="20"/>
              </w:rPr>
            </w:pPr>
            <w:r w:rsidRPr="00510EFC">
              <w:rPr>
                <w:sz w:val="20"/>
                <w:szCs w:val="20"/>
              </w:rPr>
              <w:t>23,519</w:t>
            </w:r>
          </w:p>
        </w:tc>
        <w:tc>
          <w:tcPr>
            <w:tcW w:w="472" w:type="pct"/>
            <w:vAlign w:val="bottom"/>
          </w:tcPr>
          <w:p w:rsidR="00424E0E" w:rsidRPr="00510EFC" w:rsidRDefault="00424E0E" w:rsidP="00DF26B6">
            <w:pPr>
              <w:spacing w:after="0"/>
              <w:jc w:val="center"/>
              <w:rPr>
                <w:sz w:val="20"/>
                <w:szCs w:val="20"/>
              </w:rPr>
            </w:pPr>
            <w:r w:rsidRPr="00510EFC">
              <w:rPr>
                <w:sz w:val="20"/>
                <w:szCs w:val="20"/>
              </w:rPr>
              <w:t>6,484</w:t>
            </w:r>
          </w:p>
        </w:tc>
        <w:tc>
          <w:tcPr>
            <w:tcW w:w="475" w:type="pct"/>
            <w:vAlign w:val="bottom"/>
          </w:tcPr>
          <w:p w:rsidR="00424E0E" w:rsidRPr="00510EFC" w:rsidRDefault="00424E0E" w:rsidP="00DF26B6">
            <w:pPr>
              <w:spacing w:after="0"/>
              <w:jc w:val="center"/>
              <w:rPr>
                <w:sz w:val="20"/>
                <w:szCs w:val="20"/>
              </w:rPr>
            </w:pPr>
            <w:r w:rsidRPr="00510EFC">
              <w:rPr>
                <w:sz w:val="20"/>
                <w:szCs w:val="20"/>
              </w:rPr>
              <w:t>18,795</w:t>
            </w:r>
          </w:p>
        </w:tc>
        <w:tc>
          <w:tcPr>
            <w:tcW w:w="489" w:type="pct"/>
            <w:vAlign w:val="bottom"/>
          </w:tcPr>
          <w:p w:rsidR="00424E0E" w:rsidRPr="00510EFC" w:rsidRDefault="00424E0E" w:rsidP="00DF26B6">
            <w:pPr>
              <w:spacing w:after="0"/>
              <w:jc w:val="center"/>
              <w:rPr>
                <w:sz w:val="20"/>
                <w:szCs w:val="20"/>
              </w:rPr>
            </w:pPr>
            <w:r w:rsidRPr="00510EFC">
              <w:rPr>
                <w:sz w:val="20"/>
                <w:szCs w:val="20"/>
              </w:rPr>
              <w:t>2,124</w:t>
            </w:r>
          </w:p>
        </w:tc>
        <w:tc>
          <w:tcPr>
            <w:tcW w:w="599" w:type="pct"/>
            <w:vAlign w:val="bottom"/>
          </w:tcPr>
          <w:p w:rsidR="00424E0E" w:rsidRPr="00510EFC" w:rsidRDefault="00424E0E" w:rsidP="00DF26B6">
            <w:pPr>
              <w:spacing w:after="0"/>
              <w:jc w:val="center"/>
              <w:rPr>
                <w:sz w:val="20"/>
                <w:szCs w:val="20"/>
              </w:rPr>
            </w:pPr>
            <w:r w:rsidRPr="00510EFC">
              <w:rPr>
                <w:sz w:val="20"/>
                <w:szCs w:val="20"/>
              </w:rPr>
              <w:t>8,133</w:t>
            </w:r>
          </w:p>
        </w:tc>
        <w:tc>
          <w:tcPr>
            <w:tcW w:w="607" w:type="pct"/>
            <w:vAlign w:val="bottom"/>
          </w:tcPr>
          <w:p w:rsidR="00424E0E" w:rsidRPr="00510EFC" w:rsidRDefault="00424E0E" w:rsidP="00DF26B6">
            <w:pPr>
              <w:spacing w:after="0"/>
              <w:jc w:val="center"/>
              <w:rPr>
                <w:sz w:val="20"/>
                <w:szCs w:val="20"/>
              </w:rPr>
            </w:pPr>
            <w:r w:rsidRPr="00510EFC">
              <w:rPr>
                <w:sz w:val="20"/>
                <w:szCs w:val="20"/>
              </w:rPr>
              <w:t>59,055</w:t>
            </w:r>
          </w:p>
        </w:tc>
        <w:tc>
          <w:tcPr>
            <w:tcW w:w="764" w:type="pct"/>
            <w:vAlign w:val="bottom"/>
          </w:tcPr>
          <w:p w:rsidR="00424E0E" w:rsidRPr="00510EFC" w:rsidRDefault="00424E0E" w:rsidP="00DF26B6">
            <w:pPr>
              <w:spacing w:after="0"/>
              <w:jc w:val="center"/>
              <w:rPr>
                <w:sz w:val="20"/>
                <w:szCs w:val="20"/>
              </w:rPr>
            </w:pPr>
            <w:r w:rsidRPr="00510EFC">
              <w:rPr>
                <w:sz w:val="20"/>
                <w:szCs w:val="20"/>
              </w:rPr>
              <w:t>74,246</w:t>
            </w:r>
          </w:p>
        </w:tc>
        <w:tc>
          <w:tcPr>
            <w:tcW w:w="449" w:type="pct"/>
            <w:vAlign w:val="bottom"/>
          </w:tcPr>
          <w:p w:rsidR="00424E0E" w:rsidRPr="00510EFC" w:rsidRDefault="00424E0E" w:rsidP="00DF26B6">
            <w:pPr>
              <w:spacing w:after="0"/>
              <w:jc w:val="center"/>
              <w:rPr>
                <w:sz w:val="20"/>
                <w:szCs w:val="20"/>
              </w:rPr>
            </w:pPr>
            <w:r w:rsidRPr="00510EFC">
              <w:rPr>
                <w:sz w:val="20"/>
                <w:szCs w:val="20"/>
              </w:rPr>
              <w:t>133,301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rsidR="00424E0E" w:rsidRPr="00510EFC" w:rsidRDefault="00424E0E" w:rsidP="00DF26B6">
            <w:pPr>
              <w:spacing w:after="0"/>
              <w:jc w:val="center"/>
              <w:rPr>
                <w:sz w:val="20"/>
                <w:szCs w:val="20"/>
              </w:rPr>
            </w:pPr>
            <w:r w:rsidRPr="00510EFC">
              <w:rPr>
                <w:sz w:val="20"/>
                <w:szCs w:val="20"/>
              </w:rPr>
              <w:t>47,997</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25,254</w:t>
            </w:r>
          </w:p>
        </w:tc>
        <w:tc>
          <w:tcPr>
            <w:tcW w:w="489" w:type="pct"/>
            <w:vAlign w:val="bottom"/>
          </w:tcPr>
          <w:p w:rsidR="00424E0E" w:rsidRPr="00510EFC" w:rsidRDefault="00424E0E" w:rsidP="00DF26B6">
            <w:pPr>
              <w:spacing w:after="0"/>
              <w:jc w:val="center"/>
              <w:rPr>
                <w:sz w:val="20"/>
                <w:szCs w:val="20"/>
              </w:rPr>
            </w:pPr>
            <w:r w:rsidRPr="00510EFC">
              <w:rPr>
                <w:sz w:val="20"/>
                <w:szCs w:val="20"/>
              </w:rPr>
              <w:t>1,530</w:t>
            </w:r>
          </w:p>
        </w:tc>
        <w:tc>
          <w:tcPr>
            <w:tcW w:w="599" w:type="pct"/>
            <w:vAlign w:val="bottom"/>
          </w:tcPr>
          <w:p w:rsidR="00424E0E" w:rsidRPr="00510EFC" w:rsidRDefault="00424E0E" w:rsidP="00DF26B6">
            <w:pPr>
              <w:spacing w:after="0"/>
              <w:jc w:val="center"/>
              <w:rPr>
                <w:sz w:val="20"/>
                <w:szCs w:val="20"/>
              </w:rPr>
            </w:pPr>
            <w:r w:rsidRPr="00510EFC">
              <w:rPr>
                <w:sz w:val="20"/>
                <w:szCs w:val="20"/>
              </w:rPr>
              <w:t>4,064</w:t>
            </w:r>
          </w:p>
        </w:tc>
        <w:tc>
          <w:tcPr>
            <w:tcW w:w="607" w:type="pct"/>
            <w:vAlign w:val="bottom"/>
          </w:tcPr>
          <w:p w:rsidR="00424E0E" w:rsidRPr="00510EFC" w:rsidRDefault="00424E0E" w:rsidP="00DF26B6">
            <w:pPr>
              <w:spacing w:after="0"/>
              <w:jc w:val="center"/>
              <w:rPr>
                <w:sz w:val="20"/>
                <w:szCs w:val="20"/>
              </w:rPr>
            </w:pPr>
            <w:r w:rsidRPr="00510EFC">
              <w:rPr>
                <w:sz w:val="20"/>
                <w:szCs w:val="20"/>
              </w:rPr>
              <w:t>78,845</w:t>
            </w:r>
          </w:p>
        </w:tc>
        <w:tc>
          <w:tcPr>
            <w:tcW w:w="764" w:type="pct"/>
            <w:vAlign w:val="bottom"/>
          </w:tcPr>
          <w:p w:rsidR="00424E0E" w:rsidRPr="00510EFC" w:rsidRDefault="00424E0E" w:rsidP="00DF26B6">
            <w:pPr>
              <w:spacing w:after="0"/>
              <w:jc w:val="center"/>
              <w:rPr>
                <w:sz w:val="20"/>
                <w:szCs w:val="20"/>
              </w:rPr>
            </w:pPr>
            <w:r w:rsidRPr="00510EFC">
              <w:rPr>
                <w:sz w:val="20"/>
                <w:szCs w:val="20"/>
              </w:rPr>
              <w:t>95,226</w:t>
            </w:r>
          </w:p>
        </w:tc>
        <w:tc>
          <w:tcPr>
            <w:tcW w:w="449" w:type="pct"/>
            <w:vAlign w:val="bottom"/>
          </w:tcPr>
          <w:p w:rsidR="00424E0E" w:rsidRPr="00510EFC" w:rsidRDefault="00424E0E" w:rsidP="00DF26B6">
            <w:pPr>
              <w:spacing w:after="0"/>
              <w:jc w:val="center"/>
              <w:rPr>
                <w:sz w:val="20"/>
                <w:szCs w:val="20"/>
              </w:rPr>
            </w:pPr>
            <w:r w:rsidRPr="00510EFC">
              <w:rPr>
                <w:sz w:val="20"/>
                <w:szCs w:val="20"/>
              </w:rPr>
              <w:t>174,071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rsidR="00424E0E" w:rsidRPr="00510EFC" w:rsidRDefault="00424E0E" w:rsidP="00DF26B6">
            <w:pPr>
              <w:spacing w:after="0"/>
              <w:jc w:val="center"/>
              <w:rPr>
                <w:sz w:val="20"/>
                <w:szCs w:val="20"/>
              </w:rPr>
            </w:pPr>
            <w:r w:rsidRPr="00510EFC">
              <w:rPr>
                <w:sz w:val="20"/>
                <w:szCs w:val="20"/>
              </w:rPr>
              <w:t>51,748</w:t>
            </w:r>
          </w:p>
        </w:tc>
        <w:tc>
          <w:tcPr>
            <w:tcW w:w="472" w:type="pct"/>
            <w:vAlign w:val="bottom"/>
          </w:tcPr>
          <w:p w:rsidR="00424E0E" w:rsidRPr="00510EFC" w:rsidRDefault="00424E0E" w:rsidP="00DF26B6">
            <w:pPr>
              <w:spacing w:after="0"/>
              <w:jc w:val="center"/>
              <w:rPr>
                <w:sz w:val="20"/>
                <w:szCs w:val="20"/>
              </w:rPr>
            </w:pPr>
            <w:r w:rsidRPr="00510EFC">
              <w:rPr>
                <w:sz w:val="20"/>
                <w:szCs w:val="20"/>
              </w:rPr>
              <w:t>4,749</w:t>
            </w:r>
          </w:p>
        </w:tc>
        <w:tc>
          <w:tcPr>
            <w:tcW w:w="475" w:type="pct"/>
            <w:vAlign w:val="bottom"/>
          </w:tcPr>
          <w:p w:rsidR="00424E0E" w:rsidRPr="00510EFC" w:rsidRDefault="00424E0E" w:rsidP="00DF26B6">
            <w:pPr>
              <w:spacing w:after="0"/>
              <w:jc w:val="center"/>
              <w:rPr>
                <w:sz w:val="20"/>
                <w:szCs w:val="20"/>
              </w:rPr>
            </w:pPr>
            <w:r w:rsidRPr="00510EFC">
              <w:rPr>
                <w:sz w:val="20"/>
                <w:szCs w:val="20"/>
              </w:rPr>
              <w:t>46,838</w:t>
            </w:r>
          </w:p>
        </w:tc>
        <w:tc>
          <w:tcPr>
            <w:tcW w:w="489" w:type="pct"/>
            <w:vAlign w:val="bottom"/>
          </w:tcPr>
          <w:p w:rsidR="00424E0E" w:rsidRPr="00510EFC" w:rsidRDefault="00424E0E" w:rsidP="00DF26B6">
            <w:pPr>
              <w:spacing w:after="0"/>
              <w:jc w:val="center"/>
              <w:rPr>
                <w:sz w:val="20"/>
                <w:szCs w:val="20"/>
              </w:rPr>
            </w:pPr>
            <w:r w:rsidRPr="00510EFC">
              <w:rPr>
                <w:sz w:val="20"/>
                <w:szCs w:val="20"/>
              </w:rPr>
              <w:t>6,720</w:t>
            </w:r>
          </w:p>
        </w:tc>
        <w:tc>
          <w:tcPr>
            <w:tcW w:w="599" w:type="pct"/>
            <w:vAlign w:val="bottom"/>
          </w:tcPr>
          <w:p w:rsidR="00424E0E" w:rsidRPr="00510EFC" w:rsidRDefault="00424E0E" w:rsidP="00DF26B6">
            <w:pPr>
              <w:spacing w:after="0"/>
              <w:jc w:val="center"/>
              <w:rPr>
                <w:sz w:val="20"/>
                <w:szCs w:val="20"/>
              </w:rPr>
            </w:pPr>
            <w:r w:rsidRPr="00510EFC">
              <w:rPr>
                <w:sz w:val="20"/>
                <w:szCs w:val="20"/>
              </w:rPr>
              <w:t>10,006</w:t>
            </w:r>
          </w:p>
        </w:tc>
        <w:tc>
          <w:tcPr>
            <w:tcW w:w="607" w:type="pct"/>
            <w:vAlign w:val="bottom"/>
          </w:tcPr>
          <w:p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rsidR="00424E0E" w:rsidRPr="00510EFC" w:rsidRDefault="00424E0E" w:rsidP="00DF26B6">
            <w:pPr>
              <w:spacing w:after="0"/>
              <w:jc w:val="center"/>
              <w:rPr>
                <w:sz w:val="20"/>
                <w:szCs w:val="20"/>
              </w:rPr>
            </w:pPr>
            <w:r w:rsidRPr="00510EFC">
              <w:rPr>
                <w:sz w:val="20"/>
                <w:szCs w:val="20"/>
              </w:rPr>
              <w:t>224,011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rsidR="00424E0E" w:rsidRPr="00510EFC" w:rsidRDefault="00424E0E" w:rsidP="00DF26B6">
            <w:pPr>
              <w:spacing w:after="0"/>
              <w:jc w:val="center"/>
              <w:rPr>
                <w:sz w:val="20"/>
                <w:szCs w:val="20"/>
              </w:rPr>
            </w:pPr>
            <w:r w:rsidRPr="00510EFC">
              <w:rPr>
                <w:sz w:val="20"/>
                <w:szCs w:val="20"/>
              </w:rPr>
              <w:t>34,554</w:t>
            </w:r>
          </w:p>
        </w:tc>
        <w:tc>
          <w:tcPr>
            <w:tcW w:w="472" w:type="pct"/>
            <w:vAlign w:val="bottom"/>
          </w:tcPr>
          <w:p w:rsidR="00424E0E" w:rsidRPr="00510EFC" w:rsidRDefault="00424E0E" w:rsidP="00DF26B6">
            <w:pPr>
              <w:spacing w:after="0"/>
              <w:jc w:val="center"/>
              <w:rPr>
                <w:sz w:val="20"/>
                <w:szCs w:val="20"/>
              </w:rPr>
            </w:pPr>
            <w:r w:rsidRPr="00510EFC">
              <w:rPr>
                <w:sz w:val="20"/>
                <w:szCs w:val="20"/>
              </w:rPr>
              <w:t>3,988</w:t>
            </w:r>
          </w:p>
        </w:tc>
        <w:tc>
          <w:tcPr>
            <w:tcW w:w="475" w:type="pct"/>
            <w:vAlign w:val="bottom"/>
          </w:tcPr>
          <w:p w:rsidR="00424E0E" w:rsidRPr="00510EFC" w:rsidRDefault="00424E0E" w:rsidP="00DF26B6">
            <w:pPr>
              <w:spacing w:after="0"/>
              <w:jc w:val="center"/>
              <w:rPr>
                <w:sz w:val="20"/>
                <w:szCs w:val="20"/>
              </w:rPr>
            </w:pPr>
            <w:r w:rsidRPr="00510EFC">
              <w:rPr>
                <w:sz w:val="20"/>
                <w:szCs w:val="20"/>
              </w:rPr>
              <w:t>52,497</w:t>
            </w:r>
          </w:p>
        </w:tc>
        <w:tc>
          <w:tcPr>
            <w:tcW w:w="489" w:type="pct"/>
            <w:vAlign w:val="bottom"/>
          </w:tcPr>
          <w:p w:rsidR="00424E0E" w:rsidRPr="00510EFC" w:rsidRDefault="00424E0E" w:rsidP="00DF26B6">
            <w:pPr>
              <w:spacing w:after="0"/>
              <w:jc w:val="center"/>
              <w:rPr>
                <w:sz w:val="20"/>
                <w:szCs w:val="20"/>
              </w:rPr>
            </w:pPr>
            <w:r w:rsidRPr="00510EFC">
              <w:rPr>
                <w:sz w:val="20"/>
                <w:szCs w:val="20"/>
              </w:rPr>
              <w:t>14,287</w:t>
            </w:r>
          </w:p>
        </w:tc>
        <w:tc>
          <w:tcPr>
            <w:tcW w:w="599" w:type="pct"/>
            <w:vAlign w:val="bottom"/>
          </w:tcPr>
          <w:p w:rsidR="00424E0E" w:rsidRPr="00510EFC" w:rsidRDefault="00424E0E" w:rsidP="00DF26B6">
            <w:pPr>
              <w:spacing w:after="0"/>
              <w:jc w:val="center"/>
              <w:rPr>
                <w:sz w:val="20"/>
                <w:szCs w:val="20"/>
              </w:rPr>
            </w:pPr>
            <w:r w:rsidRPr="00510EFC">
              <w:rPr>
                <w:sz w:val="20"/>
                <w:szCs w:val="20"/>
              </w:rPr>
              <w:t>14,666</w:t>
            </w:r>
          </w:p>
        </w:tc>
        <w:tc>
          <w:tcPr>
            <w:tcW w:w="607" w:type="pct"/>
            <w:vAlign w:val="bottom"/>
          </w:tcPr>
          <w:p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rsidR="00424E0E" w:rsidRPr="00510EFC" w:rsidRDefault="00424E0E" w:rsidP="00DF26B6">
            <w:pPr>
              <w:spacing w:after="0"/>
              <w:jc w:val="center"/>
              <w:rPr>
                <w:sz w:val="20"/>
                <w:szCs w:val="20"/>
              </w:rPr>
            </w:pPr>
            <w:r w:rsidRPr="00510EFC">
              <w:rPr>
                <w:sz w:val="20"/>
                <w:szCs w:val="20"/>
              </w:rPr>
              <w:t>246,822</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rsidR="00424E0E" w:rsidRPr="00510EFC" w:rsidRDefault="00424E0E" w:rsidP="00DF26B6">
            <w:pPr>
              <w:spacing w:after="0"/>
              <w:jc w:val="center"/>
              <w:rPr>
                <w:sz w:val="20"/>
                <w:szCs w:val="20"/>
              </w:rPr>
            </w:pPr>
            <w:r w:rsidRPr="00510EFC">
              <w:rPr>
                <w:sz w:val="20"/>
                <w:szCs w:val="20"/>
              </w:rPr>
              <w:t>23,825</w:t>
            </w:r>
          </w:p>
        </w:tc>
        <w:tc>
          <w:tcPr>
            <w:tcW w:w="472" w:type="pct"/>
            <w:vAlign w:val="bottom"/>
          </w:tcPr>
          <w:p w:rsidR="00424E0E" w:rsidRPr="00510EFC" w:rsidRDefault="00424E0E" w:rsidP="00DF26B6">
            <w:pPr>
              <w:spacing w:after="0"/>
              <w:jc w:val="center"/>
              <w:rPr>
                <w:sz w:val="20"/>
                <w:szCs w:val="20"/>
              </w:rPr>
            </w:pPr>
            <w:r w:rsidRPr="00510EFC">
              <w:rPr>
                <w:sz w:val="20"/>
                <w:szCs w:val="20"/>
              </w:rPr>
              <w:t>6,383</w:t>
            </w:r>
          </w:p>
        </w:tc>
        <w:tc>
          <w:tcPr>
            <w:tcW w:w="475" w:type="pct"/>
            <w:vAlign w:val="bottom"/>
          </w:tcPr>
          <w:p w:rsidR="00424E0E" w:rsidRPr="00510EFC" w:rsidRDefault="00424E0E" w:rsidP="00DF26B6">
            <w:pPr>
              <w:spacing w:after="0"/>
              <w:jc w:val="center"/>
              <w:rPr>
                <w:sz w:val="20"/>
                <w:szCs w:val="20"/>
              </w:rPr>
            </w:pPr>
            <w:r w:rsidRPr="00510EFC">
              <w:rPr>
                <w:sz w:val="20"/>
                <w:szCs w:val="20"/>
              </w:rPr>
              <w:t>11,353</w:t>
            </w:r>
          </w:p>
        </w:tc>
        <w:tc>
          <w:tcPr>
            <w:tcW w:w="489" w:type="pct"/>
            <w:vAlign w:val="bottom"/>
          </w:tcPr>
          <w:p w:rsidR="00424E0E" w:rsidRPr="00510EFC" w:rsidRDefault="00424E0E" w:rsidP="00DF26B6">
            <w:pPr>
              <w:spacing w:after="0"/>
              <w:jc w:val="center"/>
              <w:rPr>
                <w:sz w:val="20"/>
                <w:szCs w:val="20"/>
              </w:rPr>
            </w:pPr>
            <w:r w:rsidRPr="00510EFC">
              <w:rPr>
                <w:sz w:val="20"/>
                <w:szCs w:val="20"/>
              </w:rPr>
              <w:t>4,804</w:t>
            </w:r>
          </w:p>
        </w:tc>
        <w:tc>
          <w:tcPr>
            <w:tcW w:w="599" w:type="pct"/>
            <w:vAlign w:val="bottom"/>
          </w:tcPr>
          <w:p w:rsidR="00424E0E" w:rsidRPr="00510EFC" w:rsidRDefault="00424E0E" w:rsidP="00DF26B6">
            <w:pPr>
              <w:spacing w:after="0"/>
              <w:jc w:val="center"/>
              <w:rPr>
                <w:sz w:val="20"/>
                <w:szCs w:val="20"/>
              </w:rPr>
            </w:pPr>
            <w:r w:rsidRPr="00510EFC">
              <w:rPr>
                <w:sz w:val="20"/>
                <w:szCs w:val="20"/>
              </w:rPr>
              <w:t>12,702</w:t>
            </w:r>
          </w:p>
        </w:tc>
        <w:tc>
          <w:tcPr>
            <w:tcW w:w="607" w:type="pct"/>
            <w:vAlign w:val="bottom"/>
          </w:tcPr>
          <w:p w:rsidR="00424E0E" w:rsidRPr="00510EFC" w:rsidRDefault="00424E0E" w:rsidP="00DF26B6">
            <w:pPr>
              <w:spacing w:after="0"/>
              <w:jc w:val="center"/>
              <w:rPr>
                <w:sz w:val="20"/>
                <w:szCs w:val="20"/>
              </w:rPr>
            </w:pPr>
            <w:r w:rsidRPr="00510EFC">
              <w:rPr>
                <w:sz w:val="20"/>
                <w:szCs w:val="20"/>
              </w:rPr>
              <w:t>59,067</w:t>
            </w:r>
          </w:p>
        </w:tc>
        <w:tc>
          <w:tcPr>
            <w:tcW w:w="764" w:type="pct"/>
            <w:vAlign w:val="bottom"/>
          </w:tcPr>
          <w:p w:rsidR="00424E0E" w:rsidRPr="00510EFC" w:rsidRDefault="00424E0E" w:rsidP="00DF26B6">
            <w:pPr>
              <w:spacing w:after="0"/>
              <w:jc w:val="center"/>
              <w:rPr>
                <w:sz w:val="20"/>
                <w:szCs w:val="20"/>
              </w:rPr>
            </w:pPr>
            <w:r w:rsidRPr="00510EFC">
              <w:rPr>
                <w:sz w:val="20"/>
                <w:szCs w:val="20"/>
              </w:rPr>
              <w:t>70,871</w:t>
            </w:r>
          </w:p>
        </w:tc>
        <w:tc>
          <w:tcPr>
            <w:tcW w:w="449" w:type="pct"/>
            <w:vAlign w:val="bottom"/>
          </w:tcPr>
          <w:p w:rsidR="00424E0E" w:rsidRPr="00510EFC" w:rsidRDefault="00424E0E" w:rsidP="00DF26B6">
            <w:pPr>
              <w:spacing w:after="0"/>
              <w:jc w:val="center"/>
              <w:rPr>
                <w:sz w:val="20"/>
                <w:szCs w:val="20"/>
              </w:rPr>
            </w:pPr>
            <w:r w:rsidRPr="00510EFC">
              <w:rPr>
                <w:sz w:val="20"/>
                <w:szCs w:val="20"/>
              </w:rPr>
              <w:t>129,938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rsidR="00424E0E" w:rsidRPr="00510EFC" w:rsidRDefault="00424E0E" w:rsidP="00DF26B6">
            <w:pPr>
              <w:spacing w:after="0"/>
              <w:jc w:val="center"/>
              <w:rPr>
                <w:sz w:val="20"/>
                <w:szCs w:val="20"/>
              </w:rPr>
            </w:pPr>
            <w:r w:rsidRPr="00510EFC">
              <w:rPr>
                <w:sz w:val="20"/>
                <w:szCs w:val="20"/>
              </w:rPr>
              <w:t>14,648</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12,108</w:t>
            </w:r>
          </w:p>
        </w:tc>
        <w:tc>
          <w:tcPr>
            <w:tcW w:w="489" w:type="pct"/>
            <w:vAlign w:val="bottom"/>
          </w:tcPr>
          <w:p w:rsidR="00424E0E" w:rsidRPr="00510EFC" w:rsidRDefault="00424E0E" w:rsidP="00DF26B6">
            <w:pPr>
              <w:spacing w:after="0"/>
              <w:jc w:val="center"/>
              <w:rPr>
                <w:sz w:val="20"/>
                <w:szCs w:val="20"/>
              </w:rPr>
            </w:pPr>
            <w:r w:rsidRPr="00510EFC">
              <w:rPr>
                <w:sz w:val="20"/>
                <w:szCs w:val="20"/>
              </w:rPr>
              <w:t>1,212</w:t>
            </w:r>
          </w:p>
        </w:tc>
        <w:tc>
          <w:tcPr>
            <w:tcW w:w="599" w:type="pct"/>
            <w:vAlign w:val="bottom"/>
          </w:tcPr>
          <w:p w:rsidR="00424E0E" w:rsidRPr="00510EFC" w:rsidRDefault="00424E0E" w:rsidP="00DF26B6">
            <w:pPr>
              <w:spacing w:after="0"/>
              <w:jc w:val="center"/>
              <w:rPr>
                <w:sz w:val="20"/>
                <w:szCs w:val="20"/>
              </w:rPr>
            </w:pPr>
            <w:r w:rsidRPr="00510EFC">
              <w:rPr>
                <w:sz w:val="20"/>
                <w:szCs w:val="20"/>
              </w:rPr>
              <w:t>14,204</w:t>
            </w:r>
          </w:p>
        </w:tc>
        <w:tc>
          <w:tcPr>
            <w:tcW w:w="607" w:type="pct"/>
            <w:vAlign w:val="bottom"/>
          </w:tcPr>
          <w:p w:rsidR="00424E0E" w:rsidRPr="00510EFC" w:rsidRDefault="00424E0E" w:rsidP="00DF26B6">
            <w:pPr>
              <w:spacing w:after="0"/>
              <w:jc w:val="center"/>
              <w:rPr>
                <w:sz w:val="20"/>
                <w:szCs w:val="20"/>
              </w:rPr>
            </w:pPr>
            <w:r w:rsidRPr="00510EFC">
              <w:rPr>
                <w:sz w:val="20"/>
                <w:szCs w:val="20"/>
              </w:rPr>
              <w:t>42,171</w:t>
            </w:r>
          </w:p>
        </w:tc>
        <w:tc>
          <w:tcPr>
            <w:tcW w:w="764" w:type="pct"/>
            <w:vAlign w:val="bottom"/>
          </w:tcPr>
          <w:p w:rsidR="00424E0E" w:rsidRPr="00510EFC" w:rsidRDefault="00424E0E" w:rsidP="00DF26B6">
            <w:pPr>
              <w:spacing w:after="0"/>
              <w:jc w:val="center"/>
              <w:rPr>
                <w:sz w:val="20"/>
                <w:szCs w:val="20"/>
              </w:rPr>
            </w:pPr>
            <w:r w:rsidRPr="00510EFC">
              <w:rPr>
                <w:sz w:val="20"/>
                <w:szCs w:val="20"/>
              </w:rPr>
              <w:t>70,775</w:t>
            </w:r>
          </w:p>
        </w:tc>
        <w:tc>
          <w:tcPr>
            <w:tcW w:w="449" w:type="pct"/>
            <w:vAlign w:val="bottom"/>
          </w:tcPr>
          <w:p w:rsidR="00424E0E" w:rsidRPr="00510EFC" w:rsidRDefault="00424E0E" w:rsidP="00DF26B6">
            <w:pPr>
              <w:spacing w:after="0"/>
              <w:jc w:val="center"/>
              <w:rPr>
                <w:sz w:val="20"/>
                <w:szCs w:val="20"/>
              </w:rPr>
            </w:pPr>
            <w:r w:rsidRPr="00510EFC">
              <w:rPr>
                <w:sz w:val="20"/>
                <w:szCs w:val="20"/>
              </w:rPr>
              <w:t>112,946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rsidR="00424E0E" w:rsidRPr="00510EFC" w:rsidRDefault="00424E0E" w:rsidP="00DF26B6">
            <w:pPr>
              <w:spacing w:after="0"/>
              <w:jc w:val="center"/>
              <w:rPr>
                <w:sz w:val="20"/>
                <w:szCs w:val="20"/>
              </w:rPr>
            </w:pPr>
            <w:r w:rsidRPr="00510EFC">
              <w:rPr>
                <w:sz w:val="20"/>
                <w:szCs w:val="20"/>
              </w:rPr>
              <w:t>34,849</w:t>
            </w:r>
          </w:p>
        </w:tc>
        <w:tc>
          <w:tcPr>
            <w:tcW w:w="472" w:type="pct"/>
            <w:vAlign w:val="bottom"/>
          </w:tcPr>
          <w:p w:rsidR="00424E0E" w:rsidRPr="00510EFC" w:rsidRDefault="00424E0E" w:rsidP="00DF26B6">
            <w:pPr>
              <w:spacing w:after="0"/>
              <w:jc w:val="center"/>
              <w:rPr>
                <w:sz w:val="20"/>
                <w:szCs w:val="20"/>
              </w:rPr>
            </w:pPr>
            <w:r w:rsidRPr="00510EFC">
              <w:rPr>
                <w:sz w:val="20"/>
                <w:szCs w:val="20"/>
              </w:rPr>
              <w:t>2,372</w:t>
            </w:r>
          </w:p>
        </w:tc>
        <w:tc>
          <w:tcPr>
            <w:tcW w:w="475" w:type="pct"/>
            <w:vAlign w:val="bottom"/>
          </w:tcPr>
          <w:p w:rsidR="00424E0E" w:rsidRPr="00510EFC" w:rsidRDefault="00424E0E" w:rsidP="00DF26B6">
            <w:pPr>
              <w:spacing w:after="0"/>
              <w:jc w:val="center"/>
              <w:rPr>
                <w:sz w:val="20"/>
                <w:szCs w:val="20"/>
              </w:rPr>
            </w:pPr>
            <w:r w:rsidRPr="00510EFC">
              <w:rPr>
                <w:sz w:val="20"/>
                <w:szCs w:val="20"/>
              </w:rPr>
              <w:t>24,986</w:t>
            </w:r>
          </w:p>
        </w:tc>
        <w:tc>
          <w:tcPr>
            <w:tcW w:w="489" w:type="pct"/>
            <w:vAlign w:val="bottom"/>
          </w:tcPr>
          <w:p w:rsidR="00424E0E" w:rsidRPr="00510EFC" w:rsidRDefault="00424E0E" w:rsidP="00DF26B6">
            <w:pPr>
              <w:spacing w:after="0"/>
              <w:jc w:val="center"/>
              <w:rPr>
                <w:sz w:val="20"/>
                <w:szCs w:val="20"/>
              </w:rPr>
            </w:pPr>
            <w:r w:rsidRPr="00510EFC">
              <w:rPr>
                <w:sz w:val="20"/>
                <w:szCs w:val="20"/>
              </w:rPr>
              <w:t>2,472</w:t>
            </w:r>
          </w:p>
        </w:tc>
        <w:tc>
          <w:tcPr>
            <w:tcW w:w="599" w:type="pct"/>
            <w:vAlign w:val="bottom"/>
          </w:tcPr>
          <w:p w:rsidR="00424E0E" w:rsidRPr="00510EFC" w:rsidRDefault="00424E0E" w:rsidP="00DF26B6">
            <w:pPr>
              <w:spacing w:after="0"/>
              <w:jc w:val="center"/>
              <w:rPr>
                <w:sz w:val="20"/>
                <w:szCs w:val="20"/>
              </w:rPr>
            </w:pPr>
            <w:r w:rsidRPr="00510EFC">
              <w:rPr>
                <w:sz w:val="20"/>
                <w:szCs w:val="20"/>
              </w:rPr>
              <w:t>10,613</w:t>
            </w:r>
          </w:p>
        </w:tc>
        <w:tc>
          <w:tcPr>
            <w:tcW w:w="607" w:type="pct"/>
            <w:vAlign w:val="bottom"/>
          </w:tcPr>
          <w:p w:rsidR="00424E0E" w:rsidRPr="00510EFC" w:rsidRDefault="00424E0E" w:rsidP="00DF26B6">
            <w:pPr>
              <w:spacing w:after="0"/>
              <w:jc w:val="center"/>
              <w:rPr>
                <w:sz w:val="20"/>
                <w:szCs w:val="20"/>
              </w:rPr>
            </w:pPr>
            <w:r w:rsidRPr="00510EFC">
              <w:rPr>
                <w:sz w:val="20"/>
                <w:szCs w:val="20"/>
              </w:rPr>
              <w:t>75,293</w:t>
            </w:r>
          </w:p>
        </w:tc>
        <w:tc>
          <w:tcPr>
            <w:tcW w:w="764" w:type="pct"/>
            <w:vAlign w:val="bottom"/>
          </w:tcPr>
          <w:p w:rsidR="00424E0E" w:rsidRPr="00510EFC" w:rsidRDefault="00424E0E" w:rsidP="00DF26B6">
            <w:pPr>
              <w:spacing w:after="0"/>
              <w:jc w:val="center"/>
              <w:rPr>
                <w:sz w:val="20"/>
                <w:szCs w:val="20"/>
              </w:rPr>
            </w:pPr>
            <w:r w:rsidRPr="00510EFC">
              <w:rPr>
                <w:sz w:val="20"/>
                <w:szCs w:val="20"/>
              </w:rPr>
              <w:t>68,117</w:t>
            </w:r>
          </w:p>
        </w:tc>
        <w:tc>
          <w:tcPr>
            <w:tcW w:w="449" w:type="pct"/>
            <w:vAlign w:val="bottom"/>
          </w:tcPr>
          <w:p w:rsidR="00424E0E" w:rsidRPr="00510EFC" w:rsidRDefault="00424E0E" w:rsidP="00DF26B6">
            <w:pPr>
              <w:spacing w:after="0"/>
              <w:jc w:val="center"/>
              <w:rPr>
                <w:sz w:val="20"/>
                <w:szCs w:val="20"/>
              </w:rPr>
            </w:pPr>
            <w:r w:rsidRPr="00510EFC">
              <w:rPr>
                <w:sz w:val="20"/>
                <w:szCs w:val="20"/>
              </w:rPr>
              <w:t>143,410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rsidR="00424E0E" w:rsidRPr="00510EFC" w:rsidRDefault="00424E0E" w:rsidP="00DF26B6">
            <w:pPr>
              <w:spacing w:after="0"/>
              <w:jc w:val="center"/>
              <w:rPr>
                <w:sz w:val="20"/>
                <w:szCs w:val="20"/>
              </w:rPr>
            </w:pPr>
            <w:r w:rsidRPr="00510EFC">
              <w:rPr>
                <w:sz w:val="20"/>
                <w:szCs w:val="20"/>
              </w:rPr>
              <w:t>12,118</w:t>
            </w:r>
          </w:p>
        </w:tc>
        <w:tc>
          <w:tcPr>
            <w:tcW w:w="472" w:type="pct"/>
            <w:vAlign w:val="bottom"/>
          </w:tcPr>
          <w:p w:rsidR="00424E0E" w:rsidRPr="00510EFC" w:rsidRDefault="00424E0E" w:rsidP="00DF26B6">
            <w:pPr>
              <w:spacing w:after="0"/>
              <w:jc w:val="center"/>
              <w:rPr>
                <w:sz w:val="20"/>
                <w:szCs w:val="20"/>
              </w:rPr>
            </w:pPr>
            <w:r w:rsidRPr="00510EFC">
              <w:rPr>
                <w:sz w:val="20"/>
                <w:szCs w:val="20"/>
              </w:rPr>
              <w:t>773</w:t>
            </w:r>
          </w:p>
        </w:tc>
        <w:tc>
          <w:tcPr>
            <w:tcW w:w="475" w:type="pct"/>
            <w:vAlign w:val="bottom"/>
          </w:tcPr>
          <w:p w:rsidR="00424E0E" w:rsidRPr="00510EFC" w:rsidRDefault="00424E0E" w:rsidP="00DF26B6">
            <w:pPr>
              <w:spacing w:after="0"/>
              <w:jc w:val="center"/>
              <w:rPr>
                <w:sz w:val="20"/>
                <w:szCs w:val="20"/>
              </w:rPr>
            </w:pPr>
            <w:r w:rsidRPr="00510EFC">
              <w:rPr>
                <w:sz w:val="20"/>
                <w:szCs w:val="20"/>
              </w:rPr>
              <w:t>32,145</w:t>
            </w:r>
          </w:p>
        </w:tc>
        <w:tc>
          <w:tcPr>
            <w:tcW w:w="489" w:type="pct"/>
            <w:vAlign w:val="bottom"/>
          </w:tcPr>
          <w:p w:rsidR="00424E0E" w:rsidRPr="00510EFC" w:rsidRDefault="00424E0E" w:rsidP="00DF26B6">
            <w:pPr>
              <w:spacing w:after="0"/>
              <w:jc w:val="center"/>
              <w:rPr>
                <w:sz w:val="20"/>
                <w:szCs w:val="20"/>
              </w:rPr>
            </w:pPr>
            <w:r w:rsidRPr="00510EFC">
              <w:rPr>
                <w:sz w:val="20"/>
                <w:szCs w:val="20"/>
              </w:rPr>
              <w:t>3,656</w:t>
            </w:r>
          </w:p>
        </w:tc>
        <w:tc>
          <w:tcPr>
            <w:tcW w:w="599" w:type="pct"/>
            <w:vAlign w:val="bottom"/>
          </w:tcPr>
          <w:p w:rsidR="00424E0E" w:rsidRPr="00510EFC" w:rsidRDefault="00424E0E" w:rsidP="00DF26B6">
            <w:pPr>
              <w:spacing w:after="0"/>
              <w:jc w:val="center"/>
              <w:rPr>
                <w:sz w:val="20"/>
                <w:szCs w:val="20"/>
              </w:rPr>
            </w:pPr>
            <w:r w:rsidRPr="00510EFC">
              <w:rPr>
                <w:sz w:val="20"/>
                <w:szCs w:val="20"/>
              </w:rPr>
              <w:t>16,792</w:t>
            </w:r>
          </w:p>
        </w:tc>
        <w:tc>
          <w:tcPr>
            <w:tcW w:w="607" w:type="pct"/>
            <w:vAlign w:val="bottom"/>
          </w:tcPr>
          <w:p w:rsidR="00424E0E" w:rsidRPr="00510EFC" w:rsidRDefault="00424E0E" w:rsidP="00DF26B6">
            <w:pPr>
              <w:spacing w:after="0"/>
              <w:jc w:val="center"/>
              <w:rPr>
                <w:sz w:val="20"/>
                <w:szCs w:val="20"/>
              </w:rPr>
            </w:pPr>
            <w:r w:rsidRPr="00510EFC">
              <w:rPr>
                <w:sz w:val="20"/>
                <w:szCs w:val="20"/>
              </w:rPr>
              <w:t>65,484</w:t>
            </w:r>
          </w:p>
        </w:tc>
        <w:tc>
          <w:tcPr>
            <w:tcW w:w="764" w:type="pct"/>
            <w:vAlign w:val="bottom"/>
          </w:tcPr>
          <w:p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rsidR="00424E0E" w:rsidRPr="00510EFC" w:rsidRDefault="00424E0E" w:rsidP="00DF26B6">
            <w:pPr>
              <w:spacing w:after="0"/>
              <w:jc w:val="center"/>
              <w:rPr>
                <w:sz w:val="20"/>
                <w:szCs w:val="20"/>
              </w:rPr>
            </w:pPr>
            <w:r w:rsidRPr="00510EFC">
              <w:rPr>
                <w:sz w:val="20"/>
                <w:szCs w:val="20"/>
              </w:rPr>
              <w:t>189,655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rsidR="00424E0E" w:rsidRPr="00510EFC" w:rsidRDefault="00424E0E" w:rsidP="00DF26B6">
            <w:pPr>
              <w:spacing w:after="0"/>
              <w:jc w:val="center"/>
              <w:rPr>
                <w:sz w:val="20"/>
                <w:szCs w:val="20"/>
              </w:rPr>
            </w:pPr>
            <w:r w:rsidRPr="00510EFC">
              <w:rPr>
                <w:sz w:val="20"/>
                <w:szCs w:val="20"/>
              </w:rPr>
              <w:t>16,355</w:t>
            </w:r>
          </w:p>
        </w:tc>
        <w:tc>
          <w:tcPr>
            <w:tcW w:w="472" w:type="pct"/>
            <w:vAlign w:val="bottom"/>
          </w:tcPr>
          <w:p w:rsidR="00424E0E" w:rsidRPr="00510EFC" w:rsidRDefault="00424E0E" w:rsidP="00DF26B6">
            <w:pPr>
              <w:spacing w:after="0"/>
              <w:jc w:val="center"/>
              <w:rPr>
                <w:sz w:val="20"/>
                <w:szCs w:val="20"/>
              </w:rPr>
            </w:pPr>
            <w:r w:rsidRPr="00510EFC">
              <w:rPr>
                <w:sz w:val="20"/>
                <w:szCs w:val="20"/>
              </w:rPr>
              <w:t>5,634</w:t>
            </w:r>
          </w:p>
        </w:tc>
        <w:tc>
          <w:tcPr>
            <w:tcW w:w="475" w:type="pct"/>
            <w:vAlign w:val="bottom"/>
          </w:tcPr>
          <w:p w:rsidR="00424E0E" w:rsidRPr="00510EFC" w:rsidRDefault="00424E0E" w:rsidP="00DF26B6">
            <w:pPr>
              <w:spacing w:after="0"/>
              <w:jc w:val="center"/>
              <w:rPr>
                <w:sz w:val="20"/>
                <w:szCs w:val="20"/>
              </w:rPr>
            </w:pPr>
            <w:r w:rsidRPr="00510EFC">
              <w:rPr>
                <w:sz w:val="20"/>
                <w:szCs w:val="20"/>
              </w:rPr>
              <w:t>8,737</w:t>
            </w:r>
          </w:p>
        </w:tc>
        <w:tc>
          <w:tcPr>
            <w:tcW w:w="489" w:type="pct"/>
            <w:vAlign w:val="bottom"/>
          </w:tcPr>
          <w:p w:rsidR="00424E0E" w:rsidRPr="00510EFC" w:rsidRDefault="00424E0E" w:rsidP="00DF26B6">
            <w:pPr>
              <w:spacing w:after="0"/>
              <w:jc w:val="center"/>
              <w:rPr>
                <w:sz w:val="20"/>
                <w:szCs w:val="20"/>
              </w:rPr>
            </w:pPr>
            <w:r w:rsidRPr="00510EFC">
              <w:rPr>
                <w:sz w:val="20"/>
                <w:szCs w:val="20"/>
              </w:rPr>
              <w:t>3,063</w:t>
            </w:r>
          </w:p>
        </w:tc>
        <w:tc>
          <w:tcPr>
            <w:tcW w:w="599" w:type="pct"/>
            <w:vAlign w:val="bottom"/>
          </w:tcPr>
          <w:p w:rsidR="00424E0E" w:rsidRPr="00510EFC" w:rsidRDefault="00424E0E" w:rsidP="00DF26B6">
            <w:pPr>
              <w:spacing w:after="0"/>
              <w:jc w:val="center"/>
              <w:rPr>
                <w:sz w:val="20"/>
                <w:szCs w:val="20"/>
              </w:rPr>
            </w:pPr>
            <w:r w:rsidRPr="00510EFC">
              <w:rPr>
                <w:sz w:val="20"/>
                <w:szCs w:val="20"/>
              </w:rPr>
              <w:t>10,434</w:t>
            </w:r>
          </w:p>
        </w:tc>
        <w:tc>
          <w:tcPr>
            <w:tcW w:w="607" w:type="pct"/>
            <w:vAlign w:val="bottom"/>
          </w:tcPr>
          <w:p w:rsidR="00424E0E" w:rsidRPr="00510EFC" w:rsidRDefault="00424E0E" w:rsidP="00DF26B6">
            <w:pPr>
              <w:spacing w:after="0"/>
              <w:jc w:val="center"/>
              <w:rPr>
                <w:sz w:val="20"/>
                <w:szCs w:val="20"/>
              </w:rPr>
            </w:pPr>
            <w:r w:rsidRPr="00510EFC">
              <w:rPr>
                <w:sz w:val="20"/>
                <w:szCs w:val="20"/>
              </w:rPr>
              <w:t>44,223</w:t>
            </w:r>
          </w:p>
        </w:tc>
        <w:tc>
          <w:tcPr>
            <w:tcW w:w="764" w:type="pct"/>
            <w:vAlign w:val="bottom"/>
          </w:tcPr>
          <w:p w:rsidR="00424E0E" w:rsidRPr="00510EFC" w:rsidRDefault="00424E0E" w:rsidP="00DF26B6">
            <w:pPr>
              <w:spacing w:after="0"/>
              <w:jc w:val="center"/>
              <w:rPr>
                <w:sz w:val="20"/>
                <w:szCs w:val="20"/>
              </w:rPr>
            </w:pPr>
            <w:r w:rsidRPr="00510EFC">
              <w:rPr>
                <w:sz w:val="20"/>
                <w:szCs w:val="20"/>
              </w:rPr>
              <w:t>60,178</w:t>
            </w:r>
          </w:p>
        </w:tc>
        <w:tc>
          <w:tcPr>
            <w:tcW w:w="449" w:type="pct"/>
            <w:vAlign w:val="bottom"/>
          </w:tcPr>
          <w:p w:rsidR="00424E0E" w:rsidRPr="00510EFC" w:rsidRDefault="00424E0E" w:rsidP="00DF26B6">
            <w:pPr>
              <w:spacing w:after="0"/>
              <w:jc w:val="center"/>
              <w:rPr>
                <w:sz w:val="20"/>
                <w:szCs w:val="20"/>
              </w:rPr>
            </w:pPr>
            <w:r w:rsidRPr="00510EFC">
              <w:rPr>
                <w:sz w:val="20"/>
                <w:szCs w:val="20"/>
              </w:rPr>
              <w:t>104,401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rsidR="00424E0E" w:rsidRPr="00510EFC" w:rsidRDefault="00424E0E" w:rsidP="00DF26B6">
            <w:pPr>
              <w:spacing w:after="0"/>
              <w:jc w:val="center"/>
              <w:rPr>
                <w:sz w:val="20"/>
                <w:szCs w:val="20"/>
              </w:rPr>
            </w:pPr>
            <w:r w:rsidRPr="00510EFC">
              <w:rPr>
                <w:sz w:val="20"/>
                <w:szCs w:val="20"/>
              </w:rPr>
              <w:t>9,801</w:t>
            </w:r>
          </w:p>
        </w:tc>
        <w:tc>
          <w:tcPr>
            <w:tcW w:w="472" w:type="pct"/>
            <w:vAlign w:val="bottom"/>
          </w:tcPr>
          <w:p w:rsidR="00424E0E" w:rsidRPr="00510EFC" w:rsidRDefault="00424E0E" w:rsidP="00DF26B6">
            <w:pPr>
              <w:spacing w:after="0"/>
              <w:jc w:val="center"/>
              <w:rPr>
                <w:sz w:val="20"/>
                <w:szCs w:val="20"/>
              </w:rPr>
            </w:pPr>
            <w:r w:rsidRPr="00510EFC">
              <w:rPr>
                <w:sz w:val="20"/>
                <w:szCs w:val="20"/>
              </w:rPr>
              <w:t>326</w:t>
            </w:r>
          </w:p>
        </w:tc>
        <w:tc>
          <w:tcPr>
            <w:tcW w:w="475" w:type="pct"/>
            <w:vAlign w:val="bottom"/>
          </w:tcPr>
          <w:p w:rsidR="00424E0E" w:rsidRPr="00510EFC" w:rsidRDefault="00424E0E" w:rsidP="00DF26B6">
            <w:pPr>
              <w:spacing w:after="0"/>
              <w:jc w:val="center"/>
              <w:rPr>
                <w:sz w:val="20"/>
                <w:szCs w:val="20"/>
              </w:rPr>
            </w:pPr>
            <w:r w:rsidRPr="00510EFC">
              <w:rPr>
                <w:sz w:val="20"/>
                <w:szCs w:val="20"/>
              </w:rPr>
              <w:t>14,757</w:t>
            </w:r>
          </w:p>
        </w:tc>
        <w:tc>
          <w:tcPr>
            <w:tcW w:w="489" w:type="pct"/>
            <w:vAlign w:val="bottom"/>
          </w:tcPr>
          <w:p w:rsidR="00424E0E" w:rsidRPr="00510EFC" w:rsidRDefault="00424E0E" w:rsidP="00DF26B6">
            <w:pPr>
              <w:spacing w:after="0"/>
              <w:jc w:val="center"/>
              <w:rPr>
                <w:sz w:val="20"/>
                <w:szCs w:val="20"/>
              </w:rPr>
            </w:pPr>
            <w:r w:rsidRPr="00510EFC">
              <w:rPr>
                <w:sz w:val="20"/>
                <w:szCs w:val="20"/>
              </w:rPr>
              <w:t>1,210</w:t>
            </w:r>
          </w:p>
        </w:tc>
        <w:tc>
          <w:tcPr>
            <w:tcW w:w="599" w:type="pct"/>
            <w:vAlign w:val="bottom"/>
          </w:tcPr>
          <w:p w:rsidR="00424E0E" w:rsidRPr="00510EFC" w:rsidRDefault="00424E0E" w:rsidP="00DF26B6">
            <w:pPr>
              <w:spacing w:after="0"/>
              <w:jc w:val="center"/>
              <w:rPr>
                <w:sz w:val="20"/>
                <w:szCs w:val="20"/>
              </w:rPr>
            </w:pPr>
            <w:r w:rsidRPr="00510EFC">
              <w:rPr>
                <w:sz w:val="20"/>
                <w:szCs w:val="20"/>
              </w:rPr>
              <w:t>11,720</w:t>
            </w:r>
          </w:p>
        </w:tc>
        <w:tc>
          <w:tcPr>
            <w:tcW w:w="607" w:type="pct"/>
            <w:vAlign w:val="bottom"/>
          </w:tcPr>
          <w:p w:rsidR="00424E0E" w:rsidRPr="00510EFC" w:rsidRDefault="00424E0E" w:rsidP="00DF26B6">
            <w:pPr>
              <w:spacing w:after="0"/>
              <w:jc w:val="center"/>
              <w:rPr>
                <w:sz w:val="20"/>
                <w:szCs w:val="20"/>
              </w:rPr>
            </w:pPr>
            <w:r w:rsidRPr="00510EFC">
              <w:rPr>
                <w:sz w:val="20"/>
                <w:szCs w:val="20"/>
              </w:rPr>
              <w:t>37,814</w:t>
            </w:r>
          </w:p>
        </w:tc>
        <w:tc>
          <w:tcPr>
            <w:tcW w:w="764" w:type="pct"/>
            <w:vAlign w:val="bottom"/>
          </w:tcPr>
          <w:p w:rsidR="00424E0E" w:rsidRPr="00510EFC" w:rsidRDefault="00424E0E" w:rsidP="00DF26B6">
            <w:pPr>
              <w:spacing w:after="0"/>
              <w:jc w:val="center"/>
              <w:rPr>
                <w:sz w:val="20"/>
                <w:szCs w:val="20"/>
              </w:rPr>
            </w:pPr>
            <w:r w:rsidRPr="00510EFC">
              <w:rPr>
                <w:sz w:val="20"/>
                <w:szCs w:val="20"/>
              </w:rPr>
              <w:t>87,704</w:t>
            </w:r>
          </w:p>
        </w:tc>
        <w:tc>
          <w:tcPr>
            <w:tcW w:w="449" w:type="pct"/>
            <w:vAlign w:val="bottom"/>
          </w:tcPr>
          <w:p w:rsidR="00424E0E" w:rsidRPr="00510EFC" w:rsidRDefault="00424E0E" w:rsidP="00DF26B6">
            <w:pPr>
              <w:spacing w:after="0"/>
              <w:jc w:val="center"/>
              <w:rPr>
                <w:sz w:val="20"/>
                <w:szCs w:val="20"/>
              </w:rPr>
            </w:pPr>
            <w:r w:rsidRPr="00510EFC">
              <w:rPr>
                <w:sz w:val="20"/>
                <w:szCs w:val="20"/>
              </w:rPr>
              <w:t>125,518</w:t>
            </w:r>
          </w:p>
        </w:tc>
      </w:tr>
      <w:tr w:rsidR="00424E0E" w:rsidTr="00DF26B6">
        <w:trPr>
          <w:trHeight w:hRule="exact" w:val="331"/>
        </w:trPr>
        <w:tc>
          <w:tcPr>
            <w:tcW w:w="616" w:type="pct"/>
            <w:tcBorders>
              <w:bottom w:val="single" w:sz="4" w:space="0" w:color="auto"/>
            </w:tcBorders>
            <w:vAlign w:val="center"/>
          </w:tcPr>
          <w:p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106,317</w:t>
            </w:r>
          </w:p>
        </w:tc>
      </w:tr>
      <w:tr w:rsidR="00424E0E" w:rsidTr="00DF26B6">
        <w:trPr>
          <w:trHeight w:val="259"/>
        </w:trPr>
        <w:tc>
          <w:tcPr>
            <w:tcW w:w="616" w:type="pct"/>
            <w:tcBorders>
              <w:top w:val="single" w:sz="4" w:space="0" w:color="auto"/>
              <w:bottom w:val="single" w:sz="4" w:space="0" w:color="auto"/>
            </w:tcBorders>
            <w:vAlign w:val="bottom"/>
          </w:tcPr>
          <w:p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176,813</w:t>
            </w:r>
          </w:p>
        </w:tc>
      </w:tr>
    </w:tbl>
    <w:p w:rsidR="00424E0E" w:rsidRDefault="00424E0E" w:rsidP="00424E0E">
      <w:pPr>
        <w:tabs>
          <w:tab w:val="left" w:pos="1267"/>
        </w:tabs>
        <w:jc w:val="left"/>
      </w:pPr>
    </w:p>
    <w:p w:rsidR="00424E0E" w:rsidRDefault="00424E0E" w:rsidP="00424E0E">
      <w:pPr>
        <w:pStyle w:val="Cover-ReptTitle"/>
      </w:pPr>
      <w:r>
        <w:br w:type="page"/>
      </w:r>
    </w:p>
    <w:p w:rsidR="00424E0E" w:rsidRDefault="00565BD9" w:rsidP="00565BD9">
      <w:pPr>
        <w:pStyle w:val="Caption"/>
      </w:pPr>
      <w:bookmarkStart w:id="107" w:name="_Toc516752361"/>
      <w:proofErr w:type="gramStart"/>
      <w:r>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7</w:t>
      </w:r>
      <w:r w:rsidR="008667D6">
        <w:rPr>
          <w:noProof/>
        </w:rPr>
        <w:fldChar w:fldCharType="end"/>
      </w:r>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07"/>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rsidTr="00DF26B6">
        <w:trPr>
          <w:trHeight w:val="259"/>
        </w:trPr>
        <w:tc>
          <w:tcPr>
            <w:tcW w:w="406" w:type="pct"/>
            <w:tcBorders>
              <w:top w:val="single" w:sz="4" w:space="0" w:color="auto"/>
            </w:tcBorders>
            <w:vAlign w:val="bottom"/>
          </w:tcPr>
          <w:p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rsidTr="00DF26B6">
        <w:trPr>
          <w:trHeight w:val="259"/>
        </w:trPr>
        <w:tc>
          <w:tcPr>
            <w:tcW w:w="406" w:type="pct"/>
            <w:vAlign w:val="bottom"/>
          </w:tcPr>
          <w:p w:rsidR="00424E0E" w:rsidRPr="00A723EA" w:rsidRDefault="00424E0E" w:rsidP="00DF26B6">
            <w:pPr>
              <w:tabs>
                <w:tab w:val="left" w:pos="1267"/>
              </w:tabs>
              <w:spacing w:after="0"/>
              <w:jc w:val="left"/>
              <w:rPr>
                <w:sz w:val="18"/>
                <w:szCs w:val="18"/>
              </w:rPr>
            </w:pPr>
          </w:p>
        </w:tc>
        <w:tc>
          <w:tcPr>
            <w:tcW w:w="535" w:type="pct"/>
            <w:vAlign w:val="bottom"/>
          </w:tcPr>
          <w:p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rsidTr="00DF26B6">
        <w:trPr>
          <w:trHeight w:val="259"/>
        </w:trPr>
        <w:tc>
          <w:tcPr>
            <w:tcW w:w="406" w:type="pct"/>
            <w:tcBorders>
              <w:bottom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rsidTr="00DF26B6">
        <w:trPr>
          <w:trHeight w:val="259"/>
        </w:trPr>
        <w:tc>
          <w:tcPr>
            <w:tcW w:w="406" w:type="pct"/>
            <w:tcBorders>
              <w:top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29,495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48,833</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84,517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77,588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58,217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56,737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37,331</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43,519</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57,140</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rsidR="00424E0E" w:rsidRPr="00A723EA" w:rsidRDefault="00424E0E" w:rsidP="00DF26B6">
            <w:pPr>
              <w:spacing w:after="0"/>
              <w:jc w:val="center"/>
              <w:rPr>
                <w:sz w:val="18"/>
                <w:szCs w:val="18"/>
              </w:rPr>
            </w:pPr>
            <w:r w:rsidRPr="00A723EA">
              <w:rPr>
                <w:sz w:val="18"/>
                <w:szCs w:val="18"/>
              </w:rPr>
              <w:t>265</w:t>
            </w:r>
          </w:p>
        </w:tc>
        <w:tc>
          <w:tcPr>
            <w:tcW w:w="420" w:type="pct"/>
            <w:vAlign w:val="bottom"/>
          </w:tcPr>
          <w:p w:rsidR="00424E0E" w:rsidRPr="00A723EA" w:rsidRDefault="00424E0E" w:rsidP="00DF26B6">
            <w:pPr>
              <w:spacing w:after="0"/>
              <w:jc w:val="center"/>
              <w:rPr>
                <w:sz w:val="18"/>
                <w:szCs w:val="18"/>
              </w:rPr>
            </w:pPr>
            <w:r w:rsidRPr="00A723EA">
              <w:rPr>
                <w:sz w:val="18"/>
                <w:szCs w:val="18"/>
              </w:rPr>
              <w:t>19,988</w:t>
            </w:r>
          </w:p>
        </w:tc>
        <w:tc>
          <w:tcPr>
            <w:tcW w:w="326" w:type="pct"/>
            <w:vAlign w:val="bottom"/>
          </w:tcPr>
          <w:p w:rsidR="00424E0E" w:rsidRPr="00A723EA" w:rsidRDefault="00424E0E" w:rsidP="00DF26B6">
            <w:pPr>
              <w:spacing w:after="0"/>
              <w:jc w:val="center"/>
              <w:rPr>
                <w:sz w:val="18"/>
                <w:szCs w:val="18"/>
              </w:rPr>
            </w:pPr>
            <w:r w:rsidRPr="00A723EA">
              <w:rPr>
                <w:sz w:val="18"/>
                <w:szCs w:val="18"/>
              </w:rPr>
              <w:t>876</w:t>
            </w:r>
          </w:p>
        </w:tc>
        <w:tc>
          <w:tcPr>
            <w:tcW w:w="466" w:type="pct"/>
            <w:vAlign w:val="bottom"/>
          </w:tcPr>
          <w:p w:rsidR="00424E0E" w:rsidRPr="00A723EA" w:rsidRDefault="00424E0E" w:rsidP="00DF26B6">
            <w:pPr>
              <w:spacing w:after="0"/>
              <w:jc w:val="center"/>
              <w:rPr>
                <w:sz w:val="18"/>
                <w:szCs w:val="18"/>
              </w:rPr>
            </w:pPr>
            <w:r w:rsidRPr="00A723EA">
              <w:rPr>
                <w:sz w:val="18"/>
                <w:szCs w:val="18"/>
              </w:rPr>
              <w:t>17,055</w:t>
            </w:r>
          </w:p>
        </w:tc>
        <w:tc>
          <w:tcPr>
            <w:tcW w:w="420" w:type="pct"/>
            <w:vAlign w:val="bottom"/>
          </w:tcPr>
          <w:p w:rsidR="00424E0E" w:rsidRPr="00A723EA" w:rsidRDefault="00424E0E" w:rsidP="00DF26B6">
            <w:pPr>
              <w:spacing w:after="0"/>
              <w:jc w:val="center"/>
              <w:rPr>
                <w:sz w:val="18"/>
                <w:szCs w:val="18"/>
              </w:rPr>
            </w:pPr>
            <w:r w:rsidRPr="00A723EA">
              <w:rPr>
                <w:sz w:val="18"/>
                <w:szCs w:val="18"/>
              </w:rPr>
              <w:t>1,529</w:t>
            </w:r>
          </w:p>
        </w:tc>
        <w:tc>
          <w:tcPr>
            <w:tcW w:w="419" w:type="pct"/>
            <w:vAlign w:val="bottom"/>
          </w:tcPr>
          <w:p w:rsidR="00424E0E" w:rsidRPr="00A723EA" w:rsidRDefault="00424E0E" w:rsidP="00DF26B6">
            <w:pPr>
              <w:spacing w:after="0"/>
              <w:jc w:val="center"/>
              <w:rPr>
                <w:sz w:val="18"/>
                <w:szCs w:val="18"/>
              </w:rPr>
            </w:pPr>
            <w:r w:rsidRPr="00A723EA">
              <w:rPr>
                <w:sz w:val="18"/>
                <w:szCs w:val="18"/>
              </w:rPr>
              <w:t>688</w:t>
            </w:r>
          </w:p>
        </w:tc>
        <w:tc>
          <w:tcPr>
            <w:tcW w:w="560" w:type="pct"/>
            <w:vAlign w:val="bottom"/>
          </w:tcPr>
          <w:p w:rsidR="00424E0E" w:rsidRPr="00A723EA" w:rsidRDefault="00424E0E" w:rsidP="00DF26B6">
            <w:pPr>
              <w:spacing w:after="0"/>
              <w:jc w:val="center"/>
              <w:rPr>
                <w:sz w:val="18"/>
                <w:szCs w:val="18"/>
              </w:rPr>
            </w:pPr>
            <w:r w:rsidRPr="00A723EA">
              <w:rPr>
                <w:sz w:val="18"/>
                <w:szCs w:val="18"/>
              </w:rPr>
              <w:t>199</w:t>
            </w:r>
          </w:p>
        </w:tc>
        <w:tc>
          <w:tcPr>
            <w:tcW w:w="420" w:type="pct"/>
            <w:vAlign w:val="bottom"/>
          </w:tcPr>
          <w:p w:rsidR="00424E0E" w:rsidRPr="00A723EA" w:rsidRDefault="00424E0E" w:rsidP="00DF26B6">
            <w:pPr>
              <w:spacing w:after="0"/>
              <w:jc w:val="center"/>
              <w:rPr>
                <w:sz w:val="18"/>
                <w:szCs w:val="18"/>
              </w:rPr>
            </w:pPr>
            <w:r w:rsidRPr="00A723EA">
              <w:rPr>
                <w:sz w:val="18"/>
                <w:szCs w:val="18"/>
              </w:rPr>
              <w:t>40,335</w:t>
            </w:r>
          </w:p>
        </w:tc>
        <w:tc>
          <w:tcPr>
            <w:tcW w:w="606" w:type="pct"/>
            <w:vAlign w:val="bottom"/>
          </w:tcPr>
          <w:p w:rsidR="00424E0E" w:rsidRPr="00434388" w:rsidRDefault="00424E0E" w:rsidP="00DF26B6">
            <w:pPr>
              <w:spacing w:after="0"/>
              <w:jc w:val="center"/>
              <w:rPr>
                <w:sz w:val="18"/>
                <w:szCs w:val="18"/>
              </w:rPr>
            </w:pPr>
            <w:r w:rsidRPr="00434388">
              <w:rPr>
                <w:sz w:val="18"/>
                <w:szCs w:val="18"/>
              </w:rPr>
              <w:t>84,843</w:t>
            </w:r>
          </w:p>
        </w:tc>
        <w:tc>
          <w:tcPr>
            <w:tcW w:w="421" w:type="pct"/>
            <w:vAlign w:val="bottom"/>
          </w:tcPr>
          <w:p w:rsidR="00424E0E" w:rsidRPr="00434388" w:rsidRDefault="00424E0E" w:rsidP="00DF26B6">
            <w:pPr>
              <w:spacing w:after="0"/>
              <w:jc w:val="center"/>
              <w:rPr>
                <w:sz w:val="18"/>
                <w:szCs w:val="18"/>
              </w:rPr>
            </w:pPr>
            <w:r w:rsidRPr="00434388">
              <w:rPr>
                <w:sz w:val="18"/>
                <w:szCs w:val="18"/>
              </w:rPr>
              <w:t>125,178</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rsidR="00424E0E" w:rsidRPr="00A723EA" w:rsidRDefault="00424E0E" w:rsidP="00DF26B6">
            <w:pPr>
              <w:spacing w:after="0"/>
              <w:jc w:val="center"/>
              <w:rPr>
                <w:sz w:val="18"/>
                <w:szCs w:val="18"/>
              </w:rPr>
            </w:pPr>
            <w:r w:rsidRPr="00A723EA">
              <w:rPr>
                <w:sz w:val="18"/>
                <w:szCs w:val="18"/>
              </w:rPr>
              <w:t>250</w:t>
            </w:r>
          </w:p>
        </w:tc>
        <w:tc>
          <w:tcPr>
            <w:tcW w:w="420" w:type="pct"/>
            <w:vAlign w:val="bottom"/>
          </w:tcPr>
          <w:p w:rsidR="00424E0E" w:rsidRPr="00A723EA" w:rsidRDefault="00424E0E" w:rsidP="00DF26B6">
            <w:pPr>
              <w:spacing w:after="0"/>
              <w:jc w:val="center"/>
              <w:rPr>
                <w:sz w:val="18"/>
                <w:szCs w:val="18"/>
              </w:rPr>
            </w:pPr>
            <w:r w:rsidRPr="00A723EA">
              <w:rPr>
                <w:sz w:val="18"/>
                <w:szCs w:val="18"/>
              </w:rPr>
              <w:t>30,465</w:t>
            </w:r>
          </w:p>
        </w:tc>
        <w:tc>
          <w:tcPr>
            <w:tcW w:w="326" w:type="pct"/>
            <w:vAlign w:val="bottom"/>
          </w:tcPr>
          <w:p w:rsidR="00424E0E" w:rsidRPr="00A723EA" w:rsidRDefault="00424E0E" w:rsidP="00DF26B6">
            <w:pPr>
              <w:spacing w:after="0"/>
              <w:jc w:val="center"/>
              <w:rPr>
                <w:sz w:val="18"/>
                <w:szCs w:val="18"/>
              </w:rPr>
            </w:pPr>
            <w:r w:rsidRPr="00A723EA">
              <w:rPr>
                <w:sz w:val="18"/>
                <w:szCs w:val="18"/>
              </w:rPr>
              <w:t>601</w:t>
            </w:r>
          </w:p>
        </w:tc>
        <w:tc>
          <w:tcPr>
            <w:tcW w:w="466" w:type="pct"/>
            <w:vAlign w:val="bottom"/>
          </w:tcPr>
          <w:p w:rsidR="00424E0E" w:rsidRPr="00A723EA" w:rsidRDefault="00424E0E" w:rsidP="00DF26B6">
            <w:pPr>
              <w:spacing w:after="0"/>
              <w:jc w:val="center"/>
              <w:rPr>
                <w:sz w:val="18"/>
                <w:szCs w:val="18"/>
              </w:rPr>
            </w:pPr>
            <w:r w:rsidRPr="00A723EA">
              <w:rPr>
                <w:sz w:val="18"/>
                <w:szCs w:val="18"/>
              </w:rPr>
              <w:t>13,436</w:t>
            </w:r>
          </w:p>
        </w:tc>
        <w:tc>
          <w:tcPr>
            <w:tcW w:w="420" w:type="pct"/>
            <w:vAlign w:val="bottom"/>
          </w:tcPr>
          <w:p w:rsidR="00424E0E" w:rsidRPr="00A723EA" w:rsidRDefault="00424E0E" w:rsidP="00DF26B6">
            <w:pPr>
              <w:spacing w:after="0"/>
              <w:jc w:val="center"/>
              <w:rPr>
                <w:sz w:val="18"/>
                <w:szCs w:val="18"/>
              </w:rPr>
            </w:pPr>
            <w:r w:rsidRPr="00A723EA">
              <w:rPr>
                <w:sz w:val="18"/>
                <w:szCs w:val="18"/>
              </w:rPr>
              <w:t>1,544</w:t>
            </w:r>
          </w:p>
        </w:tc>
        <w:tc>
          <w:tcPr>
            <w:tcW w:w="419" w:type="pct"/>
            <w:vAlign w:val="bottom"/>
          </w:tcPr>
          <w:p w:rsidR="00424E0E" w:rsidRPr="00A723EA" w:rsidRDefault="00424E0E" w:rsidP="00DF26B6">
            <w:pPr>
              <w:spacing w:after="0"/>
              <w:jc w:val="center"/>
              <w:rPr>
                <w:sz w:val="18"/>
                <w:szCs w:val="18"/>
              </w:rPr>
            </w:pPr>
            <w:r w:rsidRPr="00A723EA">
              <w:rPr>
                <w:sz w:val="18"/>
                <w:szCs w:val="18"/>
              </w:rPr>
              <w:t>1,996</w:t>
            </w:r>
          </w:p>
        </w:tc>
        <w:tc>
          <w:tcPr>
            <w:tcW w:w="560" w:type="pct"/>
            <w:vAlign w:val="bottom"/>
          </w:tcPr>
          <w:p w:rsidR="00424E0E" w:rsidRPr="00A723EA" w:rsidRDefault="00424E0E" w:rsidP="00DF26B6">
            <w:pPr>
              <w:spacing w:after="0"/>
              <w:jc w:val="center"/>
              <w:rPr>
                <w:sz w:val="18"/>
                <w:szCs w:val="18"/>
              </w:rPr>
            </w:pPr>
            <w:r w:rsidRPr="00A723EA">
              <w:rPr>
                <w:sz w:val="18"/>
                <w:szCs w:val="18"/>
              </w:rPr>
              <w:t>126</w:t>
            </w:r>
          </w:p>
        </w:tc>
        <w:tc>
          <w:tcPr>
            <w:tcW w:w="420" w:type="pct"/>
            <w:vAlign w:val="bottom"/>
          </w:tcPr>
          <w:p w:rsidR="00424E0E" w:rsidRPr="00A723EA" w:rsidRDefault="00424E0E" w:rsidP="00DF26B6">
            <w:pPr>
              <w:spacing w:after="0"/>
              <w:jc w:val="center"/>
              <w:rPr>
                <w:sz w:val="18"/>
                <w:szCs w:val="18"/>
              </w:rPr>
            </w:pPr>
            <w:r w:rsidRPr="00A723EA">
              <w:rPr>
                <w:sz w:val="18"/>
                <w:szCs w:val="18"/>
              </w:rPr>
              <w:t>48,168</w:t>
            </w:r>
          </w:p>
        </w:tc>
        <w:tc>
          <w:tcPr>
            <w:tcW w:w="606" w:type="pct"/>
            <w:vAlign w:val="bottom"/>
          </w:tcPr>
          <w:p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rsidR="00424E0E" w:rsidRPr="00434388" w:rsidRDefault="00424E0E" w:rsidP="00DF26B6">
            <w:pPr>
              <w:spacing w:after="0"/>
              <w:jc w:val="center"/>
              <w:rPr>
                <w:sz w:val="18"/>
                <w:szCs w:val="18"/>
              </w:rPr>
            </w:pPr>
            <w:r w:rsidRPr="00434388">
              <w:rPr>
                <w:sz w:val="18"/>
                <w:szCs w:val="18"/>
              </w:rPr>
              <w:t>155,865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rsidR="00424E0E" w:rsidRPr="00A723EA" w:rsidRDefault="00424E0E" w:rsidP="00DF26B6">
            <w:pPr>
              <w:spacing w:after="0"/>
              <w:jc w:val="center"/>
              <w:rPr>
                <w:sz w:val="18"/>
                <w:szCs w:val="18"/>
              </w:rPr>
            </w:pPr>
            <w:r w:rsidRPr="00A723EA">
              <w:rPr>
                <w:sz w:val="18"/>
                <w:szCs w:val="18"/>
              </w:rPr>
              <w:t>325</w:t>
            </w:r>
          </w:p>
        </w:tc>
        <w:tc>
          <w:tcPr>
            <w:tcW w:w="420" w:type="pct"/>
            <w:vAlign w:val="bottom"/>
          </w:tcPr>
          <w:p w:rsidR="00424E0E" w:rsidRPr="00A723EA" w:rsidRDefault="00424E0E" w:rsidP="00DF26B6">
            <w:pPr>
              <w:spacing w:after="0"/>
              <w:jc w:val="center"/>
              <w:rPr>
                <w:sz w:val="18"/>
                <w:szCs w:val="18"/>
              </w:rPr>
            </w:pPr>
            <w:r w:rsidRPr="00A723EA">
              <w:rPr>
                <w:sz w:val="18"/>
                <w:szCs w:val="18"/>
              </w:rPr>
              <w:t>61,724</w:t>
            </w:r>
          </w:p>
        </w:tc>
        <w:tc>
          <w:tcPr>
            <w:tcW w:w="326" w:type="pct"/>
            <w:vAlign w:val="bottom"/>
          </w:tcPr>
          <w:p w:rsidR="00424E0E" w:rsidRPr="00A723EA" w:rsidRDefault="00424E0E" w:rsidP="00DF26B6">
            <w:pPr>
              <w:spacing w:after="0"/>
              <w:jc w:val="center"/>
              <w:rPr>
                <w:sz w:val="18"/>
                <w:szCs w:val="18"/>
              </w:rPr>
            </w:pPr>
            <w:r w:rsidRPr="00A723EA">
              <w:rPr>
                <w:sz w:val="18"/>
                <w:szCs w:val="18"/>
              </w:rPr>
              <w:t>719</w:t>
            </w:r>
          </w:p>
        </w:tc>
        <w:tc>
          <w:tcPr>
            <w:tcW w:w="466" w:type="pct"/>
            <w:vAlign w:val="bottom"/>
          </w:tcPr>
          <w:p w:rsidR="00424E0E" w:rsidRPr="00A723EA" w:rsidRDefault="00424E0E" w:rsidP="00DF26B6">
            <w:pPr>
              <w:spacing w:after="0"/>
              <w:jc w:val="center"/>
              <w:rPr>
                <w:sz w:val="18"/>
                <w:szCs w:val="18"/>
              </w:rPr>
            </w:pPr>
            <w:r w:rsidRPr="00A723EA">
              <w:rPr>
                <w:sz w:val="18"/>
                <w:szCs w:val="18"/>
              </w:rPr>
              <w:t>66,541</w:t>
            </w:r>
          </w:p>
        </w:tc>
        <w:tc>
          <w:tcPr>
            <w:tcW w:w="420" w:type="pct"/>
            <w:vAlign w:val="bottom"/>
          </w:tcPr>
          <w:p w:rsidR="00424E0E" w:rsidRPr="00A723EA" w:rsidRDefault="00424E0E" w:rsidP="00DF26B6">
            <w:pPr>
              <w:spacing w:after="0"/>
              <w:jc w:val="center"/>
              <w:rPr>
                <w:sz w:val="18"/>
                <w:szCs w:val="18"/>
              </w:rPr>
            </w:pPr>
            <w:r w:rsidRPr="00A723EA">
              <w:rPr>
                <w:sz w:val="18"/>
                <w:szCs w:val="18"/>
              </w:rPr>
              <w:t>2,159</w:t>
            </w:r>
          </w:p>
        </w:tc>
        <w:tc>
          <w:tcPr>
            <w:tcW w:w="419" w:type="pct"/>
            <w:vAlign w:val="bottom"/>
          </w:tcPr>
          <w:p w:rsidR="00424E0E" w:rsidRPr="00A723EA" w:rsidRDefault="00424E0E" w:rsidP="00DF26B6">
            <w:pPr>
              <w:spacing w:after="0"/>
              <w:jc w:val="center"/>
              <w:rPr>
                <w:sz w:val="18"/>
                <w:szCs w:val="18"/>
              </w:rPr>
            </w:pPr>
            <w:r w:rsidRPr="00A723EA">
              <w:rPr>
                <w:sz w:val="18"/>
                <w:szCs w:val="18"/>
              </w:rPr>
              <w:t>3,342</w:t>
            </w:r>
          </w:p>
        </w:tc>
        <w:tc>
          <w:tcPr>
            <w:tcW w:w="560" w:type="pct"/>
            <w:vAlign w:val="bottom"/>
          </w:tcPr>
          <w:p w:rsidR="00424E0E" w:rsidRPr="00A723EA" w:rsidRDefault="00424E0E" w:rsidP="00DF26B6">
            <w:pPr>
              <w:spacing w:after="0"/>
              <w:jc w:val="center"/>
              <w:rPr>
                <w:sz w:val="18"/>
                <w:szCs w:val="18"/>
              </w:rPr>
            </w:pPr>
            <w:r w:rsidRPr="00A723EA">
              <w:rPr>
                <w:sz w:val="18"/>
                <w:szCs w:val="18"/>
              </w:rPr>
              <w:t>574</w:t>
            </w:r>
          </w:p>
        </w:tc>
        <w:tc>
          <w:tcPr>
            <w:tcW w:w="420" w:type="pct"/>
            <w:vAlign w:val="bottom"/>
          </w:tcPr>
          <w:p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rsidR="00424E0E" w:rsidRPr="00434388" w:rsidRDefault="00424E0E" w:rsidP="00DF26B6">
            <w:pPr>
              <w:spacing w:after="0"/>
              <w:jc w:val="center"/>
              <w:rPr>
                <w:sz w:val="18"/>
                <w:szCs w:val="18"/>
              </w:rPr>
            </w:pPr>
            <w:r w:rsidRPr="00434388">
              <w:rPr>
                <w:sz w:val="18"/>
                <w:szCs w:val="18"/>
              </w:rPr>
              <w:t>339,984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rsidR="00424E0E" w:rsidRPr="00A723EA" w:rsidRDefault="00424E0E" w:rsidP="00DF26B6">
            <w:pPr>
              <w:spacing w:after="0"/>
              <w:jc w:val="center"/>
              <w:rPr>
                <w:sz w:val="18"/>
                <w:szCs w:val="18"/>
              </w:rPr>
            </w:pPr>
            <w:r w:rsidRPr="00A723EA">
              <w:rPr>
                <w:sz w:val="18"/>
                <w:szCs w:val="18"/>
              </w:rPr>
              <w:t>426</w:t>
            </w:r>
          </w:p>
        </w:tc>
        <w:tc>
          <w:tcPr>
            <w:tcW w:w="420" w:type="pct"/>
            <w:vAlign w:val="bottom"/>
          </w:tcPr>
          <w:p w:rsidR="00424E0E" w:rsidRPr="00A723EA" w:rsidRDefault="00424E0E" w:rsidP="00DF26B6">
            <w:pPr>
              <w:spacing w:after="0"/>
              <w:jc w:val="center"/>
              <w:rPr>
                <w:sz w:val="18"/>
                <w:szCs w:val="18"/>
              </w:rPr>
            </w:pPr>
            <w:r w:rsidRPr="00A723EA">
              <w:rPr>
                <w:sz w:val="18"/>
                <w:szCs w:val="18"/>
              </w:rPr>
              <w:t>51,629</w:t>
            </w:r>
          </w:p>
        </w:tc>
        <w:tc>
          <w:tcPr>
            <w:tcW w:w="326" w:type="pct"/>
            <w:vAlign w:val="bottom"/>
          </w:tcPr>
          <w:p w:rsidR="00424E0E" w:rsidRPr="00A723EA" w:rsidRDefault="00424E0E" w:rsidP="00DF26B6">
            <w:pPr>
              <w:spacing w:after="0"/>
              <w:jc w:val="center"/>
              <w:rPr>
                <w:sz w:val="18"/>
                <w:szCs w:val="18"/>
              </w:rPr>
            </w:pPr>
            <w:r w:rsidRPr="00A723EA">
              <w:rPr>
                <w:sz w:val="18"/>
                <w:szCs w:val="18"/>
              </w:rPr>
              <w:t>1,045</w:t>
            </w:r>
          </w:p>
        </w:tc>
        <w:tc>
          <w:tcPr>
            <w:tcW w:w="466" w:type="pct"/>
            <w:vAlign w:val="bottom"/>
          </w:tcPr>
          <w:p w:rsidR="00424E0E" w:rsidRPr="00A723EA" w:rsidRDefault="00424E0E" w:rsidP="00DF26B6">
            <w:pPr>
              <w:spacing w:after="0"/>
              <w:jc w:val="center"/>
              <w:rPr>
                <w:sz w:val="18"/>
                <w:szCs w:val="18"/>
              </w:rPr>
            </w:pPr>
            <w:r w:rsidRPr="00A723EA">
              <w:rPr>
                <w:sz w:val="18"/>
                <w:szCs w:val="18"/>
              </w:rPr>
              <w:t>26,520</w:t>
            </w:r>
          </w:p>
        </w:tc>
        <w:tc>
          <w:tcPr>
            <w:tcW w:w="420" w:type="pct"/>
            <w:vAlign w:val="bottom"/>
          </w:tcPr>
          <w:p w:rsidR="00424E0E" w:rsidRPr="00A723EA" w:rsidRDefault="00424E0E" w:rsidP="00DF26B6">
            <w:pPr>
              <w:spacing w:after="0"/>
              <w:jc w:val="center"/>
              <w:rPr>
                <w:sz w:val="18"/>
                <w:szCs w:val="18"/>
              </w:rPr>
            </w:pPr>
            <w:r w:rsidRPr="00A723EA">
              <w:rPr>
                <w:sz w:val="18"/>
                <w:szCs w:val="18"/>
              </w:rPr>
              <w:t>3,880</w:t>
            </w:r>
          </w:p>
        </w:tc>
        <w:tc>
          <w:tcPr>
            <w:tcW w:w="419" w:type="pct"/>
            <w:vAlign w:val="bottom"/>
          </w:tcPr>
          <w:p w:rsidR="00424E0E" w:rsidRPr="00A723EA" w:rsidRDefault="00424E0E" w:rsidP="00DF26B6">
            <w:pPr>
              <w:spacing w:after="0"/>
              <w:jc w:val="center"/>
              <w:rPr>
                <w:sz w:val="18"/>
                <w:szCs w:val="18"/>
              </w:rPr>
            </w:pPr>
            <w:r w:rsidRPr="00A723EA">
              <w:rPr>
                <w:sz w:val="18"/>
                <w:szCs w:val="18"/>
              </w:rPr>
              <w:t>2,433</w:t>
            </w:r>
          </w:p>
        </w:tc>
        <w:tc>
          <w:tcPr>
            <w:tcW w:w="560" w:type="pct"/>
            <w:vAlign w:val="bottom"/>
          </w:tcPr>
          <w:p w:rsidR="00424E0E" w:rsidRPr="00A723EA" w:rsidRDefault="00424E0E" w:rsidP="00DF26B6">
            <w:pPr>
              <w:spacing w:after="0"/>
              <w:jc w:val="center"/>
              <w:rPr>
                <w:sz w:val="18"/>
                <w:szCs w:val="18"/>
              </w:rPr>
            </w:pPr>
            <w:r w:rsidRPr="00A723EA">
              <w:rPr>
                <w:sz w:val="18"/>
                <w:szCs w:val="18"/>
              </w:rPr>
              <w:t>498</w:t>
            </w:r>
          </w:p>
        </w:tc>
        <w:tc>
          <w:tcPr>
            <w:tcW w:w="420" w:type="pct"/>
            <w:vAlign w:val="bottom"/>
          </w:tcPr>
          <w:p w:rsidR="00424E0E" w:rsidRPr="00A723EA" w:rsidRDefault="00424E0E" w:rsidP="00DF26B6">
            <w:pPr>
              <w:spacing w:after="0"/>
              <w:jc w:val="center"/>
              <w:rPr>
                <w:sz w:val="18"/>
                <w:szCs w:val="18"/>
              </w:rPr>
            </w:pPr>
            <w:r w:rsidRPr="00A723EA">
              <w:rPr>
                <w:sz w:val="18"/>
                <w:szCs w:val="18"/>
              </w:rPr>
              <w:t>86,005</w:t>
            </w:r>
          </w:p>
        </w:tc>
        <w:tc>
          <w:tcPr>
            <w:tcW w:w="606" w:type="pct"/>
            <w:vAlign w:val="bottom"/>
          </w:tcPr>
          <w:p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rsidR="00424E0E" w:rsidRPr="00434388" w:rsidRDefault="00424E0E" w:rsidP="00DF26B6">
            <w:pPr>
              <w:spacing w:after="0"/>
              <w:jc w:val="center"/>
              <w:rPr>
                <w:sz w:val="18"/>
                <w:szCs w:val="18"/>
              </w:rPr>
            </w:pPr>
            <w:r w:rsidRPr="00434388">
              <w:rPr>
                <w:sz w:val="18"/>
                <w:szCs w:val="18"/>
              </w:rPr>
              <w:t>219,114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rsidR="00424E0E" w:rsidRPr="00A723EA" w:rsidRDefault="00424E0E" w:rsidP="00DF26B6">
            <w:pPr>
              <w:spacing w:after="0"/>
              <w:jc w:val="center"/>
              <w:rPr>
                <w:sz w:val="18"/>
                <w:szCs w:val="18"/>
              </w:rPr>
            </w:pPr>
            <w:r w:rsidRPr="00A723EA">
              <w:rPr>
                <w:sz w:val="18"/>
                <w:szCs w:val="18"/>
              </w:rPr>
              <w:t>254</w:t>
            </w:r>
          </w:p>
        </w:tc>
        <w:tc>
          <w:tcPr>
            <w:tcW w:w="420" w:type="pct"/>
            <w:vAlign w:val="bottom"/>
          </w:tcPr>
          <w:p w:rsidR="00424E0E" w:rsidRPr="00A723EA" w:rsidRDefault="00424E0E" w:rsidP="00DF26B6">
            <w:pPr>
              <w:spacing w:after="0"/>
              <w:jc w:val="center"/>
              <w:rPr>
                <w:sz w:val="18"/>
                <w:szCs w:val="18"/>
              </w:rPr>
            </w:pPr>
            <w:r w:rsidRPr="00A723EA">
              <w:rPr>
                <w:sz w:val="18"/>
                <w:szCs w:val="18"/>
              </w:rPr>
              <w:t>82,827</w:t>
            </w:r>
          </w:p>
        </w:tc>
        <w:tc>
          <w:tcPr>
            <w:tcW w:w="326" w:type="pct"/>
            <w:vAlign w:val="bottom"/>
          </w:tcPr>
          <w:p w:rsidR="00424E0E" w:rsidRPr="00A723EA" w:rsidRDefault="00424E0E" w:rsidP="00DF26B6">
            <w:pPr>
              <w:spacing w:after="0"/>
              <w:jc w:val="center"/>
              <w:rPr>
                <w:sz w:val="18"/>
                <w:szCs w:val="18"/>
              </w:rPr>
            </w:pPr>
            <w:r w:rsidRPr="00A723EA">
              <w:rPr>
                <w:sz w:val="18"/>
                <w:szCs w:val="18"/>
              </w:rPr>
              <w:t>1,030</w:t>
            </w:r>
          </w:p>
        </w:tc>
        <w:tc>
          <w:tcPr>
            <w:tcW w:w="466" w:type="pct"/>
            <w:vAlign w:val="bottom"/>
          </w:tcPr>
          <w:p w:rsidR="00424E0E" w:rsidRPr="00A723EA" w:rsidRDefault="00424E0E" w:rsidP="00DF26B6">
            <w:pPr>
              <w:spacing w:after="0"/>
              <w:jc w:val="center"/>
              <w:rPr>
                <w:sz w:val="18"/>
                <w:szCs w:val="18"/>
              </w:rPr>
            </w:pPr>
            <w:r w:rsidRPr="00A723EA">
              <w:rPr>
                <w:sz w:val="18"/>
                <w:szCs w:val="18"/>
              </w:rPr>
              <w:t>35,895</w:t>
            </w:r>
          </w:p>
        </w:tc>
        <w:tc>
          <w:tcPr>
            <w:tcW w:w="420" w:type="pct"/>
            <w:vAlign w:val="bottom"/>
          </w:tcPr>
          <w:p w:rsidR="00424E0E" w:rsidRPr="00A723EA" w:rsidRDefault="00424E0E" w:rsidP="00DF26B6">
            <w:pPr>
              <w:spacing w:after="0"/>
              <w:jc w:val="center"/>
              <w:rPr>
                <w:sz w:val="18"/>
                <w:szCs w:val="18"/>
              </w:rPr>
            </w:pPr>
            <w:r w:rsidRPr="00A723EA">
              <w:rPr>
                <w:sz w:val="18"/>
                <w:szCs w:val="18"/>
              </w:rPr>
              <w:t>5,167</w:t>
            </w:r>
          </w:p>
        </w:tc>
        <w:tc>
          <w:tcPr>
            <w:tcW w:w="419" w:type="pct"/>
            <w:vAlign w:val="bottom"/>
          </w:tcPr>
          <w:p w:rsidR="00424E0E" w:rsidRPr="00A723EA" w:rsidRDefault="00424E0E" w:rsidP="00DF26B6">
            <w:pPr>
              <w:spacing w:after="0"/>
              <w:jc w:val="center"/>
              <w:rPr>
                <w:sz w:val="18"/>
                <w:szCs w:val="18"/>
              </w:rPr>
            </w:pPr>
            <w:r w:rsidRPr="00A723EA">
              <w:rPr>
                <w:sz w:val="18"/>
                <w:szCs w:val="18"/>
              </w:rPr>
              <w:t>2,822</w:t>
            </w:r>
          </w:p>
        </w:tc>
        <w:tc>
          <w:tcPr>
            <w:tcW w:w="560" w:type="pct"/>
            <w:vAlign w:val="bottom"/>
          </w:tcPr>
          <w:p w:rsidR="00424E0E" w:rsidRPr="00A723EA" w:rsidRDefault="00424E0E" w:rsidP="00DF26B6">
            <w:pPr>
              <w:spacing w:after="0"/>
              <w:jc w:val="center"/>
              <w:rPr>
                <w:sz w:val="18"/>
                <w:szCs w:val="18"/>
              </w:rPr>
            </w:pPr>
            <w:r w:rsidRPr="00A723EA">
              <w:rPr>
                <w:sz w:val="18"/>
                <w:szCs w:val="18"/>
              </w:rPr>
              <w:t>455</w:t>
            </w:r>
          </w:p>
        </w:tc>
        <w:tc>
          <w:tcPr>
            <w:tcW w:w="420" w:type="pct"/>
            <w:vAlign w:val="bottom"/>
          </w:tcPr>
          <w:p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rsidR="00424E0E" w:rsidRPr="00434388" w:rsidRDefault="00424E0E" w:rsidP="00DF26B6">
            <w:pPr>
              <w:spacing w:after="0"/>
              <w:jc w:val="center"/>
              <w:rPr>
                <w:sz w:val="18"/>
                <w:szCs w:val="18"/>
              </w:rPr>
            </w:pPr>
            <w:r w:rsidRPr="00434388">
              <w:rPr>
                <w:sz w:val="18"/>
                <w:szCs w:val="18"/>
              </w:rPr>
              <w:t>67,053</w:t>
            </w:r>
          </w:p>
        </w:tc>
        <w:tc>
          <w:tcPr>
            <w:tcW w:w="421" w:type="pct"/>
            <w:vAlign w:val="bottom"/>
          </w:tcPr>
          <w:p w:rsidR="00424E0E" w:rsidRPr="00434388" w:rsidRDefault="00424E0E" w:rsidP="00DF26B6">
            <w:pPr>
              <w:spacing w:after="0"/>
              <w:jc w:val="center"/>
              <w:rPr>
                <w:sz w:val="18"/>
                <w:szCs w:val="18"/>
              </w:rPr>
            </w:pPr>
            <w:r w:rsidRPr="00434388">
              <w:rPr>
                <w:sz w:val="18"/>
                <w:szCs w:val="18"/>
              </w:rPr>
              <w:t>195,249</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rsidR="00424E0E" w:rsidRPr="00A723EA" w:rsidRDefault="00424E0E" w:rsidP="00DF26B6">
            <w:pPr>
              <w:spacing w:after="0"/>
              <w:jc w:val="center"/>
              <w:rPr>
                <w:sz w:val="18"/>
                <w:szCs w:val="18"/>
              </w:rPr>
            </w:pPr>
            <w:r w:rsidRPr="00A723EA">
              <w:rPr>
                <w:sz w:val="18"/>
                <w:szCs w:val="18"/>
              </w:rPr>
              <w:t>141</w:t>
            </w:r>
          </w:p>
        </w:tc>
        <w:tc>
          <w:tcPr>
            <w:tcW w:w="420" w:type="pct"/>
            <w:vAlign w:val="bottom"/>
          </w:tcPr>
          <w:p w:rsidR="00424E0E" w:rsidRPr="00A723EA" w:rsidRDefault="00424E0E" w:rsidP="00DF26B6">
            <w:pPr>
              <w:spacing w:after="0"/>
              <w:jc w:val="center"/>
              <w:rPr>
                <w:sz w:val="18"/>
                <w:szCs w:val="18"/>
              </w:rPr>
            </w:pPr>
            <w:r w:rsidRPr="00A723EA">
              <w:rPr>
                <w:sz w:val="18"/>
                <w:szCs w:val="18"/>
              </w:rPr>
              <w:t>17,409</w:t>
            </w:r>
          </w:p>
        </w:tc>
        <w:tc>
          <w:tcPr>
            <w:tcW w:w="326" w:type="pct"/>
            <w:vAlign w:val="bottom"/>
          </w:tcPr>
          <w:p w:rsidR="00424E0E" w:rsidRPr="00A723EA" w:rsidRDefault="00424E0E" w:rsidP="00DF26B6">
            <w:pPr>
              <w:spacing w:after="0"/>
              <w:jc w:val="center"/>
              <w:rPr>
                <w:sz w:val="18"/>
                <w:szCs w:val="18"/>
              </w:rPr>
            </w:pPr>
            <w:r w:rsidRPr="00A723EA">
              <w:rPr>
                <w:sz w:val="18"/>
                <w:szCs w:val="18"/>
              </w:rPr>
              <w:t>312</w:t>
            </w:r>
          </w:p>
        </w:tc>
        <w:tc>
          <w:tcPr>
            <w:tcW w:w="466" w:type="pct"/>
            <w:vAlign w:val="bottom"/>
          </w:tcPr>
          <w:p w:rsidR="00424E0E" w:rsidRPr="00A723EA" w:rsidRDefault="00424E0E" w:rsidP="00DF26B6">
            <w:pPr>
              <w:spacing w:after="0"/>
              <w:jc w:val="center"/>
              <w:rPr>
                <w:sz w:val="18"/>
                <w:szCs w:val="18"/>
              </w:rPr>
            </w:pPr>
            <w:r w:rsidRPr="00A723EA">
              <w:rPr>
                <w:sz w:val="18"/>
                <w:szCs w:val="18"/>
              </w:rPr>
              <w:t>10,597</w:t>
            </w:r>
          </w:p>
        </w:tc>
        <w:tc>
          <w:tcPr>
            <w:tcW w:w="420" w:type="pct"/>
            <w:vAlign w:val="bottom"/>
          </w:tcPr>
          <w:p w:rsidR="00424E0E" w:rsidRPr="00A723EA" w:rsidRDefault="00424E0E" w:rsidP="00DF26B6">
            <w:pPr>
              <w:spacing w:after="0"/>
              <w:jc w:val="center"/>
              <w:rPr>
                <w:sz w:val="18"/>
                <w:szCs w:val="18"/>
              </w:rPr>
            </w:pPr>
            <w:r w:rsidRPr="00A723EA">
              <w:rPr>
                <w:sz w:val="18"/>
                <w:szCs w:val="18"/>
              </w:rPr>
              <w:t>769</w:t>
            </w:r>
          </w:p>
        </w:tc>
        <w:tc>
          <w:tcPr>
            <w:tcW w:w="419" w:type="pct"/>
            <w:vAlign w:val="bottom"/>
          </w:tcPr>
          <w:p w:rsidR="00424E0E" w:rsidRPr="00A723EA" w:rsidRDefault="00424E0E" w:rsidP="00DF26B6">
            <w:pPr>
              <w:spacing w:after="0"/>
              <w:jc w:val="center"/>
              <w:rPr>
                <w:sz w:val="18"/>
                <w:szCs w:val="18"/>
              </w:rPr>
            </w:pPr>
            <w:r w:rsidRPr="00A723EA">
              <w:rPr>
                <w:sz w:val="18"/>
                <w:szCs w:val="18"/>
              </w:rPr>
              <w:t>1,203</w:t>
            </w:r>
          </w:p>
        </w:tc>
        <w:tc>
          <w:tcPr>
            <w:tcW w:w="560" w:type="pct"/>
            <w:vAlign w:val="bottom"/>
          </w:tcPr>
          <w:p w:rsidR="00424E0E" w:rsidRPr="00A723EA" w:rsidRDefault="00424E0E" w:rsidP="00DF26B6">
            <w:pPr>
              <w:spacing w:after="0"/>
              <w:jc w:val="center"/>
              <w:rPr>
                <w:sz w:val="18"/>
                <w:szCs w:val="18"/>
              </w:rPr>
            </w:pPr>
            <w:r w:rsidRPr="00A723EA">
              <w:rPr>
                <w:sz w:val="18"/>
                <w:szCs w:val="18"/>
              </w:rPr>
              <w:t>335</w:t>
            </w:r>
          </w:p>
        </w:tc>
        <w:tc>
          <w:tcPr>
            <w:tcW w:w="420" w:type="pct"/>
            <w:vAlign w:val="bottom"/>
          </w:tcPr>
          <w:p w:rsidR="00424E0E" w:rsidRPr="00A723EA" w:rsidRDefault="00424E0E" w:rsidP="00DF26B6">
            <w:pPr>
              <w:spacing w:after="0"/>
              <w:jc w:val="center"/>
              <w:rPr>
                <w:sz w:val="18"/>
                <w:szCs w:val="18"/>
              </w:rPr>
            </w:pPr>
            <w:r w:rsidRPr="00A723EA">
              <w:rPr>
                <w:sz w:val="18"/>
                <w:szCs w:val="18"/>
              </w:rPr>
              <w:t>30,625</w:t>
            </w:r>
          </w:p>
        </w:tc>
        <w:tc>
          <w:tcPr>
            <w:tcW w:w="606" w:type="pct"/>
            <w:vAlign w:val="bottom"/>
          </w:tcPr>
          <w:p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rsidR="00424E0E" w:rsidRPr="00434388" w:rsidRDefault="00424E0E" w:rsidP="00DF26B6">
            <w:pPr>
              <w:spacing w:after="0"/>
              <w:jc w:val="center"/>
              <w:rPr>
                <w:sz w:val="18"/>
                <w:szCs w:val="18"/>
              </w:rPr>
            </w:pPr>
            <w:r w:rsidRPr="00434388">
              <w:rPr>
                <w:sz w:val="18"/>
                <w:szCs w:val="18"/>
              </w:rPr>
              <w:t>65,200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rsidR="00424E0E" w:rsidRPr="00A723EA" w:rsidRDefault="00424E0E" w:rsidP="00DF26B6">
            <w:pPr>
              <w:spacing w:after="0"/>
              <w:jc w:val="center"/>
              <w:rPr>
                <w:sz w:val="18"/>
                <w:szCs w:val="18"/>
              </w:rPr>
            </w:pPr>
            <w:r w:rsidRPr="00A723EA">
              <w:rPr>
                <w:sz w:val="18"/>
                <w:szCs w:val="18"/>
              </w:rPr>
              <w:t>200</w:t>
            </w:r>
          </w:p>
        </w:tc>
        <w:tc>
          <w:tcPr>
            <w:tcW w:w="420" w:type="pct"/>
            <w:vAlign w:val="bottom"/>
          </w:tcPr>
          <w:p w:rsidR="00424E0E" w:rsidRPr="00A723EA" w:rsidRDefault="00424E0E" w:rsidP="00DF26B6">
            <w:pPr>
              <w:spacing w:after="0"/>
              <w:jc w:val="center"/>
              <w:rPr>
                <w:sz w:val="18"/>
                <w:szCs w:val="18"/>
              </w:rPr>
            </w:pPr>
            <w:r w:rsidRPr="00A723EA">
              <w:rPr>
                <w:sz w:val="18"/>
                <w:szCs w:val="18"/>
              </w:rPr>
              <w:t>37,077</w:t>
            </w:r>
          </w:p>
        </w:tc>
        <w:tc>
          <w:tcPr>
            <w:tcW w:w="326" w:type="pct"/>
            <w:vAlign w:val="bottom"/>
          </w:tcPr>
          <w:p w:rsidR="00424E0E" w:rsidRPr="00A723EA" w:rsidRDefault="00424E0E" w:rsidP="00DF26B6">
            <w:pPr>
              <w:spacing w:after="0"/>
              <w:jc w:val="center"/>
              <w:rPr>
                <w:sz w:val="18"/>
                <w:szCs w:val="18"/>
              </w:rPr>
            </w:pPr>
            <w:r w:rsidRPr="00A723EA">
              <w:rPr>
                <w:sz w:val="18"/>
                <w:szCs w:val="18"/>
              </w:rPr>
              <w:t>83</w:t>
            </w:r>
          </w:p>
        </w:tc>
        <w:tc>
          <w:tcPr>
            <w:tcW w:w="466" w:type="pct"/>
            <w:vAlign w:val="bottom"/>
          </w:tcPr>
          <w:p w:rsidR="00424E0E" w:rsidRPr="00A723EA" w:rsidRDefault="00424E0E" w:rsidP="00DF26B6">
            <w:pPr>
              <w:spacing w:after="0"/>
              <w:jc w:val="center"/>
              <w:rPr>
                <w:sz w:val="18"/>
                <w:szCs w:val="18"/>
              </w:rPr>
            </w:pPr>
            <w:r w:rsidRPr="00A723EA">
              <w:rPr>
                <w:sz w:val="18"/>
                <w:szCs w:val="18"/>
              </w:rPr>
              <w:t>24,416</w:t>
            </w:r>
          </w:p>
        </w:tc>
        <w:tc>
          <w:tcPr>
            <w:tcW w:w="420" w:type="pct"/>
            <w:vAlign w:val="bottom"/>
          </w:tcPr>
          <w:p w:rsidR="00424E0E" w:rsidRPr="00A723EA" w:rsidRDefault="00424E0E" w:rsidP="00DF26B6">
            <w:pPr>
              <w:spacing w:after="0"/>
              <w:jc w:val="center"/>
              <w:rPr>
                <w:sz w:val="18"/>
                <w:szCs w:val="18"/>
              </w:rPr>
            </w:pPr>
            <w:r w:rsidRPr="00A723EA">
              <w:rPr>
                <w:sz w:val="18"/>
                <w:szCs w:val="18"/>
              </w:rPr>
              <w:t>2,523</w:t>
            </w:r>
          </w:p>
        </w:tc>
        <w:tc>
          <w:tcPr>
            <w:tcW w:w="419" w:type="pct"/>
            <w:vAlign w:val="bottom"/>
          </w:tcPr>
          <w:p w:rsidR="00424E0E" w:rsidRPr="00A723EA" w:rsidRDefault="00424E0E" w:rsidP="00DF26B6">
            <w:pPr>
              <w:spacing w:after="0"/>
              <w:jc w:val="center"/>
              <w:rPr>
                <w:sz w:val="18"/>
                <w:szCs w:val="18"/>
              </w:rPr>
            </w:pPr>
            <w:r w:rsidRPr="00A723EA">
              <w:rPr>
                <w:sz w:val="18"/>
                <w:szCs w:val="18"/>
              </w:rPr>
              <w:t>1,782</w:t>
            </w:r>
          </w:p>
        </w:tc>
        <w:tc>
          <w:tcPr>
            <w:tcW w:w="560" w:type="pct"/>
            <w:vAlign w:val="bottom"/>
          </w:tcPr>
          <w:p w:rsidR="00424E0E" w:rsidRPr="00A723EA" w:rsidRDefault="00424E0E" w:rsidP="00DF26B6">
            <w:pPr>
              <w:spacing w:after="0"/>
              <w:jc w:val="center"/>
              <w:rPr>
                <w:sz w:val="18"/>
                <w:szCs w:val="18"/>
              </w:rPr>
            </w:pPr>
            <w:r w:rsidRPr="00A723EA">
              <w:rPr>
                <w:sz w:val="18"/>
                <w:szCs w:val="18"/>
              </w:rPr>
              <w:t>353</w:t>
            </w:r>
          </w:p>
        </w:tc>
        <w:tc>
          <w:tcPr>
            <w:tcW w:w="420" w:type="pct"/>
            <w:vAlign w:val="bottom"/>
          </w:tcPr>
          <w:p w:rsidR="00424E0E" w:rsidRPr="00A723EA" w:rsidRDefault="00424E0E" w:rsidP="00DF26B6">
            <w:pPr>
              <w:spacing w:after="0"/>
              <w:jc w:val="center"/>
              <w:rPr>
                <w:sz w:val="18"/>
                <w:szCs w:val="18"/>
              </w:rPr>
            </w:pPr>
            <w:r w:rsidRPr="00A723EA">
              <w:rPr>
                <w:sz w:val="18"/>
                <w:szCs w:val="18"/>
              </w:rPr>
              <w:t>66,234</w:t>
            </w:r>
          </w:p>
        </w:tc>
        <w:tc>
          <w:tcPr>
            <w:tcW w:w="606" w:type="pct"/>
            <w:vAlign w:val="bottom"/>
          </w:tcPr>
          <w:p w:rsidR="00424E0E" w:rsidRPr="00434388" w:rsidRDefault="00424E0E" w:rsidP="00DF26B6">
            <w:pPr>
              <w:spacing w:after="0"/>
              <w:jc w:val="center"/>
              <w:rPr>
                <w:sz w:val="18"/>
                <w:szCs w:val="18"/>
              </w:rPr>
            </w:pPr>
            <w:r w:rsidRPr="00434388">
              <w:rPr>
                <w:sz w:val="18"/>
                <w:szCs w:val="18"/>
              </w:rPr>
              <w:t>79,050</w:t>
            </w:r>
          </w:p>
        </w:tc>
        <w:tc>
          <w:tcPr>
            <w:tcW w:w="421" w:type="pct"/>
            <w:vAlign w:val="bottom"/>
          </w:tcPr>
          <w:p w:rsidR="00424E0E" w:rsidRPr="00434388" w:rsidRDefault="00424E0E" w:rsidP="00DF26B6">
            <w:pPr>
              <w:spacing w:after="0"/>
              <w:jc w:val="center"/>
              <w:rPr>
                <w:sz w:val="18"/>
                <w:szCs w:val="18"/>
              </w:rPr>
            </w:pPr>
            <w:r w:rsidRPr="00434388">
              <w:rPr>
                <w:sz w:val="18"/>
                <w:szCs w:val="18"/>
              </w:rPr>
              <w:t>145,284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rsidR="00424E0E" w:rsidRPr="00A723EA" w:rsidRDefault="00424E0E" w:rsidP="00DF26B6">
            <w:pPr>
              <w:spacing w:after="0"/>
              <w:jc w:val="center"/>
              <w:rPr>
                <w:sz w:val="18"/>
                <w:szCs w:val="18"/>
              </w:rPr>
            </w:pPr>
            <w:r w:rsidRPr="00A723EA">
              <w:rPr>
                <w:sz w:val="18"/>
                <w:szCs w:val="18"/>
              </w:rPr>
              <w:t>73</w:t>
            </w:r>
          </w:p>
        </w:tc>
        <w:tc>
          <w:tcPr>
            <w:tcW w:w="420" w:type="pct"/>
            <w:vAlign w:val="bottom"/>
          </w:tcPr>
          <w:p w:rsidR="00424E0E" w:rsidRPr="00A723EA" w:rsidRDefault="00424E0E" w:rsidP="00DF26B6">
            <w:pPr>
              <w:spacing w:after="0"/>
              <w:jc w:val="center"/>
              <w:rPr>
                <w:sz w:val="18"/>
                <w:szCs w:val="18"/>
              </w:rPr>
            </w:pPr>
            <w:r w:rsidRPr="00A723EA">
              <w:rPr>
                <w:sz w:val="18"/>
                <w:szCs w:val="18"/>
              </w:rPr>
              <w:t>9,307</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3,546</w:t>
            </w:r>
          </w:p>
        </w:tc>
        <w:tc>
          <w:tcPr>
            <w:tcW w:w="420" w:type="pct"/>
            <w:vAlign w:val="bottom"/>
          </w:tcPr>
          <w:p w:rsidR="00424E0E" w:rsidRPr="00A723EA" w:rsidRDefault="00424E0E" w:rsidP="00DF26B6">
            <w:pPr>
              <w:spacing w:after="0"/>
              <w:jc w:val="center"/>
              <w:rPr>
                <w:sz w:val="18"/>
                <w:szCs w:val="18"/>
              </w:rPr>
            </w:pPr>
            <w:r w:rsidRPr="00A723EA">
              <w:rPr>
                <w:sz w:val="18"/>
                <w:szCs w:val="18"/>
              </w:rPr>
              <w:t>0</w:t>
            </w:r>
          </w:p>
        </w:tc>
        <w:tc>
          <w:tcPr>
            <w:tcW w:w="419" w:type="pct"/>
            <w:vAlign w:val="bottom"/>
          </w:tcPr>
          <w:p w:rsidR="00424E0E" w:rsidRPr="00A723EA" w:rsidRDefault="00424E0E" w:rsidP="00DF26B6">
            <w:pPr>
              <w:spacing w:after="0"/>
              <w:jc w:val="center"/>
              <w:rPr>
                <w:sz w:val="18"/>
                <w:szCs w:val="18"/>
              </w:rPr>
            </w:pPr>
            <w:r w:rsidRPr="00A723EA">
              <w:rPr>
                <w:sz w:val="18"/>
                <w:szCs w:val="18"/>
              </w:rPr>
              <w:t>540</w:t>
            </w:r>
          </w:p>
        </w:tc>
        <w:tc>
          <w:tcPr>
            <w:tcW w:w="560" w:type="pct"/>
            <w:vAlign w:val="bottom"/>
          </w:tcPr>
          <w:p w:rsidR="00424E0E" w:rsidRPr="00A723EA" w:rsidRDefault="00424E0E" w:rsidP="00DF26B6">
            <w:pPr>
              <w:spacing w:after="0"/>
              <w:jc w:val="center"/>
              <w:rPr>
                <w:sz w:val="18"/>
                <w:szCs w:val="18"/>
              </w:rPr>
            </w:pPr>
            <w:r w:rsidRPr="00A723EA">
              <w:rPr>
                <w:sz w:val="18"/>
                <w:szCs w:val="18"/>
              </w:rPr>
              <w:t>107</w:t>
            </w:r>
          </w:p>
        </w:tc>
        <w:tc>
          <w:tcPr>
            <w:tcW w:w="420" w:type="pct"/>
            <w:vAlign w:val="bottom"/>
          </w:tcPr>
          <w:p w:rsidR="00424E0E" w:rsidRPr="00A723EA" w:rsidRDefault="00424E0E" w:rsidP="00DF26B6">
            <w:pPr>
              <w:spacing w:after="0"/>
              <w:jc w:val="center"/>
              <w:rPr>
                <w:sz w:val="18"/>
                <w:szCs w:val="18"/>
              </w:rPr>
            </w:pPr>
            <w:r w:rsidRPr="00A723EA">
              <w:rPr>
                <w:sz w:val="18"/>
                <w:szCs w:val="18"/>
              </w:rPr>
              <w:t>13,500</w:t>
            </w:r>
          </w:p>
        </w:tc>
        <w:tc>
          <w:tcPr>
            <w:tcW w:w="606" w:type="pct"/>
            <w:vAlign w:val="bottom"/>
          </w:tcPr>
          <w:p w:rsidR="00424E0E" w:rsidRPr="00434388" w:rsidRDefault="00424E0E" w:rsidP="00DF26B6">
            <w:pPr>
              <w:spacing w:after="0"/>
              <w:jc w:val="center"/>
              <w:rPr>
                <w:sz w:val="18"/>
                <w:szCs w:val="18"/>
              </w:rPr>
            </w:pPr>
            <w:r w:rsidRPr="00434388">
              <w:rPr>
                <w:sz w:val="18"/>
                <w:szCs w:val="18"/>
              </w:rPr>
              <w:t>24,770</w:t>
            </w:r>
          </w:p>
        </w:tc>
        <w:tc>
          <w:tcPr>
            <w:tcW w:w="421" w:type="pct"/>
            <w:vAlign w:val="bottom"/>
          </w:tcPr>
          <w:p w:rsidR="00424E0E" w:rsidRPr="00434388" w:rsidRDefault="00424E0E" w:rsidP="00DF26B6">
            <w:pPr>
              <w:spacing w:after="0"/>
              <w:jc w:val="center"/>
              <w:rPr>
                <w:sz w:val="18"/>
                <w:szCs w:val="18"/>
              </w:rPr>
            </w:pPr>
            <w:r w:rsidRPr="00434388">
              <w:rPr>
                <w:sz w:val="18"/>
                <w:szCs w:val="18"/>
              </w:rPr>
              <w:t>38,270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rsidR="00424E0E" w:rsidRPr="00A723EA" w:rsidRDefault="00424E0E" w:rsidP="00DF26B6">
            <w:pPr>
              <w:spacing w:after="0"/>
              <w:jc w:val="center"/>
              <w:rPr>
                <w:sz w:val="18"/>
                <w:szCs w:val="18"/>
              </w:rPr>
            </w:pPr>
            <w:r w:rsidRPr="00A723EA">
              <w:rPr>
                <w:sz w:val="18"/>
                <w:szCs w:val="18"/>
              </w:rPr>
              <w:t>358</w:t>
            </w:r>
          </w:p>
        </w:tc>
        <w:tc>
          <w:tcPr>
            <w:tcW w:w="420" w:type="pct"/>
            <w:vAlign w:val="bottom"/>
          </w:tcPr>
          <w:p w:rsidR="00424E0E" w:rsidRPr="00A723EA" w:rsidRDefault="00424E0E" w:rsidP="00DF26B6">
            <w:pPr>
              <w:spacing w:after="0"/>
              <w:jc w:val="center"/>
              <w:rPr>
                <w:sz w:val="18"/>
                <w:szCs w:val="18"/>
              </w:rPr>
            </w:pPr>
            <w:r w:rsidRPr="00A723EA">
              <w:rPr>
                <w:sz w:val="18"/>
                <w:szCs w:val="18"/>
              </w:rPr>
              <w:t>20,999</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28,908</w:t>
            </w:r>
          </w:p>
        </w:tc>
        <w:tc>
          <w:tcPr>
            <w:tcW w:w="420" w:type="pct"/>
            <w:vAlign w:val="bottom"/>
          </w:tcPr>
          <w:p w:rsidR="00424E0E" w:rsidRPr="00A723EA" w:rsidRDefault="00424E0E" w:rsidP="00DF26B6">
            <w:pPr>
              <w:spacing w:after="0"/>
              <w:jc w:val="center"/>
              <w:rPr>
                <w:sz w:val="18"/>
                <w:szCs w:val="18"/>
              </w:rPr>
            </w:pPr>
            <w:r w:rsidRPr="00A723EA">
              <w:rPr>
                <w:sz w:val="18"/>
                <w:szCs w:val="18"/>
              </w:rPr>
              <w:t>737</w:t>
            </w:r>
          </w:p>
        </w:tc>
        <w:tc>
          <w:tcPr>
            <w:tcW w:w="419" w:type="pct"/>
            <w:vAlign w:val="bottom"/>
          </w:tcPr>
          <w:p w:rsidR="00424E0E" w:rsidRPr="00A723EA" w:rsidRDefault="00424E0E" w:rsidP="00DF26B6">
            <w:pPr>
              <w:spacing w:after="0"/>
              <w:jc w:val="center"/>
              <w:rPr>
                <w:sz w:val="18"/>
                <w:szCs w:val="18"/>
              </w:rPr>
            </w:pPr>
            <w:r w:rsidRPr="00A723EA">
              <w:rPr>
                <w:sz w:val="18"/>
                <w:szCs w:val="18"/>
              </w:rPr>
              <w:t>738</w:t>
            </w:r>
          </w:p>
        </w:tc>
        <w:tc>
          <w:tcPr>
            <w:tcW w:w="560" w:type="pct"/>
            <w:vAlign w:val="bottom"/>
          </w:tcPr>
          <w:p w:rsidR="00424E0E" w:rsidRPr="00A723EA" w:rsidRDefault="00424E0E" w:rsidP="00DF26B6">
            <w:pPr>
              <w:spacing w:after="0"/>
              <w:jc w:val="center"/>
              <w:rPr>
                <w:sz w:val="18"/>
                <w:szCs w:val="18"/>
              </w:rPr>
            </w:pPr>
            <w:r w:rsidRPr="00A723EA">
              <w:rPr>
                <w:sz w:val="18"/>
                <w:szCs w:val="18"/>
              </w:rPr>
              <w:t>390</w:t>
            </w:r>
          </w:p>
        </w:tc>
        <w:tc>
          <w:tcPr>
            <w:tcW w:w="420" w:type="pct"/>
            <w:vAlign w:val="bottom"/>
          </w:tcPr>
          <w:p w:rsidR="00424E0E" w:rsidRPr="00A723EA" w:rsidRDefault="00424E0E" w:rsidP="00DF26B6">
            <w:pPr>
              <w:spacing w:after="0"/>
              <w:jc w:val="center"/>
              <w:rPr>
                <w:sz w:val="18"/>
                <w:szCs w:val="18"/>
              </w:rPr>
            </w:pPr>
            <w:r w:rsidRPr="00A723EA">
              <w:rPr>
                <w:sz w:val="18"/>
                <w:szCs w:val="18"/>
              </w:rPr>
              <w:t>51,772</w:t>
            </w:r>
          </w:p>
        </w:tc>
        <w:tc>
          <w:tcPr>
            <w:tcW w:w="606" w:type="pct"/>
            <w:vAlign w:val="bottom"/>
          </w:tcPr>
          <w:p w:rsidR="00424E0E" w:rsidRPr="00434388" w:rsidRDefault="00424E0E" w:rsidP="00DF26B6">
            <w:pPr>
              <w:spacing w:after="0"/>
              <w:jc w:val="center"/>
              <w:rPr>
                <w:sz w:val="18"/>
                <w:szCs w:val="18"/>
              </w:rPr>
            </w:pPr>
            <w:r w:rsidRPr="00434388">
              <w:rPr>
                <w:sz w:val="18"/>
                <w:szCs w:val="18"/>
              </w:rPr>
              <w:t>56,369</w:t>
            </w:r>
          </w:p>
        </w:tc>
        <w:tc>
          <w:tcPr>
            <w:tcW w:w="421" w:type="pct"/>
            <w:vAlign w:val="bottom"/>
          </w:tcPr>
          <w:p w:rsidR="00424E0E" w:rsidRPr="00434388" w:rsidRDefault="00424E0E" w:rsidP="00DF26B6">
            <w:pPr>
              <w:spacing w:after="0"/>
              <w:jc w:val="center"/>
              <w:rPr>
                <w:sz w:val="18"/>
                <w:szCs w:val="18"/>
              </w:rPr>
            </w:pPr>
            <w:r w:rsidRPr="00434388">
              <w:rPr>
                <w:sz w:val="18"/>
                <w:szCs w:val="18"/>
              </w:rPr>
              <w:t>108,141</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rsidR="00424E0E" w:rsidRPr="00A723EA" w:rsidRDefault="00424E0E" w:rsidP="00DF26B6">
            <w:pPr>
              <w:spacing w:after="0"/>
              <w:jc w:val="center"/>
              <w:rPr>
                <w:sz w:val="18"/>
                <w:szCs w:val="18"/>
              </w:rPr>
            </w:pPr>
            <w:r w:rsidRPr="00A723EA">
              <w:rPr>
                <w:sz w:val="18"/>
                <w:szCs w:val="18"/>
              </w:rPr>
              <w:t>326</w:t>
            </w:r>
          </w:p>
        </w:tc>
        <w:tc>
          <w:tcPr>
            <w:tcW w:w="420" w:type="pct"/>
            <w:vAlign w:val="bottom"/>
          </w:tcPr>
          <w:p w:rsidR="00424E0E" w:rsidRPr="00A723EA" w:rsidRDefault="00424E0E" w:rsidP="00DF26B6">
            <w:pPr>
              <w:spacing w:after="0"/>
              <w:jc w:val="center"/>
              <w:rPr>
                <w:sz w:val="18"/>
                <w:szCs w:val="18"/>
              </w:rPr>
            </w:pPr>
            <w:r w:rsidRPr="00A723EA">
              <w:rPr>
                <w:sz w:val="18"/>
                <w:szCs w:val="18"/>
              </w:rPr>
              <w:t>11,931</w:t>
            </w:r>
          </w:p>
        </w:tc>
        <w:tc>
          <w:tcPr>
            <w:tcW w:w="326" w:type="pct"/>
            <w:vAlign w:val="bottom"/>
          </w:tcPr>
          <w:p w:rsidR="00424E0E" w:rsidRPr="00A723EA" w:rsidRDefault="00424E0E" w:rsidP="00DF26B6">
            <w:pPr>
              <w:spacing w:after="0"/>
              <w:jc w:val="center"/>
              <w:rPr>
                <w:sz w:val="18"/>
                <w:szCs w:val="18"/>
              </w:rPr>
            </w:pPr>
            <w:r w:rsidRPr="00A723EA">
              <w:rPr>
                <w:sz w:val="18"/>
                <w:szCs w:val="18"/>
              </w:rPr>
              <w:t>346</w:t>
            </w:r>
          </w:p>
        </w:tc>
        <w:tc>
          <w:tcPr>
            <w:tcW w:w="466" w:type="pct"/>
            <w:vAlign w:val="bottom"/>
          </w:tcPr>
          <w:p w:rsidR="00424E0E" w:rsidRPr="00A723EA" w:rsidRDefault="00424E0E" w:rsidP="00DF26B6">
            <w:pPr>
              <w:spacing w:after="0"/>
              <w:jc w:val="center"/>
              <w:rPr>
                <w:sz w:val="18"/>
                <w:szCs w:val="18"/>
              </w:rPr>
            </w:pPr>
            <w:r w:rsidRPr="00A723EA">
              <w:rPr>
                <w:sz w:val="18"/>
                <w:szCs w:val="18"/>
              </w:rPr>
              <w:t>15,352</w:t>
            </w:r>
          </w:p>
        </w:tc>
        <w:tc>
          <w:tcPr>
            <w:tcW w:w="420" w:type="pct"/>
            <w:vAlign w:val="bottom"/>
          </w:tcPr>
          <w:p w:rsidR="00424E0E" w:rsidRPr="00A723EA" w:rsidRDefault="00424E0E" w:rsidP="00DF26B6">
            <w:pPr>
              <w:spacing w:after="0"/>
              <w:jc w:val="center"/>
              <w:rPr>
                <w:sz w:val="18"/>
                <w:szCs w:val="18"/>
              </w:rPr>
            </w:pPr>
            <w:r w:rsidRPr="00A723EA">
              <w:rPr>
                <w:sz w:val="18"/>
                <w:szCs w:val="18"/>
              </w:rPr>
              <w:t>37</w:t>
            </w:r>
          </w:p>
        </w:tc>
        <w:tc>
          <w:tcPr>
            <w:tcW w:w="419" w:type="pct"/>
            <w:vAlign w:val="bottom"/>
          </w:tcPr>
          <w:p w:rsidR="00424E0E" w:rsidRPr="00A723EA" w:rsidRDefault="00424E0E" w:rsidP="00DF26B6">
            <w:pPr>
              <w:spacing w:after="0"/>
              <w:jc w:val="center"/>
              <w:rPr>
                <w:sz w:val="18"/>
                <w:szCs w:val="18"/>
              </w:rPr>
            </w:pPr>
            <w:r w:rsidRPr="00A723EA">
              <w:rPr>
                <w:sz w:val="18"/>
                <w:szCs w:val="18"/>
              </w:rPr>
              <w:t>2,059</w:t>
            </w:r>
          </w:p>
        </w:tc>
        <w:tc>
          <w:tcPr>
            <w:tcW w:w="560" w:type="pct"/>
            <w:vAlign w:val="bottom"/>
          </w:tcPr>
          <w:p w:rsidR="00424E0E" w:rsidRPr="00A723EA" w:rsidRDefault="00424E0E" w:rsidP="00DF26B6">
            <w:pPr>
              <w:spacing w:after="0"/>
              <w:jc w:val="center"/>
              <w:rPr>
                <w:sz w:val="18"/>
                <w:szCs w:val="18"/>
              </w:rPr>
            </w:pPr>
            <w:r w:rsidRPr="00A723EA">
              <w:rPr>
                <w:sz w:val="18"/>
                <w:szCs w:val="18"/>
              </w:rPr>
              <w:t>460</w:t>
            </w:r>
          </w:p>
        </w:tc>
        <w:tc>
          <w:tcPr>
            <w:tcW w:w="420" w:type="pct"/>
            <w:vAlign w:val="bottom"/>
          </w:tcPr>
          <w:p w:rsidR="00424E0E" w:rsidRPr="00A723EA" w:rsidRDefault="00424E0E" w:rsidP="00DF26B6">
            <w:pPr>
              <w:spacing w:after="0"/>
              <w:jc w:val="center"/>
              <w:rPr>
                <w:sz w:val="18"/>
                <w:szCs w:val="18"/>
              </w:rPr>
            </w:pPr>
            <w:r w:rsidRPr="00A723EA">
              <w:rPr>
                <w:sz w:val="18"/>
                <w:szCs w:val="18"/>
              </w:rPr>
              <w:t>30,185</w:t>
            </w:r>
          </w:p>
        </w:tc>
        <w:tc>
          <w:tcPr>
            <w:tcW w:w="606" w:type="pct"/>
            <w:vAlign w:val="bottom"/>
          </w:tcPr>
          <w:p w:rsidR="00424E0E" w:rsidRPr="00434388" w:rsidRDefault="00424E0E" w:rsidP="00DF26B6">
            <w:pPr>
              <w:spacing w:after="0"/>
              <w:jc w:val="center"/>
              <w:rPr>
                <w:sz w:val="18"/>
                <w:szCs w:val="18"/>
              </w:rPr>
            </w:pPr>
            <w:r w:rsidRPr="00434388">
              <w:rPr>
                <w:sz w:val="18"/>
                <w:szCs w:val="18"/>
              </w:rPr>
              <w:t>47,911</w:t>
            </w:r>
          </w:p>
        </w:tc>
        <w:tc>
          <w:tcPr>
            <w:tcW w:w="421" w:type="pct"/>
            <w:vAlign w:val="bottom"/>
          </w:tcPr>
          <w:p w:rsidR="00424E0E" w:rsidRPr="00434388" w:rsidRDefault="00424E0E" w:rsidP="00DF26B6">
            <w:pPr>
              <w:spacing w:after="0"/>
              <w:jc w:val="center"/>
              <w:rPr>
                <w:sz w:val="18"/>
                <w:szCs w:val="18"/>
              </w:rPr>
            </w:pPr>
            <w:r w:rsidRPr="00434388">
              <w:rPr>
                <w:sz w:val="18"/>
                <w:szCs w:val="18"/>
              </w:rPr>
              <w:t>78,096</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rsidR="00424E0E" w:rsidRPr="00A723EA" w:rsidRDefault="00424E0E" w:rsidP="00DF26B6">
            <w:pPr>
              <w:spacing w:after="0"/>
              <w:jc w:val="center"/>
              <w:rPr>
                <w:sz w:val="18"/>
                <w:szCs w:val="18"/>
              </w:rPr>
            </w:pPr>
            <w:r w:rsidRPr="00A723EA">
              <w:rPr>
                <w:sz w:val="18"/>
                <w:szCs w:val="18"/>
              </w:rPr>
              <w:t>427</w:t>
            </w:r>
          </w:p>
        </w:tc>
        <w:tc>
          <w:tcPr>
            <w:tcW w:w="420" w:type="pct"/>
            <w:vAlign w:val="bottom"/>
          </w:tcPr>
          <w:p w:rsidR="00424E0E" w:rsidRPr="00A723EA" w:rsidRDefault="00424E0E" w:rsidP="00DF26B6">
            <w:pPr>
              <w:spacing w:after="0"/>
              <w:jc w:val="center"/>
              <w:rPr>
                <w:sz w:val="18"/>
                <w:szCs w:val="18"/>
              </w:rPr>
            </w:pPr>
            <w:r w:rsidRPr="00A723EA">
              <w:rPr>
                <w:sz w:val="18"/>
                <w:szCs w:val="18"/>
              </w:rPr>
              <w:t>29,028</w:t>
            </w:r>
          </w:p>
        </w:tc>
        <w:tc>
          <w:tcPr>
            <w:tcW w:w="326" w:type="pct"/>
            <w:vAlign w:val="bottom"/>
          </w:tcPr>
          <w:p w:rsidR="00424E0E" w:rsidRPr="00A723EA" w:rsidRDefault="00424E0E" w:rsidP="00DF26B6">
            <w:pPr>
              <w:spacing w:after="0"/>
              <w:jc w:val="center"/>
              <w:rPr>
                <w:sz w:val="18"/>
                <w:szCs w:val="18"/>
              </w:rPr>
            </w:pPr>
            <w:r w:rsidRPr="00A723EA">
              <w:rPr>
                <w:sz w:val="18"/>
                <w:szCs w:val="18"/>
              </w:rPr>
              <w:t>379</w:t>
            </w:r>
          </w:p>
        </w:tc>
        <w:tc>
          <w:tcPr>
            <w:tcW w:w="466" w:type="pct"/>
            <w:vAlign w:val="bottom"/>
          </w:tcPr>
          <w:p w:rsidR="00424E0E" w:rsidRPr="00A723EA" w:rsidRDefault="00424E0E" w:rsidP="00DF26B6">
            <w:pPr>
              <w:spacing w:after="0"/>
              <w:jc w:val="center"/>
              <w:rPr>
                <w:sz w:val="18"/>
                <w:szCs w:val="18"/>
              </w:rPr>
            </w:pPr>
            <w:r w:rsidRPr="00A723EA">
              <w:rPr>
                <w:sz w:val="18"/>
                <w:szCs w:val="18"/>
              </w:rPr>
              <w:t>37,732</w:t>
            </w:r>
          </w:p>
        </w:tc>
        <w:tc>
          <w:tcPr>
            <w:tcW w:w="420" w:type="pct"/>
            <w:vAlign w:val="bottom"/>
          </w:tcPr>
          <w:p w:rsidR="00424E0E" w:rsidRPr="00A723EA" w:rsidRDefault="00424E0E" w:rsidP="00DF26B6">
            <w:pPr>
              <w:spacing w:after="0"/>
              <w:jc w:val="center"/>
              <w:rPr>
                <w:sz w:val="18"/>
                <w:szCs w:val="18"/>
              </w:rPr>
            </w:pPr>
            <w:r w:rsidRPr="00A723EA">
              <w:rPr>
                <w:sz w:val="18"/>
                <w:szCs w:val="18"/>
              </w:rPr>
              <w:t>1,501</w:t>
            </w:r>
          </w:p>
        </w:tc>
        <w:tc>
          <w:tcPr>
            <w:tcW w:w="419" w:type="pct"/>
            <w:vAlign w:val="bottom"/>
          </w:tcPr>
          <w:p w:rsidR="00424E0E" w:rsidRPr="00A723EA" w:rsidRDefault="00424E0E" w:rsidP="00DF26B6">
            <w:pPr>
              <w:spacing w:after="0"/>
              <w:jc w:val="center"/>
              <w:rPr>
                <w:sz w:val="18"/>
                <w:szCs w:val="18"/>
              </w:rPr>
            </w:pPr>
            <w:r w:rsidRPr="00A723EA">
              <w:rPr>
                <w:sz w:val="18"/>
                <w:szCs w:val="18"/>
              </w:rPr>
              <w:t>449</w:t>
            </w:r>
          </w:p>
        </w:tc>
        <w:tc>
          <w:tcPr>
            <w:tcW w:w="560" w:type="pct"/>
            <w:vAlign w:val="bottom"/>
          </w:tcPr>
          <w:p w:rsidR="00424E0E" w:rsidRPr="00A723EA" w:rsidRDefault="00424E0E" w:rsidP="00DF26B6">
            <w:pPr>
              <w:spacing w:after="0"/>
              <w:jc w:val="center"/>
              <w:rPr>
                <w:sz w:val="18"/>
                <w:szCs w:val="18"/>
              </w:rPr>
            </w:pPr>
            <w:r w:rsidRPr="00A723EA">
              <w:rPr>
                <w:sz w:val="18"/>
                <w:szCs w:val="18"/>
              </w:rPr>
              <w:t>344</w:t>
            </w:r>
          </w:p>
        </w:tc>
        <w:tc>
          <w:tcPr>
            <w:tcW w:w="420" w:type="pct"/>
            <w:vAlign w:val="bottom"/>
          </w:tcPr>
          <w:p w:rsidR="00424E0E" w:rsidRPr="00A723EA" w:rsidRDefault="00424E0E" w:rsidP="00DF26B6">
            <w:pPr>
              <w:spacing w:after="0"/>
              <w:jc w:val="center"/>
              <w:rPr>
                <w:sz w:val="18"/>
                <w:szCs w:val="18"/>
              </w:rPr>
            </w:pPr>
            <w:r w:rsidRPr="00A723EA">
              <w:rPr>
                <w:sz w:val="18"/>
                <w:szCs w:val="18"/>
              </w:rPr>
              <w:t>69,433</w:t>
            </w:r>
          </w:p>
        </w:tc>
        <w:tc>
          <w:tcPr>
            <w:tcW w:w="606" w:type="pct"/>
            <w:vAlign w:val="bottom"/>
          </w:tcPr>
          <w:p w:rsidR="00424E0E" w:rsidRPr="00434388" w:rsidRDefault="00424E0E" w:rsidP="00DF26B6">
            <w:pPr>
              <w:spacing w:after="0"/>
              <w:jc w:val="center"/>
              <w:rPr>
                <w:sz w:val="18"/>
                <w:szCs w:val="18"/>
              </w:rPr>
            </w:pPr>
            <w:r w:rsidRPr="00434388">
              <w:rPr>
                <w:sz w:val="18"/>
                <w:szCs w:val="18"/>
              </w:rPr>
              <w:t>84,909</w:t>
            </w:r>
          </w:p>
        </w:tc>
        <w:tc>
          <w:tcPr>
            <w:tcW w:w="421" w:type="pct"/>
            <w:vAlign w:val="bottom"/>
          </w:tcPr>
          <w:p w:rsidR="00424E0E" w:rsidRPr="00434388" w:rsidRDefault="00424E0E" w:rsidP="00DF26B6">
            <w:pPr>
              <w:spacing w:after="0"/>
              <w:jc w:val="center"/>
              <w:rPr>
                <w:sz w:val="18"/>
                <w:szCs w:val="18"/>
              </w:rPr>
            </w:pPr>
            <w:r w:rsidRPr="00434388">
              <w:rPr>
                <w:sz w:val="18"/>
                <w:szCs w:val="18"/>
              </w:rPr>
              <w:t>154,342</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rsidR="00424E0E" w:rsidRPr="00A723EA" w:rsidRDefault="00424E0E" w:rsidP="00DF26B6">
            <w:pPr>
              <w:spacing w:after="0"/>
              <w:jc w:val="center"/>
              <w:rPr>
                <w:sz w:val="18"/>
                <w:szCs w:val="18"/>
              </w:rPr>
            </w:pPr>
            <w:r w:rsidRPr="00A723EA">
              <w:rPr>
                <w:sz w:val="18"/>
                <w:szCs w:val="18"/>
              </w:rPr>
              <w:t>219</w:t>
            </w:r>
          </w:p>
        </w:tc>
        <w:tc>
          <w:tcPr>
            <w:tcW w:w="420" w:type="pct"/>
            <w:vAlign w:val="bottom"/>
          </w:tcPr>
          <w:p w:rsidR="00424E0E" w:rsidRPr="00A723EA" w:rsidRDefault="00424E0E" w:rsidP="00DF26B6">
            <w:pPr>
              <w:spacing w:after="0"/>
              <w:jc w:val="center"/>
              <w:rPr>
                <w:sz w:val="18"/>
                <w:szCs w:val="18"/>
              </w:rPr>
            </w:pPr>
            <w:r w:rsidRPr="00A723EA">
              <w:rPr>
                <w:sz w:val="18"/>
                <w:szCs w:val="18"/>
              </w:rPr>
              <w:t>19,329</w:t>
            </w:r>
          </w:p>
        </w:tc>
        <w:tc>
          <w:tcPr>
            <w:tcW w:w="326" w:type="pct"/>
            <w:vAlign w:val="bottom"/>
          </w:tcPr>
          <w:p w:rsidR="00424E0E" w:rsidRPr="00A723EA" w:rsidRDefault="00424E0E" w:rsidP="00DF26B6">
            <w:pPr>
              <w:spacing w:after="0"/>
              <w:jc w:val="center"/>
              <w:rPr>
                <w:sz w:val="18"/>
                <w:szCs w:val="18"/>
              </w:rPr>
            </w:pPr>
            <w:r w:rsidRPr="00A723EA">
              <w:rPr>
                <w:sz w:val="18"/>
                <w:szCs w:val="18"/>
              </w:rPr>
              <w:t>1,201</w:t>
            </w:r>
          </w:p>
        </w:tc>
        <w:tc>
          <w:tcPr>
            <w:tcW w:w="466" w:type="pct"/>
            <w:vAlign w:val="bottom"/>
          </w:tcPr>
          <w:p w:rsidR="00424E0E" w:rsidRPr="00A723EA" w:rsidRDefault="00424E0E" w:rsidP="00DF26B6">
            <w:pPr>
              <w:spacing w:after="0"/>
              <w:jc w:val="center"/>
              <w:rPr>
                <w:sz w:val="18"/>
                <w:szCs w:val="18"/>
              </w:rPr>
            </w:pPr>
            <w:r w:rsidRPr="00A723EA">
              <w:rPr>
                <w:sz w:val="18"/>
                <w:szCs w:val="18"/>
              </w:rPr>
              <w:t>13,861</w:t>
            </w:r>
          </w:p>
        </w:tc>
        <w:tc>
          <w:tcPr>
            <w:tcW w:w="420" w:type="pct"/>
            <w:vAlign w:val="bottom"/>
          </w:tcPr>
          <w:p w:rsidR="00424E0E" w:rsidRPr="00A723EA" w:rsidRDefault="00424E0E" w:rsidP="00DF26B6">
            <w:pPr>
              <w:spacing w:after="0"/>
              <w:jc w:val="center"/>
              <w:rPr>
                <w:sz w:val="18"/>
                <w:szCs w:val="18"/>
              </w:rPr>
            </w:pPr>
            <w:r w:rsidRPr="00A723EA">
              <w:rPr>
                <w:sz w:val="18"/>
                <w:szCs w:val="18"/>
              </w:rPr>
              <w:t>747</w:t>
            </w:r>
          </w:p>
        </w:tc>
        <w:tc>
          <w:tcPr>
            <w:tcW w:w="419" w:type="pct"/>
            <w:vAlign w:val="bottom"/>
          </w:tcPr>
          <w:p w:rsidR="00424E0E" w:rsidRPr="00A723EA" w:rsidRDefault="00424E0E" w:rsidP="00DF26B6">
            <w:pPr>
              <w:spacing w:after="0"/>
              <w:jc w:val="center"/>
              <w:rPr>
                <w:sz w:val="18"/>
                <w:szCs w:val="18"/>
              </w:rPr>
            </w:pPr>
            <w:r w:rsidRPr="00A723EA">
              <w:rPr>
                <w:sz w:val="18"/>
                <w:szCs w:val="18"/>
              </w:rPr>
              <w:t>1,184</w:t>
            </w:r>
          </w:p>
        </w:tc>
        <w:tc>
          <w:tcPr>
            <w:tcW w:w="560" w:type="pct"/>
            <w:vAlign w:val="bottom"/>
          </w:tcPr>
          <w:p w:rsidR="00424E0E" w:rsidRPr="00A723EA" w:rsidRDefault="00424E0E" w:rsidP="00DF26B6">
            <w:pPr>
              <w:spacing w:after="0"/>
              <w:jc w:val="center"/>
              <w:rPr>
                <w:sz w:val="18"/>
                <w:szCs w:val="18"/>
              </w:rPr>
            </w:pPr>
            <w:r w:rsidRPr="00A723EA">
              <w:rPr>
                <w:sz w:val="18"/>
                <w:szCs w:val="18"/>
              </w:rPr>
              <w:t>299</w:t>
            </w:r>
          </w:p>
        </w:tc>
        <w:tc>
          <w:tcPr>
            <w:tcW w:w="420" w:type="pct"/>
            <w:vAlign w:val="bottom"/>
          </w:tcPr>
          <w:p w:rsidR="00424E0E" w:rsidRPr="00A723EA" w:rsidRDefault="00424E0E" w:rsidP="00DF26B6">
            <w:pPr>
              <w:spacing w:after="0"/>
              <w:jc w:val="center"/>
              <w:rPr>
                <w:sz w:val="18"/>
                <w:szCs w:val="18"/>
              </w:rPr>
            </w:pPr>
            <w:r w:rsidRPr="00A723EA">
              <w:rPr>
                <w:sz w:val="18"/>
                <w:szCs w:val="18"/>
              </w:rPr>
              <w:t>36,621</w:t>
            </w:r>
          </w:p>
        </w:tc>
        <w:tc>
          <w:tcPr>
            <w:tcW w:w="606" w:type="pct"/>
            <w:vAlign w:val="bottom"/>
          </w:tcPr>
          <w:p w:rsidR="00424E0E" w:rsidRPr="00434388" w:rsidRDefault="00424E0E" w:rsidP="00DF26B6">
            <w:pPr>
              <w:spacing w:after="0"/>
              <w:jc w:val="center"/>
              <w:rPr>
                <w:sz w:val="18"/>
                <w:szCs w:val="18"/>
              </w:rPr>
            </w:pPr>
            <w:r w:rsidRPr="00434388">
              <w:rPr>
                <w:sz w:val="18"/>
                <w:szCs w:val="18"/>
              </w:rPr>
              <w:t>61,099</w:t>
            </w:r>
          </w:p>
        </w:tc>
        <w:tc>
          <w:tcPr>
            <w:tcW w:w="421" w:type="pct"/>
            <w:vAlign w:val="bottom"/>
          </w:tcPr>
          <w:p w:rsidR="00424E0E" w:rsidRPr="00434388" w:rsidRDefault="00424E0E" w:rsidP="00DF26B6">
            <w:pPr>
              <w:spacing w:after="0"/>
              <w:jc w:val="center"/>
              <w:rPr>
                <w:sz w:val="18"/>
                <w:szCs w:val="18"/>
              </w:rPr>
            </w:pPr>
            <w:r w:rsidRPr="00434388">
              <w:rPr>
                <w:sz w:val="18"/>
                <w:szCs w:val="18"/>
              </w:rPr>
              <w:t>97,720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rsidR="00424E0E" w:rsidRPr="00A723EA" w:rsidRDefault="00424E0E" w:rsidP="00DF26B6">
            <w:pPr>
              <w:spacing w:after="0"/>
              <w:jc w:val="center"/>
              <w:rPr>
                <w:sz w:val="18"/>
                <w:szCs w:val="18"/>
              </w:rPr>
            </w:pPr>
            <w:r w:rsidRPr="00A723EA">
              <w:rPr>
                <w:sz w:val="18"/>
                <w:szCs w:val="18"/>
              </w:rPr>
              <w:t>164</w:t>
            </w:r>
          </w:p>
        </w:tc>
        <w:tc>
          <w:tcPr>
            <w:tcW w:w="420" w:type="pct"/>
            <w:vAlign w:val="bottom"/>
          </w:tcPr>
          <w:p w:rsidR="00424E0E" w:rsidRPr="00A723EA" w:rsidRDefault="00424E0E" w:rsidP="00DF26B6">
            <w:pPr>
              <w:spacing w:after="0"/>
              <w:jc w:val="center"/>
              <w:rPr>
                <w:sz w:val="18"/>
                <w:szCs w:val="18"/>
              </w:rPr>
            </w:pPr>
            <w:r w:rsidRPr="00A723EA">
              <w:rPr>
                <w:sz w:val="18"/>
                <w:szCs w:val="18"/>
              </w:rPr>
              <w:t>11,421</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15,426</w:t>
            </w:r>
          </w:p>
        </w:tc>
        <w:tc>
          <w:tcPr>
            <w:tcW w:w="420" w:type="pct"/>
            <w:vAlign w:val="bottom"/>
          </w:tcPr>
          <w:p w:rsidR="00424E0E" w:rsidRPr="00A723EA" w:rsidRDefault="00424E0E" w:rsidP="00DF26B6">
            <w:pPr>
              <w:spacing w:after="0"/>
              <w:jc w:val="center"/>
              <w:rPr>
                <w:sz w:val="18"/>
                <w:szCs w:val="18"/>
              </w:rPr>
            </w:pPr>
            <w:r w:rsidRPr="00A723EA">
              <w:rPr>
                <w:sz w:val="18"/>
                <w:szCs w:val="18"/>
              </w:rPr>
              <w:t>682</w:t>
            </w:r>
          </w:p>
        </w:tc>
        <w:tc>
          <w:tcPr>
            <w:tcW w:w="419" w:type="pct"/>
            <w:vAlign w:val="bottom"/>
          </w:tcPr>
          <w:p w:rsidR="00424E0E" w:rsidRPr="00A723EA" w:rsidRDefault="00424E0E" w:rsidP="00DF26B6">
            <w:pPr>
              <w:spacing w:after="0"/>
              <w:jc w:val="center"/>
              <w:rPr>
                <w:sz w:val="18"/>
                <w:szCs w:val="18"/>
              </w:rPr>
            </w:pPr>
            <w:r w:rsidRPr="00A723EA">
              <w:rPr>
                <w:sz w:val="18"/>
                <w:szCs w:val="18"/>
              </w:rPr>
              <w:t>397</w:t>
            </w:r>
          </w:p>
        </w:tc>
        <w:tc>
          <w:tcPr>
            <w:tcW w:w="560" w:type="pct"/>
            <w:vAlign w:val="bottom"/>
          </w:tcPr>
          <w:p w:rsidR="00424E0E" w:rsidRPr="00A723EA" w:rsidRDefault="00424E0E" w:rsidP="00DF26B6">
            <w:pPr>
              <w:spacing w:after="0"/>
              <w:jc w:val="center"/>
              <w:rPr>
                <w:sz w:val="18"/>
                <w:szCs w:val="18"/>
              </w:rPr>
            </w:pPr>
            <w:r w:rsidRPr="00A723EA">
              <w:rPr>
                <w:sz w:val="18"/>
                <w:szCs w:val="18"/>
              </w:rPr>
              <w:t>210</w:t>
            </w:r>
          </w:p>
        </w:tc>
        <w:tc>
          <w:tcPr>
            <w:tcW w:w="420" w:type="pct"/>
            <w:vAlign w:val="bottom"/>
          </w:tcPr>
          <w:p w:rsidR="00424E0E" w:rsidRPr="00A723EA" w:rsidRDefault="00424E0E" w:rsidP="00DF26B6">
            <w:pPr>
              <w:spacing w:after="0"/>
              <w:jc w:val="center"/>
              <w:rPr>
                <w:sz w:val="18"/>
                <w:szCs w:val="18"/>
              </w:rPr>
            </w:pPr>
            <w:r w:rsidRPr="00A723EA">
              <w:rPr>
                <w:sz w:val="18"/>
                <w:szCs w:val="18"/>
              </w:rPr>
              <w:t>28,136</w:t>
            </w:r>
          </w:p>
        </w:tc>
        <w:tc>
          <w:tcPr>
            <w:tcW w:w="606" w:type="pct"/>
            <w:vAlign w:val="bottom"/>
          </w:tcPr>
          <w:p w:rsidR="00424E0E" w:rsidRPr="00434388" w:rsidRDefault="00424E0E" w:rsidP="00DF26B6">
            <w:pPr>
              <w:spacing w:after="0"/>
              <w:jc w:val="center"/>
              <w:rPr>
                <w:sz w:val="18"/>
                <w:szCs w:val="18"/>
              </w:rPr>
            </w:pPr>
            <w:r w:rsidRPr="00434388">
              <w:rPr>
                <w:sz w:val="18"/>
                <w:szCs w:val="18"/>
              </w:rPr>
              <w:t>36,961</w:t>
            </w:r>
          </w:p>
        </w:tc>
        <w:tc>
          <w:tcPr>
            <w:tcW w:w="421" w:type="pct"/>
            <w:vAlign w:val="bottom"/>
          </w:tcPr>
          <w:p w:rsidR="00424E0E" w:rsidRPr="00434388" w:rsidRDefault="00424E0E" w:rsidP="00DF26B6">
            <w:pPr>
              <w:spacing w:after="0"/>
              <w:jc w:val="center"/>
              <w:rPr>
                <w:sz w:val="18"/>
                <w:szCs w:val="18"/>
              </w:rPr>
            </w:pPr>
            <w:r w:rsidRPr="00434388">
              <w:rPr>
                <w:sz w:val="18"/>
                <w:szCs w:val="18"/>
              </w:rPr>
              <w:t>65,097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rsidR="00424E0E" w:rsidRPr="00A723EA" w:rsidRDefault="00424E0E" w:rsidP="00DF26B6">
            <w:pPr>
              <w:spacing w:after="0"/>
              <w:jc w:val="center"/>
              <w:rPr>
                <w:sz w:val="18"/>
                <w:szCs w:val="18"/>
              </w:rPr>
            </w:pPr>
            <w:r w:rsidRPr="00A723EA">
              <w:rPr>
                <w:sz w:val="18"/>
                <w:szCs w:val="18"/>
              </w:rPr>
              <w:t>355</w:t>
            </w:r>
          </w:p>
        </w:tc>
        <w:tc>
          <w:tcPr>
            <w:tcW w:w="420" w:type="pct"/>
            <w:vAlign w:val="bottom"/>
          </w:tcPr>
          <w:p w:rsidR="00424E0E" w:rsidRPr="00A723EA" w:rsidRDefault="00424E0E" w:rsidP="00DF26B6">
            <w:pPr>
              <w:spacing w:after="0"/>
              <w:jc w:val="center"/>
              <w:rPr>
                <w:sz w:val="18"/>
                <w:szCs w:val="18"/>
              </w:rPr>
            </w:pPr>
            <w:r w:rsidRPr="00A723EA">
              <w:rPr>
                <w:sz w:val="18"/>
                <w:szCs w:val="18"/>
              </w:rPr>
              <w:t>25,419</w:t>
            </w:r>
          </w:p>
        </w:tc>
        <w:tc>
          <w:tcPr>
            <w:tcW w:w="326" w:type="pct"/>
            <w:vAlign w:val="bottom"/>
          </w:tcPr>
          <w:p w:rsidR="00424E0E" w:rsidRPr="00A723EA" w:rsidRDefault="00424E0E" w:rsidP="00DF26B6">
            <w:pPr>
              <w:spacing w:after="0"/>
              <w:jc w:val="center"/>
              <w:rPr>
                <w:sz w:val="18"/>
                <w:szCs w:val="18"/>
              </w:rPr>
            </w:pPr>
            <w:r w:rsidRPr="00A723EA">
              <w:rPr>
                <w:sz w:val="18"/>
                <w:szCs w:val="18"/>
              </w:rPr>
              <w:t>873</w:t>
            </w:r>
          </w:p>
        </w:tc>
        <w:tc>
          <w:tcPr>
            <w:tcW w:w="466" w:type="pct"/>
            <w:vAlign w:val="bottom"/>
          </w:tcPr>
          <w:p w:rsidR="00424E0E" w:rsidRPr="00A723EA" w:rsidRDefault="00424E0E" w:rsidP="00DF26B6">
            <w:pPr>
              <w:spacing w:after="0"/>
              <w:jc w:val="center"/>
              <w:rPr>
                <w:sz w:val="18"/>
                <w:szCs w:val="18"/>
              </w:rPr>
            </w:pPr>
            <w:r w:rsidRPr="00A723EA">
              <w:rPr>
                <w:sz w:val="18"/>
                <w:szCs w:val="18"/>
              </w:rPr>
              <w:t>41,766</w:t>
            </w:r>
          </w:p>
        </w:tc>
        <w:tc>
          <w:tcPr>
            <w:tcW w:w="420" w:type="pct"/>
            <w:vAlign w:val="bottom"/>
          </w:tcPr>
          <w:p w:rsidR="00424E0E" w:rsidRPr="00A723EA" w:rsidRDefault="00424E0E" w:rsidP="00DF26B6">
            <w:pPr>
              <w:spacing w:after="0"/>
              <w:jc w:val="center"/>
              <w:rPr>
                <w:sz w:val="18"/>
                <w:szCs w:val="18"/>
              </w:rPr>
            </w:pPr>
            <w:r w:rsidRPr="00A723EA">
              <w:rPr>
                <w:sz w:val="18"/>
                <w:szCs w:val="18"/>
              </w:rPr>
              <w:t>696</w:t>
            </w:r>
          </w:p>
        </w:tc>
        <w:tc>
          <w:tcPr>
            <w:tcW w:w="419" w:type="pct"/>
            <w:vAlign w:val="bottom"/>
          </w:tcPr>
          <w:p w:rsidR="00424E0E" w:rsidRPr="00B7027D" w:rsidRDefault="00424E0E" w:rsidP="00DF26B6">
            <w:pPr>
              <w:spacing w:after="0"/>
              <w:jc w:val="center"/>
              <w:rPr>
                <w:sz w:val="18"/>
                <w:szCs w:val="18"/>
              </w:rPr>
            </w:pPr>
            <w:r w:rsidRPr="00B7027D">
              <w:rPr>
                <w:sz w:val="18"/>
                <w:szCs w:val="18"/>
              </w:rPr>
              <w:t>1,014</w:t>
            </w:r>
          </w:p>
        </w:tc>
        <w:tc>
          <w:tcPr>
            <w:tcW w:w="560" w:type="pct"/>
            <w:vAlign w:val="bottom"/>
          </w:tcPr>
          <w:p w:rsidR="00424E0E" w:rsidRPr="00A723EA" w:rsidRDefault="00424E0E" w:rsidP="00DF26B6">
            <w:pPr>
              <w:spacing w:after="0"/>
              <w:jc w:val="center"/>
              <w:rPr>
                <w:sz w:val="18"/>
                <w:szCs w:val="18"/>
              </w:rPr>
            </w:pPr>
            <w:r w:rsidRPr="00A723EA">
              <w:rPr>
                <w:sz w:val="18"/>
                <w:szCs w:val="18"/>
              </w:rPr>
              <w:t>445</w:t>
            </w:r>
          </w:p>
        </w:tc>
        <w:tc>
          <w:tcPr>
            <w:tcW w:w="420" w:type="pct"/>
            <w:vAlign w:val="bottom"/>
          </w:tcPr>
          <w:p w:rsidR="00424E0E" w:rsidRPr="00A723EA" w:rsidRDefault="00424E0E" w:rsidP="00DF26B6">
            <w:pPr>
              <w:spacing w:after="0"/>
              <w:jc w:val="center"/>
              <w:rPr>
                <w:sz w:val="18"/>
                <w:szCs w:val="18"/>
              </w:rPr>
            </w:pPr>
            <w:r w:rsidRPr="00A723EA">
              <w:rPr>
                <w:sz w:val="18"/>
                <w:szCs w:val="18"/>
              </w:rPr>
              <w:t>70,213</w:t>
            </w:r>
          </w:p>
        </w:tc>
        <w:tc>
          <w:tcPr>
            <w:tcW w:w="606" w:type="pct"/>
            <w:vAlign w:val="bottom"/>
          </w:tcPr>
          <w:p w:rsidR="00424E0E" w:rsidRPr="00434388" w:rsidRDefault="00424E0E" w:rsidP="00DF26B6">
            <w:pPr>
              <w:spacing w:after="0"/>
              <w:jc w:val="center"/>
              <w:rPr>
                <w:sz w:val="18"/>
                <w:szCs w:val="18"/>
              </w:rPr>
            </w:pPr>
            <w:r w:rsidRPr="00434388">
              <w:rPr>
                <w:sz w:val="18"/>
                <w:szCs w:val="18"/>
              </w:rPr>
              <w:t>51,324</w:t>
            </w:r>
          </w:p>
        </w:tc>
        <w:tc>
          <w:tcPr>
            <w:tcW w:w="421" w:type="pct"/>
            <w:vAlign w:val="bottom"/>
          </w:tcPr>
          <w:p w:rsidR="00424E0E" w:rsidRPr="00434388" w:rsidRDefault="00424E0E" w:rsidP="00DF26B6">
            <w:pPr>
              <w:spacing w:after="0"/>
              <w:jc w:val="center"/>
              <w:rPr>
                <w:sz w:val="18"/>
                <w:szCs w:val="18"/>
              </w:rPr>
            </w:pPr>
            <w:r w:rsidRPr="00434388">
              <w:rPr>
                <w:sz w:val="18"/>
                <w:szCs w:val="18"/>
              </w:rPr>
              <w:t>121,537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rsidR="00424E0E" w:rsidRPr="00A723EA" w:rsidRDefault="00424E0E" w:rsidP="00DF26B6">
            <w:pPr>
              <w:spacing w:after="0"/>
              <w:jc w:val="center"/>
              <w:rPr>
                <w:sz w:val="18"/>
                <w:szCs w:val="18"/>
              </w:rPr>
            </w:pPr>
            <w:r w:rsidRPr="00A723EA">
              <w:rPr>
                <w:sz w:val="18"/>
                <w:szCs w:val="18"/>
              </w:rPr>
              <w:t>88</w:t>
            </w:r>
          </w:p>
        </w:tc>
        <w:tc>
          <w:tcPr>
            <w:tcW w:w="420" w:type="pct"/>
            <w:vAlign w:val="bottom"/>
          </w:tcPr>
          <w:p w:rsidR="00424E0E" w:rsidRPr="00A723EA" w:rsidRDefault="00424E0E" w:rsidP="00DF26B6">
            <w:pPr>
              <w:spacing w:after="0"/>
              <w:jc w:val="center"/>
              <w:rPr>
                <w:sz w:val="18"/>
                <w:szCs w:val="18"/>
              </w:rPr>
            </w:pPr>
            <w:r w:rsidRPr="00A723EA">
              <w:rPr>
                <w:sz w:val="18"/>
                <w:szCs w:val="18"/>
              </w:rPr>
              <w:t>10,792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13,737</w:t>
            </w:r>
          </w:p>
        </w:tc>
        <w:tc>
          <w:tcPr>
            <w:tcW w:w="420" w:type="pct"/>
            <w:vAlign w:val="bottom"/>
          </w:tcPr>
          <w:p w:rsidR="00424E0E" w:rsidRPr="00A723EA" w:rsidRDefault="00424E0E" w:rsidP="00DF26B6">
            <w:pPr>
              <w:spacing w:after="0"/>
              <w:jc w:val="center"/>
              <w:rPr>
                <w:sz w:val="18"/>
                <w:szCs w:val="18"/>
              </w:rPr>
            </w:pPr>
            <w:r w:rsidRPr="00A723EA">
              <w:rPr>
                <w:sz w:val="18"/>
                <w:szCs w:val="18"/>
              </w:rPr>
              <w:t>245</w:t>
            </w:r>
          </w:p>
        </w:tc>
        <w:tc>
          <w:tcPr>
            <w:tcW w:w="419" w:type="pct"/>
            <w:vAlign w:val="bottom"/>
          </w:tcPr>
          <w:p w:rsidR="00424E0E" w:rsidRPr="00B7027D" w:rsidRDefault="00424E0E" w:rsidP="00DF26B6">
            <w:pPr>
              <w:spacing w:after="0"/>
              <w:jc w:val="center"/>
              <w:rPr>
                <w:sz w:val="18"/>
                <w:szCs w:val="18"/>
              </w:rPr>
            </w:pPr>
            <w:r w:rsidRPr="00B7027D">
              <w:rPr>
                <w:sz w:val="18"/>
                <w:szCs w:val="18"/>
              </w:rPr>
              <w:t>958</w:t>
            </w:r>
          </w:p>
        </w:tc>
        <w:tc>
          <w:tcPr>
            <w:tcW w:w="560" w:type="pct"/>
            <w:vAlign w:val="bottom"/>
          </w:tcPr>
          <w:p w:rsidR="00424E0E" w:rsidRPr="00A723EA" w:rsidRDefault="00424E0E" w:rsidP="00DF26B6">
            <w:pPr>
              <w:spacing w:after="0"/>
              <w:jc w:val="center"/>
              <w:rPr>
                <w:sz w:val="18"/>
                <w:szCs w:val="18"/>
              </w:rPr>
            </w:pPr>
            <w:r w:rsidRPr="00A723EA">
              <w:rPr>
                <w:sz w:val="18"/>
                <w:szCs w:val="18"/>
              </w:rPr>
              <w:t>513</w:t>
            </w:r>
          </w:p>
        </w:tc>
        <w:tc>
          <w:tcPr>
            <w:tcW w:w="420" w:type="pct"/>
            <w:vAlign w:val="bottom"/>
          </w:tcPr>
          <w:p w:rsidR="00424E0E" w:rsidRPr="00A723EA" w:rsidRDefault="00424E0E" w:rsidP="00DF26B6">
            <w:pPr>
              <w:spacing w:after="0"/>
              <w:jc w:val="center"/>
              <w:rPr>
                <w:sz w:val="18"/>
                <w:szCs w:val="18"/>
              </w:rPr>
            </w:pPr>
            <w:r w:rsidRPr="00A723EA">
              <w:rPr>
                <w:sz w:val="18"/>
                <w:szCs w:val="18"/>
              </w:rPr>
              <w:t>26,245</w:t>
            </w:r>
          </w:p>
        </w:tc>
        <w:tc>
          <w:tcPr>
            <w:tcW w:w="606" w:type="pct"/>
            <w:vAlign w:val="bottom"/>
          </w:tcPr>
          <w:p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rsidR="00424E0E" w:rsidRPr="00434388" w:rsidRDefault="00424E0E" w:rsidP="00DF26B6">
            <w:pPr>
              <w:spacing w:after="0"/>
              <w:jc w:val="center"/>
              <w:rPr>
                <w:sz w:val="18"/>
                <w:szCs w:val="18"/>
              </w:rPr>
            </w:pPr>
            <w:r w:rsidRPr="00434388">
              <w:rPr>
                <w:sz w:val="18"/>
                <w:szCs w:val="18"/>
              </w:rPr>
              <w:t>156,445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rsidR="00424E0E" w:rsidRPr="00A723EA" w:rsidRDefault="00424E0E" w:rsidP="00DF26B6">
            <w:pPr>
              <w:spacing w:after="0"/>
              <w:jc w:val="center"/>
              <w:rPr>
                <w:sz w:val="18"/>
                <w:szCs w:val="18"/>
              </w:rPr>
            </w:pPr>
            <w:r w:rsidRPr="00A723EA">
              <w:rPr>
                <w:sz w:val="18"/>
                <w:szCs w:val="18"/>
              </w:rPr>
              <w:t>90</w:t>
            </w:r>
          </w:p>
        </w:tc>
        <w:tc>
          <w:tcPr>
            <w:tcW w:w="420" w:type="pct"/>
            <w:vAlign w:val="bottom"/>
          </w:tcPr>
          <w:p w:rsidR="00424E0E" w:rsidRPr="00A723EA" w:rsidRDefault="00424E0E" w:rsidP="00DF26B6">
            <w:pPr>
              <w:spacing w:after="0"/>
              <w:jc w:val="center"/>
              <w:rPr>
                <w:sz w:val="18"/>
                <w:szCs w:val="18"/>
              </w:rPr>
            </w:pPr>
            <w:r w:rsidRPr="00A723EA">
              <w:rPr>
                <w:sz w:val="18"/>
                <w:szCs w:val="18"/>
              </w:rPr>
              <w:t>10,558</w:t>
            </w:r>
          </w:p>
        </w:tc>
        <w:tc>
          <w:tcPr>
            <w:tcW w:w="326" w:type="pct"/>
            <w:vAlign w:val="bottom"/>
          </w:tcPr>
          <w:p w:rsidR="00424E0E" w:rsidRPr="00A723EA" w:rsidRDefault="00424E0E" w:rsidP="00DF26B6">
            <w:pPr>
              <w:spacing w:after="0"/>
              <w:jc w:val="center"/>
              <w:rPr>
                <w:sz w:val="18"/>
                <w:szCs w:val="18"/>
              </w:rPr>
            </w:pPr>
            <w:r w:rsidRPr="00A723EA">
              <w:rPr>
                <w:sz w:val="18"/>
                <w:szCs w:val="18"/>
              </w:rPr>
              <w:t>576</w:t>
            </w:r>
          </w:p>
        </w:tc>
        <w:tc>
          <w:tcPr>
            <w:tcW w:w="466" w:type="pct"/>
            <w:vAlign w:val="bottom"/>
          </w:tcPr>
          <w:p w:rsidR="00424E0E" w:rsidRPr="00A723EA" w:rsidRDefault="00424E0E" w:rsidP="00DF26B6">
            <w:pPr>
              <w:spacing w:after="0"/>
              <w:jc w:val="center"/>
              <w:rPr>
                <w:sz w:val="18"/>
                <w:szCs w:val="18"/>
              </w:rPr>
            </w:pPr>
            <w:r w:rsidRPr="00A723EA">
              <w:rPr>
                <w:sz w:val="18"/>
                <w:szCs w:val="18"/>
              </w:rPr>
              <w:t>11,552</w:t>
            </w:r>
          </w:p>
        </w:tc>
        <w:tc>
          <w:tcPr>
            <w:tcW w:w="420" w:type="pct"/>
            <w:vAlign w:val="bottom"/>
          </w:tcPr>
          <w:p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rsidR="00424E0E" w:rsidRPr="00B7027D" w:rsidRDefault="00424E0E" w:rsidP="00DF26B6">
            <w:pPr>
              <w:spacing w:after="0"/>
              <w:jc w:val="center"/>
              <w:rPr>
                <w:sz w:val="18"/>
                <w:szCs w:val="18"/>
              </w:rPr>
            </w:pPr>
            <w:r w:rsidRPr="00B7027D">
              <w:rPr>
                <w:sz w:val="18"/>
                <w:szCs w:val="18"/>
              </w:rPr>
              <w:t>988</w:t>
            </w:r>
          </w:p>
        </w:tc>
        <w:tc>
          <w:tcPr>
            <w:tcW w:w="560" w:type="pct"/>
            <w:vAlign w:val="bottom"/>
          </w:tcPr>
          <w:p w:rsidR="00424E0E" w:rsidRPr="00A723EA" w:rsidRDefault="00424E0E" w:rsidP="00DF26B6">
            <w:pPr>
              <w:spacing w:after="0"/>
              <w:jc w:val="center"/>
              <w:rPr>
                <w:sz w:val="18"/>
                <w:szCs w:val="18"/>
              </w:rPr>
            </w:pPr>
            <w:r w:rsidRPr="00A723EA">
              <w:rPr>
                <w:sz w:val="18"/>
                <w:szCs w:val="18"/>
              </w:rPr>
              <w:t>361</w:t>
            </w:r>
          </w:p>
        </w:tc>
        <w:tc>
          <w:tcPr>
            <w:tcW w:w="420" w:type="pct"/>
            <w:vAlign w:val="bottom"/>
          </w:tcPr>
          <w:p w:rsidR="00424E0E" w:rsidRPr="00A723EA" w:rsidRDefault="00424E0E" w:rsidP="00DF26B6">
            <w:pPr>
              <w:spacing w:after="0"/>
              <w:jc w:val="center"/>
              <w:rPr>
                <w:sz w:val="18"/>
                <w:szCs w:val="18"/>
              </w:rPr>
            </w:pPr>
            <w:r w:rsidRPr="00A723EA">
              <w:rPr>
                <w:sz w:val="18"/>
                <w:szCs w:val="18"/>
              </w:rPr>
              <w:t>24,444</w:t>
            </w:r>
          </w:p>
        </w:tc>
        <w:tc>
          <w:tcPr>
            <w:tcW w:w="606" w:type="pct"/>
            <w:vAlign w:val="bottom"/>
          </w:tcPr>
          <w:p w:rsidR="00424E0E" w:rsidRPr="00434388" w:rsidRDefault="00424E0E" w:rsidP="00DF26B6">
            <w:pPr>
              <w:spacing w:after="0"/>
              <w:jc w:val="center"/>
              <w:rPr>
                <w:sz w:val="18"/>
                <w:szCs w:val="18"/>
              </w:rPr>
            </w:pPr>
            <w:r w:rsidRPr="00434388">
              <w:rPr>
                <w:sz w:val="18"/>
                <w:szCs w:val="18"/>
              </w:rPr>
              <w:t>47,372</w:t>
            </w:r>
          </w:p>
        </w:tc>
        <w:tc>
          <w:tcPr>
            <w:tcW w:w="421" w:type="pct"/>
            <w:vAlign w:val="bottom"/>
          </w:tcPr>
          <w:p w:rsidR="00424E0E" w:rsidRPr="00434388" w:rsidRDefault="00424E0E" w:rsidP="00DF26B6">
            <w:pPr>
              <w:spacing w:after="0"/>
              <w:jc w:val="center"/>
              <w:rPr>
                <w:sz w:val="18"/>
                <w:szCs w:val="18"/>
              </w:rPr>
            </w:pPr>
            <w:r w:rsidRPr="00434388">
              <w:rPr>
                <w:sz w:val="18"/>
                <w:szCs w:val="18"/>
              </w:rPr>
              <w:t>71,816</w:t>
            </w:r>
          </w:p>
        </w:tc>
      </w:tr>
      <w:tr w:rsidR="00424E0E" w:rsidRPr="00F324FD" w:rsidTr="00DF26B6">
        <w:trPr>
          <w:trHeight w:hRule="exac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rsidR="00424E0E" w:rsidRPr="00A723EA" w:rsidRDefault="00424E0E" w:rsidP="00DF26B6">
            <w:pPr>
              <w:spacing w:after="0"/>
              <w:jc w:val="center"/>
              <w:rPr>
                <w:sz w:val="18"/>
                <w:szCs w:val="18"/>
              </w:rPr>
            </w:pPr>
            <w:r w:rsidRPr="00A723EA">
              <w:rPr>
                <w:sz w:val="18"/>
                <w:szCs w:val="18"/>
              </w:rPr>
              <w:t>56</w:t>
            </w:r>
          </w:p>
        </w:tc>
        <w:tc>
          <w:tcPr>
            <w:tcW w:w="420" w:type="pct"/>
            <w:vAlign w:val="bottom"/>
          </w:tcPr>
          <w:p w:rsidR="00424E0E" w:rsidRPr="00A723EA" w:rsidRDefault="00424E0E" w:rsidP="00DF26B6">
            <w:pPr>
              <w:spacing w:after="0"/>
              <w:jc w:val="center"/>
              <w:rPr>
                <w:sz w:val="18"/>
                <w:szCs w:val="18"/>
              </w:rPr>
            </w:pPr>
            <w:r w:rsidRPr="00A723EA">
              <w:rPr>
                <w:sz w:val="18"/>
                <w:szCs w:val="18"/>
              </w:rPr>
              <w:t>2,412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10,771</w:t>
            </w:r>
          </w:p>
        </w:tc>
        <w:tc>
          <w:tcPr>
            <w:tcW w:w="420" w:type="pct"/>
            <w:vAlign w:val="bottom"/>
          </w:tcPr>
          <w:p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24E0E" w:rsidRPr="00A723EA" w:rsidRDefault="00424E0E" w:rsidP="00DF26B6">
            <w:pPr>
              <w:spacing w:after="0"/>
              <w:jc w:val="center"/>
              <w:rPr>
                <w:sz w:val="18"/>
                <w:szCs w:val="18"/>
              </w:rPr>
            </w:pPr>
            <w:r>
              <w:rPr>
                <w:sz w:val="18"/>
                <w:szCs w:val="18"/>
              </w:rPr>
              <w:t>310</w:t>
            </w:r>
          </w:p>
        </w:tc>
        <w:tc>
          <w:tcPr>
            <w:tcW w:w="420" w:type="pct"/>
            <w:vAlign w:val="bottom"/>
          </w:tcPr>
          <w:p w:rsidR="00424E0E" w:rsidRPr="00A723EA" w:rsidRDefault="00424E0E" w:rsidP="00DF26B6">
            <w:pPr>
              <w:spacing w:after="0"/>
              <w:jc w:val="center"/>
              <w:rPr>
                <w:sz w:val="18"/>
                <w:szCs w:val="18"/>
              </w:rPr>
            </w:pPr>
            <w:r>
              <w:rPr>
                <w:sz w:val="18"/>
                <w:szCs w:val="18"/>
              </w:rPr>
              <w:t>14,242</w:t>
            </w:r>
          </w:p>
        </w:tc>
        <w:tc>
          <w:tcPr>
            <w:tcW w:w="606" w:type="pct"/>
            <w:vAlign w:val="bottom"/>
          </w:tcPr>
          <w:p w:rsidR="00424E0E" w:rsidRPr="00434388" w:rsidRDefault="00424E0E" w:rsidP="00DF26B6">
            <w:pPr>
              <w:spacing w:after="0"/>
              <w:jc w:val="center"/>
              <w:rPr>
                <w:sz w:val="18"/>
                <w:szCs w:val="18"/>
              </w:rPr>
            </w:pPr>
            <w:r w:rsidRPr="00434388">
              <w:rPr>
                <w:sz w:val="18"/>
                <w:szCs w:val="18"/>
              </w:rPr>
              <w:t>25,599</w:t>
            </w:r>
          </w:p>
        </w:tc>
        <w:tc>
          <w:tcPr>
            <w:tcW w:w="421" w:type="pct"/>
            <w:vAlign w:val="bottom"/>
          </w:tcPr>
          <w:p w:rsidR="00424E0E" w:rsidRPr="00434388" w:rsidRDefault="00424E0E" w:rsidP="00DF26B6">
            <w:pPr>
              <w:spacing w:after="0"/>
              <w:jc w:val="center"/>
              <w:rPr>
                <w:sz w:val="18"/>
                <w:szCs w:val="18"/>
              </w:rPr>
            </w:pPr>
            <w:r>
              <w:rPr>
                <w:sz w:val="18"/>
                <w:szCs w:val="18"/>
              </w:rPr>
              <w:t>39,841</w:t>
            </w:r>
          </w:p>
        </w:tc>
      </w:tr>
      <w:tr w:rsidR="00424E0E" w:rsidRPr="00F324FD" w:rsidTr="00DF26B6">
        <w:trPr>
          <w:trHeight w:hRule="exact" w:val="331"/>
        </w:trPr>
        <w:tc>
          <w:tcPr>
            <w:tcW w:w="406" w:type="pct"/>
            <w:tcBorders>
              <w:bottom w:val="single" w:sz="4" w:space="0" w:color="auto"/>
            </w:tcBorders>
            <w:vAlign w:val="center"/>
          </w:tcPr>
          <w:p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424E0E" w:rsidRPr="00B7027D" w:rsidRDefault="00424E0E" w:rsidP="00DF26B6">
            <w:pPr>
              <w:spacing w:after="0"/>
              <w:jc w:val="center"/>
              <w:rPr>
                <w:b/>
                <w:i/>
                <w:sz w:val="18"/>
                <w:szCs w:val="18"/>
              </w:rPr>
            </w:pPr>
            <w:r>
              <w:rPr>
                <w:b/>
                <w:i/>
                <w:sz w:val="18"/>
                <w:szCs w:val="18"/>
              </w:rPr>
              <w:t>678</w:t>
            </w:r>
          </w:p>
        </w:tc>
        <w:tc>
          <w:tcPr>
            <w:tcW w:w="56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17,486</w:t>
            </w:r>
          </w:p>
        </w:tc>
        <w:tc>
          <w:tcPr>
            <w:tcW w:w="60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33,908</w:t>
            </w:r>
          </w:p>
        </w:tc>
        <w:tc>
          <w:tcPr>
            <w:tcW w:w="421"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51,394</w:t>
            </w:r>
          </w:p>
        </w:tc>
      </w:tr>
      <w:tr w:rsidR="00424E0E" w:rsidRPr="00F324FD" w:rsidTr="00DF26B6">
        <w:trPr>
          <w:trHeight w:hRule="exact" w:val="331"/>
        </w:trPr>
        <w:tc>
          <w:tcPr>
            <w:tcW w:w="942" w:type="pct"/>
            <w:gridSpan w:val="2"/>
            <w:tcBorders>
              <w:top w:val="single" w:sz="4" w:space="0" w:color="auto"/>
              <w:bottom w:val="single" w:sz="4" w:space="0" w:color="auto"/>
            </w:tcBorders>
            <w:vAlign w:val="center"/>
          </w:tcPr>
          <w:p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12</w:t>
            </w:r>
            <w:r>
              <w:rPr>
                <w:sz w:val="18"/>
                <w:szCs w:val="18"/>
              </w:rPr>
              <w:t>3,810</w:t>
            </w:r>
          </w:p>
        </w:tc>
      </w:tr>
    </w:tbl>
    <w:p w:rsidR="00424E0E" w:rsidRDefault="00424E0E" w:rsidP="00424E0E">
      <w:pPr>
        <w:tabs>
          <w:tab w:val="left" w:pos="1267"/>
        </w:tabs>
        <w:spacing w:after="0"/>
        <w:ind w:left="180" w:hanging="180"/>
        <w:jc w:val="left"/>
        <w:rPr>
          <w:sz w:val="20"/>
          <w:szCs w:val="20"/>
        </w:rPr>
      </w:pPr>
      <w:proofErr w:type="gramStart"/>
      <w:r w:rsidRPr="00434388">
        <w:rPr>
          <w:vertAlign w:val="superscript"/>
        </w:rPr>
        <w:t>a</w:t>
      </w:r>
      <w:proofErr w:type="gramEnd"/>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rsidR="00424E0E" w:rsidRPr="00B5728B" w:rsidRDefault="00424E0E" w:rsidP="00424E0E">
      <w:pPr>
        <w:tabs>
          <w:tab w:val="left" w:pos="1267"/>
        </w:tabs>
        <w:spacing w:after="0"/>
        <w:ind w:left="90" w:hanging="90"/>
        <w:jc w:val="left"/>
        <w:rPr>
          <w:sz w:val="20"/>
          <w:szCs w:val="20"/>
        </w:rPr>
      </w:pPr>
      <w:proofErr w:type="gramStart"/>
      <w:r w:rsidRPr="00B5728B">
        <w:rPr>
          <w:sz w:val="20"/>
          <w:szCs w:val="20"/>
          <w:vertAlign w:val="superscript"/>
        </w:rPr>
        <w:t>b</w:t>
      </w:r>
      <w:proofErr w:type="gramEnd"/>
      <w:r w:rsidRPr="00B5728B">
        <w:rPr>
          <w:sz w:val="20"/>
          <w:szCs w:val="20"/>
        </w:rPr>
        <w:t xml:space="preserve"> </w:t>
      </w:r>
      <w:r>
        <w:rPr>
          <w:sz w:val="20"/>
          <w:szCs w:val="20"/>
        </w:rPr>
        <w:t>Mark-recapture estimates of escapement are shown in bold.</w:t>
      </w:r>
    </w:p>
    <w:p w:rsidR="00F5206A" w:rsidRDefault="00424E0E" w:rsidP="00F5206A">
      <w:pPr>
        <w:pStyle w:val="Caption"/>
      </w:pPr>
      <w:r>
        <w:br w:type="page"/>
      </w:r>
      <w:r w:rsidR="00F5206A">
        <w:lastRenderedPageBreak/>
        <w:t xml:space="preserve">Appendix B </w:t>
      </w:r>
      <w:r w:rsidR="008667D6">
        <w:fldChar w:fldCharType="begin"/>
      </w:r>
      <w:r w:rsidR="008667D6">
        <w:instrText xml:space="preserve"> SEQ Appendix_B \* ARABIC </w:instrText>
      </w:r>
      <w:r w:rsidR="008667D6">
        <w:fldChar w:fldCharType="separate"/>
      </w:r>
      <w:r w:rsidR="00167CAD">
        <w:rPr>
          <w:noProof/>
        </w:rPr>
        <w:t>8</w:t>
      </w:r>
      <w:r w:rsidR="008667D6">
        <w:rPr>
          <w:noProof/>
        </w:rPr>
        <w:fldChar w:fldCharType="end"/>
      </w:r>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Release (Millions)</w:t>
            </w:r>
          </w:p>
        </w:tc>
      </w:tr>
      <w:tr w:rsidR="00DC139D" w:rsidRPr="00F5206A"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15.5</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18.8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54.1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70.0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66.6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42.8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46.8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49.6</w:t>
            </w:r>
          </w:p>
        </w:tc>
      </w:tr>
      <w:tr w:rsidR="00DC139D" w:rsidRPr="00F5206A"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 </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34.4</w:t>
            </w:r>
          </w:p>
        </w:tc>
      </w:tr>
      <w:tr w:rsidR="00DC139D" w:rsidRPr="00F5206A"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48.7</w:t>
            </w:r>
          </w:p>
        </w:tc>
      </w:tr>
    </w:tbl>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bookmarkStart w:id="108" w:name="_Toc516750010"/>
      <w:r>
        <w:t>Appendix C</w:t>
      </w:r>
      <w:proofErr w:type="gramStart"/>
      <w:r>
        <w:t>:</w:t>
      </w:r>
      <w:proofErr w:type="gramEnd"/>
      <w:r>
        <w:br w:type="textWrapping" w:clear="all"/>
        <w:t>Indicator STock Exploitation Rates</w:t>
      </w:r>
      <w:bookmarkEnd w:id="108"/>
    </w:p>
    <w:p w:rsidR="00424E0E" w:rsidRDefault="00424E0E" w:rsidP="00424E0E">
      <w:r>
        <w:br w:type="page"/>
      </w:r>
    </w:p>
    <w:p w:rsidR="00E604C9" w:rsidRPr="00421693" w:rsidRDefault="00565BD9" w:rsidP="00565BD9">
      <w:pPr>
        <w:pStyle w:val="Caption"/>
      </w:pPr>
      <w:bookmarkStart w:id="109" w:name="_Toc516752372"/>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1</w:t>
      </w:r>
      <w:r w:rsidR="008667D6">
        <w:rPr>
          <w:noProof/>
        </w:rPr>
        <w:fldChar w:fldCharType="end"/>
      </w:r>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09"/>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rsidTr="00DF26B6">
        <w:trPr>
          <w:trHeight w:val="259"/>
        </w:trPr>
        <w:tc>
          <w:tcPr>
            <w:tcW w:w="544"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0" w:name="_Toc516752373"/>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2</w:t>
      </w:r>
      <w:r w:rsidR="008667D6">
        <w:rPr>
          <w:noProof/>
        </w:rPr>
        <w:fldChar w:fldCharType="end"/>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0"/>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rsidTr="00DF26B6">
        <w:trPr>
          <w:trHeight w:val="245"/>
        </w:trPr>
        <w:tc>
          <w:tcPr>
            <w:tcW w:w="3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45"/>
        </w:trPr>
        <w:tc>
          <w:tcPr>
            <w:tcW w:w="347"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1" w:name="_Toc516752374"/>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3</w:t>
      </w:r>
      <w:r w:rsidR="008667D6">
        <w:rPr>
          <w:noProof/>
        </w:rPr>
        <w:fldChar w:fldCharType="end"/>
      </w:r>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1"/>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421693"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r>
      <w:tr w:rsidR="00E604C9" w:rsidRPr="00421693"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E604C9" w:rsidRPr="00421693" w:rsidRDefault="00E604C9" w:rsidP="00DF26B6">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Run</w:t>
            </w:r>
          </w:p>
        </w:tc>
      </w:tr>
      <w:tr w:rsidR="00E604C9" w:rsidRPr="00421693"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E604C9" w:rsidRPr="00421693" w:rsidRDefault="00E604C9" w:rsidP="00DF26B6">
            <w:pPr>
              <w:spacing w:after="0"/>
              <w:jc w:val="center"/>
              <w:rPr>
                <w:sz w:val="22"/>
                <w:szCs w:val="22"/>
              </w:rPr>
            </w:pPr>
            <w:r>
              <w:rPr>
                <w:sz w:val="22"/>
                <w:szCs w:val="22"/>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E604C9" w:rsidRPr="00421693" w:rsidRDefault="00E604C9" w:rsidP="00DF26B6">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100.0</w:t>
            </w:r>
          </w:p>
        </w:tc>
      </w:tr>
      <w:tr w:rsidR="00E604C9" w:rsidRPr="00421693"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E604C9" w:rsidRPr="00421693" w:rsidRDefault="00E604C9" w:rsidP="00DF26B6">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4</w:t>
            </w:r>
            <w:r>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100.0</w:t>
            </w:r>
          </w:p>
        </w:tc>
      </w:tr>
    </w:tbl>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2" w:name="_Toc516752375"/>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4</w:t>
      </w:r>
      <w:r w:rsidR="008667D6">
        <w:rPr>
          <w:noProof/>
        </w:rPr>
        <w:fldChar w:fldCharType="end"/>
      </w:r>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2"/>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rsidTr="00DF26B6">
        <w:trPr>
          <w:trHeight w:val="259"/>
        </w:trPr>
        <w:tc>
          <w:tcPr>
            <w:tcW w:w="37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37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3" w:name="_Toc516752376"/>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5</w:t>
      </w:r>
      <w:r w:rsidR="008667D6">
        <w:rPr>
          <w:noProof/>
        </w:rPr>
        <w:fldChar w:fldCharType="end"/>
      </w:r>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3"/>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rsidTr="00DF26B6">
        <w:trPr>
          <w:trHeight w:val="259"/>
        </w:trPr>
        <w:tc>
          <w:tcPr>
            <w:tcW w:w="504"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Percent of Total Return</w:t>
            </w:r>
          </w:p>
        </w:tc>
      </w:tr>
      <w:tr w:rsidR="00E604C9" w:rsidRPr="00421693" w:rsidTr="00DF26B6">
        <w:trPr>
          <w:trHeight w:val="259"/>
        </w:trPr>
        <w:tc>
          <w:tcPr>
            <w:tcW w:w="504" w:type="dxa"/>
            <w:tcBorders>
              <w:top w:val="nil"/>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E604C9" w:rsidRPr="00421693" w:rsidRDefault="00E604C9" w:rsidP="00DF26B6">
            <w:pPr>
              <w:spacing w:after="0"/>
              <w:jc w:val="center"/>
              <w:rPr>
                <w:sz w:val="18"/>
                <w:szCs w:val="18"/>
              </w:rPr>
            </w:pPr>
            <w:r w:rsidRPr="00421693">
              <w:rPr>
                <w:sz w:val="18"/>
                <w:szCs w:val="18"/>
              </w:rPr>
              <w:t>Total</w:t>
            </w:r>
          </w:p>
        </w:tc>
      </w:tr>
      <w:tr w:rsidR="00E604C9" w:rsidRPr="00421693"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Return</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E604C9" w:rsidRPr="00421693" w:rsidRDefault="00E604C9" w:rsidP="00DF26B6">
            <w:pPr>
              <w:spacing w:after="0"/>
              <w:jc w:val="center"/>
              <w:rPr>
                <w:sz w:val="18"/>
                <w:szCs w:val="18"/>
              </w:rPr>
            </w:pPr>
            <w:r>
              <w:rPr>
                <w:sz w:val="18"/>
                <w:szCs w:val="18"/>
              </w:rPr>
              <w:t>100.0</w:t>
            </w:r>
          </w:p>
        </w:tc>
      </w:tr>
      <w:tr w:rsidR="00E604C9" w:rsidRPr="00421693"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E604C9" w:rsidRPr="00421693" w:rsidRDefault="00E604C9" w:rsidP="00DF26B6">
            <w:pPr>
              <w:spacing w:after="0"/>
              <w:jc w:val="center"/>
              <w:rPr>
                <w:sz w:val="18"/>
                <w:szCs w:val="18"/>
              </w:rPr>
            </w:pPr>
            <w:r w:rsidRPr="00421693">
              <w:rPr>
                <w:sz w:val="18"/>
                <w:szCs w:val="18"/>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4" w:name="_Toc516752377"/>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6</w:t>
      </w:r>
      <w:r w:rsidR="008667D6">
        <w:rPr>
          <w:noProof/>
        </w:rPr>
        <w:fldChar w:fldCharType="end"/>
      </w:r>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4"/>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rsidTr="00DF26B6">
        <w:trPr>
          <w:trHeight w:val="259"/>
        </w:trPr>
        <w:tc>
          <w:tcPr>
            <w:tcW w:w="56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65"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259"/>
        </w:trPr>
        <w:tc>
          <w:tcPr>
            <w:tcW w:w="5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5" w:name="_Toc516752378"/>
      <w:r>
        <w:lastRenderedPageBreak/>
        <w:t xml:space="preserve">Appendix C </w:t>
      </w:r>
      <w:r w:rsidR="008667D6">
        <w:fldChar w:fldCharType="begin"/>
      </w:r>
      <w:r w:rsidR="008667D6">
        <w:instrText xml:space="preserve"> SEQ Appendix_C \* ARABIC </w:instrText>
      </w:r>
      <w:r w:rsidR="008667D6">
        <w:fldChar w:fldCharType="separate"/>
      </w:r>
      <w:r w:rsidR="00167CAD">
        <w:rPr>
          <w:noProof/>
        </w:rPr>
        <w:t>7</w:t>
      </w:r>
      <w:r w:rsidR="008667D6">
        <w:rPr>
          <w:noProof/>
        </w:rPr>
        <w:fldChar w:fldCharType="end"/>
      </w:r>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15"/>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Pr>
                <w:sz w:val="20"/>
                <w:szCs w:val="20"/>
              </w:rPr>
              <w:t>6.1</w:t>
            </w:r>
          </w:p>
        </w:tc>
        <w:tc>
          <w:tcPr>
            <w:tcW w:w="0" w:type="auto"/>
            <w:tcBorders>
              <w:top w:val="nil"/>
              <w:left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27.0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35.7</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64.3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11.4</w:t>
            </w:r>
          </w:p>
        </w:tc>
        <w:tc>
          <w:tcPr>
            <w:tcW w:w="0" w:type="auto"/>
            <w:tcBorders>
              <w:left w:val="nil"/>
              <w:bottom w:val="single" w:sz="4" w:space="0" w:color="auto"/>
              <w:right w:val="nil"/>
            </w:tcBorders>
            <w:shd w:val="clear" w:color="auto" w:fill="auto"/>
            <w:noWrap/>
            <w:tcMar>
              <w:left w:w="58" w:type="dxa"/>
              <w:right w:w="58" w:type="dxa"/>
            </w:tcMar>
            <w:vAlign w:val="center"/>
          </w:tcPr>
          <w:p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17.7</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3.1</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34.0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66.0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100.0</w:t>
            </w:r>
          </w:p>
        </w:tc>
      </w:tr>
      <w:tr w:rsidR="00E604C9" w:rsidRPr="00421693"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424E0E" w:rsidRDefault="00F415A6" w:rsidP="00424E0E">
      <w:pPr>
        <w:pStyle w:val="Caption"/>
      </w:pPr>
      <w:r>
        <w:br w:type="page"/>
      </w:r>
    </w:p>
    <w:p w:rsidR="00F415A6" w:rsidRDefault="00F415A6">
      <w:pPr>
        <w:spacing w:after="0"/>
        <w:jc w:val="left"/>
        <w:rPr>
          <w:rFonts w:ascii="Times New Roman Bold" w:hAnsi="Times New Roman Bold"/>
          <w:b/>
          <w:caps/>
          <w:sz w:val="32"/>
          <w:szCs w:val="20"/>
        </w:rPr>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bookmarkStart w:id="116" w:name="_Toc516750011"/>
      <w:r>
        <w:t>Appendix D</w:t>
      </w:r>
      <w:proofErr w:type="gramStart"/>
      <w:r>
        <w:t>:</w:t>
      </w:r>
      <w:proofErr w:type="gramEnd"/>
      <w:r>
        <w:br w:type="textWrapping" w:clear="all"/>
        <w:t>Adult Weight and Length</w:t>
      </w:r>
      <w:bookmarkEnd w:id="116"/>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rsidR="00A73A10" w:rsidRPr="00A73A10" w:rsidRDefault="00565BD9" w:rsidP="00565BD9">
      <w:pPr>
        <w:pStyle w:val="Caption"/>
      </w:pPr>
      <w:bookmarkStart w:id="117" w:name="_Toc516752450"/>
      <w:r>
        <w:lastRenderedPageBreak/>
        <w:t xml:space="preserve">Appendix D </w:t>
      </w:r>
      <w:r w:rsidR="008667D6">
        <w:fldChar w:fldCharType="begin"/>
      </w:r>
      <w:r w:rsidR="008667D6">
        <w:instrText xml:space="preserve"> SEQ Appendix_D \* ARABIC </w:instrText>
      </w:r>
      <w:r w:rsidR="008667D6">
        <w:fldChar w:fldCharType="separate"/>
      </w:r>
      <w:r w:rsidR="00167CAD">
        <w:rPr>
          <w:noProof/>
        </w:rPr>
        <w:t>1</w:t>
      </w:r>
      <w:r w:rsidR="008667D6">
        <w:rPr>
          <w:noProof/>
        </w:rPr>
        <w:fldChar w:fldCharType="end"/>
      </w:r>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17"/>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DF26B6">
        <w:trPr>
          <w:trHeight w:val="255"/>
          <w:jc w:val="center"/>
        </w:trPr>
        <w:tc>
          <w:tcPr>
            <w:tcW w:w="578" w:type="pct"/>
            <w:vMerge/>
            <w:tcBorders>
              <w:left w:val="nil"/>
              <w:right w:val="nil"/>
            </w:tcBorders>
            <w:shd w:val="clear" w:color="auto" w:fill="auto"/>
            <w:noWrap/>
            <w:tcMar>
              <w:left w:w="58" w:type="dxa"/>
              <w:right w:w="0" w:type="dxa"/>
            </w:tcMar>
            <w:vAlign w:val="center"/>
            <w:hideMark/>
          </w:tcPr>
          <w:p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DF26B6">
        <w:trPr>
          <w:trHeight w:val="207"/>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0.0435</w:t>
            </w:r>
          </w:p>
        </w:tc>
      </w:tr>
      <w:tr w:rsidR="00CD31F7" w:rsidRPr="002F58A4"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0.0610</w:t>
            </w:r>
          </w:p>
        </w:tc>
      </w:tr>
      <w:tr w:rsidR="003E78E8" w:rsidRPr="002F58A4"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162FD6" w:rsidP="003E78E8">
            <w:pPr>
              <w:spacing w:after="0"/>
              <w:jc w:val="center"/>
              <w:rPr>
                <w:sz w:val="20"/>
                <w:szCs w:val="20"/>
              </w:rPr>
            </w:pPr>
            <w:r>
              <w:rPr>
                <w:sz w:val="20"/>
                <w:szCs w:val="20"/>
              </w:rPr>
              <w:t>0.058</w:t>
            </w:r>
            <w:r w:rsidR="00F84BC1">
              <w:rPr>
                <w:sz w:val="20"/>
                <w:szCs w:val="20"/>
              </w:rPr>
              <w:t>7</w:t>
            </w:r>
          </w:p>
        </w:tc>
      </w:tr>
    </w:tbl>
    <w:p w:rsidR="00A73A10" w:rsidRDefault="00A73A10" w:rsidP="00A73A10"/>
    <w:p w:rsidR="00F84BC1" w:rsidRDefault="00565BD9" w:rsidP="00565BD9">
      <w:pPr>
        <w:pStyle w:val="Caption"/>
        <w:rPr>
          <w:rStyle w:val="CaptionChar"/>
        </w:rPr>
      </w:pPr>
      <w:bookmarkStart w:id="118" w:name="_Toc516752451"/>
      <w:r>
        <w:lastRenderedPageBreak/>
        <w:t xml:space="preserve">Appendix D </w:t>
      </w:r>
      <w:r w:rsidR="008667D6">
        <w:fldChar w:fldCharType="begin"/>
      </w:r>
      <w:r w:rsidR="008667D6">
        <w:instrText xml:space="preserve"> SEQ Appendix_D \* ARABIC </w:instrText>
      </w:r>
      <w:r w:rsidR="008667D6">
        <w:fldChar w:fldCharType="separate"/>
      </w:r>
      <w:r w:rsidR="00167CAD">
        <w:rPr>
          <w:noProof/>
        </w:rPr>
        <w:t>2</w:t>
      </w:r>
      <w:r w:rsidR="008667D6">
        <w:rPr>
          <w:noProof/>
        </w:rPr>
        <w:fldChar w:fldCharType="end"/>
      </w:r>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18"/>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0.0648</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0.0630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0.0691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0.0796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0.0851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0.0652</w:t>
            </w: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0.0704</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0.0700</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0.0723</w:t>
            </w:r>
          </w:p>
        </w:tc>
      </w:tr>
    </w:tbl>
    <w:p w:rsidR="00A73A10" w:rsidRDefault="00A73A10" w:rsidP="00F84BC1"/>
    <w:p w:rsidR="009E7843" w:rsidRPr="009E7843" w:rsidRDefault="00565BD9" w:rsidP="00565BD9">
      <w:pPr>
        <w:pStyle w:val="Caption"/>
        <w:rPr>
          <w:rStyle w:val="CaptionChar"/>
          <w:vanish/>
          <w:specVanish/>
        </w:rPr>
      </w:pPr>
      <w:bookmarkStart w:id="119" w:name="_Toc516752452"/>
      <w:r>
        <w:lastRenderedPageBreak/>
        <w:t xml:space="preserve">Appendix D </w:t>
      </w:r>
      <w:r w:rsidR="008667D6">
        <w:fldChar w:fldCharType="begin"/>
      </w:r>
      <w:r w:rsidR="008667D6">
        <w:instrText xml:space="preserve"> SEQ Appendix_D \* ARABIC </w:instrText>
      </w:r>
      <w:r w:rsidR="008667D6">
        <w:fldChar w:fldCharType="separate"/>
      </w:r>
      <w:r w:rsidR="00167CAD">
        <w:rPr>
          <w:noProof/>
        </w:rPr>
        <w:t>3</w:t>
      </w:r>
      <w:r w:rsidR="008667D6">
        <w:rPr>
          <w:noProof/>
        </w:rPr>
        <w:fldChar w:fldCharType="end"/>
      </w:r>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standardized variables fitted to 1970–2014 weight data</w:t>
      </w:r>
      <w:bookmarkEnd w:id="119"/>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w:t>
      </w:r>
      <w:proofErr w:type="gramStart"/>
      <w:r>
        <w:t>continued</w:t>
      </w:r>
      <w:proofErr w:type="gramEnd"/>
      <w:r>
        <w:t>-</w:t>
      </w:r>
    </w:p>
    <w:p w:rsidR="009E7843" w:rsidRDefault="009E7843">
      <w:pPr>
        <w:spacing w:after="0"/>
        <w:jc w:val="left"/>
      </w:pPr>
      <w:r>
        <w:br w:type="page"/>
      </w:r>
    </w:p>
    <w:p w:rsidR="009E7843" w:rsidRDefault="009E7843" w:rsidP="009E7843">
      <w:pPr>
        <w:jc w:val="left"/>
      </w:pPr>
      <w:proofErr w:type="gramStart"/>
      <w:r w:rsidRPr="009E7843">
        <w:lastRenderedPageBreak/>
        <w:t>Appendix D</w:t>
      </w:r>
      <w:r w:rsidR="00565BD9">
        <w:t xml:space="preserve"> </w:t>
      </w:r>
      <w:r w:rsidR="00DF04F3">
        <w:t>3</w:t>
      </w:r>
      <w:r w:rsidRPr="009E7843">
        <w:t>.–</w:t>
      </w:r>
      <w:r w:rsidR="002F2656">
        <w:t>Page 2 of 2</w:t>
      </w:r>
      <w:r>
        <w:t>.</w:t>
      </w:r>
      <w:proofErr w:type="gramEnd"/>
    </w:p>
    <w:tbl>
      <w:tblPr>
        <w:tblW w:w="0" w:type="auto"/>
        <w:tblInd w:w="93" w:type="dxa"/>
        <w:tblLook w:val="04A0" w:firstRow="1" w:lastRow="0" w:firstColumn="1" w:lastColumn="0" w:noHBand="0" w:noVBand="1"/>
      </w:tblPr>
      <w:tblGrid>
        <w:gridCol w:w="862"/>
        <w:gridCol w:w="1199"/>
        <w:gridCol w:w="1885"/>
        <w:gridCol w:w="1122"/>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0.10</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8435C5" w:rsidP="009E7843">
            <w:pPr>
              <w:spacing w:after="0"/>
              <w:jc w:val="right"/>
              <w:rPr>
                <w:color w:val="000000"/>
                <w:sz w:val="22"/>
                <w:szCs w:val="22"/>
              </w:rPr>
            </w:pPr>
            <w:r>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rsidTr="00C642D1">
        <w:trPr>
          <w:trHeight w:hRule="exact" w:val="302"/>
        </w:trPr>
        <w:tc>
          <w:tcPr>
            <w:tcW w:w="860"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rsidR="009E7843" w:rsidRPr="009E7843" w:rsidRDefault="009E7843" w:rsidP="008435C5">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color w:val="000000"/>
                <w:sz w:val="22"/>
                <w:szCs w:val="22"/>
              </w:rPr>
            </w:pPr>
            <w:r>
              <w:rPr>
                <w:color w:val="000000"/>
                <w:sz w:val="22"/>
                <w:szCs w:val="22"/>
              </w:rPr>
              <w:t>610</w:t>
            </w:r>
          </w:p>
        </w:tc>
      </w:tr>
      <w:tr w:rsidR="008435C5" w:rsidRPr="009E7843" w:rsidTr="00C642D1">
        <w:trPr>
          <w:trHeight w:hRule="exact" w:val="302"/>
        </w:trPr>
        <w:tc>
          <w:tcPr>
            <w:tcW w:w="860"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rsidR="008435C5" w:rsidRPr="009E7843" w:rsidRDefault="008435C5" w:rsidP="008435C5">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r w:rsidRPr="009E7843">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r>
      <w:tr w:rsidR="009E7843" w:rsidRPr="009E7843" w:rsidTr="00C642D1">
        <w:trPr>
          <w:trHeight w:hRule="exact" w:val="302"/>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8435C5" w:rsidP="009E7843">
            <w:pPr>
              <w:spacing w:after="0"/>
              <w:jc w:val="center"/>
              <w:rPr>
                <w:color w:val="000000"/>
                <w:sz w:val="22"/>
                <w:szCs w:val="22"/>
              </w:rPr>
            </w:pPr>
            <w:r>
              <w:rPr>
                <w:color w:val="000000"/>
                <w:sz w:val="22"/>
                <w:szCs w:val="22"/>
              </w:rPr>
              <w:t>2019</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8435C5" w:rsidP="009E7843">
            <w:pPr>
              <w:spacing w:after="0"/>
              <w:jc w:val="right"/>
              <w:rPr>
                <w:bCs/>
                <w:iCs/>
                <w:color w:val="000000"/>
                <w:sz w:val="22"/>
                <w:szCs w:val="22"/>
              </w:rPr>
            </w:pPr>
            <w:r>
              <w:rPr>
                <w:bCs/>
                <w:iCs/>
                <w:color w:val="000000"/>
                <w:sz w:val="22"/>
                <w:szCs w:val="22"/>
              </w:rPr>
              <w:t>1.08</w:t>
            </w:r>
            <w:r w:rsidR="009E7843"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270.25</w:t>
            </w:r>
          </w:p>
        </w:tc>
        <w:tc>
          <w:tcPr>
            <w:tcW w:w="1122" w:type="dxa"/>
            <w:tcBorders>
              <w:top w:val="nil"/>
              <w:left w:val="nil"/>
              <w:bottom w:val="single" w:sz="4" w:space="0" w:color="auto"/>
              <w:right w:val="nil"/>
            </w:tcBorders>
            <w:shd w:val="clear" w:color="auto" w:fill="auto"/>
            <w:noWrap/>
            <w:tcMar>
              <w:left w:w="58" w:type="dxa"/>
              <w:right w:w="0" w:type="dxa"/>
            </w:tcMar>
            <w:vAlign w:val="center"/>
            <w:hideMark/>
          </w:tcPr>
          <w:p w:rsidR="009E7843" w:rsidRPr="009E7843" w:rsidRDefault="001B463E" w:rsidP="0084754A">
            <w:pPr>
              <w:spacing w:after="0"/>
              <w:jc w:val="center"/>
              <w:rPr>
                <w:bCs/>
                <w:iCs/>
                <w:color w:val="000000"/>
                <w:sz w:val="22"/>
                <w:szCs w:val="22"/>
              </w:rPr>
            </w:pPr>
            <w:r>
              <w:rPr>
                <w:bCs/>
                <w:iCs/>
                <w:color w:val="000000"/>
                <w:sz w:val="22"/>
                <w:szCs w:val="22"/>
              </w:rPr>
              <w:t>2.93</w:t>
            </w:r>
            <w:r w:rsidR="0084754A" w:rsidRPr="0084754A">
              <w:rPr>
                <w:bCs/>
                <w:iCs/>
                <w:color w:val="000000"/>
                <w:sz w:val="22"/>
                <w:szCs w:val="22"/>
                <w:vertAlign w:val="superscript"/>
              </w:rPr>
              <w:t>b</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proofErr w:type="gramStart"/>
      <w:r w:rsidRPr="009E7843">
        <w:rPr>
          <w:sz w:val="18"/>
          <w:szCs w:val="18"/>
          <w:vertAlign w:val="superscript"/>
        </w:rPr>
        <w:t>a</w:t>
      </w:r>
      <w:proofErr w:type="gramEnd"/>
      <w:r w:rsidR="001B463E">
        <w:rPr>
          <w:sz w:val="18"/>
          <w:szCs w:val="18"/>
        </w:rPr>
        <w:tab/>
        <w:t>The forecast average weight in 2018</w:t>
      </w:r>
      <w:r w:rsidR="00DB1B11">
        <w:rPr>
          <w:sz w:val="18"/>
          <w:szCs w:val="18"/>
        </w:rPr>
        <w:t xml:space="preserve"> is </w:t>
      </w:r>
      <w:r w:rsidR="001B463E">
        <w:rPr>
          <w:sz w:val="18"/>
          <w:szCs w:val="18"/>
        </w:rPr>
        <w:t>based on a 1970–2017</w:t>
      </w:r>
      <w:r w:rsidRPr="009E7843">
        <w:rPr>
          <w:sz w:val="18"/>
          <w:szCs w:val="18"/>
        </w:rPr>
        <w:t xml:space="preserve"> model fit. </w:t>
      </w:r>
    </w:p>
    <w:p w:rsidR="009E7843" w:rsidRPr="00765BDB" w:rsidRDefault="009E7843" w:rsidP="009E7843">
      <w:pPr>
        <w:spacing w:after="0"/>
        <w:ind w:left="90" w:hanging="90"/>
        <w:rPr>
          <w:color w:val="000000" w:themeColor="text1"/>
          <w:sz w:val="18"/>
          <w:szCs w:val="18"/>
        </w:rPr>
      </w:pPr>
      <w:r w:rsidRPr="00765BDB">
        <w:rPr>
          <w:color w:val="000000" w:themeColor="text1"/>
          <w:sz w:val="18"/>
          <w:szCs w:val="18"/>
          <w:vertAlign w:val="superscript"/>
        </w:rPr>
        <w:t>b</w:t>
      </w:r>
      <w:r w:rsidRPr="00765BDB">
        <w:rPr>
          <w:color w:val="000000" w:themeColor="text1"/>
          <w:sz w:val="18"/>
          <w:szCs w:val="18"/>
        </w:rPr>
        <w:tab/>
      </w:r>
      <w:r w:rsidR="008435C5">
        <w:rPr>
          <w:color w:val="000000" w:themeColor="text1"/>
          <w:sz w:val="18"/>
          <w:szCs w:val="18"/>
        </w:rPr>
        <w:t>The PDO index value for the 2019</w:t>
      </w:r>
      <w:r w:rsidRPr="00765BDB">
        <w:rPr>
          <w:color w:val="000000" w:themeColor="text1"/>
          <w:sz w:val="18"/>
          <w:szCs w:val="18"/>
        </w:rPr>
        <w:t xml:space="preserve"> weight forecast is based </w:t>
      </w:r>
      <w:r w:rsidR="00765BDB" w:rsidRPr="00765BDB">
        <w:rPr>
          <w:color w:val="000000" w:themeColor="text1"/>
          <w:sz w:val="18"/>
          <w:szCs w:val="18"/>
        </w:rPr>
        <w:t xml:space="preserve">a separate </w:t>
      </w:r>
      <w:r w:rsidR="004275B6">
        <w:rPr>
          <w:color w:val="000000" w:themeColor="text1"/>
          <w:sz w:val="18"/>
          <w:szCs w:val="18"/>
        </w:rPr>
        <w:t xml:space="preserve">(1970–2017) </w:t>
      </w:r>
      <w:r w:rsidR="00765BDB" w:rsidRPr="00765BDB">
        <w:rPr>
          <w:color w:val="000000" w:themeColor="text1"/>
          <w:sz w:val="18"/>
          <w:szCs w:val="18"/>
        </w:rPr>
        <w:t xml:space="preserve">model fit using </w:t>
      </w:r>
      <w:r w:rsidRPr="00765BDB">
        <w:rPr>
          <w:color w:val="000000" w:themeColor="text1"/>
          <w:sz w:val="18"/>
          <w:szCs w:val="18"/>
        </w:rPr>
        <w:t>on</w:t>
      </w:r>
      <w:r w:rsidR="004275B6">
        <w:rPr>
          <w:color w:val="000000" w:themeColor="text1"/>
          <w:sz w:val="18"/>
          <w:szCs w:val="18"/>
        </w:rPr>
        <w:t>ly</w:t>
      </w:r>
      <w:r w:rsidRPr="00765BDB">
        <w:rPr>
          <w:color w:val="000000" w:themeColor="text1"/>
          <w:sz w:val="18"/>
          <w:szCs w:val="18"/>
        </w:rPr>
        <w:t xml:space="preserve"> the average</w:t>
      </w:r>
      <w:r w:rsidR="004275B6">
        <w:rPr>
          <w:color w:val="000000" w:themeColor="text1"/>
          <w:sz w:val="18"/>
          <w:szCs w:val="18"/>
        </w:rPr>
        <w:t xml:space="preserve"> PDO values</w:t>
      </w:r>
      <w:r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Pr="00765BDB">
        <w:rPr>
          <w:color w:val="000000" w:themeColor="text1"/>
          <w:sz w:val="18"/>
          <w:szCs w:val="18"/>
        </w:rPr>
        <w:t>, and excludes lag-0.</w:t>
      </w:r>
    </w:p>
    <w:p w:rsidR="009E7843" w:rsidRPr="009E7843" w:rsidRDefault="009E7843" w:rsidP="009E7843">
      <w:pPr>
        <w:spacing w:after="0"/>
        <w:ind w:left="90" w:hanging="90"/>
        <w:rPr>
          <w:sz w:val="18"/>
          <w:szCs w:val="18"/>
        </w:rPr>
      </w:pPr>
      <w:proofErr w:type="gramStart"/>
      <w:r w:rsidRPr="009E7843">
        <w:rPr>
          <w:sz w:val="18"/>
          <w:szCs w:val="18"/>
          <w:vertAlign w:val="superscript"/>
        </w:rPr>
        <w:t>c</w:t>
      </w:r>
      <w:proofErr w:type="gramEnd"/>
      <w:r w:rsidRPr="009E7843">
        <w:rPr>
          <w:sz w:val="18"/>
          <w:szCs w:val="18"/>
        </w:rPr>
        <w:tab/>
        <w:t>Average lengths were interpolated for the Berners River and Ford Arm Creek in 1984 and for Ford Arm Creek in 2016</w:t>
      </w:r>
      <w:r w:rsidR="004275B6">
        <w:rPr>
          <w:sz w:val="18"/>
          <w:szCs w:val="18"/>
        </w:rPr>
        <w:t xml:space="preserve"> and 2017</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8667D6" w:rsidRDefault="008667D6">
      <w:pPr>
        <w:pStyle w:val="CommentText"/>
      </w:pPr>
      <w:r>
        <w:rPr>
          <w:rStyle w:val="CommentReference"/>
        </w:rPr>
        <w:annotationRef/>
      </w:r>
      <w:r>
        <w:t>Grey highlight on tables or figures = updated</w:t>
      </w:r>
    </w:p>
    <w:p w:rsidR="008667D6" w:rsidRDefault="008667D6">
      <w:pPr>
        <w:pStyle w:val="CommentText"/>
      </w:pPr>
      <w:r>
        <w:t>Yellow = flag for something that caught my eye</w:t>
      </w:r>
    </w:p>
    <w:p w:rsidR="008667D6" w:rsidRDefault="008667D6">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7D6" w:rsidRDefault="008667D6">
      <w:r>
        <w:separator/>
      </w:r>
    </w:p>
  </w:endnote>
  <w:endnote w:type="continuationSeparator" w:id="0">
    <w:p w:rsidR="008667D6" w:rsidRDefault="00866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667D6" w:rsidRDefault="008667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2B29">
      <w:rPr>
        <w:rStyle w:val="PageNumber"/>
        <w:noProof/>
      </w:rPr>
      <w:t>v</w:t>
    </w:r>
    <w:r>
      <w:rPr>
        <w:rStyle w:val="PageNumber"/>
      </w:rPr>
      <w:fldChar w:fldCharType="end"/>
    </w:r>
  </w:p>
  <w:p w:rsidR="008667D6" w:rsidRDefault="008667D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Footer"/>
      <w:jc w:val="center"/>
    </w:pPr>
    <w:r>
      <w:fldChar w:fldCharType="begin"/>
    </w:r>
    <w:r>
      <w:instrText xml:space="preserve"> PAGE   \* MERGEFORMAT </w:instrText>
    </w:r>
    <w:r>
      <w:fldChar w:fldCharType="separate"/>
    </w:r>
    <w:r w:rsidR="0063527E">
      <w:rPr>
        <w:noProof/>
      </w:rPr>
      <w:t>61</w:t>
    </w:r>
    <w:r>
      <w:rPr>
        <w:noProof/>
      </w:rPr>
      <w:fldChar w:fldCharType="end"/>
    </w:r>
  </w:p>
  <w:p w:rsidR="008667D6" w:rsidRDefault="008667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7D6" w:rsidRDefault="008667D6">
      <w:r>
        <w:separator/>
      </w:r>
    </w:p>
  </w:footnote>
  <w:footnote w:type="continuationSeparator" w:id="0">
    <w:p w:rsidR="008667D6" w:rsidRDefault="008667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D6" w:rsidRDefault="008667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747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13EC"/>
    <w:rsid w:val="0002245B"/>
    <w:rsid w:val="00022DED"/>
    <w:rsid w:val="0002417C"/>
    <w:rsid w:val="000242F0"/>
    <w:rsid w:val="00024584"/>
    <w:rsid w:val="00032836"/>
    <w:rsid w:val="00032C1C"/>
    <w:rsid w:val="00033CB8"/>
    <w:rsid w:val="00035454"/>
    <w:rsid w:val="00035B2E"/>
    <w:rsid w:val="00036108"/>
    <w:rsid w:val="0003612E"/>
    <w:rsid w:val="0003694F"/>
    <w:rsid w:val="000403F8"/>
    <w:rsid w:val="00041811"/>
    <w:rsid w:val="00041E63"/>
    <w:rsid w:val="00044748"/>
    <w:rsid w:val="00047CB8"/>
    <w:rsid w:val="00051DA9"/>
    <w:rsid w:val="0005295D"/>
    <w:rsid w:val="00053FBA"/>
    <w:rsid w:val="00061F02"/>
    <w:rsid w:val="00066DFA"/>
    <w:rsid w:val="0007492A"/>
    <w:rsid w:val="00075CE4"/>
    <w:rsid w:val="00076E52"/>
    <w:rsid w:val="000770A2"/>
    <w:rsid w:val="000847D4"/>
    <w:rsid w:val="00086067"/>
    <w:rsid w:val="0008678F"/>
    <w:rsid w:val="00086BFF"/>
    <w:rsid w:val="00091397"/>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B15BB"/>
    <w:rsid w:val="000B297F"/>
    <w:rsid w:val="000B49B5"/>
    <w:rsid w:val="000B4D84"/>
    <w:rsid w:val="000B4D88"/>
    <w:rsid w:val="000B7115"/>
    <w:rsid w:val="000C6A07"/>
    <w:rsid w:val="000C6D92"/>
    <w:rsid w:val="000C77D8"/>
    <w:rsid w:val="000D5F9F"/>
    <w:rsid w:val="000D71CA"/>
    <w:rsid w:val="000E085B"/>
    <w:rsid w:val="000E16F6"/>
    <w:rsid w:val="000E22B5"/>
    <w:rsid w:val="000F1A49"/>
    <w:rsid w:val="000F2443"/>
    <w:rsid w:val="000F3F90"/>
    <w:rsid w:val="000F5548"/>
    <w:rsid w:val="000F6096"/>
    <w:rsid w:val="000F6226"/>
    <w:rsid w:val="00100145"/>
    <w:rsid w:val="001034E7"/>
    <w:rsid w:val="00103B80"/>
    <w:rsid w:val="0010466C"/>
    <w:rsid w:val="00105CAE"/>
    <w:rsid w:val="00106A9F"/>
    <w:rsid w:val="00106EB1"/>
    <w:rsid w:val="001121D0"/>
    <w:rsid w:val="00112F54"/>
    <w:rsid w:val="00114370"/>
    <w:rsid w:val="00115DFE"/>
    <w:rsid w:val="00121F95"/>
    <w:rsid w:val="00122B44"/>
    <w:rsid w:val="00122EF2"/>
    <w:rsid w:val="00124C5E"/>
    <w:rsid w:val="001256E3"/>
    <w:rsid w:val="0012635E"/>
    <w:rsid w:val="00126E1B"/>
    <w:rsid w:val="00130162"/>
    <w:rsid w:val="001305A0"/>
    <w:rsid w:val="001307B6"/>
    <w:rsid w:val="001333E3"/>
    <w:rsid w:val="00133732"/>
    <w:rsid w:val="0013442E"/>
    <w:rsid w:val="001345E0"/>
    <w:rsid w:val="00137636"/>
    <w:rsid w:val="00137863"/>
    <w:rsid w:val="00137CC1"/>
    <w:rsid w:val="001429C3"/>
    <w:rsid w:val="00142C9A"/>
    <w:rsid w:val="001463D2"/>
    <w:rsid w:val="00152782"/>
    <w:rsid w:val="00153440"/>
    <w:rsid w:val="001572D4"/>
    <w:rsid w:val="00157E21"/>
    <w:rsid w:val="00161E34"/>
    <w:rsid w:val="00162FD6"/>
    <w:rsid w:val="00167CAD"/>
    <w:rsid w:val="001714B1"/>
    <w:rsid w:val="00172FD6"/>
    <w:rsid w:val="001732EE"/>
    <w:rsid w:val="00174AE2"/>
    <w:rsid w:val="0017693E"/>
    <w:rsid w:val="00176CA7"/>
    <w:rsid w:val="0017776D"/>
    <w:rsid w:val="00177E58"/>
    <w:rsid w:val="00182038"/>
    <w:rsid w:val="00182728"/>
    <w:rsid w:val="001829C7"/>
    <w:rsid w:val="00184C91"/>
    <w:rsid w:val="001859C9"/>
    <w:rsid w:val="00185F40"/>
    <w:rsid w:val="001875FE"/>
    <w:rsid w:val="0019406F"/>
    <w:rsid w:val="00195BF4"/>
    <w:rsid w:val="001972A7"/>
    <w:rsid w:val="001A15B8"/>
    <w:rsid w:val="001A2331"/>
    <w:rsid w:val="001A5808"/>
    <w:rsid w:val="001A59E9"/>
    <w:rsid w:val="001B0B6A"/>
    <w:rsid w:val="001B463E"/>
    <w:rsid w:val="001B6189"/>
    <w:rsid w:val="001C234A"/>
    <w:rsid w:val="001C2EC1"/>
    <w:rsid w:val="001C3B14"/>
    <w:rsid w:val="001C6678"/>
    <w:rsid w:val="001C68E1"/>
    <w:rsid w:val="001D1537"/>
    <w:rsid w:val="001D1831"/>
    <w:rsid w:val="001D4AF3"/>
    <w:rsid w:val="001D757A"/>
    <w:rsid w:val="001E20A8"/>
    <w:rsid w:val="001E255F"/>
    <w:rsid w:val="001E4C7F"/>
    <w:rsid w:val="001E5209"/>
    <w:rsid w:val="001E6290"/>
    <w:rsid w:val="001E6A2D"/>
    <w:rsid w:val="001E71B7"/>
    <w:rsid w:val="001F2A75"/>
    <w:rsid w:val="001F38EC"/>
    <w:rsid w:val="001F4780"/>
    <w:rsid w:val="001F53FD"/>
    <w:rsid w:val="001F6300"/>
    <w:rsid w:val="001F66D0"/>
    <w:rsid w:val="001F6CD7"/>
    <w:rsid w:val="001F7077"/>
    <w:rsid w:val="00200077"/>
    <w:rsid w:val="00203772"/>
    <w:rsid w:val="00205AC4"/>
    <w:rsid w:val="00205B1B"/>
    <w:rsid w:val="00206CEA"/>
    <w:rsid w:val="00207392"/>
    <w:rsid w:val="00210D53"/>
    <w:rsid w:val="0021267F"/>
    <w:rsid w:val="00213A40"/>
    <w:rsid w:val="00215BB6"/>
    <w:rsid w:val="00217735"/>
    <w:rsid w:val="00217E7B"/>
    <w:rsid w:val="00220B8F"/>
    <w:rsid w:val="0022227D"/>
    <w:rsid w:val="00222282"/>
    <w:rsid w:val="00226BE4"/>
    <w:rsid w:val="002278B8"/>
    <w:rsid w:val="00230F4B"/>
    <w:rsid w:val="00232477"/>
    <w:rsid w:val="0023507D"/>
    <w:rsid w:val="00237EE6"/>
    <w:rsid w:val="0024052E"/>
    <w:rsid w:val="00242793"/>
    <w:rsid w:val="002449B4"/>
    <w:rsid w:val="002462ED"/>
    <w:rsid w:val="00246FC1"/>
    <w:rsid w:val="002471CB"/>
    <w:rsid w:val="002527D9"/>
    <w:rsid w:val="00255570"/>
    <w:rsid w:val="00256B15"/>
    <w:rsid w:val="002578A4"/>
    <w:rsid w:val="00257AB6"/>
    <w:rsid w:val="00257AF3"/>
    <w:rsid w:val="002612AC"/>
    <w:rsid w:val="00263057"/>
    <w:rsid w:val="00263EA9"/>
    <w:rsid w:val="002643E6"/>
    <w:rsid w:val="00266366"/>
    <w:rsid w:val="00271392"/>
    <w:rsid w:val="00274C51"/>
    <w:rsid w:val="00274C64"/>
    <w:rsid w:val="00276501"/>
    <w:rsid w:val="0027728F"/>
    <w:rsid w:val="002821BA"/>
    <w:rsid w:val="0028236C"/>
    <w:rsid w:val="002824C7"/>
    <w:rsid w:val="0028379A"/>
    <w:rsid w:val="0028709C"/>
    <w:rsid w:val="00287B1A"/>
    <w:rsid w:val="00287F1D"/>
    <w:rsid w:val="00292BD9"/>
    <w:rsid w:val="00295529"/>
    <w:rsid w:val="002958A8"/>
    <w:rsid w:val="002973A8"/>
    <w:rsid w:val="002A0D07"/>
    <w:rsid w:val="002A4C10"/>
    <w:rsid w:val="002B11D5"/>
    <w:rsid w:val="002B4686"/>
    <w:rsid w:val="002B4D10"/>
    <w:rsid w:val="002B5161"/>
    <w:rsid w:val="002B5466"/>
    <w:rsid w:val="002B6F29"/>
    <w:rsid w:val="002B7605"/>
    <w:rsid w:val="002B7CA4"/>
    <w:rsid w:val="002C1F50"/>
    <w:rsid w:val="002C3CEE"/>
    <w:rsid w:val="002C5B28"/>
    <w:rsid w:val="002C637E"/>
    <w:rsid w:val="002D05D4"/>
    <w:rsid w:val="002D1819"/>
    <w:rsid w:val="002D29CA"/>
    <w:rsid w:val="002D42A1"/>
    <w:rsid w:val="002D4A54"/>
    <w:rsid w:val="002D5C73"/>
    <w:rsid w:val="002D5CF7"/>
    <w:rsid w:val="002D66CE"/>
    <w:rsid w:val="002D6F23"/>
    <w:rsid w:val="002D7438"/>
    <w:rsid w:val="002E080A"/>
    <w:rsid w:val="002E11EE"/>
    <w:rsid w:val="002E2271"/>
    <w:rsid w:val="002E3704"/>
    <w:rsid w:val="002E3E34"/>
    <w:rsid w:val="002E7105"/>
    <w:rsid w:val="002E7A26"/>
    <w:rsid w:val="002F105E"/>
    <w:rsid w:val="002F2656"/>
    <w:rsid w:val="002F4BCA"/>
    <w:rsid w:val="002F6139"/>
    <w:rsid w:val="002F6966"/>
    <w:rsid w:val="002F7BEB"/>
    <w:rsid w:val="00302AC7"/>
    <w:rsid w:val="00302EB8"/>
    <w:rsid w:val="00304E11"/>
    <w:rsid w:val="00306DF0"/>
    <w:rsid w:val="00311679"/>
    <w:rsid w:val="00312AD1"/>
    <w:rsid w:val="00312D25"/>
    <w:rsid w:val="00312EF7"/>
    <w:rsid w:val="00313756"/>
    <w:rsid w:val="00314A53"/>
    <w:rsid w:val="00315C4B"/>
    <w:rsid w:val="00316C4D"/>
    <w:rsid w:val="00317750"/>
    <w:rsid w:val="00320434"/>
    <w:rsid w:val="00320790"/>
    <w:rsid w:val="003208B7"/>
    <w:rsid w:val="003210C5"/>
    <w:rsid w:val="00321F93"/>
    <w:rsid w:val="003244C5"/>
    <w:rsid w:val="00325D2D"/>
    <w:rsid w:val="00326865"/>
    <w:rsid w:val="00330F31"/>
    <w:rsid w:val="00331D7B"/>
    <w:rsid w:val="00332D78"/>
    <w:rsid w:val="0033315D"/>
    <w:rsid w:val="003337FF"/>
    <w:rsid w:val="00333D08"/>
    <w:rsid w:val="003346B0"/>
    <w:rsid w:val="0033597A"/>
    <w:rsid w:val="00335F11"/>
    <w:rsid w:val="00343C9A"/>
    <w:rsid w:val="00343E21"/>
    <w:rsid w:val="00344597"/>
    <w:rsid w:val="00346363"/>
    <w:rsid w:val="00346996"/>
    <w:rsid w:val="00347463"/>
    <w:rsid w:val="00347695"/>
    <w:rsid w:val="003509BB"/>
    <w:rsid w:val="00352CAA"/>
    <w:rsid w:val="00356236"/>
    <w:rsid w:val="003573EB"/>
    <w:rsid w:val="003577D7"/>
    <w:rsid w:val="0036067B"/>
    <w:rsid w:val="00361EF5"/>
    <w:rsid w:val="00372431"/>
    <w:rsid w:val="00372493"/>
    <w:rsid w:val="00380B14"/>
    <w:rsid w:val="00380C1B"/>
    <w:rsid w:val="0038194D"/>
    <w:rsid w:val="00381991"/>
    <w:rsid w:val="0038677D"/>
    <w:rsid w:val="00387018"/>
    <w:rsid w:val="00387776"/>
    <w:rsid w:val="003930C4"/>
    <w:rsid w:val="00396959"/>
    <w:rsid w:val="00396C3E"/>
    <w:rsid w:val="003A1CAE"/>
    <w:rsid w:val="003A2E46"/>
    <w:rsid w:val="003A5F7F"/>
    <w:rsid w:val="003A6638"/>
    <w:rsid w:val="003B0277"/>
    <w:rsid w:val="003B3E96"/>
    <w:rsid w:val="003B4771"/>
    <w:rsid w:val="003C1AC6"/>
    <w:rsid w:val="003C36EB"/>
    <w:rsid w:val="003C7976"/>
    <w:rsid w:val="003D0222"/>
    <w:rsid w:val="003D3226"/>
    <w:rsid w:val="003D419C"/>
    <w:rsid w:val="003D59D1"/>
    <w:rsid w:val="003D7C07"/>
    <w:rsid w:val="003E04EE"/>
    <w:rsid w:val="003E26A7"/>
    <w:rsid w:val="003E78E8"/>
    <w:rsid w:val="003E797C"/>
    <w:rsid w:val="003F1F44"/>
    <w:rsid w:val="003F5B65"/>
    <w:rsid w:val="003F694F"/>
    <w:rsid w:val="003F6F1E"/>
    <w:rsid w:val="004010CE"/>
    <w:rsid w:val="004015DA"/>
    <w:rsid w:val="00403428"/>
    <w:rsid w:val="0040396D"/>
    <w:rsid w:val="00403FB0"/>
    <w:rsid w:val="00404E4E"/>
    <w:rsid w:val="00406517"/>
    <w:rsid w:val="00407732"/>
    <w:rsid w:val="0041179D"/>
    <w:rsid w:val="00413A63"/>
    <w:rsid w:val="0041741A"/>
    <w:rsid w:val="00420300"/>
    <w:rsid w:val="0042083F"/>
    <w:rsid w:val="004210D0"/>
    <w:rsid w:val="00421693"/>
    <w:rsid w:val="004236AA"/>
    <w:rsid w:val="00424E0E"/>
    <w:rsid w:val="004275B6"/>
    <w:rsid w:val="00430187"/>
    <w:rsid w:val="0043159B"/>
    <w:rsid w:val="0043391B"/>
    <w:rsid w:val="00434388"/>
    <w:rsid w:val="00436A06"/>
    <w:rsid w:val="00442B1A"/>
    <w:rsid w:val="00443819"/>
    <w:rsid w:val="00444328"/>
    <w:rsid w:val="00444F5E"/>
    <w:rsid w:val="00445A71"/>
    <w:rsid w:val="0044632B"/>
    <w:rsid w:val="00447551"/>
    <w:rsid w:val="004508B6"/>
    <w:rsid w:val="00454402"/>
    <w:rsid w:val="0045467D"/>
    <w:rsid w:val="00454867"/>
    <w:rsid w:val="00456E04"/>
    <w:rsid w:val="0046037E"/>
    <w:rsid w:val="00460774"/>
    <w:rsid w:val="0046485D"/>
    <w:rsid w:val="004665CC"/>
    <w:rsid w:val="00466C16"/>
    <w:rsid w:val="00470FD7"/>
    <w:rsid w:val="0047139D"/>
    <w:rsid w:val="00471A7B"/>
    <w:rsid w:val="0047523F"/>
    <w:rsid w:val="00477931"/>
    <w:rsid w:val="00482B1A"/>
    <w:rsid w:val="00483C11"/>
    <w:rsid w:val="004856E2"/>
    <w:rsid w:val="00485B08"/>
    <w:rsid w:val="00487A29"/>
    <w:rsid w:val="00487E64"/>
    <w:rsid w:val="004902EA"/>
    <w:rsid w:val="00492052"/>
    <w:rsid w:val="004930AD"/>
    <w:rsid w:val="00494BBB"/>
    <w:rsid w:val="00495534"/>
    <w:rsid w:val="00495D5C"/>
    <w:rsid w:val="00496A48"/>
    <w:rsid w:val="004B2830"/>
    <w:rsid w:val="004B4B87"/>
    <w:rsid w:val="004C1CC6"/>
    <w:rsid w:val="004C30EA"/>
    <w:rsid w:val="004C5547"/>
    <w:rsid w:val="004C628A"/>
    <w:rsid w:val="004C7433"/>
    <w:rsid w:val="004D0E1A"/>
    <w:rsid w:val="004D2D7B"/>
    <w:rsid w:val="004D37B1"/>
    <w:rsid w:val="004D469E"/>
    <w:rsid w:val="004D4E04"/>
    <w:rsid w:val="004D661F"/>
    <w:rsid w:val="004D6A96"/>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2CD7"/>
    <w:rsid w:val="005134AC"/>
    <w:rsid w:val="0051527C"/>
    <w:rsid w:val="00516766"/>
    <w:rsid w:val="005172CB"/>
    <w:rsid w:val="005173E3"/>
    <w:rsid w:val="00517ED0"/>
    <w:rsid w:val="00520069"/>
    <w:rsid w:val="00523AA7"/>
    <w:rsid w:val="00523FCA"/>
    <w:rsid w:val="00532077"/>
    <w:rsid w:val="005346D7"/>
    <w:rsid w:val="00536D95"/>
    <w:rsid w:val="00540291"/>
    <w:rsid w:val="00541DB6"/>
    <w:rsid w:val="0054387B"/>
    <w:rsid w:val="00543C2E"/>
    <w:rsid w:val="00544562"/>
    <w:rsid w:val="00545694"/>
    <w:rsid w:val="0054671D"/>
    <w:rsid w:val="00546982"/>
    <w:rsid w:val="00547B15"/>
    <w:rsid w:val="00547B3D"/>
    <w:rsid w:val="00550EF2"/>
    <w:rsid w:val="00551472"/>
    <w:rsid w:val="00554E9B"/>
    <w:rsid w:val="00555B21"/>
    <w:rsid w:val="00556AD1"/>
    <w:rsid w:val="00556CCC"/>
    <w:rsid w:val="005574ED"/>
    <w:rsid w:val="005576EE"/>
    <w:rsid w:val="00560486"/>
    <w:rsid w:val="00560B14"/>
    <w:rsid w:val="00563FDF"/>
    <w:rsid w:val="0056429A"/>
    <w:rsid w:val="0056598D"/>
    <w:rsid w:val="00565BD9"/>
    <w:rsid w:val="00566B0D"/>
    <w:rsid w:val="00567B59"/>
    <w:rsid w:val="0057048E"/>
    <w:rsid w:val="005707C7"/>
    <w:rsid w:val="00570872"/>
    <w:rsid w:val="00571774"/>
    <w:rsid w:val="0057670D"/>
    <w:rsid w:val="00576E45"/>
    <w:rsid w:val="00576EF6"/>
    <w:rsid w:val="005822FE"/>
    <w:rsid w:val="00584B87"/>
    <w:rsid w:val="00585569"/>
    <w:rsid w:val="00585A96"/>
    <w:rsid w:val="00590296"/>
    <w:rsid w:val="00593422"/>
    <w:rsid w:val="00596E3A"/>
    <w:rsid w:val="0059763B"/>
    <w:rsid w:val="00597C34"/>
    <w:rsid w:val="005A069E"/>
    <w:rsid w:val="005A06E6"/>
    <w:rsid w:val="005A6193"/>
    <w:rsid w:val="005A692D"/>
    <w:rsid w:val="005A6CAD"/>
    <w:rsid w:val="005B234B"/>
    <w:rsid w:val="005B2496"/>
    <w:rsid w:val="005B2631"/>
    <w:rsid w:val="005B2B89"/>
    <w:rsid w:val="005C1469"/>
    <w:rsid w:val="005C50F7"/>
    <w:rsid w:val="005D1326"/>
    <w:rsid w:val="005D3487"/>
    <w:rsid w:val="005D600E"/>
    <w:rsid w:val="005E0D22"/>
    <w:rsid w:val="005E0FA0"/>
    <w:rsid w:val="005E2ADC"/>
    <w:rsid w:val="005E5216"/>
    <w:rsid w:val="005E5FDB"/>
    <w:rsid w:val="005F256D"/>
    <w:rsid w:val="005F5393"/>
    <w:rsid w:val="00602CD9"/>
    <w:rsid w:val="00607219"/>
    <w:rsid w:val="00610271"/>
    <w:rsid w:val="00613971"/>
    <w:rsid w:val="00615D2B"/>
    <w:rsid w:val="00616456"/>
    <w:rsid w:val="00616C20"/>
    <w:rsid w:val="00625CD1"/>
    <w:rsid w:val="0062783E"/>
    <w:rsid w:val="00630BB3"/>
    <w:rsid w:val="006310F1"/>
    <w:rsid w:val="00631B39"/>
    <w:rsid w:val="00631DC1"/>
    <w:rsid w:val="006331B4"/>
    <w:rsid w:val="006332BF"/>
    <w:rsid w:val="00633C06"/>
    <w:rsid w:val="0063527E"/>
    <w:rsid w:val="00636898"/>
    <w:rsid w:val="00637FEC"/>
    <w:rsid w:val="00640617"/>
    <w:rsid w:val="00640799"/>
    <w:rsid w:val="006419CB"/>
    <w:rsid w:val="00641D2C"/>
    <w:rsid w:val="00642C31"/>
    <w:rsid w:val="00643033"/>
    <w:rsid w:val="00645492"/>
    <w:rsid w:val="00652AD7"/>
    <w:rsid w:val="006545A6"/>
    <w:rsid w:val="00655216"/>
    <w:rsid w:val="00655E6E"/>
    <w:rsid w:val="00655FAD"/>
    <w:rsid w:val="0065700E"/>
    <w:rsid w:val="006604D5"/>
    <w:rsid w:val="0066084C"/>
    <w:rsid w:val="00662424"/>
    <w:rsid w:val="006642B9"/>
    <w:rsid w:val="006651B0"/>
    <w:rsid w:val="00665A44"/>
    <w:rsid w:val="00666A31"/>
    <w:rsid w:val="006713EF"/>
    <w:rsid w:val="006719B2"/>
    <w:rsid w:val="00673EA5"/>
    <w:rsid w:val="0067747B"/>
    <w:rsid w:val="0068030F"/>
    <w:rsid w:val="00681019"/>
    <w:rsid w:val="00683AC6"/>
    <w:rsid w:val="00684234"/>
    <w:rsid w:val="006849DB"/>
    <w:rsid w:val="00684E9B"/>
    <w:rsid w:val="00685BD4"/>
    <w:rsid w:val="006938DC"/>
    <w:rsid w:val="0069503C"/>
    <w:rsid w:val="00696593"/>
    <w:rsid w:val="00696647"/>
    <w:rsid w:val="006A4FD2"/>
    <w:rsid w:val="006A555F"/>
    <w:rsid w:val="006A66F7"/>
    <w:rsid w:val="006A7F64"/>
    <w:rsid w:val="006B2E80"/>
    <w:rsid w:val="006B73A9"/>
    <w:rsid w:val="006B7B06"/>
    <w:rsid w:val="006C052F"/>
    <w:rsid w:val="006C1926"/>
    <w:rsid w:val="006C1E21"/>
    <w:rsid w:val="006C50A1"/>
    <w:rsid w:val="006C52AC"/>
    <w:rsid w:val="006C5F7A"/>
    <w:rsid w:val="006C6227"/>
    <w:rsid w:val="006C6A3B"/>
    <w:rsid w:val="006C7C9A"/>
    <w:rsid w:val="006D0CBB"/>
    <w:rsid w:val="006D3418"/>
    <w:rsid w:val="006D4095"/>
    <w:rsid w:val="006D5009"/>
    <w:rsid w:val="006E05BA"/>
    <w:rsid w:val="006E217A"/>
    <w:rsid w:val="006E3EF6"/>
    <w:rsid w:val="006E4915"/>
    <w:rsid w:val="006E55ED"/>
    <w:rsid w:val="006E5CE5"/>
    <w:rsid w:val="006F1A46"/>
    <w:rsid w:val="006F2CF9"/>
    <w:rsid w:val="006F2E5A"/>
    <w:rsid w:val="006F3EA2"/>
    <w:rsid w:val="006F4686"/>
    <w:rsid w:val="006F4F58"/>
    <w:rsid w:val="006F544A"/>
    <w:rsid w:val="006F6BA7"/>
    <w:rsid w:val="006F7176"/>
    <w:rsid w:val="007029B9"/>
    <w:rsid w:val="00703F32"/>
    <w:rsid w:val="007111A8"/>
    <w:rsid w:val="00711A63"/>
    <w:rsid w:val="00713685"/>
    <w:rsid w:val="00713DCA"/>
    <w:rsid w:val="00714848"/>
    <w:rsid w:val="00714DDF"/>
    <w:rsid w:val="007154FA"/>
    <w:rsid w:val="0071638E"/>
    <w:rsid w:val="00716948"/>
    <w:rsid w:val="007174F0"/>
    <w:rsid w:val="00717FC0"/>
    <w:rsid w:val="0072070F"/>
    <w:rsid w:val="00721666"/>
    <w:rsid w:val="00721861"/>
    <w:rsid w:val="00724ED6"/>
    <w:rsid w:val="0072679C"/>
    <w:rsid w:val="007267AB"/>
    <w:rsid w:val="00726F35"/>
    <w:rsid w:val="00726F5A"/>
    <w:rsid w:val="0073096A"/>
    <w:rsid w:val="0073248B"/>
    <w:rsid w:val="007326FE"/>
    <w:rsid w:val="00734C70"/>
    <w:rsid w:val="00734CA7"/>
    <w:rsid w:val="00734DA9"/>
    <w:rsid w:val="007368DB"/>
    <w:rsid w:val="00740D1D"/>
    <w:rsid w:val="00742AB4"/>
    <w:rsid w:val="007432B5"/>
    <w:rsid w:val="00744FA8"/>
    <w:rsid w:val="007452C1"/>
    <w:rsid w:val="00745C94"/>
    <w:rsid w:val="00746F2A"/>
    <w:rsid w:val="00752943"/>
    <w:rsid w:val="0075489B"/>
    <w:rsid w:val="00755CE7"/>
    <w:rsid w:val="00756080"/>
    <w:rsid w:val="00761CDA"/>
    <w:rsid w:val="007651E0"/>
    <w:rsid w:val="00765BDB"/>
    <w:rsid w:val="00771A20"/>
    <w:rsid w:val="0077277D"/>
    <w:rsid w:val="00772B74"/>
    <w:rsid w:val="00772D1B"/>
    <w:rsid w:val="00775990"/>
    <w:rsid w:val="00776A62"/>
    <w:rsid w:val="007802F3"/>
    <w:rsid w:val="00781FCD"/>
    <w:rsid w:val="00782FDA"/>
    <w:rsid w:val="007838BA"/>
    <w:rsid w:val="00790B5A"/>
    <w:rsid w:val="007950A8"/>
    <w:rsid w:val="007962C8"/>
    <w:rsid w:val="0079667E"/>
    <w:rsid w:val="00796CAC"/>
    <w:rsid w:val="007A0C5E"/>
    <w:rsid w:val="007A0F21"/>
    <w:rsid w:val="007A148C"/>
    <w:rsid w:val="007A1810"/>
    <w:rsid w:val="007A219E"/>
    <w:rsid w:val="007A2F1E"/>
    <w:rsid w:val="007A5A29"/>
    <w:rsid w:val="007A636A"/>
    <w:rsid w:val="007A6C00"/>
    <w:rsid w:val="007A73AE"/>
    <w:rsid w:val="007B0990"/>
    <w:rsid w:val="007B440B"/>
    <w:rsid w:val="007B4B8F"/>
    <w:rsid w:val="007C010D"/>
    <w:rsid w:val="007C0681"/>
    <w:rsid w:val="007C177B"/>
    <w:rsid w:val="007C28B7"/>
    <w:rsid w:val="007C2A4E"/>
    <w:rsid w:val="007C461E"/>
    <w:rsid w:val="007C49EE"/>
    <w:rsid w:val="007C56BD"/>
    <w:rsid w:val="007C6198"/>
    <w:rsid w:val="007D1EE7"/>
    <w:rsid w:val="007D277B"/>
    <w:rsid w:val="007D2AB4"/>
    <w:rsid w:val="007D4F73"/>
    <w:rsid w:val="007D513D"/>
    <w:rsid w:val="007D6AC0"/>
    <w:rsid w:val="007D735F"/>
    <w:rsid w:val="007D7FD5"/>
    <w:rsid w:val="007E070B"/>
    <w:rsid w:val="007E15B0"/>
    <w:rsid w:val="007E274F"/>
    <w:rsid w:val="007E2CC4"/>
    <w:rsid w:val="007E4725"/>
    <w:rsid w:val="007E4D0D"/>
    <w:rsid w:val="007E5306"/>
    <w:rsid w:val="007E5FCB"/>
    <w:rsid w:val="007E77A9"/>
    <w:rsid w:val="007F00DE"/>
    <w:rsid w:val="007F1B13"/>
    <w:rsid w:val="007F1B38"/>
    <w:rsid w:val="007F24C7"/>
    <w:rsid w:val="007F62FD"/>
    <w:rsid w:val="007F72F4"/>
    <w:rsid w:val="00800D6D"/>
    <w:rsid w:val="0080210E"/>
    <w:rsid w:val="00802C3B"/>
    <w:rsid w:val="008032D5"/>
    <w:rsid w:val="00805A00"/>
    <w:rsid w:val="00807149"/>
    <w:rsid w:val="00807558"/>
    <w:rsid w:val="00807D33"/>
    <w:rsid w:val="008119BF"/>
    <w:rsid w:val="00812013"/>
    <w:rsid w:val="00812BCA"/>
    <w:rsid w:val="00812D4F"/>
    <w:rsid w:val="0081322F"/>
    <w:rsid w:val="00814019"/>
    <w:rsid w:val="00820F45"/>
    <w:rsid w:val="00823485"/>
    <w:rsid w:val="00823776"/>
    <w:rsid w:val="00826F43"/>
    <w:rsid w:val="008301E4"/>
    <w:rsid w:val="008303F8"/>
    <w:rsid w:val="008316AB"/>
    <w:rsid w:val="00833B15"/>
    <w:rsid w:val="00834F6A"/>
    <w:rsid w:val="0083570B"/>
    <w:rsid w:val="00835878"/>
    <w:rsid w:val="00835A72"/>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2C80"/>
    <w:rsid w:val="008552CD"/>
    <w:rsid w:val="0085591C"/>
    <w:rsid w:val="008571A1"/>
    <w:rsid w:val="0086024B"/>
    <w:rsid w:val="00864E0C"/>
    <w:rsid w:val="008667D6"/>
    <w:rsid w:val="008724EF"/>
    <w:rsid w:val="00874745"/>
    <w:rsid w:val="008748D4"/>
    <w:rsid w:val="00877DBA"/>
    <w:rsid w:val="00880009"/>
    <w:rsid w:val="0088577E"/>
    <w:rsid w:val="0088650C"/>
    <w:rsid w:val="0089076B"/>
    <w:rsid w:val="00892B53"/>
    <w:rsid w:val="00892D9F"/>
    <w:rsid w:val="00893D6A"/>
    <w:rsid w:val="008A18C3"/>
    <w:rsid w:val="008A688F"/>
    <w:rsid w:val="008A6AFE"/>
    <w:rsid w:val="008B0652"/>
    <w:rsid w:val="008B27C3"/>
    <w:rsid w:val="008C09E4"/>
    <w:rsid w:val="008C22E3"/>
    <w:rsid w:val="008C2BA9"/>
    <w:rsid w:val="008C2DCE"/>
    <w:rsid w:val="008C5C0B"/>
    <w:rsid w:val="008C6D7F"/>
    <w:rsid w:val="008C7A14"/>
    <w:rsid w:val="008D0CDB"/>
    <w:rsid w:val="008D146B"/>
    <w:rsid w:val="008D463F"/>
    <w:rsid w:val="008D4C8E"/>
    <w:rsid w:val="008D4D11"/>
    <w:rsid w:val="008D50FB"/>
    <w:rsid w:val="008D534E"/>
    <w:rsid w:val="008D6826"/>
    <w:rsid w:val="008E0188"/>
    <w:rsid w:val="008E0552"/>
    <w:rsid w:val="008E070A"/>
    <w:rsid w:val="008E1375"/>
    <w:rsid w:val="008E163F"/>
    <w:rsid w:val="008E183C"/>
    <w:rsid w:val="008E2262"/>
    <w:rsid w:val="008E3955"/>
    <w:rsid w:val="008E5CE0"/>
    <w:rsid w:val="008E6A40"/>
    <w:rsid w:val="008E6CEA"/>
    <w:rsid w:val="008F5618"/>
    <w:rsid w:val="008F6E3C"/>
    <w:rsid w:val="008F7B5D"/>
    <w:rsid w:val="00907F89"/>
    <w:rsid w:val="0091044A"/>
    <w:rsid w:val="00911064"/>
    <w:rsid w:val="00911843"/>
    <w:rsid w:val="00912039"/>
    <w:rsid w:val="009128CA"/>
    <w:rsid w:val="00913123"/>
    <w:rsid w:val="00913B8C"/>
    <w:rsid w:val="00915032"/>
    <w:rsid w:val="00916EC6"/>
    <w:rsid w:val="009206AF"/>
    <w:rsid w:val="009211E3"/>
    <w:rsid w:val="00921AC9"/>
    <w:rsid w:val="009271B4"/>
    <w:rsid w:val="00931011"/>
    <w:rsid w:val="00934B30"/>
    <w:rsid w:val="00934C7F"/>
    <w:rsid w:val="00942354"/>
    <w:rsid w:val="00943BB7"/>
    <w:rsid w:val="00943FC2"/>
    <w:rsid w:val="00944255"/>
    <w:rsid w:val="009506F6"/>
    <w:rsid w:val="00951DEE"/>
    <w:rsid w:val="0095219D"/>
    <w:rsid w:val="009538EC"/>
    <w:rsid w:val="00954D7A"/>
    <w:rsid w:val="00956C15"/>
    <w:rsid w:val="0096020E"/>
    <w:rsid w:val="00960F6A"/>
    <w:rsid w:val="009619FA"/>
    <w:rsid w:val="009626EF"/>
    <w:rsid w:val="00964368"/>
    <w:rsid w:val="00965E0D"/>
    <w:rsid w:val="00966938"/>
    <w:rsid w:val="00966F3A"/>
    <w:rsid w:val="00971EE2"/>
    <w:rsid w:val="00974E86"/>
    <w:rsid w:val="0097799C"/>
    <w:rsid w:val="00981202"/>
    <w:rsid w:val="00981DD9"/>
    <w:rsid w:val="00983C1F"/>
    <w:rsid w:val="00985B4A"/>
    <w:rsid w:val="00986FBA"/>
    <w:rsid w:val="009931AF"/>
    <w:rsid w:val="009941E4"/>
    <w:rsid w:val="009A1863"/>
    <w:rsid w:val="009A271B"/>
    <w:rsid w:val="009A3549"/>
    <w:rsid w:val="009A5673"/>
    <w:rsid w:val="009A64DC"/>
    <w:rsid w:val="009A6F05"/>
    <w:rsid w:val="009A7D9F"/>
    <w:rsid w:val="009B1E51"/>
    <w:rsid w:val="009B407F"/>
    <w:rsid w:val="009B4F92"/>
    <w:rsid w:val="009B5A25"/>
    <w:rsid w:val="009B5AE6"/>
    <w:rsid w:val="009B5D9A"/>
    <w:rsid w:val="009C0EE7"/>
    <w:rsid w:val="009C1433"/>
    <w:rsid w:val="009C1E46"/>
    <w:rsid w:val="009C75F6"/>
    <w:rsid w:val="009D00CA"/>
    <w:rsid w:val="009D03E2"/>
    <w:rsid w:val="009D1404"/>
    <w:rsid w:val="009D148F"/>
    <w:rsid w:val="009D161A"/>
    <w:rsid w:val="009D246D"/>
    <w:rsid w:val="009D2D5D"/>
    <w:rsid w:val="009D2DF9"/>
    <w:rsid w:val="009D40FC"/>
    <w:rsid w:val="009D4DCC"/>
    <w:rsid w:val="009D59D8"/>
    <w:rsid w:val="009D5EA3"/>
    <w:rsid w:val="009D6C2A"/>
    <w:rsid w:val="009E0E59"/>
    <w:rsid w:val="009E16FC"/>
    <w:rsid w:val="009E7843"/>
    <w:rsid w:val="009F0C83"/>
    <w:rsid w:val="009F0CA5"/>
    <w:rsid w:val="009F2D05"/>
    <w:rsid w:val="009F3E7A"/>
    <w:rsid w:val="009F5B8B"/>
    <w:rsid w:val="009F6449"/>
    <w:rsid w:val="009F7706"/>
    <w:rsid w:val="00A00734"/>
    <w:rsid w:val="00A01357"/>
    <w:rsid w:val="00A0238F"/>
    <w:rsid w:val="00A0504F"/>
    <w:rsid w:val="00A06A5F"/>
    <w:rsid w:val="00A10466"/>
    <w:rsid w:val="00A10869"/>
    <w:rsid w:val="00A15374"/>
    <w:rsid w:val="00A158C1"/>
    <w:rsid w:val="00A15D82"/>
    <w:rsid w:val="00A17F04"/>
    <w:rsid w:val="00A2053F"/>
    <w:rsid w:val="00A20824"/>
    <w:rsid w:val="00A20E40"/>
    <w:rsid w:val="00A21145"/>
    <w:rsid w:val="00A246C2"/>
    <w:rsid w:val="00A26A03"/>
    <w:rsid w:val="00A304CF"/>
    <w:rsid w:val="00A3141F"/>
    <w:rsid w:val="00A315DC"/>
    <w:rsid w:val="00A3255A"/>
    <w:rsid w:val="00A33D94"/>
    <w:rsid w:val="00A34032"/>
    <w:rsid w:val="00A34977"/>
    <w:rsid w:val="00A360AF"/>
    <w:rsid w:val="00A41ADE"/>
    <w:rsid w:val="00A44B73"/>
    <w:rsid w:val="00A46326"/>
    <w:rsid w:val="00A507C7"/>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3A10"/>
    <w:rsid w:val="00A73C10"/>
    <w:rsid w:val="00A7415A"/>
    <w:rsid w:val="00A75DBE"/>
    <w:rsid w:val="00A828D8"/>
    <w:rsid w:val="00A83289"/>
    <w:rsid w:val="00A8673D"/>
    <w:rsid w:val="00A90914"/>
    <w:rsid w:val="00A93E04"/>
    <w:rsid w:val="00A94F96"/>
    <w:rsid w:val="00A96C29"/>
    <w:rsid w:val="00A97C00"/>
    <w:rsid w:val="00AA07D6"/>
    <w:rsid w:val="00AA186A"/>
    <w:rsid w:val="00AA2895"/>
    <w:rsid w:val="00AA2C5F"/>
    <w:rsid w:val="00AA37CF"/>
    <w:rsid w:val="00AA3CF5"/>
    <w:rsid w:val="00AA4184"/>
    <w:rsid w:val="00AA44B2"/>
    <w:rsid w:val="00AB4040"/>
    <w:rsid w:val="00AB44AD"/>
    <w:rsid w:val="00AB48CC"/>
    <w:rsid w:val="00AB52E5"/>
    <w:rsid w:val="00AB6B5F"/>
    <w:rsid w:val="00AB6DD1"/>
    <w:rsid w:val="00AC1799"/>
    <w:rsid w:val="00AC225D"/>
    <w:rsid w:val="00AC4EEF"/>
    <w:rsid w:val="00AD774E"/>
    <w:rsid w:val="00AE1B3E"/>
    <w:rsid w:val="00AE1C2E"/>
    <w:rsid w:val="00AE34D1"/>
    <w:rsid w:val="00AF1700"/>
    <w:rsid w:val="00AF3368"/>
    <w:rsid w:val="00AF39DB"/>
    <w:rsid w:val="00AF3CB6"/>
    <w:rsid w:val="00AF40F3"/>
    <w:rsid w:val="00AF5C24"/>
    <w:rsid w:val="00B00A4A"/>
    <w:rsid w:val="00B0237C"/>
    <w:rsid w:val="00B02797"/>
    <w:rsid w:val="00B035DC"/>
    <w:rsid w:val="00B03F9E"/>
    <w:rsid w:val="00B040EE"/>
    <w:rsid w:val="00B047A8"/>
    <w:rsid w:val="00B061BD"/>
    <w:rsid w:val="00B07731"/>
    <w:rsid w:val="00B11CA7"/>
    <w:rsid w:val="00B11F9B"/>
    <w:rsid w:val="00B12173"/>
    <w:rsid w:val="00B125E4"/>
    <w:rsid w:val="00B1390D"/>
    <w:rsid w:val="00B1579B"/>
    <w:rsid w:val="00B164DA"/>
    <w:rsid w:val="00B179F6"/>
    <w:rsid w:val="00B21A9C"/>
    <w:rsid w:val="00B21FB4"/>
    <w:rsid w:val="00B234BE"/>
    <w:rsid w:val="00B24442"/>
    <w:rsid w:val="00B2503D"/>
    <w:rsid w:val="00B252B7"/>
    <w:rsid w:val="00B27269"/>
    <w:rsid w:val="00B27775"/>
    <w:rsid w:val="00B31720"/>
    <w:rsid w:val="00B362E1"/>
    <w:rsid w:val="00B369DD"/>
    <w:rsid w:val="00B3789E"/>
    <w:rsid w:val="00B37D9C"/>
    <w:rsid w:val="00B412D5"/>
    <w:rsid w:val="00B42821"/>
    <w:rsid w:val="00B44625"/>
    <w:rsid w:val="00B455F4"/>
    <w:rsid w:val="00B45813"/>
    <w:rsid w:val="00B45F1D"/>
    <w:rsid w:val="00B46485"/>
    <w:rsid w:val="00B470F8"/>
    <w:rsid w:val="00B47ABA"/>
    <w:rsid w:val="00B500AF"/>
    <w:rsid w:val="00B50A4E"/>
    <w:rsid w:val="00B53A87"/>
    <w:rsid w:val="00B53DA1"/>
    <w:rsid w:val="00B54274"/>
    <w:rsid w:val="00B56AC3"/>
    <w:rsid w:val="00B5728B"/>
    <w:rsid w:val="00B62408"/>
    <w:rsid w:val="00B62432"/>
    <w:rsid w:val="00B640BA"/>
    <w:rsid w:val="00B656E7"/>
    <w:rsid w:val="00B67A69"/>
    <w:rsid w:val="00B7027D"/>
    <w:rsid w:val="00B715B8"/>
    <w:rsid w:val="00B7209B"/>
    <w:rsid w:val="00B74B2E"/>
    <w:rsid w:val="00B7542F"/>
    <w:rsid w:val="00B76B3B"/>
    <w:rsid w:val="00B815DB"/>
    <w:rsid w:val="00B91EA9"/>
    <w:rsid w:val="00B9471F"/>
    <w:rsid w:val="00B94F7E"/>
    <w:rsid w:val="00B95D11"/>
    <w:rsid w:val="00BA0200"/>
    <w:rsid w:val="00BA2D8D"/>
    <w:rsid w:val="00BA3B91"/>
    <w:rsid w:val="00BA470C"/>
    <w:rsid w:val="00BA4715"/>
    <w:rsid w:val="00BA4BC1"/>
    <w:rsid w:val="00BB0E9D"/>
    <w:rsid w:val="00BB1D2B"/>
    <w:rsid w:val="00BB2260"/>
    <w:rsid w:val="00BB3DBD"/>
    <w:rsid w:val="00BB3EAE"/>
    <w:rsid w:val="00BB5381"/>
    <w:rsid w:val="00BB7C67"/>
    <w:rsid w:val="00BC10B3"/>
    <w:rsid w:val="00BC169F"/>
    <w:rsid w:val="00BC5760"/>
    <w:rsid w:val="00BC69BD"/>
    <w:rsid w:val="00BD0A85"/>
    <w:rsid w:val="00BD2229"/>
    <w:rsid w:val="00BD39E4"/>
    <w:rsid w:val="00BD5AB0"/>
    <w:rsid w:val="00BD5D65"/>
    <w:rsid w:val="00BD7FB6"/>
    <w:rsid w:val="00BE1932"/>
    <w:rsid w:val="00BE2364"/>
    <w:rsid w:val="00BE4A5A"/>
    <w:rsid w:val="00BE6B96"/>
    <w:rsid w:val="00BE7644"/>
    <w:rsid w:val="00BF044C"/>
    <w:rsid w:val="00BF19B0"/>
    <w:rsid w:val="00BF4B43"/>
    <w:rsid w:val="00BF4EFF"/>
    <w:rsid w:val="00C05539"/>
    <w:rsid w:val="00C139F0"/>
    <w:rsid w:val="00C16DBB"/>
    <w:rsid w:val="00C17627"/>
    <w:rsid w:val="00C218E6"/>
    <w:rsid w:val="00C23BB2"/>
    <w:rsid w:val="00C25773"/>
    <w:rsid w:val="00C26247"/>
    <w:rsid w:val="00C2736F"/>
    <w:rsid w:val="00C3133E"/>
    <w:rsid w:val="00C32FBD"/>
    <w:rsid w:val="00C3411C"/>
    <w:rsid w:val="00C35EF9"/>
    <w:rsid w:val="00C37BFF"/>
    <w:rsid w:val="00C4102B"/>
    <w:rsid w:val="00C43AF9"/>
    <w:rsid w:val="00C43C7F"/>
    <w:rsid w:val="00C44BB4"/>
    <w:rsid w:val="00C520B5"/>
    <w:rsid w:val="00C538AF"/>
    <w:rsid w:val="00C53CA1"/>
    <w:rsid w:val="00C61228"/>
    <w:rsid w:val="00C6132A"/>
    <w:rsid w:val="00C642D1"/>
    <w:rsid w:val="00C643DB"/>
    <w:rsid w:val="00C671A8"/>
    <w:rsid w:val="00C71815"/>
    <w:rsid w:val="00C7366A"/>
    <w:rsid w:val="00C75B64"/>
    <w:rsid w:val="00C76328"/>
    <w:rsid w:val="00C8190F"/>
    <w:rsid w:val="00C822EE"/>
    <w:rsid w:val="00C8316E"/>
    <w:rsid w:val="00C85824"/>
    <w:rsid w:val="00C86608"/>
    <w:rsid w:val="00C86C42"/>
    <w:rsid w:val="00C87A8D"/>
    <w:rsid w:val="00C91782"/>
    <w:rsid w:val="00C91DB4"/>
    <w:rsid w:val="00C948D3"/>
    <w:rsid w:val="00C94EF2"/>
    <w:rsid w:val="00C95998"/>
    <w:rsid w:val="00C95EF7"/>
    <w:rsid w:val="00C96853"/>
    <w:rsid w:val="00C970AA"/>
    <w:rsid w:val="00C97F99"/>
    <w:rsid w:val="00CA3662"/>
    <w:rsid w:val="00CA4494"/>
    <w:rsid w:val="00CA79BC"/>
    <w:rsid w:val="00CA7E46"/>
    <w:rsid w:val="00CB0FAF"/>
    <w:rsid w:val="00CB2837"/>
    <w:rsid w:val="00CB2C9F"/>
    <w:rsid w:val="00CB415A"/>
    <w:rsid w:val="00CB48CB"/>
    <w:rsid w:val="00CB7175"/>
    <w:rsid w:val="00CC1B80"/>
    <w:rsid w:val="00CC2B9F"/>
    <w:rsid w:val="00CC403A"/>
    <w:rsid w:val="00CC458D"/>
    <w:rsid w:val="00CC4C1E"/>
    <w:rsid w:val="00CC72D4"/>
    <w:rsid w:val="00CD060F"/>
    <w:rsid w:val="00CD2F25"/>
    <w:rsid w:val="00CD31F7"/>
    <w:rsid w:val="00CD4A09"/>
    <w:rsid w:val="00CD5BF9"/>
    <w:rsid w:val="00CD6F43"/>
    <w:rsid w:val="00CD704E"/>
    <w:rsid w:val="00CE4340"/>
    <w:rsid w:val="00CE52C8"/>
    <w:rsid w:val="00CE6510"/>
    <w:rsid w:val="00CE6BDF"/>
    <w:rsid w:val="00CE770F"/>
    <w:rsid w:val="00CE7EB7"/>
    <w:rsid w:val="00CF0744"/>
    <w:rsid w:val="00CF255A"/>
    <w:rsid w:val="00CF6707"/>
    <w:rsid w:val="00CF6A79"/>
    <w:rsid w:val="00CF73C2"/>
    <w:rsid w:val="00CF7591"/>
    <w:rsid w:val="00D01565"/>
    <w:rsid w:val="00D016B3"/>
    <w:rsid w:val="00D03499"/>
    <w:rsid w:val="00D04395"/>
    <w:rsid w:val="00D05B1C"/>
    <w:rsid w:val="00D114B9"/>
    <w:rsid w:val="00D1275C"/>
    <w:rsid w:val="00D13CF6"/>
    <w:rsid w:val="00D14BE6"/>
    <w:rsid w:val="00D2038D"/>
    <w:rsid w:val="00D205E6"/>
    <w:rsid w:val="00D22E18"/>
    <w:rsid w:val="00D23E2C"/>
    <w:rsid w:val="00D27F44"/>
    <w:rsid w:val="00D3040D"/>
    <w:rsid w:val="00D30D0F"/>
    <w:rsid w:val="00D333AC"/>
    <w:rsid w:val="00D338E9"/>
    <w:rsid w:val="00D342A1"/>
    <w:rsid w:val="00D34410"/>
    <w:rsid w:val="00D345E7"/>
    <w:rsid w:val="00D3567D"/>
    <w:rsid w:val="00D365DB"/>
    <w:rsid w:val="00D4069C"/>
    <w:rsid w:val="00D44C51"/>
    <w:rsid w:val="00D44E2B"/>
    <w:rsid w:val="00D45641"/>
    <w:rsid w:val="00D463DD"/>
    <w:rsid w:val="00D46756"/>
    <w:rsid w:val="00D471CC"/>
    <w:rsid w:val="00D47E9C"/>
    <w:rsid w:val="00D50722"/>
    <w:rsid w:val="00D5297D"/>
    <w:rsid w:val="00D53866"/>
    <w:rsid w:val="00D54EB5"/>
    <w:rsid w:val="00D554B6"/>
    <w:rsid w:val="00D55A25"/>
    <w:rsid w:val="00D55B8D"/>
    <w:rsid w:val="00D56000"/>
    <w:rsid w:val="00D60238"/>
    <w:rsid w:val="00D62EF1"/>
    <w:rsid w:val="00D63009"/>
    <w:rsid w:val="00D660E2"/>
    <w:rsid w:val="00D66C7D"/>
    <w:rsid w:val="00D678F3"/>
    <w:rsid w:val="00D70987"/>
    <w:rsid w:val="00D720F6"/>
    <w:rsid w:val="00D723DA"/>
    <w:rsid w:val="00D72993"/>
    <w:rsid w:val="00D731C3"/>
    <w:rsid w:val="00D73A1E"/>
    <w:rsid w:val="00D73B99"/>
    <w:rsid w:val="00D747EF"/>
    <w:rsid w:val="00D74B32"/>
    <w:rsid w:val="00D76F92"/>
    <w:rsid w:val="00D77000"/>
    <w:rsid w:val="00D81CB0"/>
    <w:rsid w:val="00D82AEF"/>
    <w:rsid w:val="00D835E1"/>
    <w:rsid w:val="00D85AA2"/>
    <w:rsid w:val="00D85D95"/>
    <w:rsid w:val="00D86F7E"/>
    <w:rsid w:val="00D875A9"/>
    <w:rsid w:val="00D87DB5"/>
    <w:rsid w:val="00D9093A"/>
    <w:rsid w:val="00D90A0A"/>
    <w:rsid w:val="00D9187B"/>
    <w:rsid w:val="00D91CAE"/>
    <w:rsid w:val="00D921E7"/>
    <w:rsid w:val="00D92ABC"/>
    <w:rsid w:val="00D940EA"/>
    <w:rsid w:val="00D95A67"/>
    <w:rsid w:val="00DA3250"/>
    <w:rsid w:val="00DA54FA"/>
    <w:rsid w:val="00DB15C9"/>
    <w:rsid w:val="00DB1B11"/>
    <w:rsid w:val="00DB4419"/>
    <w:rsid w:val="00DB4BD9"/>
    <w:rsid w:val="00DB6D5B"/>
    <w:rsid w:val="00DC04E9"/>
    <w:rsid w:val="00DC0884"/>
    <w:rsid w:val="00DC0F0D"/>
    <w:rsid w:val="00DC139D"/>
    <w:rsid w:val="00DC1E7E"/>
    <w:rsid w:val="00DC4DDD"/>
    <w:rsid w:val="00DC6532"/>
    <w:rsid w:val="00DC74CC"/>
    <w:rsid w:val="00DC7D34"/>
    <w:rsid w:val="00DC7F0F"/>
    <w:rsid w:val="00DD0EC1"/>
    <w:rsid w:val="00DD1237"/>
    <w:rsid w:val="00DD1AC3"/>
    <w:rsid w:val="00DD2039"/>
    <w:rsid w:val="00DD302C"/>
    <w:rsid w:val="00DD3395"/>
    <w:rsid w:val="00DE0257"/>
    <w:rsid w:val="00DE0A67"/>
    <w:rsid w:val="00DE2676"/>
    <w:rsid w:val="00DE2B4D"/>
    <w:rsid w:val="00DE341F"/>
    <w:rsid w:val="00DE68CC"/>
    <w:rsid w:val="00DE71F4"/>
    <w:rsid w:val="00DF04F3"/>
    <w:rsid w:val="00DF26B6"/>
    <w:rsid w:val="00DF3B30"/>
    <w:rsid w:val="00DF6519"/>
    <w:rsid w:val="00E0153C"/>
    <w:rsid w:val="00E03E13"/>
    <w:rsid w:val="00E047D2"/>
    <w:rsid w:val="00E04B73"/>
    <w:rsid w:val="00E06368"/>
    <w:rsid w:val="00E0652F"/>
    <w:rsid w:val="00E07BBB"/>
    <w:rsid w:val="00E10B2C"/>
    <w:rsid w:val="00E116EF"/>
    <w:rsid w:val="00E13A41"/>
    <w:rsid w:val="00E143BA"/>
    <w:rsid w:val="00E147D3"/>
    <w:rsid w:val="00E14E17"/>
    <w:rsid w:val="00E15127"/>
    <w:rsid w:val="00E1627C"/>
    <w:rsid w:val="00E16D94"/>
    <w:rsid w:val="00E21FF7"/>
    <w:rsid w:val="00E22FD5"/>
    <w:rsid w:val="00E23DF4"/>
    <w:rsid w:val="00E24072"/>
    <w:rsid w:val="00E262F6"/>
    <w:rsid w:val="00E266E9"/>
    <w:rsid w:val="00E327AF"/>
    <w:rsid w:val="00E36D5C"/>
    <w:rsid w:val="00E37256"/>
    <w:rsid w:val="00E4090E"/>
    <w:rsid w:val="00E40C71"/>
    <w:rsid w:val="00E40EB7"/>
    <w:rsid w:val="00E4182E"/>
    <w:rsid w:val="00E41B0C"/>
    <w:rsid w:val="00E43FFA"/>
    <w:rsid w:val="00E446AA"/>
    <w:rsid w:val="00E472A1"/>
    <w:rsid w:val="00E50049"/>
    <w:rsid w:val="00E50E89"/>
    <w:rsid w:val="00E5191A"/>
    <w:rsid w:val="00E5329A"/>
    <w:rsid w:val="00E53671"/>
    <w:rsid w:val="00E5437B"/>
    <w:rsid w:val="00E54727"/>
    <w:rsid w:val="00E56E07"/>
    <w:rsid w:val="00E57115"/>
    <w:rsid w:val="00E604C9"/>
    <w:rsid w:val="00E6393D"/>
    <w:rsid w:val="00E66989"/>
    <w:rsid w:val="00E70DE9"/>
    <w:rsid w:val="00E70E15"/>
    <w:rsid w:val="00E70F2D"/>
    <w:rsid w:val="00E7326E"/>
    <w:rsid w:val="00E73AF6"/>
    <w:rsid w:val="00E73FB4"/>
    <w:rsid w:val="00E841B6"/>
    <w:rsid w:val="00E854F4"/>
    <w:rsid w:val="00E858ED"/>
    <w:rsid w:val="00E85916"/>
    <w:rsid w:val="00E85CA2"/>
    <w:rsid w:val="00E86FDD"/>
    <w:rsid w:val="00E90F67"/>
    <w:rsid w:val="00E90F82"/>
    <w:rsid w:val="00E91576"/>
    <w:rsid w:val="00E93A40"/>
    <w:rsid w:val="00E94053"/>
    <w:rsid w:val="00E95CF4"/>
    <w:rsid w:val="00E97CBD"/>
    <w:rsid w:val="00EA013D"/>
    <w:rsid w:val="00EA088C"/>
    <w:rsid w:val="00EA570C"/>
    <w:rsid w:val="00EA5D18"/>
    <w:rsid w:val="00EB1AC9"/>
    <w:rsid w:val="00EB4FF6"/>
    <w:rsid w:val="00EB5764"/>
    <w:rsid w:val="00EC1451"/>
    <w:rsid w:val="00EC2BA7"/>
    <w:rsid w:val="00EC698A"/>
    <w:rsid w:val="00ED0360"/>
    <w:rsid w:val="00ED2E8C"/>
    <w:rsid w:val="00ED3A9B"/>
    <w:rsid w:val="00ED5716"/>
    <w:rsid w:val="00ED77BD"/>
    <w:rsid w:val="00ED7A4B"/>
    <w:rsid w:val="00EE2B29"/>
    <w:rsid w:val="00EE524A"/>
    <w:rsid w:val="00EF14E4"/>
    <w:rsid w:val="00EF2802"/>
    <w:rsid w:val="00EF3CD0"/>
    <w:rsid w:val="00EF4F08"/>
    <w:rsid w:val="00EF5D03"/>
    <w:rsid w:val="00F00084"/>
    <w:rsid w:val="00F017C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302F2"/>
    <w:rsid w:val="00F31E6A"/>
    <w:rsid w:val="00F324FD"/>
    <w:rsid w:val="00F32702"/>
    <w:rsid w:val="00F356F0"/>
    <w:rsid w:val="00F36D77"/>
    <w:rsid w:val="00F36DA4"/>
    <w:rsid w:val="00F36DE7"/>
    <w:rsid w:val="00F415A6"/>
    <w:rsid w:val="00F42EC5"/>
    <w:rsid w:val="00F44035"/>
    <w:rsid w:val="00F4749C"/>
    <w:rsid w:val="00F47B66"/>
    <w:rsid w:val="00F5206A"/>
    <w:rsid w:val="00F5223D"/>
    <w:rsid w:val="00F540DB"/>
    <w:rsid w:val="00F57900"/>
    <w:rsid w:val="00F60659"/>
    <w:rsid w:val="00F62C4A"/>
    <w:rsid w:val="00F638C4"/>
    <w:rsid w:val="00F64F42"/>
    <w:rsid w:val="00F65422"/>
    <w:rsid w:val="00F661C4"/>
    <w:rsid w:val="00F66FBF"/>
    <w:rsid w:val="00F67906"/>
    <w:rsid w:val="00F716D3"/>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310A"/>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4EB1"/>
    <w:rsid w:val="00FB757D"/>
    <w:rsid w:val="00FC01E6"/>
    <w:rsid w:val="00FC0A2B"/>
    <w:rsid w:val="00FC1871"/>
    <w:rsid w:val="00FD0EAB"/>
    <w:rsid w:val="00FD2DEA"/>
    <w:rsid w:val="00FD4DDB"/>
    <w:rsid w:val="00FD556F"/>
    <w:rsid w:val="00FE37F3"/>
    <w:rsid w:val="00FE486C"/>
    <w:rsid w:val="00FE4A46"/>
    <w:rsid w:val="00FE512F"/>
    <w:rsid w:val="00FF1446"/>
    <w:rsid w:val="00FF2407"/>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jpeg"/><Relationship Id="rId55" Type="http://schemas.openxmlformats.org/officeDocument/2006/relationships/image" Target="media/image33.emf"/><Relationship Id="rId63" Type="http://schemas.openxmlformats.org/officeDocument/2006/relationships/image" Target="media/image41.jpeg"/><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jpeg"/><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jpeg"/><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jpeg"/><Relationship Id="rId69"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image" Target="media/image45.emf"/><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emf"/><Relationship Id="rId70" Type="http://schemas.openxmlformats.org/officeDocument/2006/relationships/hyperlink" Target="http://www.npafc.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BB023-93CA-4E4C-B4B4-C08258F0B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224</TotalTime>
  <Pages>120</Pages>
  <Words>46325</Words>
  <Characters>242837</Characters>
  <Application>Microsoft Office Word</Application>
  <DocSecurity>0</DocSecurity>
  <Lines>2023</Lines>
  <Paragraphs>577</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288585</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4</cp:revision>
  <cp:lastPrinted>2018-06-28T22:56:00Z</cp:lastPrinted>
  <dcterms:created xsi:type="dcterms:W3CDTF">2018-07-06T20:10:00Z</dcterms:created>
  <dcterms:modified xsi:type="dcterms:W3CDTF">2018-07-07T00:11:00Z</dcterms:modified>
</cp:coreProperties>
</file>